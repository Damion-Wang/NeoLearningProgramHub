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0C4A91" w14:textId="3E375D7E" w:rsidR="007D1948" w:rsidRPr="007D1948" w:rsidRDefault="007D1948" w:rsidP="0055664A">
      <w:pPr>
        <w:outlineLvl w:val="1"/>
        <w:rPr>
          <w:rFonts w:ascii="微软雅黑" w:eastAsia="微软雅黑" w:hAnsi="微软雅黑" w:cs="Arial"/>
          <w:b/>
          <w:bCs/>
          <w:color w:val="000000" w:themeColor="text1"/>
          <w:sz w:val="33"/>
          <w:szCs w:val="21"/>
          <w:shd w:val="clear" w:color="auto" w:fill="DEEAF6"/>
        </w:rPr>
      </w:pPr>
      <w:r w:rsidRPr="007D1948">
        <w:rPr>
          <w:rFonts w:ascii="微软雅黑" w:eastAsia="微软雅黑" w:hAnsi="微软雅黑" w:cs="Arial"/>
          <w:b/>
          <w:bCs/>
          <w:color w:val="000000" w:themeColor="text1"/>
          <w:sz w:val="33"/>
          <w:szCs w:val="21"/>
          <w:shd w:val="clear" w:color="auto" w:fill="DEEAF6"/>
        </w:rPr>
        <w:t>了解你的思维</w:t>
      </w:r>
    </w:p>
    <w:p w14:paraId="01EC0A3A" w14:textId="77777777" w:rsidR="00632CC3" w:rsidRPr="0095165E" w:rsidRDefault="00632CC3" w:rsidP="0055664A">
      <w:pPr>
        <w:outlineLvl w:val="1"/>
        <w:rPr>
          <w:rFonts w:ascii="微软雅黑" w:eastAsia="微软雅黑" w:hAnsi="微软雅黑" w:cs="Arial"/>
          <w:b/>
          <w:bCs/>
          <w:color w:val="000000" w:themeColor="text1"/>
          <w:sz w:val="21"/>
          <w:szCs w:val="21"/>
          <w:shd w:val="clear" w:color="auto" w:fill="DEEAF6"/>
          <w:rPrChange w:id="0" w:author="Microsoft Office 用户" w:date="2018-07-26T10:42:00Z">
            <w:rPr>
              <w:rFonts w:ascii="微软雅黑" w:eastAsia="微软雅黑" w:hAnsi="微软雅黑"/>
              <w:b/>
              <w:bCs/>
              <w:color w:val="000000" w:themeColor="text1"/>
              <w:sz w:val="21"/>
              <w:szCs w:val="21"/>
            </w:rPr>
          </w:rPrChange>
        </w:rPr>
      </w:pPr>
      <w:r w:rsidRPr="0055664A">
        <w:rPr>
          <w:rFonts w:ascii="微软雅黑" w:eastAsia="微软雅黑" w:hAnsi="微软雅黑" w:cs="Arial"/>
          <w:b/>
          <w:bCs/>
          <w:color w:val="000000" w:themeColor="text1"/>
          <w:sz w:val="21"/>
          <w:szCs w:val="21"/>
          <w:shd w:val="clear" w:color="auto" w:fill="DEEAF6"/>
        </w:rPr>
        <w:t xml:space="preserve">00U </w:t>
      </w:r>
      <w:r w:rsidRPr="0095165E">
        <w:rPr>
          <w:rFonts w:ascii="微软雅黑" w:eastAsia="微软雅黑" w:hAnsi="微软雅黑" w:cs="Arial"/>
          <w:b/>
          <w:bCs/>
          <w:color w:val="000000" w:themeColor="text1"/>
          <w:sz w:val="21"/>
          <w:szCs w:val="21"/>
          <w:shd w:val="clear" w:color="auto" w:fill="DEEAF6"/>
        </w:rPr>
        <w:t>学习目标</w:t>
      </w:r>
    </w:p>
    <w:p w14:paraId="5750FEC1" w14:textId="77777777" w:rsidR="00632CC3" w:rsidRPr="0055664A" w:rsidRDefault="00632CC3" w:rsidP="0055664A">
      <w:pPr>
        <w:outlineLvl w:val="2"/>
        <w:rPr>
          <w:rFonts w:ascii="微软雅黑" w:eastAsia="微软雅黑" w:hAnsi="微软雅黑"/>
          <w:b/>
          <w:bCs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/>
          <w:b/>
          <w:bCs/>
          <w:color w:val="000000" w:themeColor="text1"/>
          <w:sz w:val="21"/>
          <w:szCs w:val="21"/>
        </w:rPr>
        <w:t xml:space="preserve">00U01 </w:t>
      </w:r>
      <w:r w:rsidRPr="0055664A">
        <w:rPr>
          <w:rFonts w:ascii="微软雅黑" w:eastAsia="微软雅黑" w:hAnsi="微软雅黑" w:cs="MS Mincho"/>
          <w:b/>
          <w:bCs/>
          <w:color w:val="000000" w:themeColor="text1"/>
          <w:sz w:val="21"/>
          <w:szCs w:val="21"/>
        </w:rPr>
        <w:t>思</w:t>
      </w:r>
      <w:r w:rsidRPr="0055664A">
        <w:rPr>
          <w:rFonts w:ascii="微软雅黑" w:eastAsia="微软雅黑" w:hAnsi="微软雅黑" w:cs="宋体"/>
          <w:b/>
          <w:bCs/>
          <w:color w:val="000000" w:themeColor="text1"/>
          <w:sz w:val="21"/>
          <w:szCs w:val="21"/>
        </w:rPr>
        <w:t>维</w:t>
      </w:r>
      <w:r w:rsidRPr="0055664A">
        <w:rPr>
          <w:rFonts w:ascii="微软雅黑" w:eastAsia="微软雅黑" w:hAnsi="微软雅黑" w:cs="MS Mincho"/>
          <w:b/>
          <w:bCs/>
          <w:color w:val="000000" w:themeColor="text1"/>
          <w:sz w:val="21"/>
          <w:szCs w:val="21"/>
        </w:rPr>
        <w:t>不同</w:t>
      </w:r>
      <w:r w:rsidRPr="0055664A">
        <w:rPr>
          <w:rFonts w:ascii="微软雅黑" w:eastAsia="微软雅黑" w:hAnsi="微软雅黑" w:cs="宋体"/>
          <w:b/>
          <w:bCs/>
          <w:color w:val="000000" w:themeColor="text1"/>
          <w:sz w:val="21"/>
          <w:szCs w:val="21"/>
        </w:rPr>
        <w:t>产</w:t>
      </w:r>
      <w:r w:rsidRPr="0055664A">
        <w:rPr>
          <w:rFonts w:ascii="微软雅黑" w:eastAsia="微软雅黑" w:hAnsi="微软雅黑" w:cs="MS Mincho"/>
          <w:b/>
          <w:bCs/>
          <w:color w:val="000000" w:themeColor="text1"/>
          <w:sz w:val="21"/>
          <w:szCs w:val="21"/>
        </w:rPr>
        <w:t>生冲突</w:t>
      </w:r>
    </w:p>
    <w:p w14:paraId="08211F2C" w14:textId="2D715410" w:rsidR="00F36828" w:rsidRPr="0055664A" w:rsidRDefault="00F36828" w:rsidP="0055664A">
      <w:pPr>
        <w:shd w:val="clear" w:color="auto" w:fill="FFFFFF"/>
        <w:rPr>
          <w:rFonts w:ascii="微软雅黑" w:eastAsia="微软雅黑" w:hAnsi="微软雅黑" w:cs="Arial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欢迎学习本课程，在课程开始前，让我们来看一段影片。</w:t>
      </w:r>
      <w:r w:rsidR="0055664A">
        <w:rPr>
          <w:rStyle w:val="af6"/>
          <w:rFonts w:ascii="微软雅黑" w:eastAsia="微软雅黑" w:hAnsi="微软雅黑" w:cs="Arial"/>
          <w:color w:val="000000" w:themeColor="text1"/>
          <w:sz w:val="21"/>
          <w:szCs w:val="21"/>
        </w:rPr>
        <w:footnoteReference w:id="1"/>
      </w:r>
    </w:p>
    <w:p w14:paraId="2BE1910F" w14:textId="25F06152" w:rsidR="0055664A" w:rsidRPr="0055664A" w:rsidRDefault="0055664A" w:rsidP="0055664A">
      <w:pPr>
        <w:shd w:val="clear" w:color="auto" w:fill="FFFFFF"/>
        <w:rPr>
          <w:rFonts w:ascii="微软雅黑" w:eastAsia="微软雅黑" w:hAnsi="微软雅黑" w:cs="Arial"/>
          <w:color w:val="000000" w:themeColor="text1"/>
          <w:sz w:val="21"/>
          <w:szCs w:val="21"/>
        </w:rPr>
      </w:pPr>
      <w:r>
        <w:rPr>
          <w:noProof/>
        </w:rPr>
        <w:drawing>
          <wp:inline distT="0" distB="0" distL="0" distR="0" wp14:anchorId="11D25997" wp14:editId="6F63114B">
            <wp:extent cx="5726636" cy="2950234"/>
            <wp:effectExtent l="0" t="0" r="7620" b="25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7011" b="2174"/>
                    <a:stretch/>
                  </pic:blipFill>
                  <pic:spPr bwMode="auto">
                    <a:xfrm>
                      <a:off x="0" y="0"/>
                      <a:ext cx="5727700" cy="29507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B6790D" w14:textId="77777777" w:rsidR="00F36828" w:rsidRPr="0055664A" w:rsidRDefault="00F36828" w:rsidP="0055664A">
      <w:pPr>
        <w:shd w:val="clear" w:color="auto" w:fill="FFFFFF"/>
        <w:rPr>
          <w:rFonts w:ascii="微软雅黑" w:eastAsia="微软雅黑" w:hAnsi="微软雅黑" w:cs="Arial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上面这个视频片段截取自《生活大爆炸》。这部情景喜剧中的谢尔顿是一个极具逻辑性的“学霸”，而佩妮是一个有出色社交能力的感性女孩。在剧中，两人截然不同的思维方式的碰撞，给观众带来了很多欢乐。</w:t>
      </w:r>
    </w:p>
    <w:p w14:paraId="3E4ED4BE" w14:textId="77777777" w:rsidR="00F36828" w:rsidRPr="0055664A" w:rsidRDefault="00F36828" w:rsidP="0055664A">
      <w:pPr>
        <w:shd w:val="clear" w:color="auto" w:fill="FFFFFF"/>
        <w:rPr>
          <w:rFonts w:ascii="微软雅黑" w:eastAsia="微软雅黑" w:hAnsi="微软雅黑" w:cs="Arial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虽然戏剧有一定夸张性，但相信你在工作生活中一定遇到过这样的人：你很难理解、认同他们的观点或决定，你们甚至在做事的方法上也有着天壤之别。而造成这些不同的根本原因是你们的思维不同。</w:t>
      </w:r>
    </w:p>
    <w:p w14:paraId="714461E0" w14:textId="77777777" w:rsidR="00632CC3" w:rsidRPr="0055664A" w:rsidRDefault="00632CC3" w:rsidP="0055664A">
      <w:pPr>
        <w:outlineLvl w:val="2"/>
        <w:rPr>
          <w:rFonts w:ascii="微软雅黑" w:eastAsia="微软雅黑" w:hAnsi="微软雅黑"/>
          <w:b/>
          <w:bCs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/>
          <w:b/>
          <w:bCs/>
          <w:color w:val="000000" w:themeColor="text1"/>
          <w:sz w:val="21"/>
          <w:szCs w:val="21"/>
        </w:rPr>
        <w:t xml:space="preserve">00U02 </w:t>
      </w:r>
      <w:r w:rsidR="00EC087A" w:rsidRPr="0055664A">
        <w:rPr>
          <w:rFonts w:ascii="微软雅黑" w:eastAsia="微软雅黑" w:hAnsi="微软雅黑" w:cs="MS Mincho" w:hint="eastAsia"/>
          <w:b/>
          <w:bCs/>
          <w:color w:val="000000" w:themeColor="text1"/>
          <w:sz w:val="21"/>
          <w:szCs w:val="21"/>
        </w:rPr>
        <w:t>学</w:t>
      </w:r>
      <w:r w:rsidR="00EC087A" w:rsidRPr="0055664A">
        <w:rPr>
          <w:rFonts w:ascii="微软雅黑" w:eastAsia="微软雅黑" w:hAnsi="微软雅黑" w:cs="宋体"/>
          <w:b/>
          <w:bCs/>
          <w:color w:val="000000" w:themeColor="text1"/>
          <w:sz w:val="21"/>
          <w:szCs w:val="21"/>
        </w:rPr>
        <w:t>习</w:t>
      </w:r>
      <w:r w:rsidR="00EC087A" w:rsidRPr="0055664A">
        <w:rPr>
          <w:rFonts w:ascii="微软雅黑" w:eastAsia="微软雅黑" w:hAnsi="微软雅黑" w:cs="MS Mincho" w:hint="eastAsia"/>
          <w:b/>
          <w:bCs/>
          <w:color w:val="000000" w:themeColor="text1"/>
          <w:sz w:val="21"/>
          <w:szCs w:val="21"/>
        </w:rPr>
        <w:t>目</w:t>
      </w:r>
      <w:r w:rsidR="00EC087A" w:rsidRPr="0055664A">
        <w:rPr>
          <w:rFonts w:ascii="微软雅黑" w:eastAsia="微软雅黑" w:hAnsi="微软雅黑" w:cs="宋体"/>
          <w:b/>
          <w:bCs/>
          <w:color w:val="000000" w:themeColor="text1"/>
          <w:sz w:val="21"/>
          <w:szCs w:val="21"/>
        </w:rPr>
        <w:t>标</w:t>
      </w:r>
    </w:p>
    <w:p w14:paraId="676BBAF2" w14:textId="77777777" w:rsidR="00632CC3" w:rsidRPr="0055664A" w:rsidRDefault="00632CC3" w:rsidP="0055664A">
      <w:pPr>
        <w:rPr>
          <w:rFonts w:ascii="微软雅黑" w:eastAsia="微软雅黑" w:hAnsi="微软雅黑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/>
          <w:color w:val="000000" w:themeColor="text1"/>
          <w:sz w:val="21"/>
          <w:szCs w:val="21"/>
        </w:rPr>
        <w:t>我们每天都在运用思维分析问题、做出决策，“思维”</w:t>
      </w:r>
      <w:r w:rsidR="00EC087A" w:rsidRPr="0055664A">
        <w:rPr>
          <w:rFonts w:ascii="微软雅黑" w:eastAsia="微软雅黑" w:hAnsi="微软雅黑" w:cs="Arial"/>
          <w:color w:val="000000" w:themeColor="text1"/>
          <w:sz w:val="21"/>
          <w:szCs w:val="21"/>
        </w:rPr>
        <w:t>对我们来说不是一个陌生的事物，</w:t>
      </w:r>
      <w:r w:rsidRPr="0055664A">
        <w:rPr>
          <w:rFonts w:ascii="微软雅黑" w:eastAsia="微软雅黑" w:hAnsi="微软雅黑" w:cs="Arial"/>
          <w:color w:val="000000" w:themeColor="text1"/>
          <w:sz w:val="21"/>
          <w:szCs w:val="21"/>
        </w:rPr>
        <w:t>但</w:t>
      </w:r>
      <w:r w:rsidR="00EC087A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我们却很少会深究</w:t>
      </w:r>
      <w:r w:rsidRPr="0055664A">
        <w:rPr>
          <w:rFonts w:ascii="微软雅黑" w:eastAsia="微软雅黑" w:hAnsi="微软雅黑" w:cs="Arial"/>
          <w:color w:val="000000" w:themeColor="text1"/>
          <w:sz w:val="21"/>
          <w:szCs w:val="21"/>
        </w:rPr>
        <w:t>“思维”</w:t>
      </w:r>
      <w:r w:rsidR="00EC087A" w:rsidRPr="0055664A">
        <w:rPr>
          <w:rFonts w:ascii="微软雅黑" w:eastAsia="微软雅黑" w:hAnsi="微软雅黑" w:cs="Arial"/>
          <w:color w:val="000000" w:themeColor="text1"/>
          <w:sz w:val="21"/>
          <w:szCs w:val="21"/>
        </w:rPr>
        <w:t>到底是什么。</w:t>
      </w:r>
      <w:r w:rsidR="00EC087A" w:rsidRPr="0055664A">
        <w:rPr>
          <w:rFonts w:ascii="微软雅黑" w:eastAsia="微软雅黑" w:hAnsi="微软雅黑" w:hint="eastAsia"/>
          <w:color w:val="000000" w:themeColor="text1"/>
          <w:sz w:val="21"/>
          <w:szCs w:val="21"/>
        </w:rPr>
        <w:t>事实上，</w:t>
      </w:r>
      <w:r w:rsidR="00EC087A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  <w:shd w:val="clear" w:color="auto" w:fill="FFFFFF"/>
        </w:rPr>
        <w:t>了解你的</w:t>
      </w:r>
      <w:r w:rsidRPr="0055664A">
        <w:rPr>
          <w:rFonts w:ascii="微软雅黑" w:eastAsia="微软雅黑" w:hAnsi="微软雅黑" w:cs="Arial"/>
          <w:color w:val="000000" w:themeColor="text1"/>
          <w:sz w:val="21"/>
          <w:szCs w:val="21"/>
          <w:shd w:val="clear" w:color="auto" w:fill="FFFFFF"/>
        </w:rPr>
        <w:t>思维不仅能帮助你理解他人，还能帮你更科学高效地工作。</w:t>
      </w:r>
      <w:r w:rsidRPr="0055664A">
        <w:rPr>
          <w:rFonts w:ascii="微软雅黑" w:eastAsia="微软雅黑" w:hAnsi="微软雅黑" w:cs="Arial"/>
          <w:color w:val="000000" w:themeColor="text1"/>
          <w:sz w:val="21"/>
          <w:szCs w:val="21"/>
        </w:rPr>
        <w:t>无论你在什么情境下、有什么样的目标，也不管你面对什么困难，只要你能掌控自己的思维方式，你就能使事情往好的方向发展。</w:t>
      </w:r>
    </w:p>
    <w:p w14:paraId="2AEFB766" w14:textId="0487C5F9" w:rsidR="00632CC3" w:rsidRPr="0055664A" w:rsidRDefault="00EC5725" w:rsidP="0055664A">
      <w:pPr>
        <w:rPr>
          <w:rFonts w:ascii="微软雅黑" w:eastAsia="微软雅黑" w:hAnsi="微软雅黑" w:cs="Arial"/>
          <w:color w:val="000000" w:themeColor="text1"/>
          <w:sz w:val="21"/>
          <w:szCs w:val="21"/>
          <w:shd w:val="clear" w:color="auto" w:fill="FFFFFF"/>
        </w:rPr>
      </w:pPr>
      <w:ins w:id="1" w:author="Microsoft Office 用户" w:date="2018-07-26T10:08:00Z">
        <w:r>
          <w:rPr>
            <w:rFonts w:ascii="微软雅黑" w:eastAsia="微软雅黑" w:hAnsi="微软雅黑" w:cs="Arial" w:hint="eastAsia"/>
            <w:color w:val="000000" w:themeColor="text1"/>
            <w:sz w:val="21"/>
            <w:szCs w:val="21"/>
            <w:shd w:val="clear" w:color="auto" w:fill="FFFFFF"/>
          </w:rPr>
          <w:t>在本课中，你将了解思维是什么、大脑的分工、两种思维方式、</w:t>
        </w:r>
        <w:r w:rsidR="00497FA5">
          <w:rPr>
            <w:rFonts w:ascii="微软雅黑" w:eastAsia="微软雅黑" w:hAnsi="微软雅黑" w:cs="Arial" w:hint="eastAsia"/>
            <w:color w:val="000000" w:themeColor="text1"/>
            <w:sz w:val="21"/>
            <w:szCs w:val="21"/>
            <w:shd w:val="clear" w:color="auto" w:fill="FFFFFF"/>
          </w:rPr>
          <w:t>三种常见的思维误区以及规避它们的</w:t>
        </w:r>
      </w:ins>
      <w:ins w:id="2" w:author="Microsoft Office 用户" w:date="2018-07-26T10:09:00Z">
        <w:r w:rsidR="00497FA5">
          <w:rPr>
            <w:rFonts w:ascii="微软雅黑" w:eastAsia="微软雅黑" w:hAnsi="微软雅黑" w:cs="Arial" w:hint="eastAsia"/>
            <w:color w:val="000000" w:themeColor="text1"/>
            <w:sz w:val="21"/>
            <w:szCs w:val="21"/>
            <w:shd w:val="clear" w:color="auto" w:fill="FFFFFF"/>
          </w:rPr>
          <w:t>方法，从而用更合适的思维方式进行分析、做出决策。</w:t>
        </w:r>
      </w:ins>
      <w:del w:id="3" w:author="Microsoft Office 用户" w:date="2018-07-26T10:07:00Z">
        <w:r w:rsidR="0052498D" w:rsidRPr="0055664A" w:rsidDel="008E1C84">
          <w:rPr>
            <w:rFonts w:ascii="微软雅黑" w:eastAsia="微软雅黑" w:hAnsi="微软雅黑" w:cs="Arial"/>
            <w:color w:val="000000" w:themeColor="text1"/>
            <w:sz w:val="21"/>
            <w:szCs w:val="21"/>
            <w:shd w:val="clear" w:color="auto" w:fill="FFFFFF"/>
          </w:rPr>
          <w:delText>学完本课，你将对自己的思维有更深入的</w:delText>
        </w:r>
        <w:r w:rsidR="0052498D" w:rsidRPr="0055664A" w:rsidDel="008E1C84">
          <w:rPr>
            <w:rFonts w:ascii="微软雅黑" w:eastAsia="微软雅黑" w:hAnsi="微软雅黑" w:cs="Arial" w:hint="eastAsia"/>
            <w:color w:val="000000" w:themeColor="text1"/>
            <w:sz w:val="21"/>
            <w:szCs w:val="21"/>
            <w:shd w:val="clear" w:color="auto" w:fill="FFFFFF"/>
          </w:rPr>
          <w:delText>认识</w:delText>
        </w:r>
        <w:r w:rsidR="00632CC3" w:rsidRPr="0055664A" w:rsidDel="008E1C84">
          <w:rPr>
            <w:rFonts w:ascii="微软雅黑" w:eastAsia="微软雅黑" w:hAnsi="微软雅黑" w:cs="Arial"/>
            <w:color w:val="000000" w:themeColor="text1"/>
            <w:sz w:val="21"/>
            <w:szCs w:val="21"/>
            <w:shd w:val="clear" w:color="auto" w:fill="FFFFFF"/>
          </w:rPr>
          <w:delText>，</w:delText>
        </w:r>
        <w:r w:rsidR="0052498D" w:rsidRPr="0055664A" w:rsidDel="008E1C84">
          <w:rPr>
            <w:rFonts w:ascii="微软雅黑" w:eastAsia="微软雅黑" w:hAnsi="微软雅黑" w:cs="Arial" w:hint="eastAsia"/>
            <w:color w:val="000000" w:themeColor="text1"/>
            <w:sz w:val="21"/>
            <w:szCs w:val="21"/>
            <w:shd w:val="clear" w:color="auto" w:fill="FFFFFF"/>
          </w:rPr>
          <w:delText>了解几种常见的思维</w:delText>
        </w:r>
        <w:r w:rsidR="00350E6B" w:rsidRPr="0055664A" w:rsidDel="008E1C84">
          <w:rPr>
            <w:rFonts w:ascii="微软雅黑" w:eastAsia="微软雅黑" w:hAnsi="微软雅黑" w:cs="Arial" w:hint="eastAsia"/>
            <w:color w:val="000000" w:themeColor="text1"/>
            <w:sz w:val="21"/>
            <w:szCs w:val="21"/>
            <w:shd w:val="clear" w:color="auto" w:fill="FFFFFF"/>
          </w:rPr>
          <w:delText>误区</w:delText>
        </w:r>
        <w:r w:rsidR="0052498D" w:rsidRPr="0055664A" w:rsidDel="008E1C84">
          <w:rPr>
            <w:rFonts w:ascii="微软雅黑" w:eastAsia="微软雅黑" w:hAnsi="微软雅黑" w:cs="Arial" w:hint="eastAsia"/>
            <w:color w:val="000000" w:themeColor="text1"/>
            <w:sz w:val="21"/>
            <w:szCs w:val="21"/>
            <w:shd w:val="clear" w:color="auto" w:fill="FFFFFF"/>
          </w:rPr>
          <w:delText>，</w:delText>
        </w:r>
        <w:r w:rsidR="0052498D" w:rsidRPr="0055664A" w:rsidDel="008E1C84">
          <w:rPr>
            <w:rFonts w:ascii="微软雅黑" w:eastAsia="微软雅黑" w:hAnsi="微软雅黑" w:cs="Arial"/>
            <w:color w:val="000000" w:themeColor="text1"/>
            <w:sz w:val="21"/>
            <w:szCs w:val="21"/>
            <w:shd w:val="clear" w:color="auto" w:fill="FFFFFF"/>
          </w:rPr>
          <w:delText>并</w:delText>
        </w:r>
        <w:r w:rsidR="0052498D" w:rsidRPr="0055664A" w:rsidDel="008E1C84">
          <w:rPr>
            <w:rFonts w:ascii="微软雅黑" w:eastAsia="微软雅黑" w:hAnsi="微软雅黑" w:cs="Arial" w:hint="eastAsia"/>
            <w:color w:val="000000" w:themeColor="text1"/>
            <w:sz w:val="21"/>
            <w:szCs w:val="21"/>
            <w:shd w:val="clear" w:color="auto" w:fill="FFFFFF"/>
          </w:rPr>
          <w:delText>在工作生活中</w:delText>
        </w:r>
        <w:r w:rsidR="00F72910" w:rsidRPr="0055664A" w:rsidDel="008E1C84">
          <w:rPr>
            <w:rFonts w:ascii="微软雅黑" w:eastAsia="微软雅黑" w:hAnsi="微软雅黑" w:cs="Arial"/>
            <w:color w:val="000000" w:themeColor="text1"/>
            <w:sz w:val="21"/>
            <w:szCs w:val="21"/>
            <w:shd w:val="clear" w:color="auto" w:fill="FFFFFF"/>
          </w:rPr>
          <w:delText>有意识地规避</w:delText>
        </w:r>
        <w:r w:rsidR="00F72910" w:rsidRPr="0055664A" w:rsidDel="008E1C84">
          <w:rPr>
            <w:rFonts w:ascii="微软雅黑" w:eastAsia="微软雅黑" w:hAnsi="微软雅黑" w:cs="Arial" w:hint="eastAsia"/>
            <w:color w:val="000000" w:themeColor="text1"/>
            <w:sz w:val="21"/>
            <w:szCs w:val="21"/>
            <w:shd w:val="clear" w:color="auto" w:fill="FFFFFF"/>
          </w:rPr>
          <w:delText>它们</w:delText>
        </w:r>
        <w:r w:rsidR="00632CC3" w:rsidRPr="0055664A" w:rsidDel="008E1C84">
          <w:rPr>
            <w:rFonts w:ascii="微软雅黑" w:eastAsia="微软雅黑" w:hAnsi="微软雅黑" w:cs="Arial"/>
            <w:color w:val="000000" w:themeColor="text1"/>
            <w:sz w:val="21"/>
            <w:szCs w:val="21"/>
            <w:shd w:val="clear" w:color="auto" w:fill="FFFFFF"/>
          </w:rPr>
          <w:delText>，用更合适的思维方式地进行分析、做出决策。</w:delText>
        </w:r>
      </w:del>
    </w:p>
    <w:p w14:paraId="495B8398" w14:textId="77777777" w:rsidR="0052498D" w:rsidRPr="0055664A" w:rsidRDefault="0052498D" w:rsidP="0055664A">
      <w:pPr>
        <w:rPr>
          <w:rFonts w:ascii="微软雅黑" w:eastAsia="微软雅黑" w:hAnsi="微软雅黑" w:cs="Arial"/>
          <w:color w:val="000000" w:themeColor="text1"/>
          <w:sz w:val="21"/>
          <w:szCs w:val="21"/>
          <w:shd w:val="clear" w:color="auto" w:fill="FFFFFF"/>
        </w:rPr>
      </w:pPr>
    </w:p>
    <w:p w14:paraId="56D43941" w14:textId="77777777" w:rsidR="00D04933" w:rsidRPr="0055664A" w:rsidRDefault="00D04933" w:rsidP="0055664A">
      <w:pPr>
        <w:outlineLvl w:val="1"/>
        <w:rPr>
          <w:rFonts w:ascii="微软雅黑" w:eastAsia="微软雅黑" w:hAnsi="微软雅黑"/>
          <w:b/>
          <w:bCs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/>
          <w:b/>
          <w:bCs/>
          <w:color w:val="000000" w:themeColor="text1"/>
          <w:sz w:val="21"/>
          <w:szCs w:val="21"/>
          <w:shd w:val="clear" w:color="auto" w:fill="DEEAF6"/>
        </w:rPr>
        <w:t xml:space="preserve">01U </w:t>
      </w:r>
      <w:r w:rsidRPr="0055664A">
        <w:rPr>
          <w:rFonts w:ascii="微软雅黑" w:eastAsia="微软雅黑" w:hAnsi="微软雅黑" w:cs="MS Mincho"/>
          <w:b/>
          <w:bCs/>
          <w:color w:val="000000" w:themeColor="text1"/>
          <w:sz w:val="21"/>
          <w:szCs w:val="21"/>
          <w:shd w:val="clear" w:color="auto" w:fill="DEEAF6"/>
        </w:rPr>
        <w:t>大</w:t>
      </w:r>
      <w:r w:rsidRPr="0055664A">
        <w:rPr>
          <w:rFonts w:ascii="微软雅黑" w:eastAsia="微软雅黑" w:hAnsi="微软雅黑" w:cs="宋体"/>
          <w:b/>
          <w:bCs/>
          <w:color w:val="000000" w:themeColor="text1"/>
          <w:sz w:val="21"/>
          <w:szCs w:val="21"/>
          <w:shd w:val="clear" w:color="auto" w:fill="DEEAF6"/>
        </w:rPr>
        <w:t>脑</w:t>
      </w:r>
      <w:r w:rsidRPr="0055664A">
        <w:rPr>
          <w:rFonts w:ascii="微软雅黑" w:eastAsia="微软雅黑" w:hAnsi="微软雅黑" w:cs="MS Mincho"/>
          <w:b/>
          <w:bCs/>
          <w:color w:val="000000" w:themeColor="text1"/>
          <w:sz w:val="21"/>
          <w:szCs w:val="21"/>
          <w:shd w:val="clear" w:color="auto" w:fill="DEEAF6"/>
        </w:rPr>
        <w:t>的分工</w:t>
      </w:r>
    </w:p>
    <w:p w14:paraId="26A5670E" w14:textId="013A0218" w:rsidR="00EC087A" w:rsidRPr="0055664A" w:rsidRDefault="001518A5" w:rsidP="0055664A">
      <w:pPr>
        <w:outlineLvl w:val="2"/>
        <w:rPr>
          <w:rFonts w:ascii="微软雅黑" w:eastAsia="微软雅黑" w:hAnsi="微软雅黑" w:cs="Arial"/>
          <w:b/>
          <w:bCs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/>
          <w:b/>
          <w:bCs/>
          <w:color w:val="000000" w:themeColor="text1"/>
          <w:sz w:val="21"/>
          <w:szCs w:val="21"/>
        </w:rPr>
        <w:t>01</w:t>
      </w:r>
      <w:r w:rsidR="00D04933" w:rsidRPr="0055664A">
        <w:rPr>
          <w:rFonts w:ascii="微软雅黑" w:eastAsia="微软雅黑" w:hAnsi="微软雅黑" w:cs="Arial"/>
          <w:b/>
          <w:bCs/>
          <w:color w:val="000000" w:themeColor="text1"/>
          <w:sz w:val="21"/>
          <w:szCs w:val="21"/>
        </w:rPr>
        <w:t>U01</w:t>
      </w:r>
      <w:r w:rsidR="00C40A72" w:rsidRPr="0055664A">
        <w:rPr>
          <w:rFonts w:ascii="微软雅黑" w:eastAsia="微软雅黑" w:hAnsi="微软雅黑" w:cs="Arial" w:hint="eastAsia"/>
          <w:b/>
          <w:bCs/>
          <w:color w:val="000000" w:themeColor="text1"/>
          <w:sz w:val="21"/>
          <w:szCs w:val="21"/>
        </w:rPr>
        <w:t xml:space="preserve">A </w:t>
      </w:r>
      <w:ins w:id="4" w:author="Gejing Zhang" w:date="2018-08-22T09:42:00Z">
        <w:r w:rsidR="00B93EBA">
          <w:rPr>
            <w:rFonts w:ascii="微软雅黑" w:eastAsia="微软雅黑" w:hAnsi="微软雅黑" w:cs="Arial" w:hint="eastAsia"/>
            <w:b/>
            <w:bCs/>
            <w:color w:val="000000" w:themeColor="text1"/>
            <w:sz w:val="21"/>
            <w:szCs w:val="21"/>
          </w:rPr>
          <w:t>请</w:t>
        </w:r>
      </w:ins>
      <w:r w:rsidR="00EF048D">
        <w:rPr>
          <w:rFonts w:ascii="微软雅黑" w:eastAsia="微软雅黑" w:hAnsi="微软雅黑" w:cs="Arial" w:hint="eastAsia"/>
          <w:b/>
          <w:bCs/>
          <w:color w:val="000000" w:themeColor="text1"/>
          <w:sz w:val="21"/>
          <w:szCs w:val="21"/>
        </w:rPr>
        <w:t>思考：</w:t>
      </w:r>
      <w:r w:rsidR="00485F94" w:rsidRPr="0055664A">
        <w:rPr>
          <w:rFonts w:ascii="微软雅黑" w:eastAsia="微软雅黑" w:hAnsi="微软雅黑" w:cs="MS Mincho"/>
          <w:b/>
          <w:bCs/>
          <w:color w:val="000000" w:themeColor="text1"/>
          <w:sz w:val="21"/>
          <w:szCs w:val="21"/>
        </w:rPr>
        <w:t>什么是思</w:t>
      </w:r>
      <w:r w:rsidR="00485F94" w:rsidRPr="0055664A">
        <w:rPr>
          <w:rFonts w:ascii="微软雅黑" w:eastAsia="微软雅黑" w:hAnsi="微软雅黑" w:cs="宋体"/>
          <w:b/>
          <w:bCs/>
          <w:color w:val="000000" w:themeColor="text1"/>
          <w:sz w:val="21"/>
          <w:szCs w:val="21"/>
        </w:rPr>
        <w:t>维</w:t>
      </w:r>
      <w:r w:rsidR="00485F94" w:rsidRPr="0055664A">
        <w:rPr>
          <w:rFonts w:ascii="微软雅黑" w:eastAsia="微软雅黑" w:hAnsi="微软雅黑" w:cs="MS Mincho"/>
          <w:b/>
          <w:bCs/>
          <w:color w:val="000000" w:themeColor="text1"/>
          <w:sz w:val="21"/>
          <w:szCs w:val="21"/>
        </w:rPr>
        <w:t>？</w:t>
      </w:r>
    </w:p>
    <w:p w14:paraId="326F41E7" w14:textId="77777777" w:rsidR="00485F94" w:rsidRPr="0055664A" w:rsidRDefault="00485F94" w:rsidP="0055664A">
      <w:pPr>
        <w:rPr>
          <w:rFonts w:ascii="微软雅黑" w:eastAsia="微软雅黑" w:hAnsi="微软雅黑" w:cs="Arial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在正式开始</w:t>
      </w:r>
      <w:r w:rsidRPr="0055664A">
        <w:rPr>
          <w:rFonts w:ascii="微软雅黑" w:eastAsia="微软雅黑" w:hAnsi="微软雅黑" w:cs="Arial"/>
          <w:color w:val="000000" w:themeColor="text1"/>
          <w:sz w:val="21"/>
          <w:szCs w:val="21"/>
        </w:rPr>
        <w:t>课</w:t>
      </w: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程之前，</w:t>
      </w:r>
      <w:r w:rsidR="00C40A72" w:rsidRPr="0055664A">
        <w:rPr>
          <w:rFonts w:ascii="微软雅黑" w:eastAsia="微软雅黑" w:hAnsi="微软雅黑" w:cs="Arial"/>
          <w:color w:val="000000" w:themeColor="text1"/>
          <w:sz w:val="21"/>
          <w:szCs w:val="21"/>
        </w:rPr>
        <w:t>请</w:t>
      </w:r>
      <w:r w:rsidR="00C40A72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你</w:t>
      </w:r>
      <w:r w:rsidR="00116A12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先来思考一个</w:t>
      </w:r>
      <w:r w:rsidR="00116A12" w:rsidRPr="0055664A">
        <w:rPr>
          <w:rFonts w:ascii="微软雅黑" w:eastAsia="微软雅黑" w:hAnsi="微软雅黑" w:cs="Arial"/>
          <w:color w:val="000000" w:themeColor="text1"/>
          <w:sz w:val="21"/>
          <w:szCs w:val="21"/>
        </w:rPr>
        <w:t>问题</w:t>
      </w:r>
      <w:r w:rsidR="00116A12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，</w:t>
      </w:r>
      <w:r w:rsidR="00C40A72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什么是思</w:t>
      </w:r>
      <w:r w:rsidR="00C40A72" w:rsidRPr="0055664A">
        <w:rPr>
          <w:rFonts w:ascii="微软雅黑" w:eastAsia="微软雅黑" w:hAnsi="微软雅黑" w:cs="Arial"/>
          <w:color w:val="000000" w:themeColor="text1"/>
          <w:sz w:val="21"/>
          <w:szCs w:val="21"/>
        </w:rPr>
        <w:t>维</w:t>
      </w:r>
      <w:r w:rsidRPr="0055664A">
        <w:rPr>
          <w:rFonts w:ascii="微软雅黑" w:eastAsia="微软雅黑" w:hAnsi="微软雅黑" w:cs="Arial"/>
          <w:color w:val="000000" w:themeColor="text1"/>
          <w:sz w:val="21"/>
          <w:szCs w:val="21"/>
        </w:rPr>
        <w:t>？</w:t>
      </w:r>
      <w:r w:rsidR="00C40A72" w:rsidRPr="0055664A">
        <w:rPr>
          <w:rFonts w:ascii="微软雅黑" w:eastAsia="微软雅黑" w:hAnsi="微软雅黑" w:cs="Arial"/>
          <w:color w:val="000000" w:themeColor="text1"/>
          <w:sz w:val="21"/>
          <w:szCs w:val="21"/>
        </w:rPr>
        <w:t>请</w:t>
      </w:r>
      <w:r w:rsidR="00C40A72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写下你的看法。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0"/>
      </w:tblGrid>
      <w:tr w:rsidR="00112417" w:rsidRPr="0055664A" w14:paraId="08950D79" w14:textId="77777777" w:rsidTr="00112417">
        <w:tc>
          <w:tcPr>
            <w:tcW w:w="9010" w:type="dxa"/>
          </w:tcPr>
          <w:p w14:paraId="71400F22" w14:textId="77777777" w:rsidR="00112417" w:rsidRPr="0055664A" w:rsidRDefault="00112417" w:rsidP="0055664A">
            <w:pPr>
              <w:rPr>
                <w:rFonts w:ascii="微软雅黑" w:eastAsia="微软雅黑" w:hAnsi="微软雅黑" w:cs="Arial"/>
                <w:color w:val="000000" w:themeColor="text1"/>
                <w:sz w:val="21"/>
                <w:szCs w:val="21"/>
              </w:rPr>
            </w:pPr>
          </w:p>
          <w:p w14:paraId="419191D9" w14:textId="77777777" w:rsidR="001518A5" w:rsidRPr="0055664A" w:rsidRDefault="001518A5" w:rsidP="0055664A">
            <w:pPr>
              <w:rPr>
                <w:rFonts w:ascii="微软雅黑" w:eastAsia="微软雅黑" w:hAnsi="微软雅黑" w:cs="Arial"/>
                <w:color w:val="000000" w:themeColor="text1"/>
                <w:sz w:val="21"/>
                <w:szCs w:val="21"/>
              </w:rPr>
            </w:pPr>
          </w:p>
        </w:tc>
      </w:tr>
    </w:tbl>
    <w:p w14:paraId="5932940D" w14:textId="77777777" w:rsidR="008F62E5" w:rsidRPr="0055664A" w:rsidRDefault="008F62E5" w:rsidP="0055664A">
      <w:pPr>
        <w:rPr>
          <w:rFonts w:ascii="微软雅黑" w:eastAsia="微软雅黑" w:hAnsi="微软雅黑" w:cs="Arial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lastRenderedPageBreak/>
        <w:t>【反馈】谢谢你的回答。请继续学习，看看我们的看法。</w:t>
      </w:r>
    </w:p>
    <w:p w14:paraId="0466A04D" w14:textId="77777777" w:rsidR="008F62E5" w:rsidRPr="0055664A" w:rsidRDefault="001518A5" w:rsidP="00EF048D">
      <w:pPr>
        <w:tabs>
          <w:tab w:val="left" w:pos="1276"/>
        </w:tabs>
        <w:outlineLvl w:val="2"/>
        <w:rPr>
          <w:rFonts w:ascii="微软雅黑" w:eastAsia="微软雅黑" w:hAnsi="微软雅黑" w:cs="Arial"/>
          <w:b/>
          <w:bCs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b/>
          <w:bCs/>
          <w:color w:val="000000" w:themeColor="text1"/>
          <w:sz w:val="21"/>
          <w:szCs w:val="21"/>
        </w:rPr>
        <w:t>01</w:t>
      </w:r>
      <w:r w:rsidR="008F62E5" w:rsidRPr="0055664A">
        <w:rPr>
          <w:rFonts w:ascii="微软雅黑" w:eastAsia="微软雅黑" w:hAnsi="微软雅黑" w:cs="Arial" w:hint="eastAsia"/>
          <w:b/>
          <w:bCs/>
          <w:color w:val="000000" w:themeColor="text1"/>
          <w:sz w:val="21"/>
          <w:szCs w:val="21"/>
        </w:rPr>
        <w:t>U02 思维</w:t>
      </w:r>
      <w:r w:rsidRPr="0055664A">
        <w:rPr>
          <w:rFonts w:ascii="微软雅黑" w:eastAsia="微软雅黑" w:hAnsi="微软雅黑" w:cs="Arial" w:hint="eastAsia"/>
          <w:b/>
          <w:bCs/>
          <w:color w:val="000000" w:themeColor="text1"/>
          <w:sz w:val="21"/>
          <w:szCs w:val="21"/>
        </w:rPr>
        <w:t>与大脑</w:t>
      </w:r>
    </w:p>
    <w:p w14:paraId="70205AD3" w14:textId="3BC43670" w:rsidR="00C13469" w:rsidRPr="0055664A" w:rsidRDefault="00EC087A" w:rsidP="00EF048D">
      <w:pPr>
        <w:tabs>
          <w:tab w:val="left" w:pos="1276"/>
        </w:tabs>
        <w:rPr>
          <w:rFonts w:ascii="微软雅黑" w:eastAsia="微软雅黑" w:hAnsi="微软雅黑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/>
          <w:color w:val="000000" w:themeColor="text1"/>
          <w:sz w:val="21"/>
          <w:szCs w:val="21"/>
        </w:rPr>
        <w:t>事实上，学界对“思维”没有一个统一的定义。在本课中，我们将思维定义为</w:t>
      </w:r>
      <w:r w:rsidR="0084375A" w:rsidRPr="0055664A">
        <w:rPr>
          <w:rFonts w:ascii="微软雅黑" w:eastAsia="微软雅黑" w:hAnsi="微软雅黑" w:cs="Arial"/>
          <w:color w:val="000000" w:themeColor="text1"/>
          <w:sz w:val="21"/>
          <w:szCs w:val="21"/>
        </w:rPr>
        <w:t>人脑</w:t>
      </w:r>
      <w:r w:rsidRPr="0055664A">
        <w:rPr>
          <w:rFonts w:ascii="微软雅黑" w:eastAsia="微软雅黑" w:hAnsi="微软雅黑" w:cs="Arial"/>
          <w:color w:val="000000" w:themeColor="text1"/>
          <w:sz w:val="21"/>
          <w:szCs w:val="21"/>
        </w:rPr>
        <w:t>对客观事物的概括和间接的反应过程。</w:t>
      </w:r>
      <w:r w:rsidR="0084375A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或者说，思维是大脑获取信息、加工信息的产物</w:t>
      </w:r>
      <w:r w:rsidR="00DF6778">
        <w:rPr>
          <w:rStyle w:val="af6"/>
          <w:rFonts w:ascii="微软雅黑" w:eastAsia="微软雅黑" w:hAnsi="微软雅黑" w:cs="Arial"/>
          <w:color w:val="000000" w:themeColor="text1"/>
          <w:sz w:val="21"/>
          <w:szCs w:val="21"/>
        </w:rPr>
        <w:footnoteReference w:id="2"/>
      </w:r>
      <w:r w:rsidR="0084375A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。</w:t>
      </w:r>
    </w:p>
    <w:p w14:paraId="24493AFA" w14:textId="77777777" w:rsidR="001518A5" w:rsidRPr="0055664A" w:rsidRDefault="0084375A" w:rsidP="00EF048D">
      <w:pPr>
        <w:tabs>
          <w:tab w:val="left" w:pos="1276"/>
        </w:tabs>
        <w:rPr>
          <w:rFonts w:ascii="微软雅黑" w:eastAsia="微软雅黑" w:hAnsi="微软雅黑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想要了解思维，我们首先要对大脑有简单的了解。</w:t>
      </w:r>
    </w:p>
    <w:p w14:paraId="28685912" w14:textId="0A79684E" w:rsidR="00B63FAC" w:rsidRDefault="00441019" w:rsidP="00EF048D">
      <w:pPr>
        <w:tabs>
          <w:tab w:val="left" w:pos="1276"/>
        </w:tabs>
        <w:rPr>
          <w:rFonts w:ascii="微软雅黑" w:eastAsia="微软雅黑" w:hAnsi="微软雅黑" w:cs="Arial"/>
          <w:color w:val="000000" w:themeColor="text1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5520C9C" wp14:editId="2DAC2B09">
            <wp:simplePos x="0" y="0"/>
            <wp:positionH relativeFrom="margin">
              <wp:posOffset>-43180</wp:posOffset>
            </wp:positionH>
            <wp:positionV relativeFrom="paragraph">
              <wp:posOffset>697865</wp:posOffset>
            </wp:positionV>
            <wp:extent cx="5658485" cy="3267710"/>
            <wp:effectExtent l="0" t="0" r="0" b="8890"/>
            <wp:wrapTopAndBottom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8485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3469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人的大脑是一个复杂的黑盒，一个不大的器官中包含了大约100亿个神经元和100</w:t>
      </w:r>
      <w:r w:rsidR="003C6499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万亿个连接，是我们</w:t>
      </w:r>
      <w:r w:rsidR="00C13469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思考、感受和行动的中心。</w:t>
      </w:r>
      <w:r w:rsidR="003C6499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大脑由左、右两</w:t>
      </w:r>
      <w:r w:rsidR="00C13469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个半球组成，每个半球的特定区域控制某些功能。</w:t>
      </w:r>
      <w:r w:rsidR="003A7FAA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大脑的两个半球</w:t>
      </w:r>
      <w:r w:rsidR="003C6499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 xml:space="preserve">看起来非常相似，但是他们处理信息的方式有很大的不同。 </w:t>
      </w:r>
    </w:p>
    <w:p w14:paraId="6682D68F" w14:textId="5665AE05" w:rsidR="00B63FAC" w:rsidRPr="0055664A" w:rsidRDefault="00B63FAC" w:rsidP="00EF048D">
      <w:pPr>
        <w:tabs>
          <w:tab w:val="left" w:pos="1276"/>
        </w:tabs>
        <w:rPr>
          <w:rFonts w:ascii="微软雅黑" w:eastAsia="微软雅黑" w:hAnsi="微软雅黑" w:cs="Arial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/>
          <w:color w:val="000000" w:themeColor="text1"/>
          <w:sz w:val="21"/>
          <w:szCs w:val="21"/>
        </w:rPr>
        <w:t>相信你一定在网上做过一些关于左右脑的测试，虽然这些测试不那么全面科学，但不能否认的是，看起来相似的左右两个半脑的功能大有不同。正如屏幕上的图片所示</w:t>
      </w:r>
      <w:r w:rsidR="00441019">
        <w:rPr>
          <w:rStyle w:val="af6"/>
          <w:rFonts w:ascii="微软雅黑" w:eastAsia="微软雅黑" w:hAnsi="微软雅黑" w:cs="Arial"/>
          <w:color w:val="000000" w:themeColor="text1"/>
          <w:sz w:val="21"/>
          <w:szCs w:val="21"/>
        </w:rPr>
        <w:footnoteReference w:id="3"/>
      </w:r>
      <w:r w:rsidRPr="0055664A">
        <w:rPr>
          <w:rFonts w:ascii="微软雅黑" w:eastAsia="微软雅黑" w:hAnsi="微软雅黑" w:cs="Arial"/>
          <w:color w:val="000000" w:themeColor="text1"/>
          <w:sz w:val="21"/>
          <w:szCs w:val="21"/>
        </w:rPr>
        <w:t>，左脑的线条清晰，看起来简单而有条理，右脑更多彩、艺术。</w:t>
      </w:r>
    </w:p>
    <w:p w14:paraId="446E16F2" w14:textId="77777777" w:rsidR="003C6499" w:rsidRPr="0055664A" w:rsidRDefault="00B63FAC" w:rsidP="00EF048D">
      <w:pPr>
        <w:tabs>
          <w:tab w:val="left" w:pos="1276"/>
        </w:tabs>
        <w:rPr>
          <w:rFonts w:ascii="微软雅黑" w:eastAsia="微软雅黑" w:hAnsi="微软雅黑" w:cs="Arial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需要注意的是，尽管左右脑的风格截然不同，但是它们</w:t>
      </w:r>
      <w:r w:rsidR="003C6499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并不是独立工作的</w:t>
      </w: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，</w:t>
      </w:r>
      <w:r w:rsidR="003C6499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只是分工和侧重点不同</w:t>
      </w: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。</w:t>
      </w:r>
    </w:p>
    <w:p w14:paraId="4E732A70" w14:textId="296EF1E4" w:rsidR="00D04933" w:rsidRPr="0055664A" w:rsidRDefault="001518A5" w:rsidP="0055664A">
      <w:pPr>
        <w:outlineLvl w:val="2"/>
        <w:rPr>
          <w:rFonts w:ascii="微软雅黑" w:eastAsia="微软雅黑" w:hAnsi="微软雅黑"/>
          <w:b/>
          <w:bCs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/>
          <w:b/>
          <w:bCs/>
          <w:color w:val="000000" w:themeColor="text1"/>
          <w:sz w:val="21"/>
          <w:szCs w:val="21"/>
        </w:rPr>
        <w:t>01</w:t>
      </w:r>
      <w:r w:rsidR="00D04933" w:rsidRPr="0055664A">
        <w:rPr>
          <w:rFonts w:ascii="微软雅黑" w:eastAsia="微软雅黑" w:hAnsi="微软雅黑" w:cs="Arial"/>
          <w:b/>
          <w:bCs/>
          <w:color w:val="000000" w:themeColor="text1"/>
          <w:sz w:val="21"/>
          <w:szCs w:val="21"/>
        </w:rPr>
        <w:t>U03</w:t>
      </w:r>
      <w:r w:rsidRPr="0055664A">
        <w:rPr>
          <w:rFonts w:ascii="微软雅黑" w:eastAsia="微软雅黑" w:hAnsi="微软雅黑" w:cs="Arial" w:hint="eastAsia"/>
          <w:b/>
          <w:bCs/>
          <w:color w:val="000000" w:themeColor="text1"/>
          <w:sz w:val="21"/>
          <w:szCs w:val="21"/>
        </w:rPr>
        <w:t>A</w:t>
      </w:r>
      <w:r w:rsidR="00D04933" w:rsidRPr="0055664A">
        <w:rPr>
          <w:rFonts w:ascii="微软雅黑" w:eastAsia="微软雅黑" w:hAnsi="微软雅黑" w:cs="Arial"/>
          <w:b/>
          <w:bCs/>
          <w:color w:val="000000" w:themeColor="text1"/>
          <w:sz w:val="21"/>
          <w:szCs w:val="21"/>
        </w:rPr>
        <w:t xml:space="preserve"> </w:t>
      </w:r>
      <w:ins w:id="5" w:author="Gejing Zhang" w:date="2018-08-22T09:42:00Z">
        <w:r w:rsidR="00B93EBA">
          <w:rPr>
            <w:rFonts w:ascii="微软雅黑" w:eastAsia="微软雅黑" w:hAnsi="微软雅黑" w:cs="宋体" w:hint="eastAsia"/>
            <w:b/>
            <w:bCs/>
            <w:color w:val="000000" w:themeColor="text1"/>
            <w:sz w:val="21"/>
            <w:szCs w:val="21"/>
          </w:rPr>
          <w:t>请思考</w:t>
        </w:r>
      </w:ins>
      <w:del w:id="6" w:author="Gejing Zhang" w:date="2018-08-22T09:42:00Z">
        <w:r w:rsidR="00D04933" w:rsidRPr="0055664A" w:rsidDel="00B93EBA">
          <w:rPr>
            <w:rFonts w:ascii="微软雅黑" w:eastAsia="微软雅黑" w:hAnsi="微软雅黑" w:cs="MS Mincho"/>
            <w:b/>
            <w:bCs/>
            <w:color w:val="000000" w:themeColor="text1"/>
            <w:sz w:val="21"/>
            <w:szCs w:val="21"/>
          </w:rPr>
          <w:delText>小</w:delText>
        </w:r>
        <w:r w:rsidR="00D04933" w:rsidRPr="0055664A" w:rsidDel="00B93EBA">
          <w:rPr>
            <w:rFonts w:ascii="微软雅黑" w:eastAsia="微软雅黑" w:hAnsi="微软雅黑" w:cs="宋体"/>
            <w:b/>
            <w:bCs/>
            <w:color w:val="000000" w:themeColor="text1"/>
            <w:sz w:val="21"/>
            <w:szCs w:val="21"/>
          </w:rPr>
          <w:delText>测验</w:delText>
        </w:r>
      </w:del>
      <w:r w:rsidR="00D04933" w:rsidRPr="0055664A">
        <w:rPr>
          <w:rFonts w:ascii="微软雅黑" w:eastAsia="微软雅黑" w:hAnsi="微软雅黑" w:cs="MS Mincho"/>
          <w:b/>
          <w:bCs/>
          <w:color w:val="000000" w:themeColor="text1"/>
          <w:sz w:val="21"/>
          <w:szCs w:val="21"/>
        </w:rPr>
        <w:t>：左</w:t>
      </w:r>
      <w:r w:rsidR="00D04933" w:rsidRPr="0055664A">
        <w:rPr>
          <w:rFonts w:ascii="微软雅黑" w:eastAsia="微软雅黑" w:hAnsi="微软雅黑" w:cs="宋体"/>
          <w:b/>
          <w:bCs/>
          <w:color w:val="000000" w:themeColor="text1"/>
          <w:sz w:val="21"/>
          <w:szCs w:val="21"/>
        </w:rPr>
        <w:t>脑</w:t>
      </w:r>
      <w:r w:rsidR="00D04933" w:rsidRPr="0055664A">
        <w:rPr>
          <w:rFonts w:ascii="微软雅黑" w:eastAsia="微软雅黑" w:hAnsi="微软雅黑" w:cs="Arial"/>
          <w:b/>
          <w:bCs/>
          <w:color w:val="000000" w:themeColor="text1"/>
          <w:sz w:val="21"/>
          <w:szCs w:val="21"/>
        </w:rPr>
        <w:t>or</w:t>
      </w:r>
      <w:r w:rsidR="00D04933" w:rsidRPr="0055664A">
        <w:rPr>
          <w:rFonts w:ascii="微软雅黑" w:eastAsia="微软雅黑" w:hAnsi="微软雅黑" w:cs="MS Mincho"/>
          <w:b/>
          <w:bCs/>
          <w:color w:val="000000" w:themeColor="text1"/>
          <w:sz w:val="21"/>
          <w:szCs w:val="21"/>
        </w:rPr>
        <w:t>右</w:t>
      </w:r>
      <w:r w:rsidR="00D04933" w:rsidRPr="0055664A">
        <w:rPr>
          <w:rFonts w:ascii="微软雅黑" w:eastAsia="微软雅黑" w:hAnsi="微软雅黑" w:cs="宋体"/>
          <w:b/>
          <w:bCs/>
          <w:color w:val="000000" w:themeColor="text1"/>
          <w:sz w:val="21"/>
          <w:szCs w:val="21"/>
        </w:rPr>
        <w:t>脑</w:t>
      </w:r>
      <w:r w:rsidR="00D04933" w:rsidRPr="0055664A">
        <w:rPr>
          <w:rFonts w:ascii="微软雅黑" w:eastAsia="微软雅黑" w:hAnsi="微软雅黑" w:cs="MS Mincho"/>
          <w:b/>
          <w:bCs/>
          <w:color w:val="000000" w:themeColor="text1"/>
          <w:sz w:val="21"/>
          <w:szCs w:val="21"/>
        </w:rPr>
        <w:t>？</w:t>
      </w:r>
    </w:p>
    <w:p w14:paraId="332FF370" w14:textId="5C4141DE" w:rsidR="00D04933" w:rsidRPr="0055664A" w:rsidRDefault="00D04933" w:rsidP="0055664A">
      <w:pPr>
        <w:rPr>
          <w:rFonts w:ascii="微软雅黑" w:eastAsia="微软雅黑" w:hAnsi="微软雅黑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/>
          <w:color w:val="000000" w:themeColor="text1"/>
          <w:sz w:val="21"/>
          <w:szCs w:val="21"/>
        </w:rPr>
        <w:t>下面有一</w:t>
      </w:r>
      <w:r w:rsidR="00EF048D">
        <w:rPr>
          <w:rFonts w:ascii="微软雅黑" w:eastAsia="微软雅黑" w:hAnsi="微软雅黑" w:cs="Arial"/>
          <w:color w:val="000000" w:themeColor="text1"/>
          <w:sz w:val="21"/>
          <w:szCs w:val="21"/>
        </w:rPr>
        <w:t>些与思维有关的行动或名词，它们是由左脑还是右脑主宰？请你根据左右脑分工图</w:t>
      </w:r>
      <w:r w:rsidRPr="0055664A">
        <w:rPr>
          <w:rFonts w:ascii="微软雅黑" w:eastAsia="微软雅黑" w:hAnsi="微软雅黑" w:cs="Arial"/>
          <w:color w:val="000000" w:themeColor="text1"/>
          <w:sz w:val="21"/>
          <w:szCs w:val="21"/>
        </w:rPr>
        <w:t>，将下列各项归类。</w:t>
      </w:r>
    </w:p>
    <w:tbl>
      <w:tblPr>
        <w:tblW w:w="88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0"/>
        <w:gridCol w:w="4590"/>
      </w:tblGrid>
      <w:tr w:rsidR="001518A5" w:rsidRPr="0055664A" w14:paraId="003D8297" w14:textId="77777777" w:rsidTr="00152369">
        <w:trPr>
          <w:trHeight w:val="275"/>
        </w:trPr>
        <w:tc>
          <w:tcPr>
            <w:tcW w:w="4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9AE6FA" w14:textId="77777777" w:rsidR="00D04933" w:rsidRPr="0055664A" w:rsidRDefault="00D04933" w:rsidP="0055664A">
            <w:pPr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55664A">
              <w:rPr>
                <w:rFonts w:ascii="微软雅黑" w:eastAsia="微软雅黑" w:hAnsi="微软雅黑" w:cs="Arial"/>
                <w:color w:val="000000" w:themeColor="text1"/>
                <w:sz w:val="21"/>
                <w:szCs w:val="21"/>
              </w:rPr>
              <w:t>左脑</w:t>
            </w: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9BF61D" w14:textId="77777777" w:rsidR="00D04933" w:rsidRPr="0055664A" w:rsidRDefault="00D04933" w:rsidP="0055664A">
            <w:pPr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55664A">
              <w:rPr>
                <w:rFonts w:ascii="微软雅黑" w:eastAsia="微软雅黑" w:hAnsi="微软雅黑" w:cs="Arial"/>
                <w:color w:val="000000" w:themeColor="text1"/>
                <w:sz w:val="21"/>
                <w:szCs w:val="21"/>
              </w:rPr>
              <w:t>右脑</w:t>
            </w:r>
          </w:p>
        </w:tc>
      </w:tr>
      <w:tr w:rsidR="001518A5" w:rsidRPr="0055664A" w14:paraId="1072768E" w14:textId="77777777" w:rsidTr="00152369">
        <w:trPr>
          <w:trHeight w:val="681"/>
        </w:trPr>
        <w:tc>
          <w:tcPr>
            <w:tcW w:w="4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C79C58" w14:textId="77777777" w:rsidR="00D04933" w:rsidRPr="0055664A" w:rsidRDefault="00D04933" w:rsidP="0055664A">
            <w:pPr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C5AC5E" w14:textId="77777777" w:rsidR="00D04933" w:rsidRPr="0055664A" w:rsidRDefault="00D04933" w:rsidP="0055664A">
            <w:pPr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</w:p>
        </w:tc>
      </w:tr>
    </w:tbl>
    <w:p w14:paraId="123AE85A" w14:textId="77777777" w:rsidR="00D04933" w:rsidRPr="0055664A" w:rsidRDefault="00D04933" w:rsidP="0055664A">
      <w:pPr>
        <w:rPr>
          <w:rFonts w:ascii="微软雅黑" w:eastAsia="微软雅黑" w:hAnsi="微软雅黑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/>
          <w:color w:val="000000" w:themeColor="text1"/>
          <w:sz w:val="21"/>
          <w:szCs w:val="21"/>
        </w:rPr>
        <w:lastRenderedPageBreak/>
        <w:t>◌逻辑</w:t>
      </w:r>
      <w:r w:rsidRPr="0055664A">
        <w:rPr>
          <w:rFonts w:ascii="微软雅黑" w:eastAsia="微软雅黑" w:hAnsi="微软雅黑" w:cs="Arial"/>
          <w:color w:val="000000" w:themeColor="text1"/>
          <w:sz w:val="21"/>
          <w:szCs w:val="21"/>
        </w:rPr>
        <w:tab/>
        <w:t xml:space="preserve">   </w:t>
      </w:r>
      <w:r w:rsidRPr="0055664A">
        <w:rPr>
          <w:rFonts w:ascii="微软雅黑" w:eastAsia="微软雅黑" w:hAnsi="微软雅黑" w:cs="Arial"/>
          <w:color w:val="000000" w:themeColor="text1"/>
          <w:sz w:val="21"/>
          <w:szCs w:val="21"/>
        </w:rPr>
        <w:tab/>
        <w:t>◌直觉</w:t>
      </w:r>
      <w:r w:rsidRPr="0055664A">
        <w:rPr>
          <w:rFonts w:ascii="微软雅黑" w:eastAsia="微软雅黑" w:hAnsi="微软雅黑" w:cs="Arial"/>
          <w:color w:val="000000" w:themeColor="text1"/>
          <w:sz w:val="21"/>
          <w:szCs w:val="21"/>
        </w:rPr>
        <w:tab/>
        <w:t xml:space="preserve">   </w:t>
      </w:r>
      <w:r w:rsidRPr="0055664A">
        <w:rPr>
          <w:rFonts w:ascii="微软雅黑" w:eastAsia="微软雅黑" w:hAnsi="微软雅黑" w:cs="Arial"/>
          <w:color w:val="000000" w:themeColor="text1"/>
          <w:sz w:val="21"/>
          <w:szCs w:val="21"/>
        </w:rPr>
        <w:tab/>
        <w:t>◌节奏</w:t>
      </w:r>
      <w:r w:rsidRPr="0055664A">
        <w:rPr>
          <w:rFonts w:ascii="微软雅黑" w:eastAsia="微软雅黑" w:hAnsi="微软雅黑" w:cs="Arial"/>
          <w:color w:val="000000" w:themeColor="text1"/>
          <w:sz w:val="21"/>
          <w:szCs w:val="21"/>
        </w:rPr>
        <w:tab/>
        <w:t xml:space="preserve">   </w:t>
      </w:r>
      <w:r w:rsidRPr="0055664A">
        <w:rPr>
          <w:rFonts w:ascii="微软雅黑" w:eastAsia="微软雅黑" w:hAnsi="微软雅黑" w:cs="Arial"/>
          <w:color w:val="000000" w:themeColor="text1"/>
          <w:sz w:val="21"/>
          <w:szCs w:val="21"/>
        </w:rPr>
        <w:tab/>
        <w:t>◌分类</w:t>
      </w:r>
      <w:r w:rsidRPr="0055664A">
        <w:rPr>
          <w:rFonts w:ascii="微软雅黑" w:eastAsia="微软雅黑" w:hAnsi="微软雅黑" w:cs="Arial"/>
          <w:color w:val="000000" w:themeColor="text1"/>
          <w:sz w:val="21"/>
          <w:szCs w:val="21"/>
        </w:rPr>
        <w:tab/>
        <w:t xml:space="preserve">   </w:t>
      </w:r>
      <w:r w:rsidRPr="0055664A">
        <w:rPr>
          <w:rFonts w:ascii="微软雅黑" w:eastAsia="微软雅黑" w:hAnsi="微软雅黑" w:cs="Arial"/>
          <w:color w:val="000000" w:themeColor="text1"/>
          <w:sz w:val="21"/>
          <w:szCs w:val="21"/>
        </w:rPr>
        <w:tab/>
        <w:t>◌</w:t>
      </w:r>
      <w:r w:rsidRPr="0055664A">
        <w:rPr>
          <w:rFonts w:ascii="微软雅黑" w:eastAsia="微软雅黑" w:hAnsi="微软雅黑" w:cs="Arial"/>
          <w:color w:val="000000" w:themeColor="text1"/>
          <w:sz w:val="21"/>
          <w:szCs w:val="21"/>
          <w:shd w:val="clear" w:color="auto" w:fill="FFFFFF"/>
        </w:rPr>
        <w:t>视知觉</w:t>
      </w:r>
    </w:p>
    <w:p w14:paraId="78F07219" w14:textId="77777777" w:rsidR="00D04933" w:rsidRPr="0055664A" w:rsidRDefault="00D04933" w:rsidP="0055664A">
      <w:pPr>
        <w:rPr>
          <w:rFonts w:ascii="微软雅黑" w:eastAsia="微软雅黑" w:hAnsi="微软雅黑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/>
          <w:color w:val="000000" w:themeColor="text1"/>
          <w:sz w:val="21"/>
          <w:szCs w:val="21"/>
          <w:shd w:val="clear" w:color="auto" w:fill="FFFFFF"/>
        </w:rPr>
        <w:t>◌ 想像</w:t>
      </w:r>
      <w:r w:rsidRPr="0055664A">
        <w:rPr>
          <w:rFonts w:ascii="微软雅黑" w:eastAsia="微软雅黑" w:hAnsi="微软雅黑" w:cs="Arial"/>
          <w:color w:val="000000" w:themeColor="text1"/>
          <w:sz w:val="21"/>
          <w:szCs w:val="21"/>
        </w:rPr>
        <w:tab/>
        <w:t xml:space="preserve">   </w:t>
      </w:r>
      <w:r w:rsidRPr="0055664A">
        <w:rPr>
          <w:rFonts w:ascii="微软雅黑" w:eastAsia="微软雅黑" w:hAnsi="微软雅黑" w:cs="Arial"/>
          <w:color w:val="000000" w:themeColor="text1"/>
          <w:sz w:val="21"/>
          <w:szCs w:val="21"/>
        </w:rPr>
        <w:tab/>
        <w:t>◌ 推理</w:t>
      </w:r>
      <w:r w:rsidRPr="0055664A">
        <w:rPr>
          <w:rFonts w:ascii="微软雅黑" w:eastAsia="微软雅黑" w:hAnsi="微软雅黑" w:cs="Arial"/>
          <w:color w:val="000000" w:themeColor="text1"/>
          <w:sz w:val="21"/>
          <w:szCs w:val="21"/>
        </w:rPr>
        <w:tab/>
        <w:t xml:space="preserve">   </w:t>
      </w:r>
      <w:r w:rsidRPr="0055664A">
        <w:rPr>
          <w:rFonts w:ascii="微软雅黑" w:eastAsia="微软雅黑" w:hAnsi="微软雅黑" w:cs="Arial"/>
          <w:color w:val="000000" w:themeColor="text1"/>
          <w:sz w:val="21"/>
          <w:szCs w:val="21"/>
        </w:rPr>
        <w:tab/>
        <w:t>◌ 顿悟</w:t>
      </w:r>
      <w:r w:rsidRPr="0055664A">
        <w:rPr>
          <w:rFonts w:ascii="微软雅黑" w:eastAsia="微软雅黑" w:hAnsi="微软雅黑" w:cs="Arial"/>
          <w:color w:val="000000" w:themeColor="text1"/>
          <w:sz w:val="21"/>
          <w:szCs w:val="21"/>
        </w:rPr>
        <w:tab/>
        <w:t xml:space="preserve">   </w:t>
      </w:r>
      <w:r w:rsidRPr="0055664A">
        <w:rPr>
          <w:rFonts w:ascii="微软雅黑" w:eastAsia="微软雅黑" w:hAnsi="微软雅黑" w:cs="Arial"/>
          <w:color w:val="000000" w:themeColor="text1"/>
          <w:sz w:val="21"/>
          <w:szCs w:val="21"/>
        </w:rPr>
        <w:tab/>
        <w:t>◌ 时间</w:t>
      </w:r>
    </w:p>
    <w:p w14:paraId="3B562C22" w14:textId="77777777" w:rsidR="00D04933" w:rsidRPr="0055664A" w:rsidRDefault="00D04933" w:rsidP="0055664A">
      <w:pPr>
        <w:rPr>
          <w:rFonts w:ascii="微软雅黑" w:eastAsia="微软雅黑" w:hAnsi="微软雅黑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/>
          <w:color w:val="000000" w:themeColor="text1"/>
          <w:sz w:val="21"/>
          <w:szCs w:val="21"/>
        </w:rPr>
        <w:t>【反馈】</w:t>
      </w:r>
    </w:p>
    <w:p w14:paraId="73E7E259" w14:textId="77777777" w:rsidR="001518A5" w:rsidRPr="0055664A" w:rsidRDefault="001518A5" w:rsidP="0055664A">
      <w:pPr>
        <w:rPr>
          <w:rFonts w:ascii="微软雅黑" w:eastAsia="微软雅黑" w:hAnsi="微软雅黑" w:cs="Arial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正确：恭喜你，回答正确！</w:t>
      </w:r>
    </w:p>
    <w:p w14:paraId="21E373E9" w14:textId="77777777" w:rsidR="00D04933" w:rsidRPr="0055664A" w:rsidRDefault="001518A5" w:rsidP="0055664A">
      <w:pPr>
        <w:rPr>
          <w:rFonts w:ascii="微软雅黑" w:eastAsia="微软雅黑" w:hAnsi="微软雅黑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错误：</w:t>
      </w:r>
      <w:r w:rsidRPr="0055664A">
        <w:rPr>
          <w:rFonts w:ascii="微软雅黑" w:eastAsia="微软雅黑" w:hAnsi="微软雅黑" w:cs="Arial"/>
          <w:color w:val="000000" w:themeColor="text1"/>
          <w:sz w:val="21"/>
          <w:szCs w:val="21"/>
        </w:rPr>
        <w:t>谢谢你的回答，</w:t>
      </w:r>
      <w:r w:rsidR="00D04933" w:rsidRPr="0055664A">
        <w:rPr>
          <w:rFonts w:ascii="微软雅黑" w:eastAsia="微软雅黑" w:hAnsi="微软雅黑" w:cs="Arial"/>
          <w:color w:val="000000" w:themeColor="text1"/>
          <w:sz w:val="21"/>
          <w:szCs w:val="21"/>
        </w:rPr>
        <w:t>请看我们的参考分类。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0"/>
        <w:gridCol w:w="4590"/>
      </w:tblGrid>
      <w:tr w:rsidR="001518A5" w:rsidRPr="0055664A" w14:paraId="70DE8F66" w14:textId="77777777" w:rsidTr="001518A5">
        <w:trPr>
          <w:trHeight w:val="480"/>
        </w:trPr>
        <w:tc>
          <w:tcPr>
            <w:tcW w:w="4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E263A0" w14:textId="77777777" w:rsidR="00D04933" w:rsidRPr="0055664A" w:rsidRDefault="00D04933" w:rsidP="0055664A">
            <w:pPr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55664A">
              <w:rPr>
                <w:rFonts w:ascii="微软雅黑" w:eastAsia="微软雅黑" w:hAnsi="微软雅黑" w:cs="Arial"/>
                <w:color w:val="000000" w:themeColor="text1"/>
                <w:sz w:val="21"/>
                <w:szCs w:val="21"/>
              </w:rPr>
              <w:t>左脑</w:t>
            </w: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14AA85" w14:textId="77777777" w:rsidR="00D04933" w:rsidRPr="0055664A" w:rsidRDefault="00D04933" w:rsidP="0055664A">
            <w:pPr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55664A">
              <w:rPr>
                <w:rFonts w:ascii="微软雅黑" w:eastAsia="微软雅黑" w:hAnsi="微软雅黑" w:cs="Arial"/>
                <w:color w:val="000000" w:themeColor="text1"/>
                <w:sz w:val="21"/>
                <w:szCs w:val="21"/>
              </w:rPr>
              <w:t>右脑</w:t>
            </w:r>
          </w:p>
        </w:tc>
      </w:tr>
      <w:tr w:rsidR="001518A5" w:rsidRPr="0055664A" w14:paraId="4FA8FF57" w14:textId="77777777" w:rsidTr="001518A5">
        <w:trPr>
          <w:trHeight w:val="1540"/>
        </w:trPr>
        <w:tc>
          <w:tcPr>
            <w:tcW w:w="4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302927" w14:textId="77777777" w:rsidR="00D04933" w:rsidRPr="0055664A" w:rsidRDefault="00D04933" w:rsidP="0055664A">
            <w:pPr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55664A">
              <w:rPr>
                <w:rFonts w:ascii="微软雅黑" w:eastAsia="微软雅黑" w:hAnsi="微软雅黑" w:cs="Arial"/>
                <w:color w:val="000000" w:themeColor="text1"/>
                <w:sz w:val="21"/>
                <w:szCs w:val="21"/>
              </w:rPr>
              <w:t>逻辑</w:t>
            </w:r>
          </w:p>
          <w:p w14:paraId="43A782A0" w14:textId="77777777" w:rsidR="00D04933" w:rsidRPr="0055664A" w:rsidRDefault="00D04933" w:rsidP="0055664A">
            <w:pPr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55664A">
              <w:rPr>
                <w:rFonts w:ascii="微软雅黑" w:eastAsia="微软雅黑" w:hAnsi="微软雅黑" w:cs="Arial"/>
                <w:color w:val="000000" w:themeColor="text1"/>
                <w:sz w:val="21"/>
                <w:szCs w:val="21"/>
              </w:rPr>
              <w:t>逻辑</w:t>
            </w:r>
          </w:p>
          <w:p w14:paraId="0C4B1C94" w14:textId="77777777" w:rsidR="00D04933" w:rsidRPr="0055664A" w:rsidRDefault="00D04933" w:rsidP="0055664A">
            <w:pPr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55664A">
              <w:rPr>
                <w:rFonts w:ascii="微软雅黑" w:eastAsia="微软雅黑" w:hAnsi="微软雅黑" w:cs="Arial"/>
                <w:color w:val="000000" w:themeColor="text1"/>
                <w:sz w:val="21"/>
                <w:szCs w:val="21"/>
              </w:rPr>
              <w:t>分类</w:t>
            </w:r>
          </w:p>
          <w:p w14:paraId="3894152F" w14:textId="77777777" w:rsidR="00D04933" w:rsidRPr="0055664A" w:rsidRDefault="00D04933" w:rsidP="0055664A">
            <w:pPr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55664A">
              <w:rPr>
                <w:rFonts w:ascii="微软雅黑" w:eastAsia="微软雅黑" w:hAnsi="微软雅黑" w:cs="Arial"/>
                <w:color w:val="000000" w:themeColor="text1"/>
                <w:sz w:val="21"/>
                <w:szCs w:val="21"/>
              </w:rPr>
              <w:t>推理</w:t>
            </w:r>
          </w:p>
          <w:p w14:paraId="23FD877D" w14:textId="77777777" w:rsidR="00D04933" w:rsidRPr="0055664A" w:rsidRDefault="00D04933" w:rsidP="0055664A">
            <w:pPr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55664A">
              <w:rPr>
                <w:rFonts w:ascii="微软雅黑" w:eastAsia="微软雅黑" w:hAnsi="微软雅黑" w:cs="Arial"/>
                <w:color w:val="000000" w:themeColor="text1"/>
                <w:sz w:val="21"/>
                <w:szCs w:val="21"/>
              </w:rPr>
              <w:t>时间</w:t>
            </w: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4390F7" w14:textId="77777777" w:rsidR="00D04933" w:rsidRPr="0055664A" w:rsidRDefault="00D04933" w:rsidP="0055664A">
            <w:pPr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55664A">
              <w:rPr>
                <w:rFonts w:ascii="微软雅黑" w:eastAsia="微软雅黑" w:hAnsi="微软雅黑" w:cs="Arial"/>
                <w:color w:val="000000" w:themeColor="text1"/>
                <w:sz w:val="21"/>
                <w:szCs w:val="21"/>
              </w:rPr>
              <w:t>直觉</w:t>
            </w:r>
          </w:p>
          <w:p w14:paraId="4B1D234E" w14:textId="77777777" w:rsidR="00D04933" w:rsidRPr="0055664A" w:rsidRDefault="00D04933" w:rsidP="0055664A">
            <w:pPr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55664A">
              <w:rPr>
                <w:rFonts w:ascii="微软雅黑" w:eastAsia="微软雅黑" w:hAnsi="微软雅黑" w:cs="Arial"/>
                <w:color w:val="000000" w:themeColor="text1"/>
                <w:sz w:val="21"/>
                <w:szCs w:val="21"/>
              </w:rPr>
              <w:t>节奏</w:t>
            </w:r>
          </w:p>
          <w:p w14:paraId="37E03D6E" w14:textId="77777777" w:rsidR="00D04933" w:rsidRPr="0055664A" w:rsidRDefault="00D04933" w:rsidP="0055664A">
            <w:pPr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55664A">
              <w:rPr>
                <w:rFonts w:ascii="微软雅黑" w:eastAsia="微软雅黑" w:hAnsi="微软雅黑" w:cs="Arial"/>
                <w:color w:val="000000" w:themeColor="text1"/>
                <w:sz w:val="21"/>
                <w:szCs w:val="21"/>
              </w:rPr>
              <w:t>视知觉</w:t>
            </w:r>
          </w:p>
          <w:p w14:paraId="30A1737D" w14:textId="77777777" w:rsidR="00D04933" w:rsidRPr="0055664A" w:rsidRDefault="00D04933" w:rsidP="0055664A">
            <w:pPr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55664A">
              <w:rPr>
                <w:rFonts w:ascii="微软雅黑" w:eastAsia="微软雅黑" w:hAnsi="微软雅黑" w:cs="Arial"/>
                <w:color w:val="000000" w:themeColor="text1"/>
                <w:sz w:val="21"/>
                <w:szCs w:val="21"/>
              </w:rPr>
              <w:t>想象</w:t>
            </w:r>
          </w:p>
          <w:p w14:paraId="3CD843AC" w14:textId="77777777" w:rsidR="00D04933" w:rsidRPr="0055664A" w:rsidRDefault="00D04933" w:rsidP="0055664A">
            <w:pPr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55664A">
              <w:rPr>
                <w:rFonts w:ascii="微软雅黑" w:eastAsia="微软雅黑" w:hAnsi="微软雅黑" w:cs="Arial"/>
                <w:color w:val="000000" w:themeColor="text1"/>
                <w:sz w:val="21"/>
                <w:szCs w:val="21"/>
              </w:rPr>
              <w:t>顿悟</w:t>
            </w:r>
          </w:p>
        </w:tc>
      </w:tr>
    </w:tbl>
    <w:p w14:paraId="21588EFD" w14:textId="77777777" w:rsidR="00D04933" w:rsidRPr="0055664A" w:rsidRDefault="001518A5" w:rsidP="0055664A">
      <w:pPr>
        <w:outlineLvl w:val="2"/>
        <w:rPr>
          <w:rFonts w:ascii="微软雅黑" w:eastAsia="微软雅黑" w:hAnsi="微软雅黑"/>
          <w:b/>
          <w:bCs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/>
          <w:b/>
          <w:bCs/>
          <w:color w:val="000000" w:themeColor="text1"/>
          <w:sz w:val="21"/>
          <w:szCs w:val="21"/>
        </w:rPr>
        <w:t>01</w:t>
      </w:r>
      <w:r w:rsidR="00D04933" w:rsidRPr="0055664A">
        <w:rPr>
          <w:rFonts w:ascii="微软雅黑" w:eastAsia="微软雅黑" w:hAnsi="微软雅黑" w:cs="Arial"/>
          <w:b/>
          <w:bCs/>
          <w:color w:val="000000" w:themeColor="text1"/>
          <w:sz w:val="21"/>
          <w:szCs w:val="21"/>
        </w:rPr>
        <w:t xml:space="preserve">U04 </w:t>
      </w:r>
      <w:r w:rsidR="00D04933" w:rsidRPr="0055664A">
        <w:rPr>
          <w:rFonts w:ascii="微软雅黑" w:eastAsia="微软雅黑" w:hAnsi="微软雅黑" w:cs="MS Mincho"/>
          <w:b/>
          <w:bCs/>
          <w:color w:val="000000" w:themeColor="text1"/>
          <w:sz w:val="21"/>
          <w:szCs w:val="21"/>
        </w:rPr>
        <w:t>大</w:t>
      </w:r>
      <w:r w:rsidR="00D04933" w:rsidRPr="0055664A">
        <w:rPr>
          <w:rFonts w:ascii="微软雅黑" w:eastAsia="微软雅黑" w:hAnsi="微软雅黑" w:cs="宋体"/>
          <w:b/>
          <w:bCs/>
          <w:color w:val="000000" w:themeColor="text1"/>
          <w:sz w:val="21"/>
          <w:szCs w:val="21"/>
        </w:rPr>
        <w:t>脑</w:t>
      </w:r>
      <w:r w:rsidR="00D04933" w:rsidRPr="0055664A">
        <w:rPr>
          <w:rFonts w:ascii="微软雅黑" w:eastAsia="微软雅黑" w:hAnsi="微软雅黑" w:cs="MS Mincho"/>
          <w:b/>
          <w:bCs/>
          <w:color w:val="000000" w:themeColor="text1"/>
          <w:sz w:val="21"/>
          <w:szCs w:val="21"/>
        </w:rPr>
        <w:t>的分工</w:t>
      </w:r>
    </w:p>
    <w:p w14:paraId="5D724657" w14:textId="3D2D0B6C" w:rsidR="00D04933" w:rsidRPr="0055664A" w:rsidRDefault="00D04933" w:rsidP="0055664A">
      <w:pPr>
        <w:rPr>
          <w:rFonts w:ascii="微软雅黑" w:eastAsia="微软雅黑" w:hAnsi="微软雅黑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/>
          <w:color w:val="000000" w:themeColor="text1"/>
          <w:sz w:val="21"/>
          <w:szCs w:val="21"/>
          <w:shd w:val="clear" w:color="auto" w:fill="FFFFFF"/>
        </w:rPr>
        <w:t>美国心理生物学家斯佩里博士通过割裂脑实验（如果需要可以设计按钮显示文字材料，简要说明实验内容），证实了大脑不对称性的“左右脑分工理论”</w:t>
      </w:r>
      <w:r w:rsidR="00DF6778">
        <w:rPr>
          <w:rStyle w:val="af6"/>
          <w:rFonts w:ascii="微软雅黑" w:eastAsia="微软雅黑" w:hAnsi="微软雅黑" w:cs="Arial"/>
          <w:color w:val="000000" w:themeColor="text1"/>
          <w:sz w:val="21"/>
          <w:szCs w:val="21"/>
          <w:shd w:val="clear" w:color="auto" w:fill="FFFFFF"/>
        </w:rPr>
        <w:footnoteReference w:id="4"/>
      </w:r>
      <w:r w:rsidRPr="0055664A">
        <w:rPr>
          <w:rFonts w:ascii="微软雅黑" w:eastAsia="微软雅黑" w:hAnsi="微软雅黑" w:cs="Arial"/>
          <w:color w:val="000000" w:themeColor="text1"/>
          <w:sz w:val="21"/>
          <w:szCs w:val="21"/>
          <w:shd w:val="clear" w:color="auto" w:fill="FFFFFF"/>
        </w:rPr>
        <w:t>。斯佩里博士提出，大脑的两半球在机能上有分工：</w:t>
      </w:r>
    </w:p>
    <w:p w14:paraId="04016DEC" w14:textId="31ADBF40" w:rsidR="00D04933" w:rsidRPr="0055664A" w:rsidRDefault="00D04933" w:rsidP="0055664A">
      <w:pPr>
        <w:ind w:left="720" w:hanging="360"/>
        <w:rPr>
          <w:rFonts w:ascii="微软雅黑" w:eastAsia="微软雅黑" w:hAnsi="微软雅黑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/>
          <w:color w:val="000000" w:themeColor="text1"/>
          <w:sz w:val="21"/>
          <w:szCs w:val="21"/>
          <w:shd w:val="clear" w:color="auto" w:fill="FFFFFF"/>
        </w:rPr>
        <w:t>-  </w:t>
      </w:r>
      <w:r w:rsidRPr="0055664A">
        <w:rPr>
          <w:rFonts w:ascii="微软雅黑" w:eastAsia="微软雅黑" w:hAnsi="微软雅黑" w:cs="Arial"/>
          <w:color w:val="000000" w:themeColor="text1"/>
          <w:sz w:val="21"/>
          <w:szCs w:val="21"/>
        </w:rPr>
        <w:t>  左</w:t>
      </w:r>
      <w:r w:rsidR="00EF048D">
        <w:rPr>
          <w:rFonts w:ascii="微软雅黑" w:eastAsia="微软雅黑" w:hAnsi="微软雅黑" w:cs="Arial"/>
          <w:color w:val="000000" w:themeColor="text1"/>
          <w:sz w:val="21"/>
          <w:szCs w:val="21"/>
        </w:rPr>
        <w:t>半脑主要负责逻辑理解、记忆、时间、语言、判断、排列、分类、</w:t>
      </w:r>
      <w:r w:rsidRPr="0055664A">
        <w:rPr>
          <w:rFonts w:ascii="微软雅黑" w:eastAsia="微软雅黑" w:hAnsi="微软雅黑" w:cs="Arial"/>
          <w:color w:val="000000" w:themeColor="text1"/>
          <w:sz w:val="21"/>
          <w:szCs w:val="21"/>
        </w:rPr>
        <w:t>分析、推理等，可以称作“意识脑”、“学术脑”、“语言脑”。</w:t>
      </w:r>
    </w:p>
    <w:p w14:paraId="45E2A2F1" w14:textId="6FF50924" w:rsidR="00D04933" w:rsidRPr="0055664A" w:rsidRDefault="00D04933" w:rsidP="0055664A">
      <w:pPr>
        <w:ind w:left="720" w:hanging="360"/>
        <w:rPr>
          <w:rFonts w:ascii="微软雅黑" w:eastAsia="微软雅黑" w:hAnsi="微软雅黑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/>
          <w:color w:val="000000" w:themeColor="text1"/>
          <w:sz w:val="21"/>
          <w:szCs w:val="21"/>
          <w:shd w:val="clear" w:color="auto" w:fill="FFFFFF"/>
        </w:rPr>
        <w:t>-  </w:t>
      </w:r>
      <w:r w:rsidRPr="0055664A">
        <w:rPr>
          <w:rFonts w:ascii="微软雅黑" w:eastAsia="微软雅黑" w:hAnsi="微软雅黑" w:cs="Arial"/>
          <w:color w:val="000000" w:themeColor="text1"/>
          <w:sz w:val="21"/>
          <w:szCs w:val="21"/>
        </w:rPr>
        <w:t>  右半脑主要负责空间形象记忆、直觉、情感、身体协调、视知觉、美术、音乐节奏、想像</w:t>
      </w:r>
      <w:r w:rsidR="00EF048D">
        <w:rPr>
          <w:rFonts w:ascii="微软雅黑" w:eastAsia="微软雅黑" w:hAnsi="微软雅黑" w:cs="Arial"/>
          <w:color w:val="000000" w:themeColor="text1"/>
          <w:sz w:val="21"/>
          <w:szCs w:val="21"/>
        </w:rPr>
        <w:t>、灵感</w:t>
      </w:r>
      <w:r w:rsidRPr="0055664A">
        <w:rPr>
          <w:rFonts w:ascii="微软雅黑" w:eastAsia="微软雅黑" w:hAnsi="微软雅黑" w:cs="Arial"/>
          <w:color w:val="000000" w:themeColor="text1"/>
          <w:sz w:val="21"/>
          <w:szCs w:val="21"/>
        </w:rPr>
        <w:t>等，又被称作“潜意识脑”、“创造脑”、“艺术脑”。</w:t>
      </w:r>
    </w:p>
    <w:p w14:paraId="2291D7D6" w14:textId="204280E3" w:rsidR="00D04933" w:rsidRPr="0055664A" w:rsidRDefault="001518A5" w:rsidP="0055664A">
      <w:pPr>
        <w:outlineLvl w:val="2"/>
        <w:rPr>
          <w:rFonts w:ascii="微软雅黑" w:eastAsia="微软雅黑" w:hAnsi="微软雅黑" w:cs="Arial"/>
          <w:b/>
          <w:bCs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b/>
          <w:bCs/>
          <w:color w:val="000000" w:themeColor="text1"/>
          <w:sz w:val="21"/>
          <w:szCs w:val="21"/>
        </w:rPr>
        <w:t xml:space="preserve">01U05A </w:t>
      </w:r>
      <w:ins w:id="7" w:author="Gejing Zhang" w:date="2018-08-22T09:43:00Z">
        <w:r w:rsidR="00B93EBA">
          <w:rPr>
            <w:rFonts w:ascii="微软雅黑" w:eastAsia="微软雅黑" w:hAnsi="微软雅黑" w:cs="Arial" w:hint="eastAsia"/>
            <w:b/>
            <w:bCs/>
            <w:color w:val="000000" w:themeColor="text1"/>
            <w:sz w:val="21"/>
            <w:szCs w:val="21"/>
          </w:rPr>
          <w:t>小互动</w:t>
        </w:r>
      </w:ins>
      <w:del w:id="8" w:author="Gejing Zhang" w:date="2018-08-22T09:43:00Z">
        <w:r w:rsidRPr="0055664A" w:rsidDel="00B93EBA">
          <w:rPr>
            <w:rFonts w:ascii="微软雅黑" w:eastAsia="微软雅黑" w:hAnsi="微软雅黑" w:cs="Arial" w:hint="eastAsia"/>
            <w:b/>
            <w:bCs/>
            <w:color w:val="000000" w:themeColor="text1"/>
            <w:sz w:val="21"/>
            <w:szCs w:val="21"/>
          </w:rPr>
          <w:delText>小测验</w:delText>
        </w:r>
      </w:del>
      <w:r w:rsidRPr="0055664A">
        <w:rPr>
          <w:rFonts w:ascii="微软雅黑" w:eastAsia="微软雅黑" w:hAnsi="微软雅黑" w:cs="Arial" w:hint="eastAsia"/>
          <w:b/>
          <w:bCs/>
          <w:color w:val="000000" w:themeColor="text1"/>
          <w:sz w:val="21"/>
          <w:szCs w:val="21"/>
        </w:rPr>
        <w:t>：</w:t>
      </w:r>
      <w:r w:rsidR="00343E2A" w:rsidRPr="0055664A">
        <w:rPr>
          <w:rFonts w:ascii="微软雅黑" w:eastAsia="微软雅黑" w:hAnsi="微软雅黑" w:cs="Arial" w:hint="eastAsia"/>
          <w:b/>
          <w:bCs/>
          <w:color w:val="000000" w:themeColor="text1"/>
          <w:sz w:val="21"/>
          <w:szCs w:val="21"/>
        </w:rPr>
        <w:t>你的主导脑是左脑还是右脑？</w:t>
      </w:r>
    </w:p>
    <w:p w14:paraId="5011EFE1" w14:textId="77777777" w:rsidR="006257C6" w:rsidRPr="0055664A" w:rsidRDefault="006257C6" w:rsidP="0055664A">
      <w:pPr>
        <w:rPr>
          <w:rFonts w:ascii="微软雅黑" w:eastAsia="微软雅黑" w:hAnsi="微软雅黑" w:cs="Arial"/>
          <w:color w:val="000000" w:themeColor="text1"/>
          <w:sz w:val="21"/>
          <w:szCs w:val="21"/>
          <w:shd w:val="clear" w:color="auto" w:fill="FFFFFF"/>
        </w:rPr>
      </w:pP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  <w:shd w:val="clear" w:color="auto" w:fill="FFFFFF"/>
        </w:rPr>
        <w:t>请回顾你的工作和生活，你是强调时间、逻辑的左脑人，还是更依靠直觉、情感的右脑人呢？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0"/>
      </w:tblGrid>
      <w:tr w:rsidR="004E4629" w:rsidRPr="0055664A" w14:paraId="7D27D712" w14:textId="77777777" w:rsidTr="004E4629">
        <w:trPr>
          <w:trHeight w:val="323"/>
        </w:trPr>
        <w:tc>
          <w:tcPr>
            <w:tcW w:w="9010" w:type="dxa"/>
          </w:tcPr>
          <w:p w14:paraId="5B2C5AFC" w14:textId="77777777" w:rsidR="004E4629" w:rsidRPr="0055664A" w:rsidRDefault="004E4629" w:rsidP="0055664A">
            <w:pPr>
              <w:rPr>
                <w:rFonts w:ascii="微软雅黑" w:eastAsia="微软雅黑" w:hAnsi="微软雅黑" w:cs="Arial"/>
                <w:color w:val="000000" w:themeColor="text1"/>
                <w:sz w:val="21"/>
                <w:szCs w:val="21"/>
                <w:shd w:val="clear" w:color="auto" w:fill="FFFFFF"/>
              </w:rPr>
            </w:pPr>
          </w:p>
          <w:p w14:paraId="4FAB63FE" w14:textId="77777777" w:rsidR="004E4629" w:rsidRPr="0055664A" w:rsidRDefault="004E4629" w:rsidP="0055664A">
            <w:pPr>
              <w:rPr>
                <w:rFonts w:ascii="微软雅黑" w:eastAsia="微软雅黑" w:hAnsi="微软雅黑" w:cs="Arial"/>
                <w:color w:val="000000" w:themeColor="text1"/>
                <w:sz w:val="21"/>
                <w:szCs w:val="21"/>
                <w:shd w:val="clear" w:color="auto" w:fill="FFFFFF"/>
              </w:rPr>
            </w:pPr>
          </w:p>
        </w:tc>
      </w:tr>
    </w:tbl>
    <w:p w14:paraId="7C72B889" w14:textId="77777777" w:rsidR="00343E2A" w:rsidRPr="0055664A" w:rsidRDefault="004E4629" w:rsidP="0055664A">
      <w:pPr>
        <w:rPr>
          <w:rFonts w:ascii="微软雅黑" w:eastAsia="微软雅黑" w:hAnsi="微软雅黑" w:cs="Arial"/>
          <w:color w:val="000000" w:themeColor="text1"/>
          <w:sz w:val="21"/>
          <w:szCs w:val="21"/>
          <w:shd w:val="clear" w:color="auto" w:fill="FFFFFF"/>
        </w:rPr>
      </w:pP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  <w:shd w:val="clear" w:color="auto" w:fill="FFFFFF"/>
        </w:rPr>
        <w:t>【反馈】谢谢你的回答。请继续学习，</w:t>
      </w:r>
      <w:r w:rsidR="002E357E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  <w:shd w:val="clear" w:color="auto" w:fill="FFFFFF"/>
        </w:rPr>
        <w:t>看看左右脑与思维方式的联系。</w:t>
      </w:r>
    </w:p>
    <w:p w14:paraId="581E484B" w14:textId="77777777" w:rsidR="00B77B18" w:rsidRPr="0055664A" w:rsidRDefault="00B77B18" w:rsidP="0055664A">
      <w:pPr>
        <w:rPr>
          <w:rFonts w:ascii="微软雅黑" w:eastAsia="微软雅黑" w:hAnsi="微软雅黑" w:cs="Arial"/>
          <w:color w:val="000000" w:themeColor="text1"/>
          <w:sz w:val="21"/>
          <w:szCs w:val="21"/>
          <w:shd w:val="clear" w:color="auto" w:fill="FFFFFF"/>
        </w:rPr>
      </w:pPr>
    </w:p>
    <w:p w14:paraId="1CC84E13" w14:textId="77777777" w:rsidR="00632CC3" w:rsidRPr="0055664A" w:rsidRDefault="00D04933" w:rsidP="0055664A">
      <w:pPr>
        <w:outlineLvl w:val="1"/>
        <w:rPr>
          <w:rFonts w:ascii="微软雅黑" w:eastAsia="微软雅黑" w:hAnsi="微软雅黑"/>
          <w:b/>
          <w:bCs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/>
          <w:b/>
          <w:bCs/>
          <w:color w:val="000000" w:themeColor="text1"/>
          <w:sz w:val="21"/>
          <w:szCs w:val="21"/>
          <w:shd w:val="clear" w:color="auto" w:fill="DEEAF6"/>
        </w:rPr>
        <w:t>02</w:t>
      </w:r>
      <w:r w:rsidR="00632CC3" w:rsidRPr="0055664A">
        <w:rPr>
          <w:rFonts w:ascii="微软雅黑" w:eastAsia="微软雅黑" w:hAnsi="微软雅黑" w:cs="Arial"/>
          <w:b/>
          <w:bCs/>
          <w:color w:val="000000" w:themeColor="text1"/>
          <w:sz w:val="21"/>
          <w:szCs w:val="21"/>
          <w:shd w:val="clear" w:color="auto" w:fill="DEEAF6"/>
        </w:rPr>
        <w:t>U</w:t>
      </w:r>
      <w:r w:rsidRPr="0055664A">
        <w:rPr>
          <w:rFonts w:ascii="微软雅黑" w:eastAsia="微软雅黑" w:hAnsi="微软雅黑" w:cs="MS Mincho"/>
          <w:b/>
          <w:bCs/>
          <w:color w:val="000000" w:themeColor="text1"/>
          <w:sz w:val="21"/>
          <w:szCs w:val="21"/>
          <w:shd w:val="clear" w:color="auto" w:fill="DEEAF6"/>
        </w:rPr>
        <w:t>两种</w:t>
      </w:r>
      <w:r w:rsidRPr="0055664A">
        <w:rPr>
          <w:rFonts w:ascii="微软雅黑" w:eastAsia="微软雅黑" w:hAnsi="微软雅黑" w:cs="MS Mincho" w:hint="eastAsia"/>
          <w:b/>
          <w:bCs/>
          <w:color w:val="000000" w:themeColor="text1"/>
          <w:sz w:val="21"/>
          <w:szCs w:val="21"/>
          <w:shd w:val="clear" w:color="auto" w:fill="DEEAF6"/>
        </w:rPr>
        <w:t>思</w:t>
      </w:r>
      <w:r w:rsidRPr="0055664A">
        <w:rPr>
          <w:rFonts w:ascii="微软雅黑" w:eastAsia="微软雅黑" w:hAnsi="微软雅黑" w:cs="宋体"/>
          <w:b/>
          <w:bCs/>
          <w:color w:val="000000" w:themeColor="text1"/>
          <w:sz w:val="21"/>
          <w:szCs w:val="21"/>
          <w:shd w:val="clear" w:color="auto" w:fill="DEEAF6"/>
        </w:rPr>
        <w:t>维</w:t>
      </w:r>
      <w:r w:rsidRPr="0055664A">
        <w:rPr>
          <w:rFonts w:ascii="微软雅黑" w:eastAsia="微软雅黑" w:hAnsi="微软雅黑" w:cs="MS Mincho" w:hint="eastAsia"/>
          <w:b/>
          <w:bCs/>
          <w:color w:val="000000" w:themeColor="text1"/>
          <w:sz w:val="21"/>
          <w:szCs w:val="21"/>
          <w:shd w:val="clear" w:color="auto" w:fill="DEEAF6"/>
        </w:rPr>
        <w:t>方式：</w:t>
      </w:r>
      <w:r w:rsidR="00632CC3" w:rsidRPr="0055664A">
        <w:rPr>
          <w:rFonts w:ascii="微软雅黑" w:eastAsia="微软雅黑" w:hAnsi="微软雅黑" w:cs="宋体"/>
          <w:b/>
          <w:bCs/>
          <w:color w:val="000000" w:themeColor="text1"/>
          <w:sz w:val="21"/>
          <w:szCs w:val="21"/>
          <w:shd w:val="clear" w:color="auto" w:fill="DEEAF6"/>
        </w:rPr>
        <w:t>线性思维和非线性思维</w:t>
      </w:r>
    </w:p>
    <w:p w14:paraId="4B67E6CC" w14:textId="05EC3AD4" w:rsidR="00632CC3" w:rsidRPr="0055664A" w:rsidRDefault="00EF048D" w:rsidP="0055664A">
      <w:pPr>
        <w:outlineLvl w:val="2"/>
        <w:rPr>
          <w:rFonts w:ascii="微软雅黑" w:eastAsia="微软雅黑" w:hAnsi="微软雅黑"/>
          <w:b/>
          <w:bCs/>
          <w:color w:val="000000" w:themeColor="text1"/>
          <w:sz w:val="21"/>
          <w:szCs w:val="21"/>
        </w:rPr>
      </w:pPr>
      <w:r>
        <w:rPr>
          <w:rFonts w:ascii="微软雅黑" w:eastAsia="微软雅黑" w:hAnsi="微软雅黑" w:cs="Arial"/>
          <w:b/>
          <w:bCs/>
          <w:color w:val="000000" w:themeColor="text1"/>
          <w:sz w:val="21"/>
          <w:szCs w:val="21"/>
        </w:rPr>
        <w:t>02</w:t>
      </w:r>
      <w:r w:rsidR="00632CC3" w:rsidRPr="0055664A">
        <w:rPr>
          <w:rFonts w:ascii="微软雅黑" w:eastAsia="微软雅黑" w:hAnsi="微软雅黑" w:cs="Arial"/>
          <w:b/>
          <w:bCs/>
          <w:color w:val="000000" w:themeColor="text1"/>
          <w:sz w:val="21"/>
          <w:szCs w:val="21"/>
        </w:rPr>
        <w:t xml:space="preserve">U01 </w:t>
      </w:r>
      <w:r w:rsidR="00632CC3" w:rsidRPr="0055664A">
        <w:rPr>
          <w:rFonts w:ascii="微软雅黑" w:eastAsia="微软雅黑" w:hAnsi="微软雅黑" w:cs="MS Mincho"/>
          <w:b/>
          <w:bCs/>
          <w:color w:val="000000" w:themeColor="text1"/>
          <w:sz w:val="21"/>
          <w:szCs w:val="21"/>
        </w:rPr>
        <w:t>两种</w:t>
      </w:r>
      <w:r w:rsidR="00343E2A" w:rsidRPr="0055664A">
        <w:rPr>
          <w:rFonts w:ascii="微软雅黑" w:eastAsia="微软雅黑" w:hAnsi="微软雅黑" w:cs="MS Mincho" w:hint="eastAsia"/>
          <w:b/>
          <w:bCs/>
          <w:color w:val="000000" w:themeColor="text1"/>
          <w:sz w:val="21"/>
          <w:szCs w:val="21"/>
        </w:rPr>
        <w:t>思维</w:t>
      </w:r>
      <w:r w:rsidR="00632CC3" w:rsidRPr="0055664A">
        <w:rPr>
          <w:rFonts w:ascii="微软雅黑" w:eastAsia="微软雅黑" w:hAnsi="微软雅黑" w:cs="MS Mincho"/>
          <w:b/>
          <w:bCs/>
          <w:color w:val="000000" w:themeColor="text1"/>
          <w:sz w:val="21"/>
          <w:szCs w:val="21"/>
        </w:rPr>
        <w:t>方式</w:t>
      </w:r>
    </w:p>
    <w:p w14:paraId="6C0E0D47" w14:textId="77777777" w:rsidR="00632CC3" w:rsidRPr="0055664A" w:rsidRDefault="001518A5" w:rsidP="0055664A">
      <w:pPr>
        <w:rPr>
          <w:rFonts w:ascii="微软雅黑" w:eastAsia="微软雅黑" w:hAnsi="微软雅黑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  <w:shd w:val="clear" w:color="auto" w:fill="FFFFFF"/>
        </w:rPr>
        <w:t>由于大脑的分工不同，</w:t>
      </w:r>
      <w:r w:rsidR="00632CC3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  <w:shd w:val="clear" w:color="auto" w:fill="FFFFFF"/>
        </w:rPr>
        <w:t>导致了两种思维：</w:t>
      </w:r>
      <w:r w:rsidR="00632CC3" w:rsidRPr="0055664A">
        <w:rPr>
          <w:rFonts w:ascii="微软雅黑" w:eastAsia="微软雅黑" w:hAnsi="微软雅黑" w:cs="Arial"/>
          <w:color w:val="000000" w:themeColor="text1"/>
          <w:sz w:val="21"/>
          <w:szCs w:val="21"/>
          <w:shd w:val="clear" w:color="auto" w:fill="FFFFFF"/>
        </w:rPr>
        <w:t>具体来说，</w:t>
      </w: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  <w:shd w:val="clear" w:color="auto" w:fill="FFFFFF"/>
        </w:rPr>
        <w:t>左脑为主导</w:t>
      </w:r>
      <w:r w:rsidR="00632CC3" w:rsidRPr="0055664A">
        <w:rPr>
          <w:rFonts w:ascii="微软雅黑" w:eastAsia="微软雅黑" w:hAnsi="微软雅黑" w:cs="Arial"/>
          <w:color w:val="000000" w:themeColor="text1"/>
          <w:sz w:val="21"/>
          <w:szCs w:val="21"/>
          <w:shd w:val="clear" w:color="auto" w:fill="FFFFFF"/>
        </w:rPr>
        <w:t>的人，他在处理信息时会沿着一定的轨迹，形成线性思维；而由</w:t>
      </w: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  <w:shd w:val="clear" w:color="auto" w:fill="FFFFFF"/>
        </w:rPr>
        <w:t>主导脑是右脑</w:t>
      </w:r>
      <w:r w:rsidRPr="0055664A">
        <w:rPr>
          <w:rFonts w:ascii="微软雅黑" w:eastAsia="微软雅黑" w:hAnsi="微软雅黑" w:cs="Arial"/>
          <w:color w:val="000000" w:themeColor="text1"/>
          <w:sz w:val="21"/>
          <w:szCs w:val="21"/>
          <w:shd w:val="clear" w:color="auto" w:fill="FFFFFF"/>
        </w:rPr>
        <w:t>的人，</w:t>
      </w: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  <w:shd w:val="clear" w:color="auto" w:fill="FFFFFF"/>
        </w:rPr>
        <w:t>他的思维方式</w:t>
      </w:r>
      <w:r w:rsidR="00343E2A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  <w:shd w:val="clear" w:color="auto" w:fill="FFFFFF"/>
        </w:rPr>
        <w:t>更跳跃、多元，形成</w:t>
      </w:r>
      <w:r w:rsidR="00632CC3" w:rsidRPr="0055664A">
        <w:rPr>
          <w:rFonts w:ascii="微软雅黑" w:eastAsia="微软雅黑" w:hAnsi="微软雅黑" w:cs="Arial"/>
          <w:color w:val="000000" w:themeColor="text1"/>
          <w:sz w:val="21"/>
          <w:szCs w:val="21"/>
          <w:shd w:val="clear" w:color="auto" w:fill="FFFFFF"/>
        </w:rPr>
        <w:t>非线性</w:t>
      </w:r>
      <w:r w:rsidR="00343E2A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  <w:shd w:val="clear" w:color="auto" w:fill="FFFFFF"/>
        </w:rPr>
        <w:t>思维</w:t>
      </w:r>
      <w:r w:rsidR="00632CC3" w:rsidRPr="0055664A">
        <w:rPr>
          <w:rFonts w:ascii="微软雅黑" w:eastAsia="微软雅黑" w:hAnsi="微软雅黑" w:cs="Arial"/>
          <w:color w:val="000000" w:themeColor="text1"/>
          <w:sz w:val="21"/>
          <w:szCs w:val="21"/>
          <w:shd w:val="clear" w:color="auto" w:fill="FFFFFF"/>
        </w:rPr>
        <w:t>。</w:t>
      </w:r>
    </w:p>
    <w:p w14:paraId="72204F95" w14:textId="378EFB09" w:rsidR="00632CC3" w:rsidRPr="0055664A" w:rsidRDefault="00632CC3" w:rsidP="0055664A">
      <w:pPr>
        <w:outlineLvl w:val="2"/>
        <w:rPr>
          <w:rFonts w:ascii="微软雅黑" w:eastAsia="微软雅黑" w:hAnsi="微软雅黑"/>
          <w:b/>
          <w:bCs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/>
          <w:b/>
          <w:bCs/>
          <w:color w:val="000000" w:themeColor="text1"/>
          <w:sz w:val="21"/>
          <w:szCs w:val="21"/>
        </w:rPr>
        <w:t xml:space="preserve">02U02 </w:t>
      </w:r>
      <w:r w:rsidRPr="0055664A">
        <w:rPr>
          <w:rFonts w:ascii="微软雅黑" w:eastAsia="微软雅黑" w:hAnsi="微软雅黑" w:cs="宋体"/>
          <w:b/>
          <w:bCs/>
          <w:color w:val="000000" w:themeColor="text1"/>
          <w:sz w:val="21"/>
          <w:szCs w:val="21"/>
        </w:rPr>
        <w:t>线性思维</w:t>
      </w:r>
      <w:r w:rsidRPr="0055664A">
        <w:rPr>
          <w:rFonts w:ascii="微软雅黑" w:eastAsia="微软雅黑" w:hAnsi="微软雅黑" w:cs="Arial"/>
          <w:b/>
          <w:bCs/>
          <w:color w:val="000000" w:themeColor="text1"/>
          <w:sz w:val="21"/>
          <w:szCs w:val="21"/>
        </w:rPr>
        <w:t>vs</w:t>
      </w:r>
      <w:r w:rsidRPr="0055664A">
        <w:rPr>
          <w:rFonts w:ascii="微软雅黑" w:eastAsia="微软雅黑" w:hAnsi="微软雅黑" w:cs="MS Mincho"/>
          <w:b/>
          <w:bCs/>
          <w:color w:val="000000" w:themeColor="text1"/>
          <w:sz w:val="21"/>
          <w:szCs w:val="21"/>
        </w:rPr>
        <w:t>非</w:t>
      </w:r>
      <w:r w:rsidRPr="0055664A">
        <w:rPr>
          <w:rFonts w:ascii="微软雅黑" w:eastAsia="微软雅黑" w:hAnsi="微软雅黑" w:cs="宋体"/>
          <w:b/>
          <w:bCs/>
          <w:color w:val="000000" w:themeColor="text1"/>
          <w:sz w:val="21"/>
          <w:szCs w:val="21"/>
        </w:rPr>
        <w:t>线</w:t>
      </w:r>
      <w:r w:rsidRPr="0055664A">
        <w:rPr>
          <w:rFonts w:ascii="微软雅黑" w:eastAsia="微软雅黑" w:hAnsi="微软雅黑" w:cs="MS Mincho"/>
          <w:b/>
          <w:bCs/>
          <w:color w:val="000000" w:themeColor="text1"/>
          <w:sz w:val="21"/>
          <w:szCs w:val="21"/>
        </w:rPr>
        <w:t>性思</w:t>
      </w:r>
      <w:r w:rsidRPr="0055664A">
        <w:rPr>
          <w:rFonts w:ascii="微软雅黑" w:eastAsia="微软雅黑" w:hAnsi="微软雅黑" w:cs="宋体"/>
          <w:b/>
          <w:bCs/>
          <w:color w:val="000000" w:themeColor="text1"/>
          <w:sz w:val="21"/>
          <w:szCs w:val="21"/>
        </w:rPr>
        <w:t>维</w:t>
      </w:r>
      <w:r w:rsidR="00DF6778">
        <w:rPr>
          <w:rStyle w:val="af6"/>
          <w:rFonts w:ascii="微软雅黑" w:eastAsia="微软雅黑" w:hAnsi="微软雅黑"/>
          <w:b/>
          <w:bCs/>
          <w:color w:val="000000" w:themeColor="text1"/>
          <w:sz w:val="21"/>
          <w:szCs w:val="21"/>
        </w:rPr>
        <w:footnoteReference w:id="5"/>
      </w:r>
    </w:p>
    <w:p w14:paraId="5C99EB75" w14:textId="4269F0ED" w:rsidR="00632CC3" w:rsidRPr="0055664A" w:rsidRDefault="00632CC3" w:rsidP="0055664A">
      <w:pPr>
        <w:rPr>
          <w:rFonts w:ascii="微软雅黑" w:eastAsia="微软雅黑" w:hAnsi="微软雅黑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/>
          <w:color w:val="000000" w:themeColor="text1"/>
          <w:sz w:val="21"/>
          <w:szCs w:val="21"/>
        </w:rPr>
        <w:lastRenderedPageBreak/>
        <w:t>线性思维者认为，每件事情都有一个确定的开始，继而通过一系列的步骤到达终点。 在工作中，他们会把任务计划成一系列的步骤。执行任务，就是一步一步完成一系列的步骤。</w:t>
      </w:r>
    </w:p>
    <w:p w14:paraId="17EAC9BD" w14:textId="72C471BB" w:rsidR="00632CC3" w:rsidRDefault="00632CC3" w:rsidP="0055664A">
      <w:pPr>
        <w:rPr>
          <w:rFonts w:ascii="微软雅黑" w:eastAsia="微软雅黑" w:hAnsi="微软雅黑" w:cs="Arial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/>
          <w:color w:val="000000" w:themeColor="text1"/>
          <w:sz w:val="21"/>
          <w:szCs w:val="21"/>
        </w:rPr>
        <w:t>非线性思维者在思考或计划时，会</w:t>
      </w: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进行多角度的思考</w:t>
      </w:r>
      <w:r w:rsidRPr="0055664A">
        <w:rPr>
          <w:rFonts w:ascii="微软雅黑" w:eastAsia="微软雅黑" w:hAnsi="微软雅黑" w:cs="Arial"/>
          <w:color w:val="000000" w:themeColor="text1"/>
          <w:sz w:val="21"/>
          <w:szCs w:val="21"/>
        </w:rPr>
        <w:t>。</w:t>
      </w: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即使是看起来毫不相关的点子，他们也会试一试</w:t>
      </w:r>
      <w:r w:rsidRPr="0055664A">
        <w:rPr>
          <w:rFonts w:ascii="微软雅黑" w:eastAsia="微软雅黑" w:hAnsi="微软雅黑" w:cs="Arial"/>
          <w:color w:val="000000" w:themeColor="text1"/>
          <w:sz w:val="21"/>
          <w:szCs w:val="21"/>
        </w:rPr>
        <w:t>。在工作中，非线性思维者会先确定任务的目标或主题，收集所需的所有信息，</w:t>
      </w:r>
      <w:r w:rsidR="0016681A">
        <w:rPr>
          <w:rFonts w:ascii="微软雅黑" w:eastAsia="微软雅黑" w:hAnsi="微软雅黑" w:cs="Arial"/>
          <w:color w:val="000000" w:themeColor="text1"/>
          <w:sz w:val="21"/>
          <w:szCs w:val="21"/>
        </w:rPr>
        <w:t>进而提出大</w:t>
      </w:r>
      <w:r w:rsidRPr="0055664A">
        <w:rPr>
          <w:rFonts w:ascii="微软雅黑" w:eastAsia="微软雅黑" w:hAnsi="微软雅黑" w:cs="Arial"/>
          <w:color w:val="000000" w:themeColor="text1"/>
          <w:sz w:val="21"/>
          <w:szCs w:val="21"/>
        </w:rPr>
        <w:t>策略。他们会围绕着最终的目标边做边想。</w:t>
      </w:r>
    </w:p>
    <w:p w14:paraId="00818EBF" w14:textId="024CF0CC" w:rsidR="0016681A" w:rsidRPr="0016681A" w:rsidRDefault="0016681A" w:rsidP="0055664A">
      <w:pPr>
        <w:rPr>
          <w:rFonts w:ascii="微软雅黑" w:eastAsia="微软雅黑" w:hAnsi="微软雅黑"/>
          <w:color w:val="000000" w:themeColor="text1"/>
          <w:sz w:val="21"/>
          <w:szCs w:val="21"/>
        </w:rPr>
      </w:pPr>
      <w:r>
        <w:rPr>
          <w:rFonts w:ascii="微软雅黑" w:eastAsia="微软雅黑" w:hAnsi="微软雅黑" w:cs="Arial"/>
          <w:color w:val="000000" w:themeColor="text1"/>
          <w:sz w:val="21"/>
          <w:szCs w:val="21"/>
        </w:rPr>
        <w:t>在上面的课程中，我们已经了解了线性思维、非线性思维。接下来</w:t>
      </w:r>
      <w:r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，</w:t>
      </w:r>
      <w:r w:rsidRPr="0055664A">
        <w:rPr>
          <w:rFonts w:ascii="微软雅黑" w:eastAsia="微软雅黑" w:hAnsi="微软雅黑" w:cs="Arial"/>
          <w:color w:val="000000" w:themeColor="text1"/>
          <w:sz w:val="21"/>
          <w:szCs w:val="21"/>
        </w:rPr>
        <w:t>你</w:t>
      </w:r>
      <w:r>
        <w:rPr>
          <w:rFonts w:ascii="微软雅黑" w:eastAsia="微软雅黑" w:hAnsi="微软雅黑" w:cs="Arial"/>
          <w:color w:val="000000" w:themeColor="text1"/>
          <w:sz w:val="21"/>
          <w:szCs w:val="21"/>
        </w:rPr>
        <w:t>将完成一个案例小测验</w:t>
      </w:r>
      <w:r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，你需要</w:t>
      </w:r>
      <w:r>
        <w:rPr>
          <w:rFonts w:ascii="微软雅黑" w:eastAsia="微软雅黑" w:hAnsi="微软雅黑" w:cs="Arial"/>
          <w:color w:val="000000" w:themeColor="text1"/>
          <w:sz w:val="21"/>
          <w:szCs w:val="21"/>
        </w:rPr>
        <w:t>区分案例中人物的做法是线性思维的产物，还是非线性思维的产物。</w:t>
      </w:r>
    </w:p>
    <w:p w14:paraId="254A1028" w14:textId="77777777" w:rsidR="00632CC3" w:rsidRPr="0055664A" w:rsidRDefault="00632CC3" w:rsidP="0055664A">
      <w:pPr>
        <w:outlineLvl w:val="2"/>
        <w:rPr>
          <w:rFonts w:ascii="微软雅黑" w:eastAsia="微软雅黑" w:hAnsi="微软雅黑"/>
          <w:b/>
          <w:bCs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/>
          <w:b/>
          <w:bCs/>
          <w:color w:val="000000" w:themeColor="text1"/>
          <w:sz w:val="21"/>
          <w:szCs w:val="21"/>
        </w:rPr>
        <w:t xml:space="preserve">02U03A </w:t>
      </w:r>
      <w:r w:rsidRPr="0055664A">
        <w:rPr>
          <w:rFonts w:ascii="微软雅黑" w:eastAsia="微软雅黑" w:hAnsi="微软雅黑" w:cs="MS Mincho"/>
          <w:b/>
          <w:bCs/>
          <w:color w:val="000000" w:themeColor="text1"/>
          <w:sz w:val="21"/>
          <w:szCs w:val="21"/>
        </w:rPr>
        <w:t>小</w:t>
      </w:r>
      <w:r w:rsidRPr="0055664A">
        <w:rPr>
          <w:rFonts w:ascii="微软雅黑" w:eastAsia="微软雅黑" w:hAnsi="微软雅黑" w:cs="宋体"/>
          <w:b/>
          <w:bCs/>
          <w:color w:val="000000" w:themeColor="text1"/>
          <w:sz w:val="21"/>
          <w:szCs w:val="21"/>
        </w:rPr>
        <w:t>测验</w:t>
      </w:r>
      <w:r w:rsidRPr="0055664A">
        <w:rPr>
          <w:rFonts w:ascii="微软雅黑" w:eastAsia="微软雅黑" w:hAnsi="微软雅黑" w:cs="MS Mincho"/>
          <w:b/>
          <w:bCs/>
          <w:color w:val="000000" w:themeColor="text1"/>
          <w:sz w:val="21"/>
          <w:szCs w:val="21"/>
        </w:rPr>
        <w:t>：</w:t>
      </w:r>
      <w:r w:rsidRPr="0055664A">
        <w:rPr>
          <w:rFonts w:ascii="微软雅黑" w:eastAsia="微软雅黑" w:hAnsi="微软雅黑" w:cs="宋体"/>
          <w:b/>
          <w:bCs/>
          <w:color w:val="000000" w:themeColor="text1"/>
          <w:sz w:val="21"/>
          <w:szCs w:val="21"/>
        </w:rPr>
        <w:t>线</w:t>
      </w:r>
      <w:r w:rsidRPr="0055664A">
        <w:rPr>
          <w:rFonts w:ascii="微软雅黑" w:eastAsia="微软雅黑" w:hAnsi="微软雅黑" w:cs="MS Mincho"/>
          <w:b/>
          <w:bCs/>
          <w:color w:val="000000" w:themeColor="text1"/>
          <w:sz w:val="21"/>
          <w:szCs w:val="21"/>
        </w:rPr>
        <w:t>性思</w:t>
      </w:r>
      <w:r w:rsidRPr="0055664A">
        <w:rPr>
          <w:rFonts w:ascii="微软雅黑" w:eastAsia="微软雅黑" w:hAnsi="微软雅黑" w:cs="宋体"/>
          <w:b/>
          <w:bCs/>
          <w:color w:val="000000" w:themeColor="text1"/>
          <w:sz w:val="21"/>
          <w:szCs w:val="21"/>
        </w:rPr>
        <w:t>维还</w:t>
      </w:r>
      <w:r w:rsidRPr="0055664A">
        <w:rPr>
          <w:rFonts w:ascii="微软雅黑" w:eastAsia="微软雅黑" w:hAnsi="微软雅黑" w:cs="MS Mincho"/>
          <w:b/>
          <w:bCs/>
          <w:color w:val="000000" w:themeColor="text1"/>
          <w:sz w:val="21"/>
          <w:szCs w:val="21"/>
        </w:rPr>
        <w:t>是非</w:t>
      </w:r>
      <w:r w:rsidRPr="0055664A">
        <w:rPr>
          <w:rFonts w:ascii="微软雅黑" w:eastAsia="微软雅黑" w:hAnsi="微软雅黑" w:cs="宋体"/>
          <w:b/>
          <w:bCs/>
          <w:color w:val="000000" w:themeColor="text1"/>
          <w:sz w:val="21"/>
          <w:szCs w:val="21"/>
        </w:rPr>
        <w:t>线</w:t>
      </w:r>
      <w:r w:rsidRPr="0055664A">
        <w:rPr>
          <w:rFonts w:ascii="微软雅黑" w:eastAsia="微软雅黑" w:hAnsi="微软雅黑" w:cs="MS Mincho"/>
          <w:b/>
          <w:bCs/>
          <w:color w:val="000000" w:themeColor="text1"/>
          <w:sz w:val="21"/>
          <w:szCs w:val="21"/>
        </w:rPr>
        <w:t>性思</w:t>
      </w:r>
      <w:r w:rsidRPr="0055664A">
        <w:rPr>
          <w:rFonts w:ascii="微软雅黑" w:eastAsia="微软雅黑" w:hAnsi="微软雅黑" w:cs="宋体"/>
          <w:b/>
          <w:bCs/>
          <w:color w:val="000000" w:themeColor="text1"/>
          <w:sz w:val="21"/>
          <w:szCs w:val="21"/>
        </w:rPr>
        <w:t>维</w:t>
      </w:r>
      <w:r w:rsidRPr="0055664A">
        <w:rPr>
          <w:rFonts w:ascii="微软雅黑" w:eastAsia="微软雅黑" w:hAnsi="微软雅黑" w:cs="MS Mincho"/>
          <w:b/>
          <w:bCs/>
          <w:color w:val="000000" w:themeColor="text1"/>
          <w:sz w:val="21"/>
          <w:szCs w:val="21"/>
        </w:rPr>
        <w:t>？</w:t>
      </w:r>
    </w:p>
    <w:p w14:paraId="21BAD908" w14:textId="77777777" w:rsidR="00632CC3" w:rsidRPr="0055664A" w:rsidRDefault="00632CC3" w:rsidP="0055664A">
      <w:pPr>
        <w:rPr>
          <w:rFonts w:ascii="微软雅黑" w:eastAsia="微软雅黑" w:hAnsi="微软雅黑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/>
          <w:color w:val="000000" w:themeColor="text1"/>
          <w:sz w:val="21"/>
          <w:szCs w:val="21"/>
        </w:rPr>
        <w:t>两名科技馆管理员需要为即将到来的节日安排展会活动，他们的做法分别如下。请判断这两种做法分别是哪种思维的产物。</w:t>
      </w:r>
    </w:p>
    <w:p w14:paraId="1824C8DF" w14:textId="77777777" w:rsidR="00632CC3" w:rsidRPr="0055664A" w:rsidRDefault="00632CC3" w:rsidP="0055664A">
      <w:pPr>
        <w:rPr>
          <w:rFonts w:ascii="微软雅黑" w:eastAsia="微软雅黑" w:hAnsi="微软雅黑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/>
          <w:color w:val="000000" w:themeColor="text1"/>
          <w:sz w:val="21"/>
          <w:szCs w:val="21"/>
        </w:rPr>
        <w:t>管理员A：从节日出发，确定活动的主题或基调 → 确定活动目的 → 思考如何达成活动目的  → 与参与项目的人员讨论</w:t>
      </w:r>
    </w:p>
    <w:p w14:paraId="563AD8FE" w14:textId="77777777" w:rsidR="00632CC3" w:rsidRPr="0055664A" w:rsidRDefault="00632CC3" w:rsidP="0055664A">
      <w:pPr>
        <w:rPr>
          <w:rFonts w:ascii="微软雅黑" w:eastAsia="微软雅黑" w:hAnsi="微软雅黑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/>
          <w:color w:val="000000" w:themeColor="text1"/>
          <w:sz w:val="21"/>
          <w:szCs w:val="21"/>
        </w:rPr>
        <w:t>信息处理方式：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0"/>
      </w:tblGrid>
      <w:tr w:rsidR="00632CC3" w:rsidRPr="0055664A" w14:paraId="5CB7D903" w14:textId="77777777" w:rsidTr="003E5E04">
        <w:trPr>
          <w:trHeight w:val="4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A37B24" w14:textId="77777777" w:rsidR="00632CC3" w:rsidRPr="0055664A" w:rsidRDefault="00632CC3" w:rsidP="0055664A">
            <w:pPr>
              <w:ind w:left="540" w:firstLine="320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55664A">
              <w:rPr>
                <w:rFonts w:ascii="微软雅黑" w:eastAsia="微软雅黑" w:hAnsi="微软雅黑" w:cs="Arial"/>
                <w:color w:val="000000" w:themeColor="text1"/>
                <w:sz w:val="21"/>
                <w:szCs w:val="21"/>
              </w:rPr>
              <w:t>线性思维/非线性思维</w:t>
            </w:r>
          </w:p>
        </w:tc>
      </w:tr>
    </w:tbl>
    <w:p w14:paraId="140D2621" w14:textId="77777777" w:rsidR="00632CC3" w:rsidRPr="0055664A" w:rsidRDefault="00632CC3" w:rsidP="0055664A">
      <w:pPr>
        <w:rPr>
          <w:rFonts w:ascii="微软雅黑" w:eastAsia="微软雅黑" w:hAnsi="微软雅黑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/>
          <w:color w:val="000000" w:themeColor="text1"/>
          <w:sz w:val="21"/>
          <w:szCs w:val="21"/>
        </w:rPr>
        <w:t>管理员B：确定预算、场地情况等硬性条件 → 确定能参与这个项目的工作人员 → 根据节日，确定活动方案 → 制定展会活动准备进程表</w:t>
      </w:r>
    </w:p>
    <w:p w14:paraId="577C71E4" w14:textId="77777777" w:rsidR="00632CC3" w:rsidRPr="0055664A" w:rsidRDefault="00632CC3" w:rsidP="0055664A">
      <w:pPr>
        <w:rPr>
          <w:rFonts w:ascii="微软雅黑" w:eastAsia="微软雅黑" w:hAnsi="微软雅黑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/>
          <w:color w:val="000000" w:themeColor="text1"/>
          <w:sz w:val="21"/>
          <w:szCs w:val="21"/>
        </w:rPr>
        <w:t>信息处理方式：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0"/>
      </w:tblGrid>
      <w:tr w:rsidR="00632CC3" w:rsidRPr="0055664A" w14:paraId="54CC609A" w14:textId="77777777" w:rsidTr="003E5E04">
        <w:trPr>
          <w:trHeight w:val="4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2A109E" w14:textId="77777777" w:rsidR="00632CC3" w:rsidRPr="0055664A" w:rsidRDefault="00632CC3" w:rsidP="0055664A">
            <w:pPr>
              <w:ind w:left="540" w:firstLine="320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55664A">
              <w:rPr>
                <w:rFonts w:ascii="微软雅黑" w:eastAsia="微软雅黑" w:hAnsi="微软雅黑" w:cs="Arial"/>
                <w:color w:val="000000" w:themeColor="text1"/>
                <w:sz w:val="21"/>
                <w:szCs w:val="21"/>
              </w:rPr>
              <w:t>线性思维/非线性思维</w:t>
            </w:r>
          </w:p>
        </w:tc>
      </w:tr>
    </w:tbl>
    <w:p w14:paraId="3FA2E0AB" w14:textId="577ACC8B" w:rsidR="00343E2A" w:rsidRPr="0055664A" w:rsidRDefault="0016681A" w:rsidP="0055664A">
      <w:pPr>
        <w:rPr>
          <w:rFonts w:ascii="微软雅黑" w:eastAsia="微软雅黑" w:hAnsi="微软雅黑" w:cs="Arial"/>
          <w:color w:val="000000" w:themeColor="text1"/>
          <w:sz w:val="21"/>
          <w:szCs w:val="21"/>
        </w:rPr>
      </w:pPr>
      <w:r>
        <w:rPr>
          <w:rFonts w:ascii="微软雅黑" w:eastAsia="微软雅黑" w:hAnsi="微软雅黑" w:cs="Arial"/>
          <w:color w:val="000000" w:themeColor="text1"/>
          <w:sz w:val="21"/>
          <w:szCs w:val="21"/>
        </w:rPr>
        <w:t>【反馈】谢谢你的回答</w:t>
      </w:r>
      <w:r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，</w:t>
      </w:r>
      <w:r w:rsidR="00632CC3" w:rsidRPr="0055664A">
        <w:rPr>
          <w:rFonts w:ascii="微软雅黑" w:eastAsia="微软雅黑" w:hAnsi="微软雅黑" w:cs="Arial"/>
          <w:color w:val="000000" w:themeColor="text1"/>
          <w:sz w:val="21"/>
          <w:szCs w:val="21"/>
        </w:rPr>
        <w:t>请</w:t>
      </w:r>
      <w:r w:rsidR="008733DA">
        <w:rPr>
          <w:rFonts w:ascii="微软雅黑" w:eastAsia="微软雅黑" w:hAnsi="微软雅黑" w:cs="Arial"/>
          <w:color w:val="000000" w:themeColor="text1"/>
          <w:sz w:val="21"/>
          <w:szCs w:val="21"/>
        </w:rPr>
        <w:t>看我们的参考答案</w:t>
      </w:r>
      <w:r w:rsidR="008733D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：</w:t>
      </w:r>
    </w:p>
    <w:p w14:paraId="45392FD3" w14:textId="77777777" w:rsidR="008733DA" w:rsidRDefault="008733DA" w:rsidP="0055664A">
      <w:pPr>
        <w:rPr>
          <w:rFonts w:ascii="微软雅黑" w:eastAsia="微软雅黑" w:hAnsi="微软雅黑" w:cs="Arial"/>
          <w:color w:val="000000" w:themeColor="text1"/>
          <w:sz w:val="21"/>
          <w:szCs w:val="21"/>
        </w:rPr>
      </w:pPr>
      <w:r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管理员</w:t>
      </w:r>
      <w:r>
        <w:rPr>
          <w:rFonts w:ascii="微软雅黑" w:eastAsia="微软雅黑" w:hAnsi="微软雅黑" w:cs="Arial"/>
          <w:color w:val="000000" w:themeColor="text1"/>
          <w:sz w:val="21"/>
          <w:szCs w:val="21"/>
        </w:rPr>
        <w:t>A的做法</w:t>
      </w:r>
      <w:r w:rsidR="00632CC3" w:rsidRPr="0055664A">
        <w:rPr>
          <w:rFonts w:ascii="微软雅黑" w:eastAsia="微软雅黑" w:hAnsi="微软雅黑" w:cs="Arial"/>
          <w:color w:val="000000" w:themeColor="text1"/>
          <w:sz w:val="21"/>
          <w:szCs w:val="21"/>
        </w:rPr>
        <w:t>代表了由上至下，由全景到细节的非线性思维。</w:t>
      </w:r>
    </w:p>
    <w:p w14:paraId="6691C919" w14:textId="3DEC8460" w:rsidR="00632CC3" w:rsidRPr="0055664A" w:rsidRDefault="008733DA" w:rsidP="0055664A">
      <w:pPr>
        <w:rPr>
          <w:rFonts w:ascii="微软雅黑" w:eastAsia="微软雅黑" w:hAnsi="微软雅黑"/>
          <w:color w:val="000000" w:themeColor="text1"/>
          <w:sz w:val="21"/>
          <w:szCs w:val="21"/>
        </w:rPr>
      </w:pPr>
      <w:r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管理员B的做法</w:t>
      </w:r>
      <w:r w:rsidR="00632CC3" w:rsidRPr="0055664A">
        <w:rPr>
          <w:rFonts w:ascii="微软雅黑" w:eastAsia="微软雅黑" w:hAnsi="微软雅黑" w:cs="Arial"/>
          <w:color w:val="000000" w:themeColor="text1"/>
          <w:sz w:val="21"/>
          <w:szCs w:val="21"/>
        </w:rPr>
        <w:t>代表了由下至上，稳步前行的线性思维。</w:t>
      </w:r>
    </w:p>
    <w:p w14:paraId="01DCC124" w14:textId="7CEF4EBC" w:rsidR="00632CC3" w:rsidRPr="0055664A" w:rsidRDefault="00632CC3" w:rsidP="0055664A">
      <w:pPr>
        <w:outlineLvl w:val="2"/>
        <w:rPr>
          <w:rFonts w:ascii="微软雅黑" w:eastAsia="微软雅黑" w:hAnsi="微软雅黑"/>
          <w:b/>
          <w:bCs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/>
          <w:b/>
          <w:bCs/>
          <w:color w:val="000000" w:themeColor="text1"/>
          <w:sz w:val="21"/>
          <w:szCs w:val="21"/>
        </w:rPr>
        <w:t xml:space="preserve">02U04A </w:t>
      </w:r>
      <w:ins w:id="9" w:author="Gejing Zhang" w:date="2018-08-22T09:43:00Z">
        <w:r w:rsidR="00B93EBA">
          <w:rPr>
            <w:rFonts w:ascii="微软雅黑" w:eastAsia="微软雅黑" w:hAnsi="微软雅黑" w:cs="宋体" w:hint="eastAsia"/>
            <w:b/>
            <w:bCs/>
            <w:color w:val="000000" w:themeColor="text1"/>
            <w:sz w:val="21"/>
            <w:szCs w:val="21"/>
          </w:rPr>
          <w:t>请思考</w:t>
        </w:r>
      </w:ins>
      <w:del w:id="10" w:author="Gejing Zhang" w:date="2018-08-22T09:43:00Z">
        <w:r w:rsidRPr="0055664A" w:rsidDel="00B93EBA">
          <w:rPr>
            <w:rFonts w:ascii="微软雅黑" w:eastAsia="微软雅黑" w:hAnsi="微软雅黑" w:cs="MS Mincho"/>
            <w:b/>
            <w:bCs/>
            <w:color w:val="000000" w:themeColor="text1"/>
            <w:sz w:val="21"/>
            <w:szCs w:val="21"/>
          </w:rPr>
          <w:delText>小</w:delText>
        </w:r>
        <w:r w:rsidRPr="0055664A" w:rsidDel="00B93EBA">
          <w:rPr>
            <w:rFonts w:ascii="微软雅黑" w:eastAsia="微软雅黑" w:hAnsi="微软雅黑" w:cs="宋体"/>
            <w:b/>
            <w:bCs/>
            <w:color w:val="000000" w:themeColor="text1"/>
            <w:sz w:val="21"/>
            <w:szCs w:val="21"/>
          </w:rPr>
          <w:delText>测验</w:delText>
        </w:r>
      </w:del>
      <w:r w:rsidRPr="0055664A">
        <w:rPr>
          <w:rFonts w:ascii="微软雅黑" w:eastAsia="微软雅黑" w:hAnsi="微软雅黑" w:cs="MS Mincho"/>
          <w:b/>
          <w:bCs/>
          <w:color w:val="000000" w:themeColor="text1"/>
          <w:sz w:val="21"/>
          <w:szCs w:val="21"/>
        </w:rPr>
        <w:t>：</w:t>
      </w:r>
      <w:r w:rsidR="004975AC" w:rsidRPr="0055664A">
        <w:rPr>
          <w:rFonts w:ascii="微软雅黑" w:eastAsia="微软雅黑" w:hAnsi="微软雅黑" w:cs="MS Mincho" w:hint="eastAsia"/>
          <w:b/>
          <w:bCs/>
          <w:color w:val="000000" w:themeColor="text1"/>
          <w:sz w:val="21"/>
          <w:szCs w:val="21"/>
        </w:rPr>
        <w:t>如果你是管理员，你会怎么做？</w:t>
      </w:r>
    </w:p>
    <w:p w14:paraId="0CEA3BA0" w14:textId="77777777" w:rsidR="00632CC3" w:rsidRPr="0055664A" w:rsidRDefault="00632CC3" w:rsidP="0055664A">
      <w:pPr>
        <w:rPr>
          <w:rFonts w:ascii="微软雅黑" w:eastAsia="微软雅黑" w:hAnsi="微软雅黑" w:cs="Arial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/>
          <w:color w:val="000000" w:themeColor="text1"/>
          <w:sz w:val="21"/>
          <w:szCs w:val="21"/>
        </w:rPr>
        <w:t>如果你是上面情景中的科技馆管理员，你会采取管理员A的做法还是管理员B的做法？你选择的做法是否存在弊端？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0"/>
      </w:tblGrid>
      <w:tr w:rsidR="00343E2A" w:rsidRPr="0055664A" w14:paraId="6B38B41E" w14:textId="77777777" w:rsidTr="00343E2A">
        <w:tc>
          <w:tcPr>
            <w:tcW w:w="9010" w:type="dxa"/>
          </w:tcPr>
          <w:p w14:paraId="10FE2FCA" w14:textId="77777777" w:rsidR="00343E2A" w:rsidRPr="0055664A" w:rsidRDefault="00343E2A" w:rsidP="0055664A">
            <w:pPr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</w:p>
          <w:p w14:paraId="027C0782" w14:textId="77777777" w:rsidR="00343E2A" w:rsidRPr="0055664A" w:rsidRDefault="00343E2A" w:rsidP="0055664A">
            <w:pPr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</w:p>
        </w:tc>
      </w:tr>
    </w:tbl>
    <w:p w14:paraId="7962D9B2" w14:textId="77777777" w:rsidR="00632CC3" w:rsidRPr="0055664A" w:rsidRDefault="00632CC3" w:rsidP="0055664A">
      <w:pPr>
        <w:rPr>
          <w:rFonts w:ascii="微软雅黑" w:eastAsia="微软雅黑" w:hAnsi="微软雅黑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/>
          <w:color w:val="000000" w:themeColor="text1"/>
          <w:sz w:val="21"/>
          <w:szCs w:val="21"/>
        </w:rPr>
        <w:t>【反馈】谢谢你的回答。事实上，两个管理员的做法都存在一定的弊端。管理员A由全景到细节的方式可能忽略预算、场地、人员等关键细节，使事情在开展到一半才发现无法推进。管理员B按部就班的做法不易出错，但可能会让整个活动显得死板没新意。</w:t>
      </w:r>
    </w:p>
    <w:p w14:paraId="60468576" w14:textId="44207909" w:rsidR="00632CC3" w:rsidRPr="0055664A" w:rsidRDefault="00DF6778" w:rsidP="0055664A">
      <w:pPr>
        <w:outlineLvl w:val="2"/>
        <w:rPr>
          <w:rFonts w:ascii="微软雅黑" w:eastAsia="微软雅黑" w:hAnsi="微软雅黑" w:cs="MS Mincho"/>
          <w:b/>
          <w:bCs/>
          <w:color w:val="000000" w:themeColor="text1"/>
          <w:sz w:val="21"/>
          <w:szCs w:val="21"/>
        </w:rPr>
      </w:pPr>
      <w:r>
        <w:rPr>
          <w:rFonts w:ascii="微软雅黑" w:eastAsia="微软雅黑" w:hAnsi="微软雅黑" w:cs="Arial"/>
          <w:b/>
          <w:bCs/>
          <w:color w:val="000000" w:themeColor="text1"/>
          <w:sz w:val="21"/>
          <w:szCs w:val="21"/>
        </w:rPr>
        <w:t>02</w:t>
      </w:r>
      <w:r w:rsidR="00632CC3" w:rsidRPr="0055664A">
        <w:rPr>
          <w:rFonts w:ascii="微软雅黑" w:eastAsia="微软雅黑" w:hAnsi="微软雅黑" w:cs="Arial"/>
          <w:b/>
          <w:bCs/>
          <w:color w:val="000000" w:themeColor="text1"/>
          <w:sz w:val="21"/>
          <w:szCs w:val="21"/>
        </w:rPr>
        <w:t xml:space="preserve">U05 </w:t>
      </w:r>
      <w:r w:rsidR="00632CC3" w:rsidRPr="0055664A">
        <w:rPr>
          <w:rFonts w:ascii="微软雅黑" w:eastAsia="微软雅黑" w:hAnsi="微软雅黑" w:cs="MS Mincho"/>
          <w:b/>
          <w:bCs/>
          <w:color w:val="000000" w:themeColor="text1"/>
          <w:sz w:val="21"/>
          <w:szCs w:val="21"/>
        </w:rPr>
        <w:t>两种思</w:t>
      </w:r>
      <w:r w:rsidR="00632CC3" w:rsidRPr="0055664A">
        <w:rPr>
          <w:rFonts w:ascii="微软雅黑" w:eastAsia="微软雅黑" w:hAnsi="微软雅黑" w:cs="宋体"/>
          <w:b/>
          <w:bCs/>
          <w:color w:val="000000" w:themeColor="text1"/>
          <w:sz w:val="21"/>
          <w:szCs w:val="21"/>
        </w:rPr>
        <w:t>维</w:t>
      </w:r>
      <w:r w:rsidR="00632CC3" w:rsidRPr="0055664A">
        <w:rPr>
          <w:rFonts w:ascii="微软雅黑" w:eastAsia="微软雅黑" w:hAnsi="微软雅黑" w:cs="MS Mincho"/>
          <w:b/>
          <w:bCs/>
          <w:color w:val="000000" w:themeColor="text1"/>
          <w:sz w:val="21"/>
          <w:szCs w:val="21"/>
        </w:rPr>
        <w:t>方式的利弊</w:t>
      </w:r>
      <w:r>
        <w:rPr>
          <w:rStyle w:val="af6"/>
          <w:rFonts w:ascii="微软雅黑" w:eastAsia="微软雅黑" w:hAnsi="微软雅黑" w:cs="MS Mincho"/>
          <w:b/>
          <w:bCs/>
          <w:color w:val="000000" w:themeColor="text1"/>
          <w:sz w:val="21"/>
          <w:szCs w:val="21"/>
        </w:rPr>
        <w:footnoteReference w:id="6"/>
      </w:r>
    </w:p>
    <w:p w14:paraId="0C7AED31" w14:textId="77777777" w:rsidR="00632CC3" w:rsidRPr="0055664A" w:rsidRDefault="00632CC3" w:rsidP="0055664A">
      <w:pPr>
        <w:rPr>
          <w:rFonts w:ascii="微软雅黑" w:eastAsia="微软雅黑" w:hAnsi="微软雅黑" w:cs="Arial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相信通过上面的小测验，你也发现了线性、非线性思维各有利弊。</w:t>
      </w:r>
    </w:p>
    <w:p w14:paraId="62EA24CD" w14:textId="77777777" w:rsidR="00632CC3" w:rsidRPr="0055664A" w:rsidRDefault="00632CC3" w:rsidP="0055664A">
      <w:pPr>
        <w:rPr>
          <w:rFonts w:ascii="微软雅黑" w:eastAsia="微软雅黑" w:hAnsi="微软雅黑" w:cs="Arial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lastRenderedPageBreak/>
        <w:t>线性思维的每个步骤都依赖于是（正确）或者不是（不正确）选项或解决方案。 这让完成任务的方法变得容易重复，便于传授给别人。 线性思维使任务的完成更效率、可控。 但由于线性思维是</w:t>
      </w:r>
      <w:bookmarkStart w:id="11" w:name="_GoBack"/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重复的，过程和结果很可能永远不会改变，缺乏创新。</w:t>
      </w:r>
    </w:p>
    <w:bookmarkEnd w:id="11"/>
    <w:p w14:paraId="4B92A88F" w14:textId="77777777" w:rsidR="00632CC3" w:rsidRPr="0055664A" w:rsidRDefault="00632CC3" w:rsidP="0055664A">
      <w:pPr>
        <w:rPr>
          <w:rFonts w:ascii="微软雅黑" w:eastAsia="微软雅黑" w:hAnsi="微软雅黑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非线性思维鼓励从多种角度进行思考，鼓励人们不断试错。因而常常能找到一些让人意想不到但效果很好的点子或方法。然而，因为非线性思维强调的是放飞自己的思绪，思考者往往会忽略结果、目的。这容易导致任务问题无法按时解决，或者完全偏离了原有的轨道。</w:t>
      </w:r>
    </w:p>
    <w:p w14:paraId="545958DB" w14:textId="77777777" w:rsidR="00632CC3" w:rsidRPr="0055664A" w:rsidRDefault="00632CC3" w:rsidP="0055664A">
      <w:pPr>
        <w:outlineLvl w:val="2"/>
        <w:rPr>
          <w:rFonts w:ascii="微软雅黑" w:eastAsia="微软雅黑" w:hAnsi="微软雅黑"/>
          <w:b/>
          <w:bCs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/>
          <w:b/>
          <w:bCs/>
          <w:color w:val="000000" w:themeColor="text1"/>
          <w:sz w:val="21"/>
          <w:szCs w:val="21"/>
        </w:rPr>
        <w:t>02U06</w:t>
      </w:r>
      <w:r w:rsidR="00343E2A" w:rsidRPr="0055664A">
        <w:rPr>
          <w:rFonts w:ascii="微软雅黑" w:eastAsia="微软雅黑" w:hAnsi="微软雅黑" w:cs="Arial" w:hint="eastAsia"/>
          <w:b/>
          <w:bCs/>
          <w:color w:val="000000" w:themeColor="text1"/>
          <w:sz w:val="21"/>
          <w:szCs w:val="21"/>
        </w:rPr>
        <w:t>A</w:t>
      </w:r>
      <w:r w:rsidR="00243C2D" w:rsidRPr="0055664A">
        <w:rPr>
          <w:rFonts w:ascii="微软雅黑" w:eastAsia="微软雅黑" w:hAnsi="微软雅黑" w:cs="Arial" w:hint="eastAsia"/>
          <w:b/>
          <w:bCs/>
          <w:color w:val="000000" w:themeColor="text1"/>
          <w:sz w:val="21"/>
          <w:szCs w:val="21"/>
        </w:rPr>
        <w:t>小测验</w:t>
      </w:r>
      <w:r w:rsidR="00343E2A" w:rsidRPr="0055664A">
        <w:rPr>
          <w:rFonts w:ascii="微软雅黑" w:eastAsia="微软雅黑" w:hAnsi="微软雅黑" w:cs="Arial" w:hint="eastAsia"/>
          <w:b/>
          <w:bCs/>
          <w:color w:val="000000" w:themeColor="text1"/>
          <w:sz w:val="21"/>
          <w:szCs w:val="21"/>
        </w:rPr>
        <w:t>：线性思维与非线性思维的利弊</w:t>
      </w:r>
    </w:p>
    <w:p w14:paraId="02B29A69" w14:textId="77777777" w:rsidR="00A7097C" w:rsidRPr="0055664A" w:rsidRDefault="00A7097C" w:rsidP="0055664A">
      <w:pPr>
        <w:rPr>
          <w:rFonts w:ascii="微软雅黑" w:eastAsia="微软雅黑" w:hAnsi="微软雅黑" w:cs="Arial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/>
          <w:color w:val="000000" w:themeColor="text1"/>
          <w:sz w:val="21"/>
          <w:szCs w:val="21"/>
        </w:rPr>
        <w:t>请你</w:t>
      </w: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回顾线性思维和非线性思维的</w:t>
      </w:r>
      <w:r w:rsidRPr="0055664A">
        <w:rPr>
          <w:rFonts w:ascii="微软雅黑" w:eastAsia="微软雅黑" w:hAnsi="微软雅黑" w:cs="Arial"/>
          <w:color w:val="000000" w:themeColor="text1"/>
          <w:sz w:val="21"/>
          <w:szCs w:val="21"/>
        </w:rPr>
        <w:t>特点，将六个选项拖拽至正确的位置，完成这张表格。</w:t>
      </w:r>
    </w:p>
    <w:tbl>
      <w:tblPr>
        <w:tblStyle w:val="a3"/>
        <w:tblW w:w="8995" w:type="dxa"/>
        <w:tblLook w:val="04A0" w:firstRow="1" w:lastRow="0" w:firstColumn="1" w:lastColumn="0" w:noHBand="0" w:noVBand="1"/>
      </w:tblPr>
      <w:tblGrid>
        <w:gridCol w:w="2252"/>
        <w:gridCol w:w="3053"/>
        <w:gridCol w:w="3690"/>
      </w:tblGrid>
      <w:tr w:rsidR="00DD267A" w:rsidRPr="0055664A" w14:paraId="4BB742FD" w14:textId="77777777" w:rsidTr="00DD267A">
        <w:tc>
          <w:tcPr>
            <w:tcW w:w="2252" w:type="dxa"/>
          </w:tcPr>
          <w:p w14:paraId="18DA6140" w14:textId="77777777" w:rsidR="00DD267A" w:rsidRPr="0055664A" w:rsidRDefault="00DD267A" w:rsidP="0055664A">
            <w:pPr>
              <w:rPr>
                <w:rFonts w:ascii="微软雅黑" w:eastAsia="微软雅黑" w:hAnsi="微软雅黑" w:cs="Arial"/>
                <w:color w:val="000000" w:themeColor="text1"/>
                <w:sz w:val="21"/>
                <w:szCs w:val="21"/>
              </w:rPr>
            </w:pPr>
          </w:p>
        </w:tc>
        <w:tc>
          <w:tcPr>
            <w:tcW w:w="3053" w:type="dxa"/>
          </w:tcPr>
          <w:p w14:paraId="0CD18316" w14:textId="77777777" w:rsidR="00DD267A" w:rsidRPr="0055664A" w:rsidRDefault="00DD267A" w:rsidP="0055664A">
            <w:pPr>
              <w:rPr>
                <w:rFonts w:ascii="微软雅黑" w:eastAsia="微软雅黑" w:hAnsi="微软雅黑" w:cs="Arial"/>
                <w:color w:val="000000" w:themeColor="text1"/>
                <w:sz w:val="21"/>
                <w:szCs w:val="21"/>
              </w:rPr>
            </w:pPr>
            <w:r w:rsidRPr="0055664A">
              <w:rPr>
                <w:rFonts w:ascii="微软雅黑" w:eastAsia="微软雅黑" w:hAnsi="微软雅黑" w:cs="Arial" w:hint="eastAsia"/>
                <w:color w:val="000000" w:themeColor="text1"/>
                <w:sz w:val="21"/>
                <w:szCs w:val="21"/>
              </w:rPr>
              <w:t>优点</w:t>
            </w:r>
          </w:p>
        </w:tc>
        <w:tc>
          <w:tcPr>
            <w:tcW w:w="3690" w:type="dxa"/>
          </w:tcPr>
          <w:p w14:paraId="5C9E9B43" w14:textId="77777777" w:rsidR="00DD267A" w:rsidRPr="0055664A" w:rsidRDefault="00DD267A" w:rsidP="0055664A">
            <w:pPr>
              <w:rPr>
                <w:rFonts w:ascii="微软雅黑" w:eastAsia="微软雅黑" w:hAnsi="微软雅黑" w:cs="Arial"/>
                <w:color w:val="000000" w:themeColor="text1"/>
                <w:sz w:val="21"/>
                <w:szCs w:val="21"/>
              </w:rPr>
            </w:pPr>
            <w:r w:rsidRPr="0055664A">
              <w:rPr>
                <w:rFonts w:ascii="微软雅黑" w:eastAsia="微软雅黑" w:hAnsi="微软雅黑" w:cs="Arial" w:hint="eastAsia"/>
                <w:color w:val="000000" w:themeColor="text1"/>
                <w:sz w:val="21"/>
                <w:szCs w:val="21"/>
              </w:rPr>
              <w:t>缺点</w:t>
            </w:r>
          </w:p>
        </w:tc>
      </w:tr>
      <w:tr w:rsidR="00DD267A" w:rsidRPr="0055664A" w14:paraId="69CE1C1C" w14:textId="77777777" w:rsidTr="00DD267A">
        <w:tc>
          <w:tcPr>
            <w:tcW w:w="2252" w:type="dxa"/>
          </w:tcPr>
          <w:p w14:paraId="5091C218" w14:textId="77777777" w:rsidR="00DD267A" w:rsidRPr="0055664A" w:rsidRDefault="00DD267A" w:rsidP="0055664A">
            <w:pPr>
              <w:rPr>
                <w:rFonts w:ascii="微软雅黑" w:eastAsia="微软雅黑" w:hAnsi="微软雅黑" w:cs="Arial"/>
                <w:color w:val="000000" w:themeColor="text1"/>
                <w:sz w:val="21"/>
                <w:szCs w:val="21"/>
              </w:rPr>
            </w:pPr>
            <w:r w:rsidRPr="0055664A">
              <w:rPr>
                <w:rFonts w:ascii="微软雅黑" w:eastAsia="微软雅黑" w:hAnsi="微软雅黑" w:cs="Arial" w:hint="eastAsia"/>
                <w:color w:val="000000" w:themeColor="text1"/>
                <w:sz w:val="21"/>
                <w:szCs w:val="21"/>
              </w:rPr>
              <w:t>线性思维</w:t>
            </w:r>
          </w:p>
        </w:tc>
        <w:tc>
          <w:tcPr>
            <w:tcW w:w="3053" w:type="dxa"/>
          </w:tcPr>
          <w:p w14:paraId="02CFF8ED" w14:textId="77777777" w:rsidR="00DD267A" w:rsidRPr="0055664A" w:rsidRDefault="00DD267A" w:rsidP="0055664A">
            <w:pPr>
              <w:rPr>
                <w:rFonts w:ascii="微软雅黑" w:eastAsia="微软雅黑" w:hAnsi="微软雅黑" w:cs="Arial"/>
                <w:color w:val="000000" w:themeColor="text1"/>
                <w:sz w:val="21"/>
                <w:szCs w:val="21"/>
              </w:rPr>
            </w:pPr>
          </w:p>
        </w:tc>
        <w:tc>
          <w:tcPr>
            <w:tcW w:w="3690" w:type="dxa"/>
          </w:tcPr>
          <w:p w14:paraId="7F8D4647" w14:textId="77777777" w:rsidR="00DD267A" w:rsidRPr="0055664A" w:rsidRDefault="00DD267A" w:rsidP="0055664A">
            <w:pPr>
              <w:rPr>
                <w:rFonts w:ascii="微软雅黑" w:eastAsia="微软雅黑" w:hAnsi="微软雅黑" w:cs="Arial"/>
                <w:color w:val="000000" w:themeColor="text1"/>
                <w:sz w:val="21"/>
                <w:szCs w:val="21"/>
              </w:rPr>
            </w:pPr>
          </w:p>
        </w:tc>
      </w:tr>
      <w:tr w:rsidR="00DD267A" w:rsidRPr="0055664A" w14:paraId="08D0AA27" w14:textId="77777777" w:rsidTr="00DD267A">
        <w:tc>
          <w:tcPr>
            <w:tcW w:w="2252" w:type="dxa"/>
          </w:tcPr>
          <w:p w14:paraId="23195AEE" w14:textId="77777777" w:rsidR="00DD267A" w:rsidRPr="0055664A" w:rsidRDefault="00DD267A" w:rsidP="0055664A">
            <w:pPr>
              <w:rPr>
                <w:rFonts w:ascii="微软雅黑" w:eastAsia="微软雅黑" w:hAnsi="微软雅黑" w:cs="Arial"/>
                <w:color w:val="000000" w:themeColor="text1"/>
                <w:sz w:val="21"/>
                <w:szCs w:val="21"/>
              </w:rPr>
            </w:pPr>
            <w:r w:rsidRPr="0055664A">
              <w:rPr>
                <w:rFonts w:ascii="微软雅黑" w:eastAsia="微软雅黑" w:hAnsi="微软雅黑" w:cs="Arial" w:hint="eastAsia"/>
                <w:color w:val="000000" w:themeColor="text1"/>
                <w:sz w:val="21"/>
                <w:szCs w:val="21"/>
              </w:rPr>
              <w:t>非线性思维</w:t>
            </w:r>
          </w:p>
        </w:tc>
        <w:tc>
          <w:tcPr>
            <w:tcW w:w="3053" w:type="dxa"/>
          </w:tcPr>
          <w:p w14:paraId="1EC22080" w14:textId="77777777" w:rsidR="00DD267A" w:rsidRPr="0055664A" w:rsidRDefault="00DD267A" w:rsidP="0055664A">
            <w:pPr>
              <w:rPr>
                <w:rFonts w:ascii="微软雅黑" w:eastAsia="微软雅黑" w:hAnsi="微软雅黑" w:cs="Arial"/>
                <w:color w:val="000000" w:themeColor="text1"/>
                <w:sz w:val="21"/>
                <w:szCs w:val="21"/>
              </w:rPr>
            </w:pPr>
          </w:p>
        </w:tc>
        <w:tc>
          <w:tcPr>
            <w:tcW w:w="3690" w:type="dxa"/>
          </w:tcPr>
          <w:p w14:paraId="18657F48" w14:textId="77777777" w:rsidR="00DD267A" w:rsidRPr="0055664A" w:rsidRDefault="00DD267A" w:rsidP="0055664A">
            <w:pPr>
              <w:rPr>
                <w:rFonts w:ascii="微软雅黑" w:eastAsia="微软雅黑" w:hAnsi="微软雅黑" w:cs="Arial"/>
                <w:color w:val="000000" w:themeColor="text1"/>
                <w:sz w:val="21"/>
                <w:szCs w:val="21"/>
              </w:rPr>
            </w:pPr>
          </w:p>
        </w:tc>
      </w:tr>
    </w:tbl>
    <w:p w14:paraId="481C4819" w14:textId="77777777" w:rsidR="00455357" w:rsidRPr="0055664A" w:rsidRDefault="00A7097C" w:rsidP="0055664A">
      <w:pPr>
        <w:rPr>
          <w:rFonts w:ascii="微软雅黑" w:eastAsia="微软雅黑" w:hAnsi="微软雅黑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/>
          <w:color w:val="000000" w:themeColor="text1"/>
          <w:sz w:val="21"/>
          <w:szCs w:val="21"/>
          <w:shd w:val="clear" w:color="auto" w:fill="FFFFFF"/>
        </w:rPr>
        <w:t>◌</w:t>
      </w:r>
      <w:r w:rsidRPr="0055664A">
        <w:rPr>
          <w:rFonts w:ascii="微软雅黑" w:eastAsia="微软雅黑" w:hAnsi="微软雅黑" w:cs="Arial"/>
          <w:color w:val="000000" w:themeColor="text1"/>
          <w:sz w:val="21"/>
          <w:szCs w:val="21"/>
        </w:rPr>
        <w:t xml:space="preserve"> </w:t>
      </w:r>
      <w:r w:rsidR="00DD267A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缺乏创新</w:t>
      </w:r>
      <w:r w:rsidRPr="0055664A">
        <w:rPr>
          <w:rFonts w:ascii="微软雅黑" w:eastAsia="微软雅黑" w:hAnsi="微软雅黑" w:cs="Arial"/>
          <w:color w:val="000000" w:themeColor="text1"/>
          <w:sz w:val="21"/>
          <w:szCs w:val="21"/>
        </w:rPr>
        <w:t xml:space="preserve">                 </w:t>
      </w:r>
      <w:r w:rsidRPr="0055664A">
        <w:rPr>
          <w:rFonts w:ascii="微软雅黑" w:eastAsia="微软雅黑" w:hAnsi="微软雅黑" w:cs="Arial"/>
          <w:color w:val="000000" w:themeColor="text1"/>
          <w:sz w:val="21"/>
          <w:szCs w:val="21"/>
        </w:rPr>
        <w:tab/>
      </w:r>
      <w:r w:rsidR="00455357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ab/>
      </w:r>
      <w:r w:rsidR="00455357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ab/>
      </w:r>
      <w:r w:rsidR="00455357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ab/>
      </w:r>
      <w:r w:rsidRPr="0055664A">
        <w:rPr>
          <w:rFonts w:ascii="微软雅黑" w:eastAsia="微软雅黑" w:hAnsi="微软雅黑" w:cs="Arial"/>
          <w:color w:val="000000" w:themeColor="text1"/>
          <w:sz w:val="21"/>
          <w:szCs w:val="21"/>
          <w:shd w:val="clear" w:color="auto" w:fill="FFFFFF"/>
        </w:rPr>
        <w:t>◌</w:t>
      </w:r>
      <w:r w:rsidRPr="0055664A">
        <w:rPr>
          <w:rFonts w:ascii="微软雅黑" w:eastAsia="微软雅黑" w:hAnsi="微软雅黑" w:cs="Arial"/>
          <w:color w:val="000000" w:themeColor="text1"/>
          <w:sz w:val="21"/>
          <w:szCs w:val="21"/>
        </w:rPr>
        <w:t xml:space="preserve"> </w:t>
      </w:r>
      <w:r w:rsidR="00DD267A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容易复制，便于传授给他人</w:t>
      </w:r>
      <w:r w:rsidRPr="0055664A">
        <w:rPr>
          <w:rFonts w:ascii="微软雅黑" w:eastAsia="微软雅黑" w:hAnsi="微软雅黑" w:cs="Arial"/>
          <w:color w:val="000000" w:themeColor="text1"/>
          <w:sz w:val="21"/>
          <w:szCs w:val="21"/>
        </w:rPr>
        <w:tab/>
      </w:r>
      <w:r w:rsidR="00DD267A" w:rsidRPr="0055664A">
        <w:rPr>
          <w:rFonts w:ascii="微软雅黑" w:eastAsia="微软雅黑" w:hAnsi="微软雅黑" w:hint="eastAsia"/>
          <w:color w:val="000000" w:themeColor="text1"/>
          <w:sz w:val="21"/>
          <w:szCs w:val="21"/>
        </w:rPr>
        <w:tab/>
      </w:r>
    </w:p>
    <w:p w14:paraId="0006CE30" w14:textId="77777777" w:rsidR="00455357" w:rsidRPr="0055664A" w:rsidRDefault="00A7097C" w:rsidP="0055664A">
      <w:pPr>
        <w:rPr>
          <w:rFonts w:ascii="微软雅黑" w:eastAsia="微软雅黑" w:hAnsi="微软雅黑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/>
          <w:color w:val="000000" w:themeColor="text1"/>
          <w:sz w:val="21"/>
          <w:szCs w:val="21"/>
          <w:shd w:val="clear" w:color="auto" w:fill="FFFFFF"/>
        </w:rPr>
        <w:t>◌</w:t>
      </w:r>
      <w:r w:rsidRPr="0055664A">
        <w:rPr>
          <w:rFonts w:ascii="微软雅黑" w:eastAsia="微软雅黑" w:hAnsi="微软雅黑" w:cs="Arial"/>
          <w:color w:val="000000" w:themeColor="text1"/>
          <w:sz w:val="21"/>
          <w:szCs w:val="21"/>
        </w:rPr>
        <w:t xml:space="preserve"> </w:t>
      </w:r>
      <w:r w:rsidR="00DD267A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让完成任务更为高效、可控</w:t>
      </w:r>
      <w:r w:rsidR="00455357" w:rsidRPr="0055664A">
        <w:rPr>
          <w:rFonts w:ascii="微软雅黑" w:eastAsia="微软雅黑" w:hAnsi="微软雅黑" w:hint="eastAsia"/>
          <w:color w:val="000000" w:themeColor="text1"/>
          <w:sz w:val="21"/>
          <w:szCs w:val="21"/>
        </w:rPr>
        <w:tab/>
      </w:r>
      <w:r w:rsidR="00455357" w:rsidRPr="0055664A">
        <w:rPr>
          <w:rFonts w:ascii="微软雅黑" w:eastAsia="微软雅黑" w:hAnsi="微软雅黑" w:hint="eastAsia"/>
          <w:color w:val="000000" w:themeColor="text1"/>
          <w:sz w:val="21"/>
          <w:szCs w:val="21"/>
        </w:rPr>
        <w:tab/>
      </w:r>
      <w:r w:rsidR="00455357" w:rsidRPr="0055664A">
        <w:rPr>
          <w:rFonts w:ascii="微软雅黑" w:eastAsia="微软雅黑" w:hAnsi="微软雅黑" w:hint="eastAsia"/>
          <w:color w:val="000000" w:themeColor="text1"/>
          <w:sz w:val="21"/>
          <w:szCs w:val="21"/>
        </w:rPr>
        <w:tab/>
      </w:r>
      <w:r w:rsidRPr="0055664A">
        <w:rPr>
          <w:rFonts w:ascii="微软雅黑" w:eastAsia="微软雅黑" w:hAnsi="微软雅黑" w:cs="Arial"/>
          <w:color w:val="000000" w:themeColor="text1"/>
          <w:sz w:val="21"/>
          <w:szCs w:val="21"/>
          <w:shd w:val="clear" w:color="auto" w:fill="FFFFFF"/>
        </w:rPr>
        <w:t>◌</w:t>
      </w:r>
      <w:r w:rsidRPr="0055664A">
        <w:rPr>
          <w:rFonts w:ascii="微软雅黑" w:eastAsia="微软雅黑" w:hAnsi="微软雅黑" w:cs="Arial"/>
          <w:color w:val="000000" w:themeColor="text1"/>
          <w:sz w:val="21"/>
          <w:szCs w:val="21"/>
        </w:rPr>
        <w:t xml:space="preserve"> </w:t>
      </w:r>
      <w:r w:rsidR="00DD267A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多角度思考，富含创新</w:t>
      </w:r>
      <w:r w:rsidR="00DD267A" w:rsidRPr="0055664A">
        <w:rPr>
          <w:rFonts w:ascii="微软雅黑" w:eastAsia="微软雅黑" w:hAnsi="微软雅黑" w:hint="eastAsia"/>
          <w:color w:val="000000" w:themeColor="text1"/>
          <w:sz w:val="21"/>
          <w:szCs w:val="21"/>
        </w:rPr>
        <w:tab/>
      </w:r>
    </w:p>
    <w:p w14:paraId="2020B885" w14:textId="77777777" w:rsidR="00A7097C" w:rsidRPr="0055664A" w:rsidRDefault="00A7097C" w:rsidP="0055664A">
      <w:pPr>
        <w:rPr>
          <w:rFonts w:ascii="微软雅黑" w:eastAsia="微软雅黑" w:hAnsi="微软雅黑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/>
          <w:color w:val="000000" w:themeColor="text1"/>
          <w:sz w:val="21"/>
          <w:szCs w:val="21"/>
          <w:shd w:val="clear" w:color="auto" w:fill="FFFFFF"/>
        </w:rPr>
        <w:t>◌</w:t>
      </w:r>
      <w:r w:rsidRPr="0055664A">
        <w:rPr>
          <w:rFonts w:ascii="微软雅黑" w:eastAsia="微软雅黑" w:hAnsi="微软雅黑" w:cs="Arial"/>
          <w:color w:val="000000" w:themeColor="text1"/>
          <w:sz w:val="21"/>
          <w:szCs w:val="21"/>
        </w:rPr>
        <w:t xml:space="preserve"> </w:t>
      </w:r>
      <w:r w:rsidR="00DD267A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导致任务偏离原有轨道</w:t>
      </w:r>
      <w:r w:rsidR="00455357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ab/>
      </w:r>
      <w:r w:rsidR="00455357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ab/>
      </w:r>
      <w:r w:rsidR="00455357" w:rsidRPr="0055664A">
        <w:rPr>
          <w:rFonts w:ascii="微软雅黑" w:eastAsia="微软雅黑" w:hAnsi="微软雅黑" w:hint="eastAsia"/>
          <w:color w:val="000000" w:themeColor="text1"/>
          <w:sz w:val="21"/>
          <w:szCs w:val="21"/>
        </w:rPr>
        <w:tab/>
      </w:r>
      <w:r w:rsidR="00455357" w:rsidRPr="0055664A">
        <w:rPr>
          <w:rFonts w:ascii="微软雅黑" w:eastAsia="微软雅黑" w:hAnsi="微软雅黑" w:cs="Arial"/>
          <w:color w:val="000000" w:themeColor="text1"/>
          <w:sz w:val="21"/>
          <w:szCs w:val="21"/>
          <w:shd w:val="clear" w:color="auto" w:fill="FFFFFF"/>
        </w:rPr>
        <w:t>◌</w:t>
      </w:r>
      <w:r w:rsidR="00455357" w:rsidRPr="0055664A">
        <w:rPr>
          <w:rFonts w:ascii="微软雅黑" w:eastAsia="微软雅黑" w:hAnsi="微软雅黑" w:cs="Arial"/>
          <w:color w:val="000000" w:themeColor="text1"/>
          <w:sz w:val="21"/>
          <w:szCs w:val="21"/>
        </w:rPr>
        <w:t xml:space="preserve"> </w:t>
      </w:r>
      <w:r w:rsidR="00455357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导致任务无法按时完成</w:t>
      </w:r>
      <w:r w:rsidR="00455357" w:rsidRPr="0055664A">
        <w:rPr>
          <w:rFonts w:ascii="微软雅黑" w:eastAsia="微软雅黑" w:hAnsi="微软雅黑" w:cs="Arial"/>
          <w:color w:val="000000" w:themeColor="text1"/>
          <w:sz w:val="21"/>
          <w:szCs w:val="21"/>
        </w:rPr>
        <w:t xml:space="preserve">             </w:t>
      </w:r>
    </w:p>
    <w:p w14:paraId="225378D2" w14:textId="77777777" w:rsidR="00A7097C" w:rsidRPr="0055664A" w:rsidRDefault="00A7097C" w:rsidP="0055664A">
      <w:pPr>
        <w:rPr>
          <w:rFonts w:ascii="微软雅黑" w:eastAsia="微软雅黑" w:hAnsi="微软雅黑" w:cs="Arial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/>
          <w:color w:val="000000" w:themeColor="text1"/>
          <w:sz w:val="21"/>
          <w:szCs w:val="21"/>
        </w:rPr>
        <w:t>【正确答案】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2"/>
        <w:gridCol w:w="3053"/>
        <w:gridCol w:w="3690"/>
      </w:tblGrid>
      <w:tr w:rsidR="00DD267A" w:rsidRPr="0055664A" w14:paraId="65773F46" w14:textId="77777777" w:rsidTr="00DD267A">
        <w:tc>
          <w:tcPr>
            <w:tcW w:w="2252" w:type="dxa"/>
          </w:tcPr>
          <w:p w14:paraId="774EE1BC" w14:textId="77777777" w:rsidR="00DD267A" w:rsidRPr="0055664A" w:rsidRDefault="00DD267A" w:rsidP="0055664A">
            <w:pPr>
              <w:rPr>
                <w:rFonts w:ascii="微软雅黑" w:eastAsia="微软雅黑" w:hAnsi="微软雅黑" w:cs="Arial"/>
                <w:color w:val="000000" w:themeColor="text1"/>
                <w:sz w:val="21"/>
                <w:szCs w:val="21"/>
              </w:rPr>
            </w:pPr>
          </w:p>
        </w:tc>
        <w:tc>
          <w:tcPr>
            <w:tcW w:w="3053" w:type="dxa"/>
          </w:tcPr>
          <w:p w14:paraId="2836D425" w14:textId="77777777" w:rsidR="00DD267A" w:rsidRPr="0055664A" w:rsidRDefault="00DD267A" w:rsidP="0055664A">
            <w:pPr>
              <w:rPr>
                <w:rFonts w:ascii="微软雅黑" w:eastAsia="微软雅黑" w:hAnsi="微软雅黑" w:cs="Arial"/>
                <w:color w:val="000000" w:themeColor="text1"/>
                <w:sz w:val="21"/>
                <w:szCs w:val="21"/>
              </w:rPr>
            </w:pPr>
            <w:r w:rsidRPr="0055664A">
              <w:rPr>
                <w:rFonts w:ascii="微软雅黑" w:eastAsia="微软雅黑" w:hAnsi="微软雅黑" w:cs="Arial" w:hint="eastAsia"/>
                <w:color w:val="000000" w:themeColor="text1"/>
                <w:sz w:val="21"/>
                <w:szCs w:val="21"/>
              </w:rPr>
              <w:t>优点</w:t>
            </w:r>
          </w:p>
        </w:tc>
        <w:tc>
          <w:tcPr>
            <w:tcW w:w="3690" w:type="dxa"/>
          </w:tcPr>
          <w:p w14:paraId="5A756A2E" w14:textId="77777777" w:rsidR="00DD267A" w:rsidRPr="0055664A" w:rsidRDefault="00DD267A" w:rsidP="0055664A">
            <w:pPr>
              <w:rPr>
                <w:rFonts w:ascii="微软雅黑" w:eastAsia="微软雅黑" w:hAnsi="微软雅黑" w:cs="Arial"/>
                <w:color w:val="000000" w:themeColor="text1"/>
                <w:sz w:val="21"/>
                <w:szCs w:val="21"/>
              </w:rPr>
            </w:pPr>
            <w:r w:rsidRPr="0055664A">
              <w:rPr>
                <w:rFonts w:ascii="微软雅黑" w:eastAsia="微软雅黑" w:hAnsi="微软雅黑" w:cs="Arial" w:hint="eastAsia"/>
                <w:color w:val="000000" w:themeColor="text1"/>
                <w:sz w:val="21"/>
                <w:szCs w:val="21"/>
              </w:rPr>
              <w:t>缺点</w:t>
            </w:r>
          </w:p>
        </w:tc>
      </w:tr>
      <w:tr w:rsidR="00DD267A" w:rsidRPr="0055664A" w14:paraId="3E35D221" w14:textId="77777777" w:rsidTr="00DD267A">
        <w:tc>
          <w:tcPr>
            <w:tcW w:w="2252" w:type="dxa"/>
          </w:tcPr>
          <w:p w14:paraId="2AC35518" w14:textId="77777777" w:rsidR="00DD267A" w:rsidRPr="0055664A" w:rsidRDefault="00DD267A" w:rsidP="0055664A">
            <w:pPr>
              <w:rPr>
                <w:rFonts w:ascii="微软雅黑" w:eastAsia="微软雅黑" w:hAnsi="微软雅黑" w:cs="Arial"/>
                <w:color w:val="000000" w:themeColor="text1"/>
                <w:sz w:val="21"/>
                <w:szCs w:val="21"/>
              </w:rPr>
            </w:pPr>
            <w:r w:rsidRPr="0055664A">
              <w:rPr>
                <w:rFonts w:ascii="微软雅黑" w:eastAsia="微软雅黑" w:hAnsi="微软雅黑" w:cs="Arial" w:hint="eastAsia"/>
                <w:color w:val="000000" w:themeColor="text1"/>
                <w:sz w:val="21"/>
                <w:szCs w:val="21"/>
              </w:rPr>
              <w:t>线性思维</w:t>
            </w:r>
          </w:p>
        </w:tc>
        <w:tc>
          <w:tcPr>
            <w:tcW w:w="3053" w:type="dxa"/>
          </w:tcPr>
          <w:p w14:paraId="22A44C71" w14:textId="77777777" w:rsidR="00DD267A" w:rsidRPr="0055664A" w:rsidRDefault="00DD267A" w:rsidP="0055664A">
            <w:pPr>
              <w:rPr>
                <w:rFonts w:ascii="微软雅黑" w:eastAsia="微软雅黑" w:hAnsi="微软雅黑" w:cs="Arial"/>
                <w:color w:val="000000" w:themeColor="text1"/>
                <w:sz w:val="21"/>
                <w:szCs w:val="21"/>
              </w:rPr>
            </w:pPr>
            <w:r w:rsidRPr="0055664A">
              <w:rPr>
                <w:rFonts w:ascii="微软雅黑" w:eastAsia="微软雅黑" w:hAnsi="微软雅黑" w:cs="Arial" w:hint="eastAsia"/>
                <w:color w:val="000000" w:themeColor="text1"/>
                <w:sz w:val="21"/>
                <w:szCs w:val="21"/>
              </w:rPr>
              <w:t>容易复制，便于传授给他人</w:t>
            </w:r>
          </w:p>
          <w:p w14:paraId="141552E9" w14:textId="77777777" w:rsidR="00DD267A" w:rsidRPr="0055664A" w:rsidRDefault="00DD267A" w:rsidP="0055664A">
            <w:pPr>
              <w:rPr>
                <w:rFonts w:ascii="微软雅黑" w:eastAsia="微软雅黑" w:hAnsi="微软雅黑" w:cs="Arial"/>
                <w:color w:val="000000" w:themeColor="text1"/>
                <w:sz w:val="21"/>
                <w:szCs w:val="21"/>
              </w:rPr>
            </w:pPr>
            <w:r w:rsidRPr="0055664A">
              <w:rPr>
                <w:rFonts w:ascii="微软雅黑" w:eastAsia="微软雅黑" w:hAnsi="微软雅黑" w:cs="Arial" w:hint="eastAsia"/>
                <w:color w:val="000000" w:themeColor="text1"/>
                <w:sz w:val="21"/>
                <w:szCs w:val="21"/>
              </w:rPr>
              <w:t>让完成任务更为高效、可控</w:t>
            </w:r>
          </w:p>
        </w:tc>
        <w:tc>
          <w:tcPr>
            <w:tcW w:w="3690" w:type="dxa"/>
          </w:tcPr>
          <w:p w14:paraId="111A6F8B" w14:textId="77777777" w:rsidR="00DD267A" w:rsidRPr="0055664A" w:rsidRDefault="00DD267A" w:rsidP="0055664A">
            <w:pPr>
              <w:rPr>
                <w:rFonts w:ascii="微软雅黑" w:eastAsia="微软雅黑" w:hAnsi="微软雅黑" w:cs="Arial"/>
                <w:color w:val="000000" w:themeColor="text1"/>
                <w:sz w:val="21"/>
                <w:szCs w:val="21"/>
              </w:rPr>
            </w:pPr>
            <w:r w:rsidRPr="0055664A">
              <w:rPr>
                <w:rFonts w:ascii="微软雅黑" w:eastAsia="微软雅黑" w:hAnsi="微软雅黑" w:cs="Arial" w:hint="eastAsia"/>
                <w:color w:val="000000" w:themeColor="text1"/>
                <w:sz w:val="21"/>
                <w:szCs w:val="21"/>
              </w:rPr>
              <w:t>缺乏创新</w:t>
            </w:r>
            <w:r w:rsidRPr="0055664A">
              <w:rPr>
                <w:rFonts w:ascii="微软雅黑" w:eastAsia="微软雅黑" w:hAnsi="微软雅黑" w:cs="Arial"/>
                <w:color w:val="000000" w:themeColor="text1"/>
                <w:sz w:val="21"/>
                <w:szCs w:val="21"/>
              </w:rPr>
              <w:t xml:space="preserve">                 </w:t>
            </w:r>
          </w:p>
        </w:tc>
      </w:tr>
      <w:tr w:rsidR="00DD267A" w:rsidRPr="0055664A" w14:paraId="3121B291" w14:textId="77777777" w:rsidTr="00DD267A">
        <w:tc>
          <w:tcPr>
            <w:tcW w:w="2252" w:type="dxa"/>
          </w:tcPr>
          <w:p w14:paraId="31CB2364" w14:textId="77777777" w:rsidR="00DD267A" w:rsidRPr="0055664A" w:rsidRDefault="00DD267A" w:rsidP="0055664A">
            <w:pPr>
              <w:rPr>
                <w:rFonts w:ascii="微软雅黑" w:eastAsia="微软雅黑" w:hAnsi="微软雅黑" w:cs="Arial"/>
                <w:color w:val="000000" w:themeColor="text1"/>
                <w:sz w:val="21"/>
                <w:szCs w:val="21"/>
              </w:rPr>
            </w:pPr>
            <w:r w:rsidRPr="0055664A">
              <w:rPr>
                <w:rFonts w:ascii="微软雅黑" w:eastAsia="微软雅黑" w:hAnsi="微软雅黑" w:cs="Arial" w:hint="eastAsia"/>
                <w:color w:val="000000" w:themeColor="text1"/>
                <w:sz w:val="21"/>
                <w:szCs w:val="21"/>
              </w:rPr>
              <w:t>非线性思维</w:t>
            </w:r>
          </w:p>
        </w:tc>
        <w:tc>
          <w:tcPr>
            <w:tcW w:w="3053" w:type="dxa"/>
          </w:tcPr>
          <w:p w14:paraId="59198047" w14:textId="77777777" w:rsidR="00DD267A" w:rsidRPr="0055664A" w:rsidRDefault="00DD267A" w:rsidP="0055664A">
            <w:pPr>
              <w:rPr>
                <w:rFonts w:ascii="微软雅黑" w:eastAsia="微软雅黑" w:hAnsi="微软雅黑" w:cs="Arial"/>
                <w:color w:val="000000" w:themeColor="text1"/>
                <w:sz w:val="21"/>
                <w:szCs w:val="21"/>
              </w:rPr>
            </w:pPr>
            <w:r w:rsidRPr="0055664A">
              <w:rPr>
                <w:rFonts w:ascii="微软雅黑" w:eastAsia="微软雅黑" w:hAnsi="微软雅黑" w:cs="Arial" w:hint="eastAsia"/>
                <w:color w:val="000000" w:themeColor="text1"/>
                <w:sz w:val="21"/>
                <w:szCs w:val="21"/>
              </w:rPr>
              <w:t>多角度思考，富含创新</w:t>
            </w:r>
          </w:p>
        </w:tc>
        <w:tc>
          <w:tcPr>
            <w:tcW w:w="3690" w:type="dxa"/>
          </w:tcPr>
          <w:p w14:paraId="425B128A" w14:textId="77777777" w:rsidR="00DD267A" w:rsidRPr="0055664A" w:rsidRDefault="00DD267A" w:rsidP="0055664A">
            <w:pPr>
              <w:rPr>
                <w:rFonts w:ascii="微软雅黑" w:eastAsia="微软雅黑" w:hAnsi="微软雅黑" w:cs="Arial"/>
                <w:color w:val="000000" w:themeColor="text1"/>
                <w:sz w:val="21"/>
                <w:szCs w:val="21"/>
              </w:rPr>
            </w:pPr>
            <w:r w:rsidRPr="0055664A">
              <w:rPr>
                <w:rFonts w:ascii="微软雅黑" w:eastAsia="微软雅黑" w:hAnsi="微软雅黑" w:cs="Arial" w:hint="eastAsia"/>
                <w:color w:val="000000" w:themeColor="text1"/>
                <w:sz w:val="21"/>
                <w:szCs w:val="21"/>
              </w:rPr>
              <w:t>导致任务无法按时完成</w:t>
            </w:r>
            <w:r w:rsidRPr="0055664A">
              <w:rPr>
                <w:rFonts w:ascii="微软雅黑" w:eastAsia="微软雅黑" w:hAnsi="微软雅黑" w:cs="Arial"/>
                <w:color w:val="000000" w:themeColor="text1"/>
                <w:sz w:val="21"/>
                <w:szCs w:val="21"/>
              </w:rPr>
              <w:t xml:space="preserve">                 </w:t>
            </w:r>
          </w:p>
          <w:p w14:paraId="3AE2FD71" w14:textId="77777777" w:rsidR="00DD267A" w:rsidRPr="0055664A" w:rsidRDefault="00DD267A" w:rsidP="0055664A">
            <w:pPr>
              <w:rPr>
                <w:rFonts w:ascii="微软雅黑" w:eastAsia="微软雅黑" w:hAnsi="微软雅黑" w:cs="Arial"/>
                <w:color w:val="000000" w:themeColor="text1"/>
                <w:sz w:val="21"/>
                <w:szCs w:val="21"/>
              </w:rPr>
            </w:pPr>
            <w:r w:rsidRPr="0055664A">
              <w:rPr>
                <w:rFonts w:ascii="微软雅黑" w:eastAsia="微软雅黑" w:hAnsi="微软雅黑" w:cs="Arial" w:hint="eastAsia"/>
                <w:color w:val="000000" w:themeColor="text1"/>
                <w:sz w:val="21"/>
                <w:szCs w:val="21"/>
              </w:rPr>
              <w:t>导致任务偏离原有轨道</w:t>
            </w:r>
          </w:p>
        </w:tc>
      </w:tr>
    </w:tbl>
    <w:p w14:paraId="573445E8" w14:textId="6CB90F5F" w:rsidR="00F25BF9" w:rsidRDefault="00A7097C" w:rsidP="0055664A">
      <w:pPr>
        <w:rPr>
          <w:rFonts w:ascii="微软雅黑" w:eastAsia="微软雅黑" w:hAnsi="微软雅黑" w:cs="Arial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/>
          <w:color w:val="000000" w:themeColor="text1"/>
          <w:sz w:val="21"/>
          <w:szCs w:val="21"/>
        </w:rPr>
        <w:t>【反馈】</w:t>
      </w:r>
    </w:p>
    <w:p w14:paraId="2DDECB05" w14:textId="77777777" w:rsidR="0016681A" w:rsidRPr="0055664A" w:rsidRDefault="0016681A" w:rsidP="0016681A">
      <w:pPr>
        <w:rPr>
          <w:rFonts w:ascii="微软雅黑" w:eastAsia="微软雅黑" w:hAnsi="微软雅黑" w:cs="Arial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正确：恭喜你，回答正确！</w:t>
      </w:r>
    </w:p>
    <w:p w14:paraId="571F592E" w14:textId="77777777" w:rsidR="0016681A" w:rsidRPr="0055664A" w:rsidRDefault="0016681A" w:rsidP="0016681A">
      <w:pPr>
        <w:rPr>
          <w:rFonts w:ascii="微软雅黑" w:eastAsia="微软雅黑" w:hAnsi="微软雅黑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错误：</w:t>
      </w:r>
      <w:r w:rsidRPr="0055664A">
        <w:rPr>
          <w:rFonts w:ascii="微软雅黑" w:eastAsia="微软雅黑" w:hAnsi="微软雅黑" w:cs="Arial"/>
          <w:color w:val="000000" w:themeColor="text1"/>
          <w:sz w:val="21"/>
          <w:szCs w:val="21"/>
        </w:rPr>
        <w:t>谢谢你的回答，请看我们的参考分类。</w:t>
      </w:r>
    </w:p>
    <w:p w14:paraId="128FB350" w14:textId="77777777" w:rsidR="0016681A" w:rsidRPr="0016681A" w:rsidRDefault="0016681A" w:rsidP="0055664A">
      <w:pPr>
        <w:rPr>
          <w:rFonts w:ascii="微软雅黑" w:eastAsia="微软雅黑" w:hAnsi="微软雅黑"/>
          <w:color w:val="000000" w:themeColor="text1"/>
          <w:sz w:val="21"/>
          <w:szCs w:val="21"/>
        </w:rPr>
      </w:pPr>
    </w:p>
    <w:p w14:paraId="0B6AA708" w14:textId="48FB88F7" w:rsidR="00E53D5A" w:rsidRPr="0055664A" w:rsidRDefault="00343E2A" w:rsidP="0055664A">
      <w:pPr>
        <w:outlineLvl w:val="1"/>
        <w:rPr>
          <w:rFonts w:ascii="微软雅黑" w:eastAsia="微软雅黑" w:hAnsi="微软雅黑" w:cs="Arial"/>
          <w:b/>
          <w:bCs/>
          <w:color w:val="000000" w:themeColor="text1"/>
          <w:sz w:val="21"/>
          <w:szCs w:val="21"/>
          <w:shd w:val="clear" w:color="auto" w:fill="DEEAF6"/>
        </w:rPr>
      </w:pPr>
      <w:r w:rsidRPr="0055664A">
        <w:rPr>
          <w:rFonts w:ascii="微软雅黑" w:eastAsia="微软雅黑" w:hAnsi="微软雅黑" w:cs="Arial"/>
          <w:b/>
          <w:bCs/>
          <w:color w:val="000000" w:themeColor="text1"/>
          <w:sz w:val="21"/>
          <w:szCs w:val="21"/>
          <w:shd w:val="clear" w:color="auto" w:fill="DEEAF6"/>
        </w:rPr>
        <w:t>03</w:t>
      </w:r>
      <w:r w:rsidR="00E53D5A" w:rsidRPr="0055664A">
        <w:rPr>
          <w:rFonts w:ascii="微软雅黑" w:eastAsia="微软雅黑" w:hAnsi="微软雅黑" w:cs="Arial"/>
          <w:b/>
          <w:bCs/>
          <w:color w:val="000000" w:themeColor="text1"/>
          <w:sz w:val="21"/>
          <w:szCs w:val="21"/>
          <w:shd w:val="clear" w:color="auto" w:fill="DEEAF6"/>
        </w:rPr>
        <w:t xml:space="preserve">U </w:t>
      </w:r>
      <w:r w:rsidR="00B70016" w:rsidRPr="0055664A">
        <w:rPr>
          <w:rFonts w:ascii="微软雅黑" w:eastAsia="微软雅黑" w:hAnsi="微软雅黑" w:cs="Arial" w:hint="eastAsia"/>
          <w:b/>
          <w:bCs/>
          <w:color w:val="000000" w:themeColor="text1"/>
          <w:sz w:val="21"/>
          <w:szCs w:val="21"/>
          <w:shd w:val="clear" w:color="auto" w:fill="DEEAF6"/>
        </w:rPr>
        <w:t>常见的</w:t>
      </w:r>
      <w:r w:rsidR="00A7097C" w:rsidRPr="0055664A">
        <w:rPr>
          <w:rFonts w:ascii="微软雅黑" w:eastAsia="微软雅黑" w:hAnsi="微软雅黑" w:cs="Arial" w:hint="eastAsia"/>
          <w:b/>
          <w:bCs/>
          <w:color w:val="000000" w:themeColor="text1"/>
          <w:sz w:val="21"/>
          <w:szCs w:val="21"/>
          <w:shd w:val="clear" w:color="auto" w:fill="DEEAF6"/>
        </w:rPr>
        <w:t>思维误区</w:t>
      </w:r>
      <w:r w:rsidR="009B594C" w:rsidRPr="0055664A">
        <w:rPr>
          <w:rFonts w:ascii="微软雅黑" w:eastAsia="微软雅黑" w:hAnsi="微软雅黑" w:cs="Arial" w:hint="eastAsia"/>
          <w:b/>
          <w:bCs/>
          <w:color w:val="000000" w:themeColor="text1"/>
          <w:sz w:val="21"/>
          <w:szCs w:val="21"/>
          <w:shd w:val="clear" w:color="auto" w:fill="DEEAF6"/>
        </w:rPr>
        <w:t>一</w:t>
      </w:r>
      <w:r w:rsidR="00B70016" w:rsidRPr="0055664A">
        <w:rPr>
          <w:rFonts w:ascii="微软雅黑" w:eastAsia="微软雅黑" w:hAnsi="微软雅黑" w:cs="Arial" w:hint="eastAsia"/>
          <w:b/>
          <w:bCs/>
          <w:color w:val="000000" w:themeColor="text1"/>
          <w:sz w:val="21"/>
          <w:szCs w:val="21"/>
          <w:shd w:val="clear" w:color="auto" w:fill="DEEAF6"/>
        </w:rPr>
        <w:t>：直跳结果</w:t>
      </w:r>
      <w:r w:rsidR="00DF6778">
        <w:rPr>
          <w:rFonts w:ascii="微软雅黑" w:eastAsia="微软雅黑" w:hAnsi="微软雅黑" w:cs="Arial" w:hint="eastAsia"/>
          <w:b/>
          <w:bCs/>
          <w:color w:val="000000" w:themeColor="text1"/>
          <w:sz w:val="21"/>
          <w:szCs w:val="21"/>
          <w:shd w:val="clear" w:color="auto" w:fill="DEEAF6"/>
        </w:rPr>
        <w:t>（</w:t>
      </w:r>
      <w:r w:rsidR="00DF6778" w:rsidRPr="0055664A">
        <w:rPr>
          <w:rFonts w:ascii="微软雅黑" w:eastAsia="微软雅黑" w:hAnsi="微软雅黑" w:cs="Arial" w:hint="eastAsia"/>
          <w:b/>
          <w:bCs/>
          <w:color w:val="000000" w:themeColor="text1"/>
          <w:sz w:val="21"/>
          <w:szCs w:val="21"/>
          <w:shd w:val="clear" w:color="auto" w:fill="DEEAF6"/>
        </w:rPr>
        <w:t>leaping/jumping to conclusion</w:t>
      </w:r>
      <w:r w:rsidR="00DF6778">
        <w:rPr>
          <w:rFonts w:ascii="微软雅黑" w:eastAsia="微软雅黑" w:hAnsi="微软雅黑" w:cs="Arial" w:hint="eastAsia"/>
          <w:b/>
          <w:bCs/>
          <w:color w:val="000000" w:themeColor="text1"/>
          <w:sz w:val="21"/>
          <w:szCs w:val="21"/>
          <w:shd w:val="clear" w:color="auto" w:fill="DEEAF6"/>
        </w:rPr>
        <w:t>）</w:t>
      </w:r>
    </w:p>
    <w:p w14:paraId="159697E7" w14:textId="77777777" w:rsidR="00343E2A" w:rsidRPr="0055664A" w:rsidRDefault="00343E2A" w:rsidP="0055664A">
      <w:pPr>
        <w:outlineLvl w:val="2"/>
        <w:rPr>
          <w:rFonts w:ascii="微软雅黑" w:eastAsia="微软雅黑" w:hAnsi="微软雅黑" w:cs="Arial"/>
          <w:b/>
          <w:bCs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b/>
          <w:bCs/>
          <w:color w:val="000000" w:themeColor="text1"/>
          <w:sz w:val="21"/>
          <w:szCs w:val="21"/>
        </w:rPr>
        <w:t>03U01</w:t>
      </w:r>
      <w:r w:rsidR="005A47AE" w:rsidRPr="0055664A">
        <w:rPr>
          <w:rFonts w:ascii="微软雅黑" w:eastAsia="微软雅黑" w:hAnsi="微软雅黑" w:cs="Arial" w:hint="eastAsia"/>
          <w:b/>
          <w:bCs/>
          <w:color w:val="000000" w:themeColor="text1"/>
          <w:sz w:val="21"/>
          <w:szCs w:val="21"/>
        </w:rPr>
        <w:t xml:space="preserve"> 思维误区</w:t>
      </w:r>
    </w:p>
    <w:p w14:paraId="4D4E4306" w14:textId="77777777" w:rsidR="00343E2A" w:rsidRPr="0055664A" w:rsidRDefault="00343E2A" w:rsidP="0055664A">
      <w:pPr>
        <w:rPr>
          <w:rFonts w:ascii="微软雅黑" w:eastAsia="微软雅黑" w:hAnsi="微软雅黑" w:cs="Arial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在上面的课程中，我们了解了两种迥异的思维方式：线性思维和非线性思维。</w:t>
      </w:r>
      <w:r w:rsidR="00A7097C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这两种思维方式</w:t>
      </w:r>
      <w:r w:rsidR="00A14B87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各有优缺点，但</w:t>
      </w:r>
      <w:r w:rsidR="00A7097C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没有优劣之分，事实上，过于依赖某一种思维方式，容易使我们走入误区。</w:t>
      </w:r>
      <w:r w:rsidR="005A47AE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下面，让我们通过</w:t>
      </w:r>
      <w:r w:rsidR="00EC6D24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一则</w:t>
      </w:r>
      <w:r w:rsidR="005A47AE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案例了解三种常见的思维误区，并学习如何避免走进误区。</w:t>
      </w:r>
    </w:p>
    <w:p w14:paraId="4E6E094E" w14:textId="77777777" w:rsidR="005A47AE" w:rsidRPr="0055664A" w:rsidRDefault="005A47AE" w:rsidP="0055664A">
      <w:pPr>
        <w:outlineLvl w:val="2"/>
        <w:rPr>
          <w:rFonts w:ascii="微软雅黑" w:eastAsia="微软雅黑" w:hAnsi="微软雅黑" w:cs="Arial"/>
          <w:b/>
          <w:bCs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b/>
          <w:bCs/>
          <w:color w:val="000000" w:themeColor="text1"/>
          <w:sz w:val="21"/>
          <w:szCs w:val="21"/>
        </w:rPr>
        <w:t>03U02</w:t>
      </w:r>
      <w:r w:rsidR="00E5791F" w:rsidRPr="0055664A">
        <w:rPr>
          <w:rFonts w:ascii="微软雅黑" w:eastAsia="微软雅黑" w:hAnsi="微软雅黑" w:cs="Arial" w:hint="eastAsia"/>
          <w:b/>
          <w:bCs/>
          <w:color w:val="000000" w:themeColor="text1"/>
          <w:sz w:val="21"/>
          <w:szCs w:val="21"/>
        </w:rPr>
        <w:t xml:space="preserve"> </w:t>
      </w:r>
      <w:r w:rsidR="00B70016" w:rsidRPr="0055664A">
        <w:rPr>
          <w:rFonts w:ascii="微软雅黑" w:eastAsia="微软雅黑" w:hAnsi="微软雅黑" w:cs="Arial" w:hint="eastAsia"/>
          <w:b/>
          <w:bCs/>
          <w:color w:val="000000" w:themeColor="text1"/>
          <w:sz w:val="21"/>
          <w:szCs w:val="21"/>
        </w:rPr>
        <w:t>健身俱乐部的</w:t>
      </w:r>
      <w:r w:rsidR="00E5791F" w:rsidRPr="0055664A">
        <w:rPr>
          <w:rFonts w:ascii="微软雅黑" w:eastAsia="微软雅黑" w:hAnsi="微软雅黑" w:cs="Arial" w:hint="eastAsia"/>
          <w:b/>
          <w:bCs/>
          <w:color w:val="000000" w:themeColor="text1"/>
          <w:sz w:val="21"/>
          <w:szCs w:val="21"/>
        </w:rPr>
        <w:t>洗发水</w:t>
      </w:r>
      <w:r w:rsidR="0028757E" w:rsidRPr="0055664A">
        <w:rPr>
          <w:rFonts w:ascii="微软雅黑" w:eastAsia="微软雅黑" w:hAnsi="微软雅黑" w:cs="Arial" w:hint="eastAsia"/>
          <w:b/>
          <w:bCs/>
          <w:color w:val="000000" w:themeColor="text1"/>
          <w:sz w:val="21"/>
          <w:szCs w:val="21"/>
        </w:rPr>
        <w:t>失窃风波</w:t>
      </w:r>
    </w:p>
    <w:p w14:paraId="6E67E427" w14:textId="77777777" w:rsidR="005D0C6C" w:rsidRPr="0055664A" w:rsidRDefault="00EB4D83" w:rsidP="0055664A">
      <w:pPr>
        <w:rPr>
          <w:rFonts w:ascii="微软雅黑" w:eastAsia="微软雅黑" w:hAnsi="微软雅黑" w:cs="Arial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假设你</w:t>
      </w:r>
      <w:r w:rsidR="005D0C6C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是一家高端健身俱乐部</w:t>
      </w: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的</w:t>
      </w:r>
      <w:r w:rsidR="005D0C6C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总经理。 你的健身俱乐部因为服务好，会员福利多，</w:t>
      </w:r>
      <w:r w:rsidR="00970441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在专业健身会所越开越多的情况下，仍然有</w:t>
      </w:r>
      <w:r w:rsidR="005D0C6C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不少</w:t>
      </w:r>
      <w:r w:rsidR="00970441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忠实客户。</w:t>
      </w:r>
    </w:p>
    <w:p w14:paraId="22A89ECF" w14:textId="77777777" w:rsidR="000502C5" w:rsidRPr="0055664A" w:rsidRDefault="000502C5" w:rsidP="0055664A">
      <w:pPr>
        <w:rPr>
          <w:rFonts w:ascii="微软雅黑" w:eastAsia="微软雅黑" w:hAnsi="微软雅黑" w:cs="Arial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作为会员福利的一部分，俱乐部在每个会员淋浴间内</w:t>
      </w:r>
      <w:r w:rsidR="008C7572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都装了</w:t>
      </w: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沙龙专用洗发水，</w:t>
      </w:r>
      <w:r w:rsidR="008C7572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而这个品牌的</w:t>
      </w: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洗发水</w:t>
      </w:r>
      <w:r w:rsidR="008C7572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在国内没有专柜，也很难找到代购。俱乐部的会员对这款洗发水的评价很高，</w:t>
      </w:r>
      <w:r w:rsidR="00FA7ABA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甚至有不少顾客为了能用上这款洗发水而升级为会员。</w:t>
      </w:r>
    </w:p>
    <w:p w14:paraId="39E141BE" w14:textId="77777777" w:rsidR="00773A22" w:rsidRPr="0055664A" w:rsidRDefault="00FA7ABA" w:rsidP="0055664A">
      <w:pPr>
        <w:rPr>
          <w:rFonts w:ascii="微软雅黑" w:eastAsia="微软雅黑" w:hAnsi="微软雅黑" w:cs="Arial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然而，</w:t>
      </w:r>
      <w:r w:rsidR="0002468C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这洗发水总是莫名其妙的不见。经过一番统计，你发现洗发水的盗窃率高达35%！</w:t>
      </w:r>
      <w:r w:rsidR="00773A22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这造成了俱乐部的财产损失，还</w:t>
      </w:r>
      <w:r w:rsidR="007B195D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导致会员常常遇到“洗到一半发现没有洗发水”的尴尬情况。</w:t>
      </w:r>
      <w:r w:rsidR="004411AB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 xml:space="preserve"> </w:t>
      </w:r>
    </w:p>
    <w:p w14:paraId="11A3E800" w14:textId="77777777" w:rsidR="00EC6D24" w:rsidRPr="0055664A" w:rsidRDefault="00EC6D24" w:rsidP="0055664A">
      <w:pPr>
        <w:rPr>
          <w:rFonts w:ascii="微软雅黑" w:eastAsia="微软雅黑" w:hAnsi="微软雅黑" w:cs="Arial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lastRenderedPageBreak/>
        <w:t>你决定</w:t>
      </w:r>
      <w:r w:rsidR="00D42717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求助于</w:t>
      </w: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你的员工，</w:t>
      </w:r>
      <w:r w:rsidR="00D42717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你告诉员工你的几项要求：你期望的</w:t>
      </w: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解决方案必须完全消除盗窃</w:t>
      </w:r>
      <w:r w:rsidR="00D42717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；</w:t>
      </w: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不能以任何方式停止供应</w:t>
      </w:r>
      <w:r w:rsidR="00D42717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现在的洗发水；解决方案的投入成本必须低，最好零成本；解决方案不得影响会员的体验；</w:t>
      </w: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解决方案必须易于实施，不会中断俱乐部的正常运作。</w:t>
      </w:r>
    </w:p>
    <w:p w14:paraId="5807F089" w14:textId="77777777" w:rsidR="004D28D1" w:rsidRPr="0055664A" w:rsidRDefault="004D28D1" w:rsidP="0055664A">
      <w:pPr>
        <w:outlineLvl w:val="2"/>
        <w:rPr>
          <w:rFonts w:ascii="微软雅黑" w:eastAsia="微软雅黑" w:hAnsi="微软雅黑" w:cs="Arial"/>
          <w:b/>
          <w:bCs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b/>
          <w:bCs/>
          <w:color w:val="000000" w:themeColor="text1"/>
          <w:sz w:val="21"/>
          <w:szCs w:val="21"/>
        </w:rPr>
        <w:t>03U03</w:t>
      </w:r>
      <w:r w:rsidR="004B0D2F" w:rsidRPr="0055664A">
        <w:rPr>
          <w:rFonts w:ascii="微软雅黑" w:eastAsia="微软雅黑" w:hAnsi="微软雅黑" w:cs="Arial" w:hint="eastAsia"/>
          <w:b/>
          <w:bCs/>
          <w:color w:val="000000" w:themeColor="text1"/>
          <w:sz w:val="21"/>
          <w:szCs w:val="21"/>
        </w:rPr>
        <w:t xml:space="preserve"> </w:t>
      </w:r>
      <w:r w:rsidR="00927CAA" w:rsidRPr="0055664A">
        <w:rPr>
          <w:rFonts w:ascii="微软雅黑" w:eastAsia="微软雅黑" w:hAnsi="微软雅黑" w:cs="Arial" w:hint="eastAsia"/>
          <w:b/>
          <w:bCs/>
          <w:color w:val="000000" w:themeColor="text1"/>
          <w:sz w:val="21"/>
          <w:szCs w:val="21"/>
        </w:rPr>
        <w:t>洗发水风波：</w:t>
      </w:r>
      <w:r w:rsidR="0003527C" w:rsidRPr="0055664A">
        <w:rPr>
          <w:rFonts w:ascii="微软雅黑" w:eastAsia="微软雅黑" w:hAnsi="微软雅黑" w:cs="Arial" w:hint="eastAsia"/>
          <w:b/>
          <w:bCs/>
          <w:color w:val="000000" w:themeColor="text1"/>
          <w:sz w:val="21"/>
          <w:szCs w:val="21"/>
        </w:rPr>
        <w:t>员工们立马给出解决方案</w:t>
      </w:r>
    </w:p>
    <w:p w14:paraId="43A39BE0" w14:textId="77777777" w:rsidR="0003527C" w:rsidRPr="0055664A" w:rsidRDefault="0003527C" w:rsidP="0055664A">
      <w:pPr>
        <w:rPr>
          <w:rFonts w:ascii="微软雅黑" w:eastAsia="微软雅黑" w:hAnsi="微软雅黑" w:cs="Arial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在听完你的</w:t>
      </w:r>
      <w:r w:rsidR="000729CF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话</w:t>
      </w: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之后，</w:t>
      </w:r>
      <w:r w:rsidR="000729CF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员工们立马七嘴八舌地讨论起来：</w:t>
      </w:r>
    </w:p>
    <w:p w14:paraId="769FADA0" w14:textId="7A02F335" w:rsidR="000729CF" w:rsidRPr="0055664A" w:rsidRDefault="000729CF" w:rsidP="0055664A">
      <w:pPr>
        <w:rPr>
          <w:rFonts w:ascii="微软雅黑" w:eastAsia="微软雅黑" w:hAnsi="微软雅黑" w:cs="Arial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员工A</w:t>
      </w:r>
      <w:r w:rsidR="00277E70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（男）</w:t>
      </w: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：我觉得我们可以安装监控摄像头，如果有人偷了洗发水，我们马上就能发现！</w:t>
      </w:r>
    </w:p>
    <w:p w14:paraId="66D4B761" w14:textId="370D8DDC" w:rsidR="000729CF" w:rsidRPr="0055664A" w:rsidRDefault="000729CF" w:rsidP="0055664A">
      <w:pPr>
        <w:rPr>
          <w:rFonts w:ascii="微软雅黑" w:eastAsia="微软雅黑" w:hAnsi="微软雅黑" w:cs="Arial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员工B</w:t>
      </w:r>
      <w:r w:rsidR="00277E70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（女）</w:t>
      </w: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：在浴室装摄像头不太好吧，我们可以聘请一个淋浴室服务员，来起监督作用。</w:t>
      </w:r>
    </w:p>
    <w:p w14:paraId="098BDF94" w14:textId="7B78EDD9" w:rsidR="00783C41" w:rsidRPr="0055664A" w:rsidRDefault="000729CF" w:rsidP="0055664A">
      <w:pPr>
        <w:rPr>
          <w:rFonts w:ascii="微软雅黑" w:eastAsia="微软雅黑" w:hAnsi="微软雅黑"/>
          <w:color w:val="000000" w:themeColor="text1"/>
          <w:sz w:val="21"/>
          <w:szCs w:val="21"/>
          <w:shd w:val="clear" w:color="auto" w:fill="FFFFFF"/>
        </w:rPr>
      </w:pP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员工C</w:t>
      </w:r>
      <w:r w:rsidR="00277E70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（女）</w:t>
      </w: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：</w:t>
      </w:r>
      <w:r w:rsidR="00270917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或者可以</w:t>
      </w:r>
      <w:r w:rsidR="00270917" w:rsidRPr="0055664A">
        <w:rPr>
          <w:rFonts w:ascii="微软雅黑" w:eastAsia="微软雅黑" w:hAnsi="微软雅黑" w:hint="eastAsia"/>
          <w:color w:val="000000" w:themeColor="text1"/>
          <w:sz w:val="21"/>
          <w:szCs w:val="21"/>
          <w:shd w:val="clear" w:color="auto" w:fill="FFFFFF"/>
        </w:rPr>
        <w:t>在俱乐部的出口设检查点，</w:t>
      </w:r>
      <w:r w:rsidR="00890017" w:rsidRPr="0055664A">
        <w:rPr>
          <w:rFonts w:ascii="微软雅黑" w:eastAsia="微软雅黑" w:hAnsi="微软雅黑" w:hint="eastAsia"/>
          <w:color w:val="000000" w:themeColor="text1"/>
          <w:sz w:val="21"/>
          <w:szCs w:val="21"/>
          <w:shd w:val="clear" w:color="auto" w:fill="FFFFFF"/>
        </w:rPr>
        <w:t>进行开包检查。</w:t>
      </w:r>
    </w:p>
    <w:p w14:paraId="560CF45A" w14:textId="03AC7CBC" w:rsidR="00BC31FC" w:rsidRPr="0055664A" w:rsidRDefault="00BC31FC" w:rsidP="0055664A">
      <w:pPr>
        <w:outlineLvl w:val="2"/>
        <w:rPr>
          <w:rFonts w:ascii="微软雅黑" w:eastAsia="微软雅黑" w:hAnsi="微软雅黑" w:cs="Arial"/>
          <w:b/>
          <w:bCs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b/>
          <w:bCs/>
          <w:color w:val="000000" w:themeColor="text1"/>
          <w:sz w:val="21"/>
          <w:szCs w:val="21"/>
        </w:rPr>
        <w:t xml:space="preserve">03U04A </w:t>
      </w:r>
      <w:ins w:id="12" w:author="Gejing Zhang" w:date="2018-08-22T09:43:00Z">
        <w:r w:rsidR="00B93EBA">
          <w:rPr>
            <w:rFonts w:ascii="微软雅黑" w:eastAsia="微软雅黑" w:hAnsi="微软雅黑" w:cs="Arial" w:hint="eastAsia"/>
            <w:b/>
            <w:bCs/>
            <w:color w:val="000000" w:themeColor="text1"/>
            <w:sz w:val="21"/>
            <w:szCs w:val="21"/>
          </w:rPr>
          <w:t>请思考</w:t>
        </w:r>
      </w:ins>
      <w:del w:id="13" w:author="Gejing Zhang" w:date="2018-08-22T09:43:00Z">
        <w:r w:rsidRPr="0055664A" w:rsidDel="00B93EBA">
          <w:rPr>
            <w:rFonts w:ascii="微软雅黑" w:eastAsia="微软雅黑" w:hAnsi="微软雅黑" w:cs="Arial" w:hint="eastAsia"/>
            <w:b/>
            <w:bCs/>
            <w:color w:val="000000" w:themeColor="text1"/>
            <w:sz w:val="21"/>
            <w:szCs w:val="21"/>
          </w:rPr>
          <w:delText>小测验</w:delText>
        </w:r>
      </w:del>
      <w:r w:rsidRPr="0055664A">
        <w:rPr>
          <w:rFonts w:ascii="微软雅黑" w:eastAsia="微软雅黑" w:hAnsi="微软雅黑" w:cs="Arial" w:hint="eastAsia"/>
          <w:b/>
          <w:bCs/>
          <w:color w:val="000000" w:themeColor="text1"/>
          <w:sz w:val="21"/>
          <w:szCs w:val="21"/>
        </w:rPr>
        <w:t>：你是否满意这些方案？</w:t>
      </w:r>
    </w:p>
    <w:p w14:paraId="4A06F464" w14:textId="77777777" w:rsidR="00BC31FC" w:rsidRPr="0055664A" w:rsidRDefault="00BC31FC" w:rsidP="0055664A">
      <w:pPr>
        <w:rPr>
          <w:rFonts w:ascii="微软雅黑" w:eastAsia="微软雅黑" w:hAnsi="微软雅黑"/>
          <w:color w:val="000000" w:themeColor="text1"/>
          <w:sz w:val="21"/>
          <w:szCs w:val="21"/>
          <w:shd w:val="clear" w:color="auto" w:fill="FFFFFF"/>
        </w:rPr>
      </w:pPr>
      <w:r w:rsidRPr="0055664A">
        <w:rPr>
          <w:rFonts w:ascii="微软雅黑" w:eastAsia="微软雅黑" w:hAnsi="微软雅黑" w:hint="eastAsia"/>
          <w:color w:val="000000" w:themeColor="text1"/>
          <w:sz w:val="21"/>
          <w:szCs w:val="21"/>
          <w:shd w:val="clear" w:color="auto" w:fill="FFFFFF"/>
        </w:rPr>
        <w:t>请分别判断，你是否满意三个员工立马为你提供的三个解决方案？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5488"/>
        <w:gridCol w:w="1797"/>
        <w:gridCol w:w="1725"/>
      </w:tblGrid>
      <w:tr w:rsidR="00D23B54" w:rsidRPr="0055664A" w14:paraId="2CEEFB4A" w14:textId="77777777" w:rsidTr="00D23B54">
        <w:trPr>
          <w:trHeight w:val="422"/>
        </w:trPr>
        <w:tc>
          <w:tcPr>
            <w:tcW w:w="3046" w:type="pct"/>
          </w:tcPr>
          <w:p w14:paraId="07DA760D" w14:textId="77777777" w:rsidR="00D23B54" w:rsidRPr="0055664A" w:rsidRDefault="00D23B54" w:rsidP="0055664A">
            <w:pPr>
              <w:rPr>
                <w:rFonts w:ascii="微软雅黑" w:eastAsia="微软雅黑" w:hAnsi="微软雅黑"/>
                <w:color w:val="000000" w:themeColor="text1"/>
                <w:sz w:val="21"/>
                <w:szCs w:val="21"/>
                <w:shd w:val="clear" w:color="auto" w:fill="FFFFFF"/>
              </w:rPr>
            </w:pPr>
            <w:r w:rsidRPr="0055664A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shd w:val="clear" w:color="auto" w:fill="FFFFFF"/>
              </w:rPr>
              <w:t>方案</w:t>
            </w:r>
          </w:p>
        </w:tc>
        <w:tc>
          <w:tcPr>
            <w:tcW w:w="997" w:type="pct"/>
          </w:tcPr>
          <w:p w14:paraId="62EF7C67" w14:textId="77777777" w:rsidR="00D23B54" w:rsidRPr="0055664A" w:rsidRDefault="00D23B54" w:rsidP="0055664A">
            <w:pPr>
              <w:rPr>
                <w:rFonts w:ascii="微软雅黑" w:eastAsia="微软雅黑" w:hAnsi="微软雅黑"/>
                <w:color w:val="000000" w:themeColor="text1"/>
                <w:sz w:val="21"/>
                <w:szCs w:val="21"/>
                <w:shd w:val="clear" w:color="auto" w:fill="FFFFFF"/>
              </w:rPr>
            </w:pPr>
            <w:r w:rsidRPr="0055664A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shd w:val="clear" w:color="auto" w:fill="FFFFFF"/>
              </w:rPr>
              <w:t>满意</w:t>
            </w:r>
          </w:p>
        </w:tc>
        <w:tc>
          <w:tcPr>
            <w:tcW w:w="957" w:type="pct"/>
          </w:tcPr>
          <w:p w14:paraId="188477A7" w14:textId="77777777" w:rsidR="00D23B54" w:rsidRPr="0055664A" w:rsidRDefault="00D23B54" w:rsidP="0055664A">
            <w:pPr>
              <w:rPr>
                <w:rFonts w:ascii="微软雅黑" w:eastAsia="微软雅黑" w:hAnsi="微软雅黑"/>
                <w:color w:val="000000" w:themeColor="text1"/>
                <w:sz w:val="21"/>
                <w:szCs w:val="21"/>
                <w:shd w:val="clear" w:color="auto" w:fill="FFFFFF"/>
              </w:rPr>
            </w:pPr>
            <w:r w:rsidRPr="0055664A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shd w:val="clear" w:color="auto" w:fill="FFFFFF"/>
              </w:rPr>
              <w:t>不满意</w:t>
            </w:r>
          </w:p>
        </w:tc>
      </w:tr>
      <w:tr w:rsidR="00D23B54" w:rsidRPr="0055664A" w14:paraId="42B15150" w14:textId="77777777" w:rsidTr="00D23B54">
        <w:tc>
          <w:tcPr>
            <w:tcW w:w="3046" w:type="pct"/>
          </w:tcPr>
          <w:p w14:paraId="672B1382" w14:textId="77777777" w:rsidR="00D23B54" w:rsidRPr="0055664A" w:rsidRDefault="00D23B54" w:rsidP="0055664A">
            <w:pPr>
              <w:rPr>
                <w:rFonts w:ascii="微软雅黑" w:eastAsia="微软雅黑" w:hAnsi="微软雅黑"/>
                <w:color w:val="000000" w:themeColor="text1"/>
                <w:sz w:val="21"/>
                <w:szCs w:val="21"/>
                <w:shd w:val="clear" w:color="auto" w:fill="FFFFFF"/>
              </w:rPr>
            </w:pPr>
            <w:r w:rsidRPr="0055664A">
              <w:rPr>
                <w:rFonts w:ascii="微软雅黑" w:eastAsia="微软雅黑" w:hAnsi="微软雅黑" w:cs="Arial" w:hint="eastAsia"/>
                <w:color w:val="000000" w:themeColor="text1"/>
                <w:sz w:val="21"/>
                <w:szCs w:val="21"/>
              </w:rPr>
              <w:t>安装监控摄像头</w:t>
            </w:r>
          </w:p>
        </w:tc>
        <w:tc>
          <w:tcPr>
            <w:tcW w:w="997" w:type="pct"/>
          </w:tcPr>
          <w:p w14:paraId="7A9842F5" w14:textId="77777777" w:rsidR="00D23B54" w:rsidRPr="0055664A" w:rsidRDefault="00D23B54" w:rsidP="0055664A">
            <w:pPr>
              <w:rPr>
                <w:rFonts w:ascii="微软雅黑" w:eastAsia="微软雅黑" w:hAnsi="微软雅黑"/>
                <w:color w:val="000000" w:themeColor="text1"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957" w:type="pct"/>
          </w:tcPr>
          <w:p w14:paraId="3E4D9DF3" w14:textId="77777777" w:rsidR="00D23B54" w:rsidRPr="0055664A" w:rsidRDefault="00D23B54" w:rsidP="0055664A">
            <w:pPr>
              <w:rPr>
                <w:rFonts w:ascii="微软雅黑" w:eastAsia="微软雅黑" w:hAnsi="微软雅黑"/>
                <w:color w:val="000000" w:themeColor="text1"/>
                <w:sz w:val="21"/>
                <w:szCs w:val="21"/>
                <w:shd w:val="clear" w:color="auto" w:fill="FFFFFF"/>
              </w:rPr>
            </w:pPr>
          </w:p>
        </w:tc>
      </w:tr>
      <w:tr w:rsidR="00D23B54" w:rsidRPr="0055664A" w14:paraId="5F0A72DA" w14:textId="77777777" w:rsidTr="00D23B54">
        <w:tc>
          <w:tcPr>
            <w:tcW w:w="3046" w:type="pct"/>
          </w:tcPr>
          <w:p w14:paraId="27894254" w14:textId="77777777" w:rsidR="00D23B54" w:rsidRPr="0055664A" w:rsidRDefault="00D23B54" w:rsidP="0055664A">
            <w:pPr>
              <w:rPr>
                <w:rFonts w:ascii="微软雅黑" w:eastAsia="微软雅黑" w:hAnsi="微软雅黑"/>
                <w:color w:val="000000" w:themeColor="text1"/>
                <w:sz w:val="21"/>
                <w:szCs w:val="21"/>
                <w:shd w:val="clear" w:color="auto" w:fill="FFFFFF"/>
              </w:rPr>
            </w:pPr>
            <w:r w:rsidRPr="0055664A">
              <w:rPr>
                <w:rFonts w:ascii="微软雅黑" w:eastAsia="微软雅黑" w:hAnsi="微软雅黑" w:cs="Arial" w:hint="eastAsia"/>
                <w:color w:val="000000" w:themeColor="text1"/>
                <w:sz w:val="21"/>
                <w:szCs w:val="21"/>
              </w:rPr>
              <w:t>聘请一个淋浴室服务员</w:t>
            </w:r>
          </w:p>
        </w:tc>
        <w:tc>
          <w:tcPr>
            <w:tcW w:w="997" w:type="pct"/>
          </w:tcPr>
          <w:p w14:paraId="57C2694E" w14:textId="77777777" w:rsidR="00D23B54" w:rsidRPr="0055664A" w:rsidRDefault="00D23B54" w:rsidP="0055664A">
            <w:pPr>
              <w:rPr>
                <w:rFonts w:ascii="微软雅黑" w:eastAsia="微软雅黑" w:hAnsi="微软雅黑"/>
                <w:color w:val="000000" w:themeColor="text1"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957" w:type="pct"/>
          </w:tcPr>
          <w:p w14:paraId="584EB88A" w14:textId="77777777" w:rsidR="00D23B54" w:rsidRPr="0055664A" w:rsidRDefault="00D23B54" w:rsidP="0055664A">
            <w:pPr>
              <w:rPr>
                <w:rFonts w:ascii="微软雅黑" w:eastAsia="微软雅黑" w:hAnsi="微软雅黑"/>
                <w:color w:val="000000" w:themeColor="text1"/>
                <w:sz w:val="21"/>
                <w:szCs w:val="21"/>
                <w:shd w:val="clear" w:color="auto" w:fill="FFFFFF"/>
              </w:rPr>
            </w:pPr>
          </w:p>
        </w:tc>
      </w:tr>
      <w:tr w:rsidR="00D23B54" w:rsidRPr="0055664A" w14:paraId="3E5DD8F8" w14:textId="77777777" w:rsidTr="00D23B54">
        <w:tc>
          <w:tcPr>
            <w:tcW w:w="3046" w:type="pct"/>
          </w:tcPr>
          <w:p w14:paraId="2EE5048A" w14:textId="77777777" w:rsidR="00D23B54" w:rsidRPr="0055664A" w:rsidRDefault="00D23B54" w:rsidP="0055664A">
            <w:pPr>
              <w:rPr>
                <w:rFonts w:ascii="微软雅黑" w:eastAsia="微软雅黑" w:hAnsi="微软雅黑" w:cs="Arial"/>
                <w:color w:val="000000" w:themeColor="text1"/>
                <w:sz w:val="21"/>
                <w:szCs w:val="21"/>
              </w:rPr>
            </w:pPr>
            <w:r w:rsidRPr="0055664A">
              <w:rPr>
                <w:rFonts w:ascii="微软雅黑" w:eastAsia="微软雅黑" w:hAnsi="微软雅黑" w:cs="Arial" w:hint="eastAsia"/>
                <w:color w:val="000000" w:themeColor="text1"/>
                <w:sz w:val="21"/>
                <w:szCs w:val="21"/>
              </w:rPr>
              <w:t>设开包检查点</w:t>
            </w:r>
          </w:p>
        </w:tc>
        <w:tc>
          <w:tcPr>
            <w:tcW w:w="997" w:type="pct"/>
          </w:tcPr>
          <w:p w14:paraId="22EBF8D4" w14:textId="77777777" w:rsidR="00D23B54" w:rsidRPr="0055664A" w:rsidRDefault="00D23B54" w:rsidP="0055664A">
            <w:pPr>
              <w:rPr>
                <w:rFonts w:ascii="微软雅黑" w:eastAsia="微软雅黑" w:hAnsi="微软雅黑"/>
                <w:color w:val="000000" w:themeColor="text1"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957" w:type="pct"/>
          </w:tcPr>
          <w:p w14:paraId="51B5968F" w14:textId="77777777" w:rsidR="00D23B54" w:rsidRPr="0055664A" w:rsidRDefault="00D23B54" w:rsidP="0055664A">
            <w:pPr>
              <w:rPr>
                <w:rFonts w:ascii="微软雅黑" w:eastAsia="微软雅黑" w:hAnsi="微软雅黑"/>
                <w:color w:val="000000" w:themeColor="text1"/>
                <w:sz w:val="21"/>
                <w:szCs w:val="21"/>
                <w:shd w:val="clear" w:color="auto" w:fill="FFFFFF"/>
              </w:rPr>
            </w:pPr>
          </w:p>
        </w:tc>
      </w:tr>
    </w:tbl>
    <w:p w14:paraId="315986F3" w14:textId="77777777" w:rsidR="00BC31FC" w:rsidRPr="0055664A" w:rsidRDefault="00D23B54" w:rsidP="0055664A">
      <w:pPr>
        <w:rPr>
          <w:rFonts w:ascii="微软雅黑" w:eastAsia="微软雅黑" w:hAnsi="微软雅黑" w:cs="Arial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【正确答案】</w:t>
      </w:r>
      <w:r w:rsidR="00137985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都选“不满意”</w:t>
      </w:r>
    </w:p>
    <w:p w14:paraId="529ADE7C" w14:textId="77777777" w:rsidR="00D23B54" w:rsidRPr="0055664A" w:rsidRDefault="00D23B54" w:rsidP="0055664A">
      <w:pPr>
        <w:rPr>
          <w:rFonts w:ascii="微软雅黑" w:eastAsia="微软雅黑" w:hAnsi="微软雅黑" w:cs="Arial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【</w:t>
      </w:r>
      <w:r w:rsidR="00AD0484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正确</w:t>
      </w: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反馈】</w:t>
      </w:r>
      <w:r w:rsidR="00AD0484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我们同意你的观点。</w:t>
      </w:r>
      <w:r w:rsidR="00137985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三个解决方案</w:t>
      </w:r>
      <w:r w:rsidR="00EF6AA5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都不是最佳方案。安装摄像头、设置开包检查都会影响会员的体验，而聘请淋浴室服务员需要一定人力资源的开支，也不符合要求。</w:t>
      </w:r>
    </w:p>
    <w:p w14:paraId="1A561C75" w14:textId="77777777" w:rsidR="00AD0484" w:rsidRPr="0055664A" w:rsidRDefault="00AD0484" w:rsidP="0055664A">
      <w:pPr>
        <w:rPr>
          <w:rFonts w:ascii="微软雅黑" w:eastAsia="微软雅黑" w:hAnsi="微软雅黑" w:cs="Arial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【错误反馈】这些方案都不符合要求。</w:t>
      </w:r>
      <w:r w:rsidR="00EF6AA5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安装摄像头、设置开包检查都会影响会员的体验，而聘请淋浴室服务员需要一定人力资源的开支，也不符合要求。</w:t>
      </w:r>
    </w:p>
    <w:p w14:paraId="748E6D12" w14:textId="678B114F" w:rsidR="00783C41" w:rsidRPr="0055664A" w:rsidRDefault="00BC31FC" w:rsidP="0055664A">
      <w:pPr>
        <w:outlineLvl w:val="2"/>
        <w:rPr>
          <w:rFonts w:ascii="微软雅黑" w:eastAsia="微软雅黑" w:hAnsi="微软雅黑" w:cs="Arial"/>
          <w:b/>
          <w:bCs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b/>
          <w:bCs/>
          <w:color w:val="000000" w:themeColor="text1"/>
          <w:sz w:val="21"/>
          <w:szCs w:val="21"/>
        </w:rPr>
        <w:t>03U05</w:t>
      </w:r>
      <w:r w:rsidR="00783C41" w:rsidRPr="0055664A">
        <w:rPr>
          <w:rFonts w:ascii="微软雅黑" w:eastAsia="微软雅黑" w:hAnsi="微软雅黑" w:cs="Arial" w:hint="eastAsia"/>
          <w:b/>
          <w:bCs/>
          <w:color w:val="000000" w:themeColor="text1"/>
          <w:sz w:val="21"/>
          <w:szCs w:val="21"/>
        </w:rPr>
        <w:t xml:space="preserve"> 误区一：</w:t>
      </w:r>
      <w:r w:rsidR="0058598D" w:rsidRPr="0055664A">
        <w:rPr>
          <w:rFonts w:ascii="微软雅黑" w:eastAsia="微软雅黑" w:hAnsi="微软雅黑" w:cs="Arial" w:hint="eastAsia"/>
          <w:b/>
          <w:bCs/>
          <w:color w:val="000000" w:themeColor="text1"/>
          <w:sz w:val="21"/>
          <w:szCs w:val="21"/>
        </w:rPr>
        <w:t>直跳结果</w:t>
      </w:r>
      <w:r w:rsidR="00DF2D72">
        <w:rPr>
          <w:rStyle w:val="af6"/>
          <w:rFonts w:ascii="微软雅黑" w:eastAsia="微软雅黑" w:hAnsi="微软雅黑" w:cs="Arial"/>
          <w:b/>
          <w:bCs/>
          <w:color w:val="000000" w:themeColor="text1"/>
          <w:sz w:val="21"/>
          <w:szCs w:val="21"/>
        </w:rPr>
        <w:footnoteReference w:id="7"/>
      </w:r>
    </w:p>
    <w:p w14:paraId="16FB5110" w14:textId="3A2C7C05" w:rsidR="002A055F" w:rsidRPr="0055664A" w:rsidRDefault="00A45C7B" w:rsidP="0055664A">
      <w:pPr>
        <w:rPr>
          <w:rFonts w:ascii="微软雅黑" w:eastAsia="微软雅黑" w:hAnsi="微软雅黑" w:cs="Arial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我们总是被要求</w:t>
      </w:r>
      <w:r w:rsidR="002A055F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立马给出方案，采取行动：在学生时代，我们要在限定的时间内完成答题以获得分数，到工作中，是否能够快速响应是衡量你工作能力和工作表现的一个重要指标。</w:t>
      </w:r>
      <w:r w:rsidR="00420EEA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久而久之，</w:t>
      </w:r>
      <w:r w:rsidR="00EB294C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这样的快节奏</w:t>
      </w:r>
      <w:r w:rsidR="00F02C68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让我们急于</w:t>
      </w:r>
      <w:r w:rsidR="007560B8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看到事物的</w:t>
      </w:r>
      <w:r w:rsidR="00F02C68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结果</w:t>
      </w:r>
      <w:r w:rsidR="00277E70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，在遇到问题时本能地</w:t>
      </w:r>
      <w:r w:rsidR="00420EEA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直接</w:t>
      </w:r>
      <w:r w:rsidR="00277E70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开始</w:t>
      </w:r>
      <w:r w:rsidR="00420EEA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思考解决方案</w:t>
      </w:r>
      <w:r w:rsidR="007560B8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，</w:t>
      </w:r>
      <w:r w:rsidR="004331D7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而忽略了正常思维过程中需要考虑的诸多因素。</w:t>
      </w:r>
      <w:r w:rsidR="00041F0A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我们把这种思维误区</w:t>
      </w:r>
      <w:r w:rsidR="00EC775B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称为“直跳结果”</w:t>
      </w:r>
      <w:r w:rsidR="00E10494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。</w:t>
      </w:r>
    </w:p>
    <w:p w14:paraId="4261A0AA" w14:textId="77777777" w:rsidR="00A16923" w:rsidRPr="0055664A" w:rsidRDefault="002E393A" w:rsidP="0055664A">
      <w:pPr>
        <w:rPr>
          <w:rFonts w:ascii="微软雅黑" w:eastAsia="微软雅黑" w:hAnsi="微软雅黑" w:cs="Arial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在</w:t>
      </w:r>
      <w:r w:rsidR="002D0F91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洗发水失窃风波这个案例</w:t>
      </w: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中</w:t>
      </w:r>
      <w:r w:rsidR="00902641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，</w:t>
      </w: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三名员工立马做出回答的员工正犯了“直跳结果”的错误</w:t>
      </w:r>
      <w:r w:rsidR="00A14FAF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。</w:t>
      </w:r>
      <w:r w:rsidR="00B20438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三名员工在得知洗发水失窃后，</w:t>
      </w:r>
      <w:r w:rsidR="00E3060F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他们立马想到的是抓住小偷</w:t>
      </w:r>
      <w:r w:rsidR="007D0628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。</w:t>
      </w:r>
      <w:r w:rsidR="00A47BB1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那么，</w:t>
      </w:r>
      <w:r w:rsidR="003D495F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监督客户无疑是最直截了当的方法。</w:t>
      </w:r>
      <w:r w:rsidR="00797BF9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但这些方法一来影响客户的体验，二来耗费人力成本，三来无法从源头解决问题</w:t>
      </w:r>
      <w:r w:rsidR="00773835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。</w:t>
      </w:r>
    </w:p>
    <w:p w14:paraId="365D6908" w14:textId="6818530C" w:rsidR="00857D55" w:rsidRPr="00DF2D72" w:rsidRDefault="000E11D8" w:rsidP="0055664A">
      <w:pPr>
        <w:outlineLvl w:val="2"/>
        <w:rPr>
          <w:rFonts w:ascii="微软雅黑" w:eastAsia="微软雅黑" w:hAnsi="微软雅黑" w:cs="Arial"/>
          <w:b/>
          <w:bCs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b/>
          <w:bCs/>
          <w:color w:val="000000" w:themeColor="text1"/>
          <w:sz w:val="21"/>
          <w:szCs w:val="21"/>
        </w:rPr>
        <w:t>03U06</w:t>
      </w:r>
      <w:r w:rsidR="004E391E" w:rsidRPr="0055664A">
        <w:rPr>
          <w:rFonts w:ascii="微软雅黑" w:eastAsia="微软雅黑" w:hAnsi="微软雅黑" w:cs="Arial" w:hint="eastAsia"/>
          <w:b/>
          <w:bCs/>
          <w:color w:val="000000" w:themeColor="text1"/>
          <w:sz w:val="21"/>
          <w:szCs w:val="21"/>
        </w:rPr>
        <w:t xml:space="preserve"> </w:t>
      </w:r>
      <w:r w:rsidR="00E11C1E" w:rsidRPr="0055664A">
        <w:rPr>
          <w:rFonts w:ascii="微软雅黑" w:eastAsia="微软雅黑" w:hAnsi="微软雅黑" w:cs="Arial" w:hint="eastAsia"/>
          <w:b/>
          <w:bCs/>
          <w:color w:val="000000" w:themeColor="text1"/>
          <w:sz w:val="21"/>
          <w:szCs w:val="21"/>
        </w:rPr>
        <w:t>解决方法：</w:t>
      </w:r>
      <w:r w:rsidR="00137792" w:rsidRPr="0055664A">
        <w:rPr>
          <w:rFonts w:ascii="微软雅黑" w:eastAsia="微软雅黑" w:hAnsi="微软雅黑" w:cs="Arial" w:hint="eastAsia"/>
          <w:b/>
          <w:bCs/>
          <w:color w:val="000000" w:themeColor="text1"/>
          <w:sz w:val="21"/>
          <w:szCs w:val="21"/>
        </w:rPr>
        <w:t>问自己</w:t>
      </w:r>
      <w:r w:rsidR="00CA18BB" w:rsidRPr="0055664A">
        <w:rPr>
          <w:rFonts w:ascii="微软雅黑" w:eastAsia="微软雅黑" w:hAnsi="微软雅黑" w:cs="Arial" w:hint="eastAsia"/>
          <w:b/>
          <w:bCs/>
          <w:color w:val="000000" w:themeColor="text1"/>
          <w:sz w:val="21"/>
          <w:szCs w:val="21"/>
        </w:rPr>
        <w:t>三个问题</w:t>
      </w:r>
      <w:r w:rsidR="00DF2D72">
        <w:rPr>
          <w:rStyle w:val="af6"/>
          <w:rFonts w:ascii="微软雅黑" w:eastAsia="微软雅黑" w:hAnsi="微软雅黑" w:cs="Arial"/>
          <w:b/>
          <w:bCs/>
          <w:color w:val="000000" w:themeColor="text1"/>
          <w:sz w:val="21"/>
          <w:szCs w:val="21"/>
        </w:rPr>
        <w:footnoteReference w:id="8"/>
      </w:r>
    </w:p>
    <w:p w14:paraId="3893387D" w14:textId="77777777" w:rsidR="000E11D8" w:rsidRPr="0055664A" w:rsidRDefault="008C3C17" w:rsidP="0055664A">
      <w:pPr>
        <w:rPr>
          <w:rFonts w:ascii="微软雅黑" w:eastAsia="微软雅黑" w:hAnsi="微软雅黑" w:cs="Arial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直跳结果无法让我们想出最佳</w:t>
      </w:r>
      <w:r w:rsidR="00420EEA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解决方案，</w:t>
      </w:r>
      <w:r w:rsidR="005F7D9A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尤其是在面对陌生、复杂</w:t>
      </w:r>
      <w:r w:rsidR="00420EEA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问题</w:t>
      </w:r>
      <w:r w:rsidR="005F7D9A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的时候。</w:t>
      </w:r>
      <w:r w:rsidR="00FD1994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那么，有什么方法能让我们</w:t>
      </w:r>
      <w:r w:rsidR="00337C12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避免</w:t>
      </w:r>
      <w:r w:rsidR="000E11D8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走入“直跳结果”的思维误区呢？我们建议</w:t>
      </w:r>
      <w:r w:rsidR="000C667B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，在遇到</w:t>
      </w:r>
      <w:r w:rsidR="000A58F5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复杂</w:t>
      </w:r>
      <w:r w:rsidR="000C667B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问题时，先不要着急想答案，反之，你应该继续提</w:t>
      </w:r>
      <w:r w:rsidR="00E707AD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问自己：</w:t>
      </w:r>
    </w:p>
    <w:p w14:paraId="02EAF26C" w14:textId="77777777" w:rsidR="00E707AD" w:rsidRPr="0055664A" w:rsidRDefault="00E707AD" w:rsidP="0055664A">
      <w:pPr>
        <w:ind w:left="720"/>
        <w:rPr>
          <w:rFonts w:ascii="微软雅黑" w:eastAsia="微软雅黑" w:hAnsi="微软雅黑" w:cs="Arial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- 为什么？</w:t>
      </w:r>
    </w:p>
    <w:p w14:paraId="0A62D900" w14:textId="77777777" w:rsidR="00E707AD" w:rsidRPr="0055664A" w:rsidRDefault="00E707AD" w:rsidP="0055664A">
      <w:pPr>
        <w:ind w:left="720"/>
        <w:rPr>
          <w:rFonts w:ascii="微软雅黑" w:eastAsia="微软雅黑" w:hAnsi="微软雅黑" w:cs="Arial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- 要是……会怎么样？</w:t>
      </w:r>
    </w:p>
    <w:p w14:paraId="0D2B9E96" w14:textId="77777777" w:rsidR="00E707AD" w:rsidRPr="0055664A" w:rsidRDefault="00E707AD" w:rsidP="0055664A">
      <w:pPr>
        <w:ind w:left="720"/>
        <w:rPr>
          <w:rFonts w:ascii="微软雅黑" w:eastAsia="微软雅黑" w:hAnsi="微软雅黑" w:cs="Arial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- 怎么做？</w:t>
      </w:r>
    </w:p>
    <w:p w14:paraId="5D6F92D5" w14:textId="77777777" w:rsidR="00E707AD" w:rsidRPr="0055664A" w:rsidRDefault="000A58F5" w:rsidP="0055664A">
      <w:pPr>
        <w:rPr>
          <w:rFonts w:ascii="微软雅黑" w:eastAsia="微软雅黑" w:hAnsi="微软雅黑" w:cs="Arial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lastRenderedPageBreak/>
        <w:t>你可以通过</w:t>
      </w:r>
      <w:r w:rsidR="00CA18BB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头脑风暴</w:t>
      </w: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，尽可能多地</w:t>
      </w:r>
      <w:r w:rsidR="00217A2A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列出所有与任务</w:t>
      </w:r>
      <w:r w:rsidR="00307FCF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相关的“为什么”“要是……怎么样？”和“怎么做”。</w:t>
      </w:r>
      <w:r w:rsidR="000D6EFD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接着，</w:t>
      </w:r>
      <w:r w:rsidR="00B71680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从中找出关键</w:t>
      </w:r>
      <w:r w:rsidR="00217A2A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问题</w:t>
      </w:r>
      <w:r w:rsidR="00E02C9E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进行回答。而后，</w:t>
      </w:r>
      <w:r w:rsidR="00940F49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再对</w:t>
      </w:r>
      <w:r w:rsidR="00E02C9E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你的回答展开新的一轮“为什么”“要是……怎么样？”和“怎么做”的头脑风暴，直到你找到</w:t>
      </w:r>
      <w:r w:rsidR="00C1052A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解决方案。</w:t>
      </w:r>
    </w:p>
    <w:p w14:paraId="1C60E8B9" w14:textId="77777777" w:rsidR="00933093" w:rsidRPr="0055664A" w:rsidRDefault="00E62955" w:rsidP="0055664A">
      <w:pPr>
        <w:outlineLvl w:val="2"/>
        <w:rPr>
          <w:rFonts w:ascii="微软雅黑" w:eastAsia="微软雅黑" w:hAnsi="微软雅黑" w:cs="Arial"/>
          <w:b/>
          <w:bCs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b/>
          <w:bCs/>
          <w:color w:val="000000" w:themeColor="text1"/>
          <w:sz w:val="21"/>
          <w:szCs w:val="21"/>
        </w:rPr>
        <w:t>03U07A</w:t>
      </w:r>
      <w:r w:rsidR="00933093" w:rsidRPr="0055664A">
        <w:rPr>
          <w:rFonts w:ascii="微软雅黑" w:eastAsia="微软雅黑" w:hAnsi="微软雅黑" w:cs="Arial" w:hint="eastAsia"/>
          <w:b/>
          <w:bCs/>
          <w:color w:val="000000" w:themeColor="text1"/>
          <w:sz w:val="21"/>
          <w:szCs w:val="21"/>
        </w:rPr>
        <w:t xml:space="preserve"> 小测验：</w:t>
      </w:r>
      <w:r w:rsidR="008F477E" w:rsidRPr="0055664A">
        <w:rPr>
          <w:rFonts w:ascii="微软雅黑" w:eastAsia="微软雅黑" w:hAnsi="微软雅黑" w:cs="Arial" w:hint="eastAsia"/>
          <w:b/>
          <w:bCs/>
          <w:color w:val="000000" w:themeColor="text1"/>
          <w:sz w:val="21"/>
          <w:szCs w:val="21"/>
        </w:rPr>
        <w:t>列出问题</w:t>
      </w:r>
    </w:p>
    <w:p w14:paraId="4CCCD101" w14:textId="77777777" w:rsidR="00E62955" w:rsidRPr="0055664A" w:rsidRDefault="00933093" w:rsidP="0055664A">
      <w:pPr>
        <w:rPr>
          <w:rFonts w:ascii="微软雅黑" w:eastAsia="微软雅黑" w:hAnsi="微软雅黑" w:cs="Arial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让我们回到洗发水失窃的案例，</w:t>
      </w:r>
      <w:r w:rsidR="00A901AA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请你开展头脑风暴，</w:t>
      </w:r>
      <w:r w:rsidR="005B60A2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列出与洗发水失窃有关的“为什么</w:t>
      </w:r>
      <w:r w:rsidR="005B60A2" w:rsidRPr="0055664A">
        <w:rPr>
          <w:rFonts w:ascii="微软雅黑" w:eastAsia="微软雅黑" w:hAnsi="微软雅黑" w:cs="Arial"/>
          <w:color w:val="000000" w:themeColor="text1"/>
          <w:sz w:val="21"/>
          <w:szCs w:val="21"/>
        </w:rPr>
        <w:t>”</w:t>
      </w:r>
      <w:r w:rsidR="005B60A2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、“要是……怎么样？”和“怎么做”</w:t>
      </w:r>
      <w:r w:rsidR="003101A5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0"/>
      </w:tblGrid>
      <w:tr w:rsidR="003101A5" w:rsidRPr="0055664A" w14:paraId="4240E7AA" w14:textId="77777777" w:rsidTr="003101A5">
        <w:tc>
          <w:tcPr>
            <w:tcW w:w="9010" w:type="dxa"/>
          </w:tcPr>
          <w:p w14:paraId="687AFE5C" w14:textId="77777777" w:rsidR="003101A5" w:rsidRPr="0055664A" w:rsidRDefault="003101A5" w:rsidP="0055664A">
            <w:pPr>
              <w:rPr>
                <w:rFonts w:ascii="微软雅黑" w:eastAsia="微软雅黑" w:hAnsi="微软雅黑" w:cs="Arial"/>
                <w:color w:val="000000" w:themeColor="text1"/>
                <w:sz w:val="21"/>
                <w:szCs w:val="21"/>
              </w:rPr>
            </w:pPr>
          </w:p>
          <w:p w14:paraId="517CF7F2" w14:textId="77777777" w:rsidR="003101A5" w:rsidRPr="0055664A" w:rsidRDefault="003101A5" w:rsidP="0055664A">
            <w:pPr>
              <w:rPr>
                <w:rFonts w:ascii="微软雅黑" w:eastAsia="微软雅黑" w:hAnsi="微软雅黑" w:cs="Arial"/>
                <w:color w:val="000000" w:themeColor="text1"/>
                <w:sz w:val="21"/>
                <w:szCs w:val="21"/>
              </w:rPr>
            </w:pPr>
          </w:p>
        </w:tc>
      </w:tr>
    </w:tbl>
    <w:p w14:paraId="4F043C0C" w14:textId="77777777" w:rsidR="00EA77D7" w:rsidRPr="0055664A" w:rsidRDefault="003101A5" w:rsidP="0055664A">
      <w:pPr>
        <w:rPr>
          <w:rFonts w:ascii="微软雅黑" w:eastAsia="微软雅黑" w:hAnsi="微软雅黑" w:cs="Arial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【反馈】</w:t>
      </w:r>
      <w:r w:rsidR="00803FF5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谢谢你的回答。</w:t>
      </w:r>
      <w:r w:rsidR="00EA77D7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可能提出的问题有：</w:t>
      </w:r>
    </w:p>
    <w:p w14:paraId="708089A6" w14:textId="77777777" w:rsidR="005D23A6" w:rsidRPr="0055664A" w:rsidRDefault="00925EC3" w:rsidP="0055664A">
      <w:pPr>
        <w:pStyle w:val="af"/>
        <w:numPr>
          <w:ilvl w:val="0"/>
          <w:numId w:val="2"/>
        </w:numPr>
        <w:rPr>
          <w:rFonts w:ascii="微软雅黑" w:eastAsia="微软雅黑" w:hAnsi="微软雅黑" w:cs="Arial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为什么人们这么想偷洗发水</w:t>
      </w:r>
      <w:r w:rsidR="005D23A6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？</w:t>
      </w:r>
    </w:p>
    <w:p w14:paraId="0E2D97B9" w14:textId="77777777" w:rsidR="0017582F" w:rsidRPr="0055664A" w:rsidRDefault="00986332" w:rsidP="0055664A">
      <w:pPr>
        <w:pStyle w:val="af"/>
        <w:numPr>
          <w:ilvl w:val="0"/>
          <w:numId w:val="2"/>
        </w:numPr>
        <w:rPr>
          <w:rFonts w:ascii="微软雅黑" w:eastAsia="微软雅黑" w:hAnsi="微软雅黑" w:cs="Arial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为什么以前的解决方案没有起作用？</w:t>
      </w:r>
    </w:p>
    <w:p w14:paraId="062255C6" w14:textId="77777777" w:rsidR="0017582F" w:rsidRPr="0055664A" w:rsidRDefault="00986332" w:rsidP="0055664A">
      <w:pPr>
        <w:pStyle w:val="af"/>
        <w:numPr>
          <w:ilvl w:val="0"/>
          <w:numId w:val="2"/>
        </w:numPr>
        <w:rPr>
          <w:rFonts w:ascii="微软雅黑" w:eastAsia="微软雅黑" w:hAnsi="微软雅黑" w:cs="Arial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为什么洗发水这么吸引人？</w:t>
      </w:r>
    </w:p>
    <w:p w14:paraId="6E413DEE" w14:textId="77777777" w:rsidR="0017582F" w:rsidRPr="0055664A" w:rsidRDefault="00986332" w:rsidP="0055664A">
      <w:pPr>
        <w:pStyle w:val="af"/>
        <w:numPr>
          <w:ilvl w:val="0"/>
          <w:numId w:val="2"/>
        </w:numPr>
        <w:rPr>
          <w:rFonts w:ascii="微软雅黑" w:eastAsia="微软雅黑" w:hAnsi="微软雅黑" w:cs="Arial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为什么偷洗发水这么容易？</w:t>
      </w:r>
    </w:p>
    <w:p w14:paraId="57F1CBB8" w14:textId="77777777" w:rsidR="0017582F" w:rsidRPr="0055664A" w:rsidRDefault="0017582F" w:rsidP="0055664A">
      <w:pPr>
        <w:pStyle w:val="af"/>
        <w:numPr>
          <w:ilvl w:val="0"/>
          <w:numId w:val="2"/>
        </w:numPr>
        <w:rPr>
          <w:rFonts w:ascii="微软雅黑" w:eastAsia="微软雅黑" w:hAnsi="微软雅黑" w:cs="Arial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人们是怎么把洗发水偷走的？</w:t>
      </w:r>
    </w:p>
    <w:p w14:paraId="72214036" w14:textId="77777777" w:rsidR="0017582F" w:rsidRPr="0055664A" w:rsidRDefault="00A53657" w:rsidP="0055664A">
      <w:pPr>
        <w:pStyle w:val="af"/>
        <w:numPr>
          <w:ilvl w:val="0"/>
          <w:numId w:val="2"/>
        </w:numPr>
        <w:rPr>
          <w:rFonts w:ascii="微软雅黑" w:eastAsia="微软雅黑" w:hAnsi="微软雅黑" w:cs="Arial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要是我们不采取任何行动会怎么样？</w:t>
      </w:r>
    </w:p>
    <w:p w14:paraId="00A946D1" w14:textId="77777777" w:rsidR="00A53657" w:rsidRPr="0055664A" w:rsidRDefault="004A212E" w:rsidP="0055664A">
      <w:pPr>
        <w:pStyle w:val="af"/>
        <w:numPr>
          <w:ilvl w:val="0"/>
          <w:numId w:val="2"/>
        </w:numPr>
        <w:rPr>
          <w:rFonts w:ascii="微软雅黑" w:eastAsia="微软雅黑" w:hAnsi="微软雅黑" w:cs="Arial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我们怎么能让人们讨厌偷洗发水呢？</w:t>
      </w:r>
    </w:p>
    <w:p w14:paraId="790E6251" w14:textId="77777777" w:rsidR="00B1055C" w:rsidRPr="0055664A" w:rsidRDefault="00B1055C" w:rsidP="0055664A">
      <w:pPr>
        <w:pStyle w:val="af"/>
        <w:numPr>
          <w:ilvl w:val="0"/>
          <w:numId w:val="2"/>
        </w:numPr>
        <w:rPr>
          <w:rFonts w:ascii="微软雅黑" w:eastAsia="微软雅黑" w:hAnsi="微软雅黑" w:cs="Arial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我们怎么做能让洗发水无法被偷走？</w:t>
      </w:r>
    </w:p>
    <w:p w14:paraId="37DEA594" w14:textId="77777777" w:rsidR="003F04D8" w:rsidRPr="0055664A" w:rsidRDefault="003F04D8" w:rsidP="0055664A">
      <w:pPr>
        <w:outlineLvl w:val="2"/>
        <w:rPr>
          <w:rFonts w:ascii="微软雅黑" w:eastAsia="微软雅黑" w:hAnsi="微软雅黑" w:cs="Arial"/>
          <w:b/>
          <w:bCs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b/>
          <w:bCs/>
          <w:color w:val="000000" w:themeColor="text1"/>
          <w:sz w:val="21"/>
          <w:szCs w:val="21"/>
        </w:rPr>
        <w:t>03U</w:t>
      </w:r>
      <w:r w:rsidR="002C54E5" w:rsidRPr="0055664A">
        <w:rPr>
          <w:rFonts w:ascii="微软雅黑" w:eastAsia="微软雅黑" w:hAnsi="微软雅黑" w:cs="Arial" w:hint="eastAsia"/>
          <w:b/>
          <w:bCs/>
          <w:color w:val="000000" w:themeColor="text1"/>
          <w:sz w:val="21"/>
          <w:szCs w:val="21"/>
        </w:rPr>
        <w:t>08</w:t>
      </w:r>
      <w:r w:rsidR="005E2D3D" w:rsidRPr="0055664A">
        <w:rPr>
          <w:rFonts w:ascii="微软雅黑" w:eastAsia="微软雅黑" w:hAnsi="微软雅黑" w:cs="Arial" w:hint="eastAsia"/>
          <w:b/>
          <w:bCs/>
          <w:color w:val="000000" w:themeColor="text1"/>
          <w:sz w:val="21"/>
          <w:szCs w:val="21"/>
        </w:rPr>
        <w:t>A 小测验：</w:t>
      </w:r>
      <w:r w:rsidR="00741A69" w:rsidRPr="0055664A">
        <w:rPr>
          <w:rFonts w:ascii="微软雅黑" w:eastAsia="微软雅黑" w:hAnsi="微软雅黑" w:cs="Arial" w:hint="eastAsia"/>
          <w:b/>
          <w:bCs/>
          <w:color w:val="000000" w:themeColor="text1"/>
          <w:sz w:val="21"/>
          <w:szCs w:val="21"/>
        </w:rPr>
        <w:t>关键问题是什么？</w:t>
      </w:r>
    </w:p>
    <w:p w14:paraId="7382F036" w14:textId="77777777" w:rsidR="00741A69" w:rsidRPr="0055664A" w:rsidRDefault="00122947" w:rsidP="0055664A">
      <w:pPr>
        <w:rPr>
          <w:rFonts w:ascii="微软雅黑" w:eastAsia="微软雅黑" w:hAnsi="微软雅黑" w:cs="Arial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在上题中列出的</w:t>
      </w:r>
      <w:r w:rsidR="001D6348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问题中，你认为关键问题是哪一个？</w:t>
      </w:r>
      <w:r w:rsidR="000D3C54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你对这个关键问题的回答又是什么呢？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0"/>
      </w:tblGrid>
      <w:tr w:rsidR="008F1472" w:rsidRPr="0055664A" w14:paraId="2458D7AA" w14:textId="77777777" w:rsidTr="008F1472">
        <w:tc>
          <w:tcPr>
            <w:tcW w:w="9010" w:type="dxa"/>
          </w:tcPr>
          <w:p w14:paraId="01463278" w14:textId="77777777" w:rsidR="008F1472" w:rsidRPr="0055664A" w:rsidRDefault="008F1472" w:rsidP="0055664A">
            <w:pPr>
              <w:rPr>
                <w:rFonts w:ascii="微软雅黑" w:eastAsia="微软雅黑" w:hAnsi="微软雅黑" w:cs="Arial"/>
                <w:color w:val="000000" w:themeColor="text1"/>
                <w:sz w:val="21"/>
                <w:szCs w:val="21"/>
              </w:rPr>
            </w:pPr>
          </w:p>
          <w:p w14:paraId="7D0AD9F7" w14:textId="77777777" w:rsidR="008F1472" w:rsidRPr="0055664A" w:rsidRDefault="008F1472" w:rsidP="0055664A">
            <w:pPr>
              <w:rPr>
                <w:rFonts w:ascii="微软雅黑" w:eastAsia="微软雅黑" w:hAnsi="微软雅黑" w:cs="Arial"/>
                <w:color w:val="000000" w:themeColor="text1"/>
                <w:sz w:val="21"/>
                <w:szCs w:val="21"/>
              </w:rPr>
            </w:pPr>
          </w:p>
        </w:tc>
      </w:tr>
    </w:tbl>
    <w:p w14:paraId="7F56483B" w14:textId="77777777" w:rsidR="000D3C54" w:rsidRPr="0055664A" w:rsidRDefault="00892951" w:rsidP="0055664A">
      <w:pPr>
        <w:rPr>
          <w:rFonts w:ascii="微软雅黑" w:eastAsia="微软雅黑" w:hAnsi="微软雅黑" w:cs="Arial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【反馈】谢谢你的回答。我们认为关键问题是</w:t>
      </w:r>
      <w:r w:rsidR="00D678A7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为什么人们偷</w:t>
      </w:r>
      <w:r w:rsidR="00925EC3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洗发水。</w:t>
      </w:r>
      <w:r w:rsidR="000C5056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偷洗发水的原因可能有：</w:t>
      </w:r>
      <w:r w:rsidR="00D45F50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客户不诚实正直、洗发水太好用、</w:t>
      </w:r>
      <w:r w:rsidR="00206532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洗发水很容易</w:t>
      </w:r>
      <w:r w:rsidR="00C3747F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就</w:t>
      </w:r>
      <w:r w:rsidR="00206532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能</w:t>
      </w:r>
      <w:r w:rsidR="00C3747F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被</w:t>
      </w:r>
      <w:r w:rsidR="00206532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拿走、</w:t>
      </w:r>
      <w:r w:rsidR="00903DEC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除了偷没有其他途径获得洗发水等。</w:t>
      </w:r>
    </w:p>
    <w:p w14:paraId="2C1DF778" w14:textId="77777777" w:rsidR="00925EC3" w:rsidRPr="0055664A" w:rsidRDefault="00903DEC" w:rsidP="0055664A">
      <w:pPr>
        <w:outlineLvl w:val="2"/>
        <w:rPr>
          <w:rFonts w:ascii="微软雅黑" w:eastAsia="微软雅黑" w:hAnsi="微软雅黑" w:cs="Arial"/>
          <w:b/>
          <w:bCs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b/>
          <w:bCs/>
          <w:color w:val="000000" w:themeColor="text1"/>
          <w:sz w:val="21"/>
          <w:szCs w:val="21"/>
        </w:rPr>
        <w:t>03U09A 小测验：</w:t>
      </w:r>
      <w:r w:rsidR="00E570FF" w:rsidRPr="0055664A">
        <w:rPr>
          <w:rFonts w:ascii="微软雅黑" w:eastAsia="微软雅黑" w:hAnsi="微软雅黑" w:cs="Arial" w:hint="eastAsia"/>
          <w:b/>
          <w:bCs/>
          <w:color w:val="000000" w:themeColor="text1"/>
          <w:sz w:val="21"/>
          <w:szCs w:val="21"/>
        </w:rPr>
        <w:t>你想到了什么解决方案？</w:t>
      </w:r>
    </w:p>
    <w:p w14:paraId="14AB9023" w14:textId="77777777" w:rsidR="00454E89" w:rsidRPr="0055664A" w:rsidRDefault="00454E89" w:rsidP="0055664A">
      <w:pPr>
        <w:rPr>
          <w:rFonts w:ascii="微软雅黑" w:eastAsia="微软雅黑" w:hAnsi="微软雅黑" w:cs="Arial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在上一题中，我们已经对关键问题做出了回答：偷洗发水的原因可能有：客户不诚实正直、洗发水太好用、洗发水很容易就能被拿走、除了偷没有其他途径获得洗发水等。</w:t>
      </w:r>
    </w:p>
    <w:p w14:paraId="14C54484" w14:textId="77777777" w:rsidR="00E570FF" w:rsidRPr="0055664A" w:rsidRDefault="00454E89" w:rsidP="0055664A">
      <w:pPr>
        <w:rPr>
          <w:rFonts w:ascii="微软雅黑" w:eastAsia="微软雅黑" w:hAnsi="微软雅黑" w:cs="Arial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从这些回答中，你是否想到了一些解决方案呢？请将你想到的解决方案</w:t>
      </w:r>
      <w:r w:rsidR="003672DD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告诉我们！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0"/>
      </w:tblGrid>
      <w:tr w:rsidR="003672DD" w:rsidRPr="0055664A" w14:paraId="1A5E84D8" w14:textId="77777777" w:rsidTr="003672DD">
        <w:tc>
          <w:tcPr>
            <w:tcW w:w="9010" w:type="dxa"/>
          </w:tcPr>
          <w:p w14:paraId="6EE23F76" w14:textId="77777777" w:rsidR="003672DD" w:rsidRPr="0055664A" w:rsidRDefault="003672DD" w:rsidP="0055664A">
            <w:pPr>
              <w:rPr>
                <w:rFonts w:ascii="微软雅黑" w:eastAsia="微软雅黑" w:hAnsi="微软雅黑" w:cs="Arial"/>
                <w:color w:val="000000" w:themeColor="text1"/>
                <w:sz w:val="21"/>
                <w:szCs w:val="21"/>
              </w:rPr>
            </w:pPr>
          </w:p>
          <w:p w14:paraId="78A984F4" w14:textId="77777777" w:rsidR="003672DD" w:rsidRPr="0055664A" w:rsidRDefault="003672DD" w:rsidP="0055664A">
            <w:pPr>
              <w:rPr>
                <w:rFonts w:ascii="微软雅黑" w:eastAsia="微软雅黑" w:hAnsi="微软雅黑" w:cs="Arial"/>
                <w:color w:val="000000" w:themeColor="text1"/>
                <w:sz w:val="21"/>
                <w:szCs w:val="21"/>
              </w:rPr>
            </w:pPr>
          </w:p>
        </w:tc>
      </w:tr>
    </w:tbl>
    <w:p w14:paraId="371B2437" w14:textId="77777777" w:rsidR="00B40199" w:rsidRPr="0055664A" w:rsidRDefault="003672DD" w:rsidP="0055664A">
      <w:pPr>
        <w:rPr>
          <w:rFonts w:ascii="微软雅黑" w:eastAsia="微软雅黑" w:hAnsi="微软雅黑" w:cs="Arial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【反馈】谢谢你的回答。</w:t>
      </w:r>
      <w:r w:rsidR="00A72583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符合要求的解决方案有：</w:t>
      </w:r>
      <w:r w:rsidR="003D0F02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将洗发水固定在</w:t>
      </w:r>
      <w:r w:rsidR="00AD1B63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淋浴室内，</w:t>
      </w:r>
      <w:r w:rsidR="00AB1536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防止客户带走</w:t>
      </w:r>
      <w:r w:rsidR="000B48CF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；</w:t>
      </w:r>
      <w:r w:rsidR="00024A3F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在俱乐部的前台售卖</w:t>
      </w:r>
      <w:r w:rsidR="006E5B16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这款洗发水。</w:t>
      </w:r>
    </w:p>
    <w:p w14:paraId="27493257" w14:textId="77777777" w:rsidR="007B672C" w:rsidRPr="0055664A" w:rsidRDefault="007B672C" w:rsidP="0055664A">
      <w:pPr>
        <w:rPr>
          <w:rFonts w:ascii="微软雅黑" w:eastAsia="微软雅黑" w:hAnsi="微软雅黑" w:cs="Arial"/>
          <w:color w:val="000000" w:themeColor="text1"/>
          <w:sz w:val="21"/>
          <w:szCs w:val="21"/>
        </w:rPr>
      </w:pPr>
    </w:p>
    <w:p w14:paraId="3E1CFDB6" w14:textId="77777777" w:rsidR="009B594C" w:rsidRPr="0055664A" w:rsidRDefault="009B594C" w:rsidP="0055664A">
      <w:pPr>
        <w:outlineLvl w:val="1"/>
        <w:rPr>
          <w:rFonts w:ascii="微软雅黑" w:eastAsia="微软雅黑" w:hAnsi="微软雅黑" w:cs="Arial"/>
          <w:b/>
          <w:bCs/>
          <w:color w:val="000000" w:themeColor="text1"/>
          <w:sz w:val="21"/>
          <w:szCs w:val="21"/>
          <w:shd w:val="clear" w:color="auto" w:fill="DEEAF6"/>
        </w:rPr>
      </w:pPr>
      <w:r w:rsidRPr="0055664A">
        <w:rPr>
          <w:rFonts w:ascii="微软雅黑" w:eastAsia="微软雅黑" w:hAnsi="微软雅黑" w:cs="Arial"/>
          <w:b/>
          <w:bCs/>
          <w:color w:val="000000" w:themeColor="text1"/>
          <w:sz w:val="21"/>
          <w:szCs w:val="21"/>
          <w:shd w:val="clear" w:color="auto" w:fill="DEEAF6"/>
        </w:rPr>
        <w:t xml:space="preserve">04U </w:t>
      </w:r>
      <w:r w:rsidRPr="0055664A">
        <w:rPr>
          <w:rFonts w:ascii="微软雅黑" w:eastAsia="微软雅黑" w:hAnsi="微软雅黑" w:cs="Arial" w:hint="eastAsia"/>
          <w:b/>
          <w:bCs/>
          <w:color w:val="000000" w:themeColor="text1"/>
          <w:sz w:val="21"/>
          <w:szCs w:val="21"/>
          <w:shd w:val="clear" w:color="auto" w:fill="DEEAF6"/>
        </w:rPr>
        <w:t>常见的思维误区二：思维固化</w:t>
      </w:r>
      <w:r w:rsidR="00302645" w:rsidRPr="0055664A">
        <w:rPr>
          <w:rFonts w:ascii="微软雅黑" w:eastAsia="微软雅黑" w:hAnsi="微软雅黑" w:cs="Arial" w:hint="eastAsia"/>
          <w:b/>
          <w:bCs/>
          <w:color w:val="000000" w:themeColor="text1"/>
          <w:sz w:val="21"/>
          <w:szCs w:val="21"/>
          <w:shd w:val="clear" w:color="auto" w:fill="DEEAF6"/>
        </w:rPr>
        <w:t xml:space="preserve"> pattern thinking</w:t>
      </w:r>
    </w:p>
    <w:p w14:paraId="793DFB3E" w14:textId="00B3979C" w:rsidR="00697BBA" w:rsidRPr="0055664A" w:rsidRDefault="007817CB" w:rsidP="0055664A">
      <w:pPr>
        <w:outlineLvl w:val="2"/>
        <w:rPr>
          <w:rFonts w:ascii="微软雅黑" w:eastAsia="微软雅黑" w:hAnsi="微软雅黑" w:cs="Arial"/>
          <w:b/>
          <w:bCs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b/>
          <w:bCs/>
          <w:color w:val="000000" w:themeColor="text1"/>
          <w:sz w:val="21"/>
          <w:szCs w:val="21"/>
        </w:rPr>
        <w:t>04U01</w:t>
      </w:r>
      <w:r w:rsidR="00791FC0" w:rsidRPr="0055664A">
        <w:rPr>
          <w:rFonts w:ascii="微软雅黑" w:eastAsia="微软雅黑" w:hAnsi="微软雅黑" w:cs="Arial" w:hint="eastAsia"/>
          <w:b/>
          <w:bCs/>
          <w:color w:val="000000" w:themeColor="text1"/>
          <w:sz w:val="21"/>
          <w:szCs w:val="21"/>
        </w:rPr>
        <w:t xml:space="preserve"> </w:t>
      </w:r>
      <w:r w:rsidR="00152369" w:rsidRPr="0055664A">
        <w:rPr>
          <w:rFonts w:ascii="微软雅黑" w:eastAsia="微软雅黑" w:hAnsi="微软雅黑" w:cs="Arial" w:hint="eastAsia"/>
          <w:b/>
          <w:bCs/>
          <w:color w:val="000000" w:themeColor="text1"/>
          <w:sz w:val="21"/>
          <w:szCs w:val="21"/>
        </w:rPr>
        <w:t>分割图形</w:t>
      </w:r>
    </w:p>
    <w:p w14:paraId="59DC6857" w14:textId="77777777" w:rsidR="00570C43" w:rsidRPr="0055664A" w:rsidRDefault="00DA435C" w:rsidP="0055664A">
      <w:pPr>
        <w:rPr>
          <w:rFonts w:ascii="微软雅黑" w:eastAsia="微软雅黑" w:hAnsi="微软雅黑" w:cs="Arial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在介绍第二个思维误区前，让我们先一起做一个小活动：</w:t>
      </w:r>
      <w:r w:rsidR="00570C43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请拿出一张纸， 在纸上仿画下面的这张坐标图。</w:t>
      </w:r>
    </w:p>
    <w:p w14:paraId="04CBDCCB" w14:textId="22F81A1A" w:rsidR="00152369" w:rsidRPr="0055664A" w:rsidRDefault="00152369" w:rsidP="0055664A">
      <w:pPr>
        <w:rPr>
          <w:rFonts w:ascii="微软雅黑" w:eastAsia="微软雅黑" w:hAnsi="微软雅黑" w:cs="Arial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/>
          <w:noProof/>
          <w:sz w:val="21"/>
          <w:szCs w:val="21"/>
        </w:rPr>
        <w:lastRenderedPageBreak/>
        <w:drawing>
          <wp:inline distT="0" distB="0" distL="0" distR="0" wp14:anchorId="230E1ACF" wp14:editId="12E28F82">
            <wp:extent cx="5727700" cy="3427095"/>
            <wp:effectExtent l="0" t="0" r="635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BC451" w14:textId="77777777" w:rsidR="00570C43" w:rsidRPr="0055664A" w:rsidRDefault="00570C43" w:rsidP="0055664A">
      <w:pPr>
        <w:rPr>
          <w:rFonts w:ascii="微软雅黑" w:eastAsia="微软雅黑" w:hAnsi="微软雅黑" w:cs="Arial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下面，我们将交给你四个任务：</w:t>
      </w:r>
    </w:p>
    <w:p w14:paraId="2DC75B27" w14:textId="77777777" w:rsidR="00570C43" w:rsidRPr="0055664A" w:rsidRDefault="00570C43" w:rsidP="0055664A">
      <w:pPr>
        <w:rPr>
          <w:rFonts w:ascii="微软雅黑" w:eastAsia="微软雅黑" w:hAnsi="微软雅黑" w:cs="Arial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任务一：请试着</w:t>
      </w:r>
      <w:r w:rsidR="00B92D0D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在10秒内</w:t>
      </w: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将第一象限的非阴影部分分隔为形状、面积完全相同的两块图形。</w:t>
      </w:r>
      <w:r w:rsidR="00B92D0D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（间隙10秒）</w:t>
      </w:r>
    </w:p>
    <w:p w14:paraId="5400A73B" w14:textId="77777777" w:rsidR="00570C43" w:rsidRPr="0055664A" w:rsidRDefault="00570C43" w:rsidP="0055664A">
      <w:pPr>
        <w:rPr>
          <w:rFonts w:ascii="微软雅黑" w:eastAsia="微软雅黑" w:hAnsi="微软雅黑" w:cs="Arial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你完成了吗？请看我们的参考分隔方法。</w:t>
      </w:r>
    </w:p>
    <w:p w14:paraId="381C67E3" w14:textId="33C97188" w:rsidR="00570C43" w:rsidRPr="0055664A" w:rsidRDefault="00152369" w:rsidP="0055664A">
      <w:pPr>
        <w:rPr>
          <w:rFonts w:ascii="微软雅黑" w:eastAsia="微软雅黑" w:hAnsi="微软雅黑" w:cs="Arial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/>
          <w:noProof/>
          <w:sz w:val="21"/>
          <w:szCs w:val="21"/>
        </w:rPr>
        <w:drawing>
          <wp:inline distT="0" distB="0" distL="0" distR="0" wp14:anchorId="52153ECE" wp14:editId="7FFBA2A2">
            <wp:extent cx="5727700" cy="3292475"/>
            <wp:effectExtent l="0" t="0" r="635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4CAE3" w14:textId="739B2D30" w:rsidR="00570C43" w:rsidRPr="0055664A" w:rsidRDefault="00570C43" w:rsidP="0055664A">
      <w:pPr>
        <w:rPr>
          <w:rFonts w:ascii="微软雅黑" w:eastAsia="微软雅黑" w:hAnsi="微软雅黑" w:cs="Arial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下面，</w:t>
      </w:r>
      <w:r w:rsidR="00650E6B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我们将升级难度。</w:t>
      </w: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请试着</w:t>
      </w:r>
      <w:r w:rsidR="00B92D0D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在20秒内</w:t>
      </w: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将第二象限的非阴影部分分割为形状、面积完全相同的三块图形。</w:t>
      </w:r>
      <w:r w:rsidR="00B92D0D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（间隙20秒）</w:t>
      </w:r>
    </w:p>
    <w:p w14:paraId="6BB84865" w14:textId="77777777" w:rsidR="00570C43" w:rsidRPr="0055664A" w:rsidRDefault="002A3812" w:rsidP="0055664A">
      <w:pPr>
        <w:rPr>
          <w:rFonts w:ascii="微软雅黑" w:eastAsia="微软雅黑" w:hAnsi="微软雅黑" w:cs="Arial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时间到。</w:t>
      </w:r>
      <w:r w:rsidR="00570C43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你想到如何分割了吗？事实上，我们只需将非阴影部分分为三个正方形即可。</w:t>
      </w:r>
    </w:p>
    <w:p w14:paraId="17BE340B" w14:textId="3B09B2BF" w:rsidR="00570C43" w:rsidRPr="0055664A" w:rsidRDefault="004A4463" w:rsidP="0055664A">
      <w:pPr>
        <w:rPr>
          <w:rFonts w:ascii="微软雅黑" w:eastAsia="微软雅黑" w:hAnsi="微软雅黑" w:cs="Arial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/>
          <w:noProof/>
          <w:sz w:val="21"/>
          <w:szCs w:val="21"/>
        </w:rPr>
        <w:lastRenderedPageBreak/>
        <w:drawing>
          <wp:inline distT="0" distB="0" distL="0" distR="0" wp14:anchorId="7E1B18E2" wp14:editId="61372DFF">
            <wp:extent cx="5727700" cy="3399155"/>
            <wp:effectExtent l="0" t="0" r="635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F4C74" w14:textId="77777777" w:rsidR="00570C43" w:rsidRPr="0055664A" w:rsidRDefault="00570C43" w:rsidP="0055664A">
      <w:pPr>
        <w:rPr>
          <w:rFonts w:ascii="微软雅黑" w:eastAsia="微软雅黑" w:hAnsi="微软雅黑" w:cs="Arial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下面</w:t>
      </w:r>
      <w:r w:rsidR="002A3812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进行第三个任务</w:t>
      </w: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，</w:t>
      </w:r>
      <w:r w:rsidR="00650E6B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我们将再次升级难度。</w:t>
      </w: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请试着</w:t>
      </w:r>
      <w:r w:rsidR="00B92D0D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在20秒内</w:t>
      </w: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将第三象限的非阴影部分分隔为形状、面积完全相同的四块图形。</w:t>
      </w:r>
      <w:r w:rsidR="00B92D0D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（间隙20秒）</w:t>
      </w:r>
    </w:p>
    <w:p w14:paraId="5CC7E029" w14:textId="77777777" w:rsidR="00570C43" w:rsidRPr="0055664A" w:rsidRDefault="002A3812" w:rsidP="0055664A">
      <w:pPr>
        <w:rPr>
          <w:rFonts w:ascii="微软雅黑" w:eastAsia="微软雅黑" w:hAnsi="微软雅黑" w:cs="Arial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时间到。</w:t>
      </w:r>
      <w:r w:rsidR="00A03521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第三象限的分割有点复杂，</w:t>
      </w:r>
      <w:r w:rsidR="00761460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你需要将非阴影部分分为</w:t>
      </w:r>
      <w:r w:rsidR="00650E6B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四块不规则图形。</w:t>
      </w:r>
    </w:p>
    <w:p w14:paraId="7AEF5F54" w14:textId="5F9F59DF" w:rsidR="00B92D0D" w:rsidRPr="0055664A" w:rsidRDefault="004A4463" w:rsidP="0055664A">
      <w:pPr>
        <w:rPr>
          <w:rFonts w:ascii="微软雅黑" w:eastAsia="微软雅黑" w:hAnsi="微软雅黑" w:cs="Arial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/>
          <w:noProof/>
          <w:sz w:val="21"/>
          <w:szCs w:val="21"/>
        </w:rPr>
        <w:drawing>
          <wp:inline distT="0" distB="0" distL="0" distR="0" wp14:anchorId="7F47AF6D" wp14:editId="42719D99">
            <wp:extent cx="5727700" cy="3479800"/>
            <wp:effectExtent l="0" t="0" r="635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E09C2" w14:textId="1BB7CB54" w:rsidR="00B92D0D" w:rsidRPr="0055664A" w:rsidRDefault="00A03521" w:rsidP="0055664A">
      <w:pPr>
        <w:rPr>
          <w:rFonts w:ascii="微软雅黑" w:eastAsia="微软雅黑" w:hAnsi="微软雅黑" w:cs="Arial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下面，</w:t>
      </w:r>
      <w:r w:rsidR="00650E6B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我们将继续升级难度。</w:t>
      </w: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请试着</w:t>
      </w:r>
      <w:r w:rsidR="00B92D0D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在20秒内</w:t>
      </w: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将第四象限的非阴影部分分隔为形状、面积完全相同的七</w:t>
      </w:r>
      <w:r w:rsidR="00570C43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块图形。</w:t>
      </w:r>
      <w:r w:rsidR="00B92D0D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（间隙20秒）</w:t>
      </w:r>
    </w:p>
    <w:p w14:paraId="3E3936A3" w14:textId="77777777" w:rsidR="00E834E5" w:rsidRPr="0055664A" w:rsidRDefault="002A3812" w:rsidP="0055664A">
      <w:pPr>
        <w:rPr>
          <w:rFonts w:ascii="微软雅黑" w:eastAsia="微软雅黑" w:hAnsi="微软雅黑" w:cs="Arial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时间到！</w:t>
      </w:r>
      <w:r w:rsidR="00B92D0D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你是否将第四象限成功分隔为完全相同的七个图形了呢？</w:t>
      </w:r>
    </w:p>
    <w:p w14:paraId="33F1D8EB" w14:textId="2F5C4E68" w:rsidR="00E834E5" w:rsidRPr="00795FB7" w:rsidRDefault="00E834E5" w:rsidP="0055664A">
      <w:pPr>
        <w:outlineLvl w:val="2"/>
        <w:rPr>
          <w:rFonts w:ascii="微软雅黑" w:eastAsia="微软雅黑" w:hAnsi="微软雅黑" w:cs="Arial"/>
          <w:b/>
          <w:bCs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b/>
          <w:bCs/>
          <w:color w:val="000000" w:themeColor="text1"/>
          <w:sz w:val="21"/>
          <w:szCs w:val="21"/>
        </w:rPr>
        <w:t>04U</w:t>
      </w:r>
      <w:r w:rsidR="002A3812" w:rsidRPr="0055664A">
        <w:rPr>
          <w:rFonts w:ascii="微软雅黑" w:eastAsia="微软雅黑" w:hAnsi="微软雅黑" w:cs="Arial" w:hint="eastAsia"/>
          <w:b/>
          <w:bCs/>
          <w:color w:val="000000" w:themeColor="text1"/>
          <w:sz w:val="21"/>
          <w:szCs w:val="21"/>
        </w:rPr>
        <w:t>02</w:t>
      </w:r>
      <w:r w:rsidR="00795FB7">
        <w:rPr>
          <w:rFonts w:ascii="微软雅黑" w:eastAsia="微软雅黑" w:hAnsi="微软雅黑" w:cs="Arial"/>
          <w:b/>
          <w:bCs/>
          <w:color w:val="000000" w:themeColor="text1"/>
          <w:sz w:val="21"/>
          <w:szCs w:val="21"/>
        </w:rPr>
        <w:t xml:space="preserve"> </w:t>
      </w:r>
      <w:r w:rsidR="00D976F4" w:rsidRPr="0055664A">
        <w:rPr>
          <w:rFonts w:ascii="微软雅黑" w:eastAsia="微软雅黑" w:hAnsi="微软雅黑" w:cs="Arial" w:hint="eastAsia"/>
          <w:b/>
          <w:bCs/>
          <w:color w:val="000000" w:themeColor="text1"/>
          <w:sz w:val="21"/>
          <w:szCs w:val="21"/>
        </w:rPr>
        <w:t>误区二：思维固化</w:t>
      </w:r>
      <w:r w:rsidR="00795FB7">
        <w:rPr>
          <w:rStyle w:val="af6"/>
          <w:rFonts w:ascii="微软雅黑" w:eastAsia="微软雅黑" w:hAnsi="微软雅黑" w:cs="Arial"/>
          <w:b/>
          <w:bCs/>
          <w:color w:val="000000" w:themeColor="text1"/>
          <w:sz w:val="21"/>
          <w:szCs w:val="21"/>
        </w:rPr>
        <w:footnoteReference w:id="9"/>
      </w:r>
    </w:p>
    <w:p w14:paraId="601B70B5" w14:textId="77777777" w:rsidR="00DA4AC7" w:rsidRPr="0055664A" w:rsidRDefault="002A3812" w:rsidP="0055664A">
      <w:pPr>
        <w:rPr>
          <w:rFonts w:ascii="微软雅黑" w:eastAsia="微软雅黑" w:hAnsi="微软雅黑" w:cs="Arial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lastRenderedPageBreak/>
        <w:t>很少有人能在20秒内完成最后一个任务</w:t>
      </w:r>
      <w:r w:rsidR="00310D72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，成功将第四象限的正方形分割为完全相同的七块图形。</w:t>
      </w:r>
      <w:r w:rsidR="00BE31B6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但事实上，最后一个任务是这四个任务中最简单的，你只需将正方形等分为七个长条即可。</w:t>
      </w:r>
    </w:p>
    <w:p w14:paraId="750019B3" w14:textId="0B6A53A4" w:rsidR="004A4463" w:rsidRPr="0055664A" w:rsidRDefault="004A4463" w:rsidP="0055664A">
      <w:pPr>
        <w:rPr>
          <w:rFonts w:ascii="微软雅黑" w:eastAsia="微软雅黑" w:hAnsi="微软雅黑" w:cs="Arial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/>
          <w:noProof/>
          <w:sz w:val="21"/>
          <w:szCs w:val="21"/>
        </w:rPr>
        <w:drawing>
          <wp:inline distT="0" distB="0" distL="0" distR="0" wp14:anchorId="09178330" wp14:editId="5FAA082F">
            <wp:extent cx="5727700" cy="3496945"/>
            <wp:effectExtent l="0" t="0" r="6350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FB895" w14:textId="77777777" w:rsidR="00570C43" w:rsidRPr="0055664A" w:rsidRDefault="00DA4AC7" w:rsidP="0055664A">
      <w:pPr>
        <w:rPr>
          <w:rFonts w:ascii="微软雅黑" w:eastAsia="微软雅黑" w:hAnsi="微软雅黑" w:cs="Arial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如此简单的分割方法，大多数人</w:t>
      </w:r>
      <w:r w:rsidR="00BE31B6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却很难在短时间内想到，</w:t>
      </w:r>
      <w:r w:rsidR="00D976F4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这是为什么呢？</w:t>
      </w:r>
    </w:p>
    <w:p w14:paraId="3118E407" w14:textId="77777777" w:rsidR="002411FB" w:rsidRPr="0055664A" w:rsidRDefault="00BA1E98" w:rsidP="0055664A">
      <w:pPr>
        <w:rPr>
          <w:rFonts w:ascii="微软雅黑" w:eastAsia="微软雅黑" w:hAnsi="微软雅黑" w:cs="Arial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前面的三个分割任务</w:t>
      </w:r>
      <w:r w:rsidR="008A3106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和我们的提示</w:t>
      </w: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已经将你的思维模式固定了</w:t>
      </w:r>
      <w:r w:rsidR="008A3106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——这是一个较为困难的任务，需要进行不规则的分割。因此，</w:t>
      </w:r>
      <w:r w:rsidR="00CC69A0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到了第四个任务时，你很难跳脱出来，</w:t>
      </w:r>
      <w:r w:rsidR="0020626C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重新思考分割的方案</w:t>
      </w:r>
      <w:r w:rsidR="00004BBA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。</w:t>
      </w:r>
      <w:r w:rsidR="005D07B5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在日常工作</w:t>
      </w:r>
      <w:r w:rsidR="0069124B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生活</w:t>
      </w:r>
      <w:r w:rsidR="005D07B5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中，我们也时常</w:t>
      </w:r>
      <w:r w:rsidR="003F3709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遇到这类</w:t>
      </w:r>
      <w:r w:rsidR="00F64EFB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遵循原有思维模式</w:t>
      </w:r>
      <w:r w:rsidR="003F3709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“</w:t>
      </w:r>
      <w:r w:rsidR="001B7C17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跳不出来”的情况，</w:t>
      </w:r>
      <w:r w:rsidR="004A432B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我们把这类思维误区成为“思维固化”。</w:t>
      </w:r>
    </w:p>
    <w:p w14:paraId="22F0A75A" w14:textId="77777777" w:rsidR="001B7C17" w:rsidRPr="0055664A" w:rsidRDefault="00F324AF" w:rsidP="0055664A">
      <w:pPr>
        <w:outlineLvl w:val="2"/>
        <w:rPr>
          <w:rFonts w:ascii="微软雅黑" w:eastAsia="微软雅黑" w:hAnsi="微软雅黑" w:cs="Arial"/>
          <w:b/>
          <w:bCs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b/>
          <w:bCs/>
          <w:color w:val="000000" w:themeColor="text1"/>
          <w:sz w:val="21"/>
          <w:szCs w:val="21"/>
        </w:rPr>
        <w:t>04U03</w:t>
      </w:r>
      <w:r w:rsidR="002E2FE3" w:rsidRPr="0055664A">
        <w:rPr>
          <w:rFonts w:ascii="微软雅黑" w:eastAsia="微软雅黑" w:hAnsi="微软雅黑" w:cs="Arial" w:hint="eastAsia"/>
          <w:b/>
          <w:bCs/>
          <w:color w:val="000000" w:themeColor="text1"/>
          <w:sz w:val="21"/>
          <w:szCs w:val="21"/>
        </w:rPr>
        <w:t xml:space="preserve"> </w:t>
      </w:r>
      <w:r w:rsidR="00927CAA" w:rsidRPr="0055664A">
        <w:rPr>
          <w:rFonts w:ascii="微软雅黑" w:eastAsia="微软雅黑" w:hAnsi="微软雅黑" w:cs="Arial" w:hint="eastAsia"/>
          <w:b/>
          <w:bCs/>
          <w:color w:val="000000" w:themeColor="text1"/>
          <w:sz w:val="21"/>
          <w:szCs w:val="21"/>
        </w:rPr>
        <w:t>洗发水失窃风波：员工们提供的方案</w:t>
      </w:r>
    </w:p>
    <w:p w14:paraId="0550F420" w14:textId="77777777" w:rsidR="002E2FE3" w:rsidRPr="0055664A" w:rsidRDefault="002E2FE3" w:rsidP="0055664A">
      <w:pPr>
        <w:rPr>
          <w:rFonts w:ascii="微软雅黑" w:eastAsia="微软雅黑" w:hAnsi="微软雅黑" w:cs="Arial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让我们回到洗发水失窃风波的案例</w:t>
      </w:r>
      <w:r w:rsidR="00CB2701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，</w:t>
      </w:r>
      <w:r w:rsidR="008066F0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你是健身俱乐部的总经理，</w:t>
      </w:r>
      <w:r w:rsidR="00920078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你的</w:t>
      </w:r>
      <w:r w:rsidR="008066F0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员工</w:t>
      </w:r>
      <w:r w:rsidR="00F324AF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为解决洗发水失窃的问题想出了</w:t>
      </w:r>
      <w:r w:rsidR="008066F0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一些</w:t>
      </w:r>
      <w:r w:rsidR="00F324AF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新</w:t>
      </w:r>
      <w:r w:rsidR="00881989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的</w:t>
      </w:r>
      <w:r w:rsidR="008066F0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解决方案</w:t>
      </w:r>
      <w:r w:rsidR="00F324AF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，让我们一起来看看。</w:t>
      </w:r>
    </w:p>
    <w:p w14:paraId="0DB22D98" w14:textId="5E80436D" w:rsidR="0033739C" w:rsidRPr="0055664A" w:rsidRDefault="00A35AF8" w:rsidP="0055664A">
      <w:pPr>
        <w:rPr>
          <w:rFonts w:ascii="微软雅黑" w:eastAsia="微软雅黑" w:hAnsi="微软雅黑" w:cs="Arial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员工D</w:t>
      </w:r>
      <w:r w:rsidR="00277E70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（女）</w:t>
      </w: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：</w:t>
      </w:r>
      <w:r w:rsidR="00EC7BF0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可以粘贴</w:t>
      </w:r>
      <w:r w:rsidR="004411AB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告示，向</w:t>
      </w:r>
      <w:r w:rsidR="00F77AE2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顾客说明免费使用</w:t>
      </w:r>
      <w:r w:rsidR="0033739C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不代表</w:t>
      </w:r>
      <w:r w:rsidR="004411AB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可以免费带走。</w:t>
      </w:r>
    </w:p>
    <w:p w14:paraId="078BDC04" w14:textId="4CC0C62F" w:rsidR="00F324AF" w:rsidRPr="0055664A" w:rsidRDefault="004411AB" w:rsidP="0055664A">
      <w:pPr>
        <w:rPr>
          <w:rFonts w:ascii="微软雅黑" w:eastAsia="微软雅黑" w:hAnsi="微软雅黑" w:cs="Arial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员工E</w:t>
      </w:r>
      <w:r w:rsidR="00277E70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（男）</w:t>
      </w: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：</w:t>
      </w:r>
      <w:r w:rsidR="00BB0CEB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我们可以在每个淋浴间安装带锁的铁盒，将洗发水锁在铁盒内，只露出泵头</w:t>
      </w:r>
      <w:r w:rsidR="00E939C6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。</w:t>
      </w:r>
    </w:p>
    <w:p w14:paraId="1B8436FC" w14:textId="0CE9CA94" w:rsidR="00F77AE2" w:rsidRPr="0055664A" w:rsidRDefault="00EC7BF0" w:rsidP="0055664A">
      <w:pPr>
        <w:rPr>
          <w:rFonts w:ascii="微软雅黑" w:eastAsia="微软雅黑" w:hAnsi="微软雅黑" w:cs="Arial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员工F</w:t>
      </w:r>
      <w:r w:rsidR="00277E70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（男）</w:t>
      </w: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：我觉得可以</w:t>
      </w:r>
      <w:r w:rsidR="00F77AE2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保持洗发水瓶近乎空瓶，应该没有人想带一瓶快用完的洗发水回家吧！</w:t>
      </w:r>
    </w:p>
    <w:p w14:paraId="3A3E177F" w14:textId="0B39E449" w:rsidR="00EC7BF0" w:rsidRPr="0055664A" w:rsidRDefault="00F77AE2" w:rsidP="0055664A">
      <w:pPr>
        <w:outlineLvl w:val="2"/>
        <w:rPr>
          <w:rFonts w:ascii="微软雅黑" w:eastAsia="微软雅黑" w:hAnsi="微软雅黑" w:cs="Arial"/>
          <w:b/>
          <w:bCs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b/>
          <w:bCs/>
          <w:color w:val="000000" w:themeColor="text1"/>
          <w:sz w:val="21"/>
          <w:szCs w:val="21"/>
        </w:rPr>
        <w:t xml:space="preserve">04U04A </w:t>
      </w:r>
      <w:ins w:id="14" w:author="Gejing Zhang" w:date="2018-08-22T09:44:00Z">
        <w:r w:rsidR="00B93EBA">
          <w:rPr>
            <w:rFonts w:ascii="微软雅黑" w:eastAsia="微软雅黑" w:hAnsi="微软雅黑" w:cs="Arial" w:hint="eastAsia"/>
            <w:b/>
            <w:bCs/>
            <w:color w:val="000000" w:themeColor="text1"/>
            <w:sz w:val="21"/>
            <w:szCs w:val="21"/>
          </w:rPr>
          <w:t>请思考</w:t>
        </w:r>
      </w:ins>
      <w:del w:id="15" w:author="Gejing Zhang" w:date="2018-08-22T09:44:00Z">
        <w:r w:rsidRPr="0055664A" w:rsidDel="00B93EBA">
          <w:rPr>
            <w:rFonts w:ascii="微软雅黑" w:eastAsia="微软雅黑" w:hAnsi="微软雅黑" w:cs="Arial" w:hint="eastAsia"/>
            <w:b/>
            <w:bCs/>
            <w:color w:val="000000" w:themeColor="text1"/>
            <w:sz w:val="21"/>
            <w:szCs w:val="21"/>
          </w:rPr>
          <w:delText>小测验</w:delText>
        </w:r>
      </w:del>
      <w:r w:rsidR="00130B1F" w:rsidRPr="0055664A">
        <w:rPr>
          <w:rFonts w:ascii="微软雅黑" w:eastAsia="微软雅黑" w:hAnsi="微软雅黑" w:cs="Arial" w:hint="eastAsia"/>
          <w:b/>
          <w:bCs/>
          <w:color w:val="000000" w:themeColor="text1"/>
          <w:sz w:val="21"/>
          <w:szCs w:val="21"/>
        </w:rPr>
        <w:t>：你是否满意这些方案？</w:t>
      </w:r>
    </w:p>
    <w:p w14:paraId="7B183495" w14:textId="70364427" w:rsidR="00F77AE2" w:rsidRPr="0055664A" w:rsidRDefault="00277E70" w:rsidP="0055664A">
      <w:pPr>
        <w:rPr>
          <w:rFonts w:ascii="微软雅黑" w:eastAsia="微软雅黑" w:hAnsi="微软雅黑"/>
          <w:color w:val="000000" w:themeColor="text1"/>
          <w:sz w:val="21"/>
          <w:szCs w:val="21"/>
          <w:shd w:val="clear" w:color="auto" w:fill="FFFFFF"/>
        </w:rPr>
      </w:pPr>
      <w:r>
        <w:rPr>
          <w:rFonts w:ascii="微软雅黑" w:eastAsia="微软雅黑" w:hAnsi="微软雅黑" w:hint="eastAsia"/>
          <w:color w:val="000000" w:themeColor="text1"/>
          <w:sz w:val="21"/>
          <w:szCs w:val="21"/>
          <w:shd w:val="clear" w:color="auto" w:fill="FFFFFF"/>
        </w:rPr>
        <w:t>请分别判断，你是否满意三个员工</w:t>
      </w:r>
      <w:r w:rsidR="00F77AE2" w:rsidRPr="0055664A">
        <w:rPr>
          <w:rFonts w:ascii="微软雅黑" w:eastAsia="微软雅黑" w:hAnsi="微软雅黑" w:hint="eastAsia"/>
          <w:color w:val="000000" w:themeColor="text1"/>
          <w:sz w:val="21"/>
          <w:szCs w:val="21"/>
          <w:shd w:val="clear" w:color="auto" w:fill="FFFFFF"/>
        </w:rPr>
        <w:t>为你提供的三个解决方案？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5488"/>
        <w:gridCol w:w="1797"/>
        <w:gridCol w:w="1725"/>
      </w:tblGrid>
      <w:tr w:rsidR="00F77AE2" w:rsidRPr="0055664A" w14:paraId="62154741" w14:textId="77777777" w:rsidTr="003E5E04">
        <w:trPr>
          <w:trHeight w:val="422"/>
        </w:trPr>
        <w:tc>
          <w:tcPr>
            <w:tcW w:w="3046" w:type="pct"/>
          </w:tcPr>
          <w:p w14:paraId="6AA622F9" w14:textId="77777777" w:rsidR="00F77AE2" w:rsidRPr="0055664A" w:rsidRDefault="00F77AE2" w:rsidP="0055664A">
            <w:pPr>
              <w:rPr>
                <w:rFonts w:ascii="微软雅黑" w:eastAsia="微软雅黑" w:hAnsi="微软雅黑"/>
                <w:color w:val="000000" w:themeColor="text1"/>
                <w:sz w:val="21"/>
                <w:szCs w:val="21"/>
                <w:shd w:val="clear" w:color="auto" w:fill="FFFFFF"/>
              </w:rPr>
            </w:pPr>
            <w:r w:rsidRPr="0055664A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shd w:val="clear" w:color="auto" w:fill="FFFFFF"/>
              </w:rPr>
              <w:t>方案</w:t>
            </w:r>
          </w:p>
        </w:tc>
        <w:tc>
          <w:tcPr>
            <w:tcW w:w="997" w:type="pct"/>
          </w:tcPr>
          <w:p w14:paraId="0298AB90" w14:textId="77777777" w:rsidR="00F77AE2" w:rsidRPr="0055664A" w:rsidRDefault="00F77AE2" w:rsidP="0055664A">
            <w:pPr>
              <w:rPr>
                <w:rFonts w:ascii="微软雅黑" w:eastAsia="微软雅黑" w:hAnsi="微软雅黑"/>
                <w:color w:val="000000" w:themeColor="text1"/>
                <w:sz w:val="21"/>
                <w:szCs w:val="21"/>
                <w:shd w:val="clear" w:color="auto" w:fill="FFFFFF"/>
              </w:rPr>
            </w:pPr>
            <w:r w:rsidRPr="0055664A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shd w:val="clear" w:color="auto" w:fill="FFFFFF"/>
              </w:rPr>
              <w:t>满意</w:t>
            </w:r>
          </w:p>
        </w:tc>
        <w:tc>
          <w:tcPr>
            <w:tcW w:w="957" w:type="pct"/>
          </w:tcPr>
          <w:p w14:paraId="35FA6584" w14:textId="77777777" w:rsidR="00F77AE2" w:rsidRPr="0055664A" w:rsidRDefault="00F77AE2" w:rsidP="0055664A">
            <w:pPr>
              <w:rPr>
                <w:rFonts w:ascii="微软雅黑" w:eastAsia="微软雅黑" w:hAnsi="微软雅黑"/>
                <w:color w:val="000000" w:themeColor="text1"/>
                <w:sz w:val="21"/>
                <w:szCs w:val="21"/>
                <w:shd w:val="clear" w:color="auto" w:fill="FFFFFF"/>
              </w:rPr>
            </w:pPr>
            <w:r w:rsidRPr="0055664A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shd w:val="clear" w:color="auto" w:fill="FFFFFF"/>
              </w:rPr>
              <w:t>不满意</w:t>
            </w:r>
          </w:p>
        </w:tc>
      </w:tr>
      <w:tr w:rsidR="00F77AE2" w:rsidRPr="0055664A" w14:paraId="06AF32DC" w14:textId="77777777" w:rsidTr="003E5E04">
        <w:tc>
          <w:tcPr>
            <w:tcW w:w="3046" w:type="pct"/>
          </w:tcPr>
          <w:p w14:paraId="655B7256" w14:textId="77777777" w:rsidR="00F77AE2" w:rsidRPr="0055664A" w:rsidRDefault="008A6236" w:rsidP="0055664A">
            <w:pPr>
              <w:rPr>
                <w:rFonts w:ascii="微软雅黑" w:eastAsia="微软雅黑" w:hAnsi="微软雅黑"/>
                <w:color w:val="000000" w:themeColor="text1"/>
                <w:sz w:val="21"/>
                <w:szCs w:val="21"/>
                <w:shd w:val="clear" w:color="auto" w:fill="FFFFFF"/>
              </w:rPr>
            </w:pPr>
            <w:r w:rsidRPr="0055664A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shd w:val="clear" w:color="auto" w:fill="FFFFFF"/>
              </w:rPr>
              <w:t>粘贴告示</w:t>
            </w:r>
          </w:p>
        </w:tc>
        <w:tc>
          <w:tcPr>
            <w:tcW w:w="997" w:type="pct"/>
          </w:tcPr>
          <w:p w14:paraId="003E3266" w14:textId="77777777" w:rsidR="00F77AE2" w:rsidRPr="0055664A" w:rsidRDefault="00F77AE2" w:rsidP="0055664A">
            <w:pPr>
              <w:rPr>
                <w:rFonts w:ascii="微软雅黑" w:eastAsia="微软雅黑" w:hAnsi="微软雅黑"/>
                <w:color w:val="000000" w:themeColor="text1"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957" w:type="pct"/>
          </w:tcPr>
          <w:p w14:paraId="6D202EC5" w14:textId="77777777" w:rsidR="00F77AE2" w:rsidRPr="0055664A" w:rsidRDefault="00F77AE2" w:rsidP="0055664A">
            <w:pPr>
              <w:rPr>
                <w:rFonts w:ascii="微软雅黑" w:eastAsia="微软雅黑" w:hAnsi="微软雅黑"/>
                <w:color w:val="000000" w:themeColor="text1"/>
                <w:sz w:val="21"/>
                <w:szCs w:val="21"/>
                <w:shd w:val="clear" w:color="auto" w:fill="FFFFFF"/>
              </w:rPr>
            </w:pPr>
          </w:p>
        </w:tc>
      </w:tr>
      <w:tr w:rsidR="00F77AE2" w:rsidRPr="0055664A" w14:paraId="4E08678D" w14:textId="77777777" w:rsidTr="003E5E04">
        <w:tc>
          <w:tcPr>
            <w:tcW w:w="3046" w:type="pct"/>
          </w:tcPr>
          <w:p w14:paraId="0A3EC405" w14:textId="77777777" w:rsidR="00F77AE2" w:rsidRPr="0055664A" w:rsidRDefault="008A6236" w:rsidP="0055664A">
            <w:pPr>
              <w:rPr>
                <w:rFonts w:ascii="微软雅黑" w:eastAsia="微软雅黑" w:hAnsi="微软雅黑"/>
                <w:color w:val="000000" w:themeColor="text1"/>
                <w:sz w:val="21"/>
                <w:szCs w:val="21"/>
                <w:shd w:val="clear" w:color="auto" w:fill="FFFFFF"/>
              </w:rPr>
            </w:pPr>
            <w:r w:rsidRPr="0055664A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shd w:val="clear" w:color="auto" w:fill="FFFFFF"/>
              </w:rPr>
              <w:t>安装带锁铁盒</w:t>
            </w:r>
          </w:p>
        </w:tc>
        <w:tc>
          <w:tcPr>
            <w:tcW w:w="997" w:type="pct"/>
          </w:tcPr>
          <w:p w14:paraId="24F299BB" w14:textId="77777777" w:rsidR="00F77AE2" w:rsidRPr="0055664A" w:rsidRDefault="00F77AE2" w:rsidP="0055664A">
            <w:pPr>
              <w:rPr>
                <w:rFonts w:ascii="微软雅黑" w:eastAsia="微软雅黑" w:hAnsi="微软雅黑"/>
                <w:color w:val="000000" w:themeColor="text1"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957" w:type="pct"/>
          </w:tcPr>
          <w:p w14:paraId="0A007154" w14:textId="77777777" w:rsidR="00F77AE2" w:rsidRPr="0055664A" w:rsidRDefault="00F77AE2" w:rsidP="0055664A">
            <w:pPr>
              <w:rPr>
                <w:rFonts w:ascii="微软雅黑" w:eastAsia="微软雅黑" w:hAnsi="微软雅黑"/>
                <w:color w:val="000000" w:themeColor="text1"/>
                <w:sz w:val="21"/>
                <w:szCs w:val="21"/>
                <w:shd w:val="clear" w:color="auto" w:fill="FFFFFF"/>
              </w:rPr>
            </w:pPr>
          </w:p>
        </w:tc>
      </w:tr>
      <w:tr w:rsidR="00F77AE2" w:rsidRPr="0055664A" w14:paraId="17BD729E" w14:textId="77777777" w:rsidTr="003E5E04">
        <w:tc>
          <w:tcPr>
            <w:tcW w:w="3046" w:type="pct"/>
          </w:tcPr>
          <w:p w14:paraId="3379635E" w14:textId="77777777" w:rsidR="00F77AE2" w:rsidRPr="0055664A" w:rsidRDefault="008A6236" w:rsidP="0055664A">
            <w:pPr>
              <w:rPr>
                <w:rFonts w:ascii="微软雅黑" w:eastAsia="微软雅黑" w:hAnsi="微软雅黑" w:cs="Arial"/>
                <w:color w:val="000000" w:themeColor="text1"/>
                <w:sz w:val="21"/>
                <w:szCs w:val="21"/>
              </w:rPr>
            </w:pPr>
            <w:r w:rsidRPr="0055664A">
              <w:rPr>
                <w:rFonts w:ascii="微软雅黑" w:eastAsia="微软雅黑" w:hAnsi="微软雅黑" w:cs="Arial" w:hint="eastAsia"/>
                <w:color w:val="000000" w:themeColor="text1"/>
                <w:sz w:val="21"/>
                <w:szCs w:val="21"/>
              </w:rPr>
              <w:t>保持洗发水空瓶</w:t>
            </w:r>
          </w:p>
        </w:tc>
        <w:tc>
          <w:tcPr>
            <w:tcW w:w="997" w:type="pct"/>
          </w:tcPr>
          <w:p w14:paraId="52E5CA24" w14:textId="77777777" w:rsidR="00F77AE2" w:rsidRPr="0055664A" w:rsidRDefault="00F77AE2" w:rsidP="0055664A">
            <w:pPr>
              <w:rPr>
                <w:rFonts w:ascii="微软雅黑" w:eastAsia="微软雅黑" w:hAnsi="微软雅黑"/>
                <w:color w:val="000000" w:themeColor="text1"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957" w:type="pct"/>
          </w:tcPr>
          <w:p w14:paraId="54889B5F" w14:textId="77777777" w:rsidR="00F77AE2" w:rsidRPr="0055664A" w:rsidRDefault="00F77AE2" w:rsidP="0055664A">
            <w:pPr>
              <w:rPr>
                <w:rFonts w:ascii="微软雅黑" w:eastAsia="微软雅黑" w:hAnsi="微软雅黑"/>
                <w:color w:val="000000" w:themeColor="text1"/>
                <w:sz w:val="21"/>
                <w:szCs w:val="21"/>
                <w:shd w:val="clear" w:color="auto" w:fill="FFFFFF"/>
              </w:rPr>
            </w:pPr>
          </w:p>
        </w:tc>
      </w:tr>
    </w:tbl>
    <w:p w14:paraId="59E2C87A" w14:textId="77777777" w:rsidR="00F77AE2" w:rsidRPr="0055664A" w:rsidRDefault="00F77AE2" w:rsidP="0055664A">
      <w:pPr>
        <w:rPr>
          <w:rFonts w:ascii="微软雅黑" w:eastAsia="微软雅黑" w:hAnsi="微软雅黑" w:cs="Arial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【正确答案】都选“不满意”</w:t>
      </w:r>
    </w:p>
    <w:p w14:paraId="6C31C92F" w14:textId="77777777" w:rsidR="003E5E04" w:rsidRPr="0055664A" w:rsidRDefault="00F77AE2" w:rsidP="0055664A">
      <w:pPr>
        <w:rPr>
          <w:rFonts w:ascii="微软雅黑" w:eastAsia="微软雅黑" w:hAnsi="微软雅黑" w:cs="Arial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【正确反馈】我们同意你的观点。三个解决方案</w:t>
      </w:r>
      <w:r w:rsidR="000F395B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都不符合总经理的要求。事实上，如果</w:t>
      </w:r>
      <w:r w:rsidR="000B4FF1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能突破固化思维，</w:t>
      </w:r>
      <w:r w:rsidR="00B47C02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打破洗发水和瓶子是一个整体的思维定势，就能很容易地找到令人满意的解决方案</w:t>
      </w:r>
      <w:r w:rsidR="006573A0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。</w:t>
      </w:r>
    </w:p>
    <w:p w14:paraId="4CFFFA3F" w14:textId="77777777" w:rsidR="00F77AE2" w:rsidRPr="0055664A" w:rsidRDefault="00F77AE2" w:rsidP="0055664A">
      <w:pPr>
        <w:rPr>
          <w:rFonts w:ascii="微软雅黑" w:eastAsia="微软雅黑" w:hAnsi="微软雅黑" w:cs="Arial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lastRenderedPageBreak/>
        <w:t>【错误反馈】</w:t>
      </w:r>
      <w:r w:rsidR="00B47C02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我们认为三个解决方案都不符合总经理的要求。事实上，如果能突破固化思维，打破洗发水和瓶子是一个整体的思维定势，就能很容易地找到令人满意的解决方案。</w:t>
      </w:r>
    </w:p>
    <w:p w14:paraId="13302B91" w14:textId="7FDD5065" w:rsidR="00F77AE2" w:rsidRPr="00A67EAA" w:rsidRDefault="0028195A" w:rsidP="0055664A">
      <w:pPr>
        <w:outlineLvl w:val="2"/>
        <w:rPr>
          <w:rFonts w:ascii="微软雅黑" w:eastAsia="微软雅黑" w:hAnsi="微软雅黑" w:cs="Arial"/>
          <w:b/>
          <w:bCs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b/>
          <w:bCs/>
          <w:color w:val="000000" w:themeColor="text1"/>
          <w:sz w:val="21"/>
          <w:szCs w:val="21"/>
        </w:rPr>
        <w:t xml:space="preserve">04U05 </w:t>
      </w:r>
      <w:r w:rsidR="009715D4" w:rsidRPr="0055664A">
        <w:rPr>
          <w:rFonts w:ascii="微软雅黑" w:eastAsia="微软雅黑" w:hAnsi="微软雅黑" w:cs="Arial" w:hint="eastAsia"/>
          <w:b/>
          <w:bCs/>
          <w:color w:val="000000" w:themeColor="text1"/>
          <w:sz w:val="21"/>
          <w:szCs w:val="21"/>
        </w:rPr>
        <w:t>解决方法：</w:t>
      </w:r>
      <w:r w:rsidR="00302645" w:rsidRPr="0055664A">
        <w:rPr>
          <w:rFonts w:ascii="微软雅黑" w:eastAsia="微软雅黑" w:hAnsi="微软雅黑" w:cs="Arial" w:hint="eastAsia"/>
          <w:b/>
          <w:bCs/>
          <w:color w:val="000000" w:themeColor="text1"/>
          <w:sz w:val="21"/>
          <w:szCs w:val="21"/>
        </w:rPr>
        <w:t>逆向思维</w:t>
      </w:r>
      <w:r w:rsidR="00A67EAA">
        <w:rPr>
          <w:rStyle w:val="af6"/>
          <w:rFonts w:ascii="微软雅黑" w:eastAsia="微软雅黑" w:hAnsi="微软雅黑" w:cs="Arial"/>
          <w:b/>
          <w:bCs/>
          <w:color w:val="000000" w:themeColor="text1"/>
          <w:sz w:val="21"/>
          <w:szCs w:val="21"/>
        </w:rPr>
        <w:footnoteReference w:id="10"/>
      </w:r>
    </w:p>
    <w:p w14:paraId="3A0403A3" w14:textId="77777777" w:rsidR="000118B9" w:rsidRPr="0055664A" w:rsidRDefault="0012679B" w:rsidP="0055664A">
      <w:pPr>
        <w:rPr>
          <w:rFonts w:ascii="微软雅黑" w:eastAsia="微软雅黑" w:hAnsi="微软雅黑" w:cs="Arial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在这个全民创业、人人创新的时代，</w:t>
      </w:r>
      <w:r w:rsidR="00C87CBC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突破和创新是工作中不可或缺的素质，而</w:t>
      </w:r>
      <w:r w:rsidR="000A04B5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固化的思维</w:t>
      </w:r>
      <w:r w:rsidR="00C87CBC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阻碍了我们</w:t>
      </w:r>
      <w:r w:rsidR="00836F40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更好得解决问题、做出决策</w:t>
      </w:r>
      <w:r w:rsidR="00A50467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。那么，如何打破思维固化呢？</w:t>
      </w:r>
      <w:r w:rsidR="008A0070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我们建议你</w:t>
      </w:r>
      <w:r w:rsidR="008457D3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通过下面的</w:t>
      </w:r>
      <w:r w:rsidR="00BD6D34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逆向思维</w:t>
      </w:r>
      <w:r w:rsidR="008457D3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三步法，</w:t>
      </w:r>
      <w:r w:rsidR="00BD6D34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“跳出”固化</w:t>
      </w:r>
      <w:r w:rsidR="000118B9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：</w:t>
      </w:r>
    </w:p>
    <w:p w14:paraId="470C5344" w14:textId="77777777" w:rsidR="002336CC" w:rsidRPr="0055664A" w:rsidRDefault="002336CC" w:rsidP="0055664A">
      <w:pPr>
        <w:pStyle w:val="af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="微软雅黑" w:eastAsia="微软雅黑" w:hAnsi="微软雅黑" w:cs="Arial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列出关于事物特征的关键词。</w:t>
      </w:r>
    </w:p>
    <w:p w14:paraId="3EE32362" w14:textId="77777777" w:rsidR="002336CC" w:rsidRPr="0055664A" w:rsidRDefault="00B573BD" w:rsidP="0055664A">
      <w:pPr>
        <w:pStyle w:val="af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="微软雅黑" w:eastAsia="微软雅黑" w:hAnsi="微软雅黑" w:cs="Arial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以第一步中的关键词为基础，写出它们的反义词</w:t>
      </w:r>
      <w:r w:rsidR="002336CC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。</w:t>
      </w:r>
    </w:p>
    <w:p w14:paraId="2AD12B9D" w14:textId="77777777" w:rsidR="009F7BB7" w:rsidRPr="0055664A" w:rsidRDefault="00B573BD" w:rsidP="0055664A">
      <w:pPr>
        <w:pStyle w:val="af"/>
        <w:numPr>
          <w:ilvl w:val="0"/>
          <w:numId w:val="3"/>
        </w:numPr>
        <w:rPr>
          <w:rFonts w:ascii="微软雅黑" w:eastAsia="微软雅黑" w:hAnsi="微软雅黑" w:cs="Arial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由这些反义词出发，进行头脑风暴</w:t>
      </w:r>
      <w:r w:rsidR="002336CC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。</w:t>
      </w:r>
    </w:p>
    <w:p w14:paraId="3582E4AD" w14:textId="77777777" w:rsidR="00684707" w:rsidRPr="0055664A" w:rsidRDefault="00684707" w:rsidP="0055664A">
      <w:pPr>
        <w:rPr>
          <w:rFonts w:ascii="微软雅黑" w:eastAsia="微软雅黑" w:hAnsi="微软雅黑" w:cs="Arial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总的来说，</w:t>
      </w:r>
      <w:r w:rsidR="009F7BB7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逆向思维三步法</w:t>
      </w: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是通过颠倒目前的现实，从而创造新的模式，释放我们的思维去探索</w:t>
      </w:r>
      <w:r w:rsidR="009F7BB7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更多可能性的方法。让我们通过一则小案例，</w:t>
      </w:r>
      <w:r w:rsidR="002E04D7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对这三步进行进一步阐释。</w:t>
      </w:r>
    </w:p>
    <w:p w14:paraId="798B94FD" w14:textId="1AEB257F" w:rsidR="00555FFD" w:rsidRPr="0055664A" w:rsidRDefault="00555FFD" w:rsidP="0055664A">
      <w:pPr>
        <w:outlineLvl w:val="2"/>
        <w:rPr>
          <w:rFonts w:ascii="微软雅黑" w:eastAsia="微软雅黑" w:hAnsi="微软雅黑" w:cs="Arial"/>
          <w:b/>
          <w:bCs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b/>
          <w:bCs/>
          <w:color w:val="000000" w:themeColor="text1"/>
          <w:sz w:val="21"/>
          <w:szCs w:val="21"/>
        </w:rPr>
        <w:t>04U06 与众不同的儿童安全座椅</w:t>
      </w:r>
      <w:r w:rsidR="00A67EAA">
        <w:rPr>
          <w:rStyle w:val="af6"/>
          <w:rFonts w:ascii="微软雅黑" w:eastAsia="微软雅黑" w:hAnsi="微软雅黑" w:cs="Arial"/>
          <w:b/>
          <w:bCs/>
          <w:color w:val="000000" w:themeColor="text1"/>
          <w:sz w:val="21"/>
          <w:szCs w:val="21"/>
        </w:rPr>
        <w:footnoteReference w:id="11"/>
      </w:r>
    </w:p>
    <w:p w14:paraId="7ADFAD6F" w14:textId="77777777" w:rsidR="00BD074C" w:rsidRPr="0055664A" w:rsidRDefault="00724D67" w:rsidP="0055664A">
      <w:pPr>
        <w:rPr>
          <w:rFonts w:ascii="微软雅黑" w:eastAsia="微软雅黑" w:hAnsi="微软雅黑" w:cs="Arial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带孩子租车旅行</w:t>
      </w:r>
      <w:r w:rsidR="00555FFD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的家长都一定有过这样的头痛：</w:t>
      </w: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很难在租车公司租到儿童座椅，而自带又大又重安全座椅很不现实。</w:t>
      </w:r>
      <w:r w:rsidR="00BE2AEB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如果是你，要怎样设计一款</w:t>
      </w:r>
      <w:r w:rsidR="00A8460B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便于携带的儿童安全座椅呢？相信你一定开始思考有什么轻质的材料</w:t>
      </w:r>
      <w:r w:rsidR="00BD074C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，甚至充气座椅了吧！你知道发明家</w:t>
      </w:r>
      <w:r w:rsidR="00F634C7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是如何解决这个问题的吗？让我们一起来了解一下。</w:t>
      </w:r>
    </w:p>
    <w:p w14:paraId="720D8185" w14:textId="77777777" w:rsidR="002336CC" w:rsidRPr="0055664A" w:rsidRDefault="00F634C7" w:rsidP="0055664A">
      <w:pPr>
        <w:rPr>
          <w:rFonts w:ascii="微软雅黑" w:eastAsia="微软雅黑" w:hAnsi="微软雅黑" w:cs="Arial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发明家首先列出了现有儿童安全座椅的关键特征：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0"/>
      </w:tblGrid>
      <w:tr w:rsidR="00464998" w:rsidRPr="0055664A" w14:paraId="41328513" w14:textId="77777777" w:rsidTr="00C83394">
        <w:trPr>
          <w:trHeight w:val="1484"/>
        </w:trPr>
        <w:tc>
          <w:tcPr>
            <w:tcW w:w="9010" w:type="dxa"/>
          </w:tcPr>
          <w:p w14:paraId="0B2EB172" w14:textId="77777777" w:rsidR="00F634C7" w:rsidRPr="0055664A" w:rsidRDefault="00BF6DA5" w:rsidP="0055664A">
            <w:pPr>
              <w:rPr>
                <w:rFonts w:ascii="微软雅黑" w:eastAsia="微软雅黑" w:hAnsi="微软雅黑" w:cs="Arial"/>
                <w:color w:val="000000" w:themeColor="text1"/>
                <w:sz w:val="21"/>
                <w:szCs w:val="21"/>
              </w:rPr>
            </w:pPr>
            <w:r w:rsidRPr="0055664A">
              <w:rPr>
                <w:rFonts w:ascii="微软雅黑" w:eastAsia="微软雅黑" w:hAnsi="微软雅黑" w:cs="Arial" w:hint="eastAsia"/>
                <w:color w:val="000000" w:themeColor="text1"/>
                <w:sz w:val="21"/>
                <w:szCs w:val="21"/>
              </w:rPr>
              <w:t>体积</w:t>
            </w:r>
            <w:r w:rsidR="00F634C7" w:rsidRPr="0055664A">
              <w:rPr>
                <w:rFonts w:ascii="微软雅黑" w:eastAsia="微软雅黑" w:hAnsi="微软雅黑" w:cs="Arial" w:hint="eastAsia"/>
                <w:color w:val="000000" w:themeColor="text1"/>
                <w:sz w:val="21"/>
                <w:szCs w:val="21"/>
              </w:rPr>
              <w:t>大</w:t>
            </w:r>
          </w:p>
          <w:p w14:paraId="195A2C12" w14:textId="77777777" w:rsidR="00BF6DA5" w:rsidRPr="0055664A" w:rsidRDefault="00BF6DA5" w:rsidP="0055664A">
            <w:pPr>
              <w:rPr>
                <w:rFonts w:ascii="微软雅黑" w:eastAsia="微软雅黑" w:hAnsi="微软雅黑" w:cs="Arial"/>
                <w:color w:val="000000" w:themeColor="text1"/>
                <w:sz w:val="21"/>
                <w:szCs w:val="21"/>
              </w:rPr>
            </w:pPr>
            <w:r w:rsidRPr="0055664A">
              <w:rPr>
                <w:rFonts w:ascii="微软雅黑" w:eastAsia="微软雅黑" w:hAnsi="微软雅黑" w:cs="Arial" w:hint="eastAsia"/>
                <w:color w:val="000000" w:themeColor="text1"/>
                <w:sz w:val="21"/>
                <w:szCs w:val="21"/>
              </w:rPr>
              <w:t>质量重</w:t>
            </w:r>
          </w:p>
          <w:p w14:paraId="33597738" w14:textId="77777777" w:rsidR="00F634C7" w:rsidRPr="0055664A" w:rsidRDefault="00F634C7" w:rsidP="0055664A">
            <w:pPr>
              <w:rPr>
                <w:rFonts w:ascii="微软雅黑" w:eastAsia="微软雅黑" w:hAnsi="微软雅黑" w:cs="Arial"/>
                <w:color w:val="000000" w:themeColor="text1"/>
                <w:sz w:val="21"/>
                <w:szCs w:val="21"/>
              </w:rPr>
            </w:pPr>
            <w:r w:rsidRPr="0055664A">
              <w:rPr>
                <w:rFonts w:ascii="微软雅黑" w:eastAsia="微软雅黑" w:hAnsi="微软雅黑" w:cs="Arial" w:hint="eastAsia"/>
                <w:color w:val="000000" w:themeColor="text1"/>
                <w:sz w:val="21"/>
                <w:szCs w:val="21"/>
              </w:rPr>
              <w:t>将孩子的高度提高</w:t>
            </w:r>
          </w:p>
          <w:p w14:paraId="0A3F8088" w14:textId="77777777" w:rsidR="00F634C7" w:rsidRPr="0055664A" w:rsidRDefault="00C83394" w:rsidP="0055664A">
            <w:pPr>
              <w:rPr>
                <w:rFonts w:ascii="微软雅黑" w:eastAsia="微软雅黑" w:hAnsi="微软雅黑" w:cs="Arial"/>
                <w:color w:val="000000" w:themeColor="text1"/>
                <w:sz w:val="21"/>
                <w:szCs w:val="21"/>
              </w:rPr>
            </w:pPr>
            <w:r w:rsidRPr="0055664A">
              <w:rPr>
                <w:rFonts w:ascii="微软雅黑" w:eastAsia="微软雅黑" w:hAnsi="微软雅黑" w:cs="Arial" w:hint="eastAsia"/>
                <w:color w:val="000000" w:themeColor="text1"/>
                <w:sz w:val="21"/>
                <w:szCs w:val="21"/>
              </w:rPr>
              <w:t>不可折叠</w:t>
            </w:r>
          </w:p>
        </w:tc>
      </w:tr>
    </w:tbl>
    <w:p w14:paraId="4A27EF10" w14:textId="77777777" w:rsidR="00AF5F33" w:rsidRPr="0055664A" w:rsidRDefault="00B23472" w:rsidP="0055664A">
      <w:pPr>
        <w:rPr>
          <w:rFonts w:ascii="微软雅黑" w:eastAsia="微软雅黑" w:hAnsi="微软雅黑" w:cs="Arial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接着，发明家写出了这些特征的反义词</w:t>
      </w:r>
      <w:r w:rsidR="00545F36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0"/>
      </w:tblGrid>
      <w:tr w:rsidR="00464998" w:rsidRPr="0055664A" w14:paraId="10513B9F" w14:textId="77777777" w:rsidTr="005C07D0">
        <w:trPr>
          <w:trHeight w:val="1484"/>
        </w:trPr>
        <w:tc>
          <w:tcPr>
            <w:tcW w:w="9010" w:type="dxa"/>
          </w:tcPr>
          <w:p w14:paraId="790B0563" w14:textId="77777777" w:rsidR="00AF5F33" w:rsidRPr="0055664A" w:rsidRDefault="00AF5F33" w:rsidP="0055664A">
            <w:pPr>
              <w:rPr>
                <w:rFonts w:ascii="微软雅黑" w:eastAsia="微软雅黑" w:hAnsi="微软雅黑" w:cs="Arial"/>
                <w:color w:val="000000" w:themeColor="text1"/>
                <w:sz w:val="21"/>
                <w:szCs w:val="21"/>
              </w:rPr>
            </w:pPr>
            <w:r w:rsidRPr="0055664A">
              <w:rPr>
                <w:rFonts w:ascii="微软雅黑" w:eastAsia="微软雅黑" w:hAnsi="微软雅黑" w:cs="Arial" w:hint="eastAsia"/>
                <w:color w:val="000000" w:themeColor="text1"/>
                <w:sz w:val="21"/>
                <w:szCs w:val="21"/>
              </w:rPr>
              <w:t>体积大-----体积小</w:t>
            </w:r>
          </w:p>
          <w:p w14:paraId="36DA993B" w14:textId="77777777" w:rsidR="00AF5F33" w:rsidRPr="0055664A" w:rsidRDefault="00AF5F33" w:rsidP="0055664A">
            <w:pPr>
              <w:rPr>
                <w:rFonts w:ascii="微软雅黑" w:eastAsia="微软雅黑" w:hAnsi="微软雅黑" w:cs="Arial"/>
                <w:color w:val="000000" w:themeColor="text1"/>
                <w:sz w:val="21"/>
                <w:szCs w:val="21"/>
              </w:rPr>
            </w:pPr>
            <w:r w:rsidRPr="0055664A">
              <w:rPr>
                <w:rFonts w:ascii="微软雅黑" w:eastAsia="微软雅黑" w:hAnsi="微软雅黑" w:cs="Arial" w:hint="eastAsia"/>
                <w:color w:val="000000" w:themeColor="text1"/>
                <w:sz w:val="21"/>
                <w:szCs w:val="21"/>
              </w:rPr>
              <w:t>质量重-----质量轻</w:t>
            </w:r>
          </w:p>
          <w:p w14:paraId="7B35466B" w14:textId="77777777" w:rsidR="00AF5F33" w:rsidRPr="0055664A" w:rsidRDefault="00AF5F33" w:rsidP="0055664A">
            <w:pPr>
              <w:rPr>
                <w:rFonts w:ascii="微软雅黑" w:eastAsia="微软雅黑" w:hAnsi="微软雅黑" w:cs="Arial"/>
                <w:color w:val="000000" w:themeColor="text1"/>
                <w:sz w:val="21"/>
                <w:szCs w:val="21"/>
              </w:rPr>
            </w:pPr>
            <w:r w:rsidRPr="0055664A">
              <w:rPr>
                <w:rFonts w:ascii="微软雅黑" w:eastAsia="微软雅黑" w:hAnsi="微软雅黑" w:cs="Arial" w:hint="eastAsia"/>
                <w:color w:val="000000" w:themeColor="text1"/>
                <w:sz w:val="21"/>
                <w:szCs w:val="21"/>
              </w:rPr>
              <w:t>将孩子的高度提高-----将孩子的高度降低</w:t>
            </w:r>
          </w:p>
          <w:p w14:paraId="45DB7CD8" w14:textId="77777777" w:rsidR="00AF5F33" w:rsidRPr="0055664A" w:rsidRDefault="00AF5F33" w:rsidP="0055664A">
            <w:pPr>
              <w:rPr>
                <w:rFonts w:ascii="微软雅黑" w:eastAsia="微软雅黑" w:hAnsi="微软雅黑" w:cs="Arial"/>
                <w:color w:val="000000" w:themeColor="text1"/>
                <w:sz w:val="21"/>
                <w:szCs w:val="21"/>
              </w:rPr>
            </w:pPr>
            <w:r w:rsidRPr="0055664A">
              <w:rPr>
                <w:rFonts w:ascii="微软雅黑" w:eastAsia="微软雅黑" w:hAnsi="微软雅黑" w:cs="Arial" w:hint="eastAsia"/>
                <w:color w:val="000000" w:themeColor="text1"/>
                <w:sz w:val="21"/>
                <w:szCs w:val="21"/>
              </w:rPr>
              <w:t>不可折叠-----可折叠</w:t>
            </w:r>
          </w:p>
        </w:tc>
      </w:tr>
    </w:tbl>
    <w:p w14:paraId="1768EB60" w14:textId="77777777" w:rsidR="007B768A" w:rsidRPr="0055664A" w:rsidRDefault="002C40E9" w:rsidP="0055664A">
      <w:pPr>
        <w:rPr>
          <w:rFonts w:ascii="微软雅黑" w:eastAsia="微软雅黑" w:hAnsi="微软雅黑" w:cs="Arial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最后，</w:t>
      </w:r>
      <w:r w:rsidR="00545F36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发明家</w:t>
      </w:r>
      <w:r w:rsidR="007B768A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由这些反义词出发，进行头脑风暴。</w:t>
      </w:r>
      <w:r w:rsidR="00C544BA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他们</w:t>
      </w:r>
      <w:r w:rsidR="00B77B18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另辟蹊径，</w:t>
      </w:r>
      <w:r w:rsidR="00E93B54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想到</w:t>
      </w:r>
      <w:r w:rsidR="00606908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了将安全带下压到儿童的高度，用三个卡扣，将安全带紧紧附在儿童身上，从而起到</w:t>
      </w:r>
      <w:r w:rsidR="00FE289F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同样的安全保护</w:t>
      </w:r>
      <w:r w:rsidR="00606908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效果。</w:t>
      </w:r>
    </w:p>
    <w:p w14:paraId="2F1A8696" w14:textId="77777777" w:rsidR="008F4EF3" w:rsidRPr="0055664A" w:rsidRDefault="008F4EF3" w:rsidP="0055664A">
      <w:pPr>
        <w:jc w:val="center"/>
        <w:rPr>
          <w:rFonts w:ascii="微软雅黑" w:eastAsia="微软雅黑" w:hAnsi="微软雅黑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/>
          <w:noProof/>
          <w:color w:val="000000" w:themeColor="text1"/>
          <w:sz w:val="21"/>
          <w:szCs w:val="21"/>
        </w:rPr>
        <w:lastRenderedPageBreak/>
        <w:drawing>
          <wp:inline distT="0" distB="0" distL="0" distR="0" wp14:anchorId="0AB79796" wp14:editId="695BA645">
            <wp:extent cx="3874384" cy="1841906"/>
            <wp:effectExtent l="0" t="0" r="12065" b="12700"/>
            <wp:docPr id="1" name="Picture 1" descr="http://mmbiz.qpic.cn/mmbiz/ksvtib4Tp8RNibz5iadNBXKMMevWhEYQeHjNTvYpUJp3OPh6fdMkpiaHfPzLq4WxBaW2tic0QgjjHblQr0icgDldImIA/640?wx_fmt=jpeg&amp;&amp;wxfrom=5&amp;wx_lazy=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mmbiz.qpic.cn/mmbiz/ksvtib4Tp8RNibz5iadNBXKMMevWhEYQeHjNTvYpUJp3OPh6fdMkpiaHfPzLq4WxBaW2tic0QgjjHblQr0icgDldImIA/640?wx_fmt=jpeg&amp;&amp;wxfrom=5&amp;wx_lazy=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7312" cy="1871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74564" w14:textId="77777777" w:rsidR="00052640" w:rsidRPr="0055664A" w:rsidRDefault="00052640" w:rsidP="0055664A">
      <w:pPr>
        <w:outlineLvl w:val="2"/>
        <w:rPr>
          <w:rFonts w:ascii="微软雅黑" w:eastAsia="微软雅黑" w:hAnsi="微软雅黑" w:cs="Arial"/>
          <w:b/>
          <w:bCs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b/>
          <w:bCs/>
          <w:color w:val="000000" w:themeColor="text1"/>
          <w:sz w:val="21"/>
          <w:szCs w:val="21"/>
        </w:rPr>
        <w:t>04U07A</w:t>
      </w:r>
      <w:r w:rsidR="005B358D" w:rsidRPr="0055664A">
        <w:rPr>
          <w:rFonts w:ascii="微软雅黑" w:eastAsia="微软雅黑" w:hAnsi="微软雅黑" w:cs="Arial" w:hint="eastAsia"/>
          <w:b/>
          <w:bCs/>
          <w:color w:val="000000" w:themeColor="text1"/>
          <w:sz w:val="21"/>
          <w:szCs w:val="21"/>
        </w:rPr>
        <w:t xml:space="preserve"> 小测验：运用逆向思维三步法解决洗发水失窃事件</w:t>
      </w:r>
    </w:p>
    <w:p w14:paraId="551DE4FE" w14:textId="77777777" w:rsidR="007B768A" w:rsidRPr="0055664A" w:rsidRDefault="00BF0172" w:rsidP="0055664A">
      <w:pPr>
        <w:widowControl w:val="0"/>
        <w:autoSpaceDE w:val="0"/>
        <w:autoSpaceDN w:val="0"/>
        <w:adjustRightInd w:val="0"/>
        <w:rPr>
          <w:rFonts w:ascii="微软雅黑" w:eastAsia="微软雅黑" w:hAnsi="微软雅黑" w:cs="Arial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请你运用逆向思维三步法，列出</w:t>
      </w:r>
      <w:r w:rsidR="00112F3A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洗发水失窃</w:t>
      </w: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的关键词，</w:t>
      </w:r>
      <w:r w:rsidR="00752344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分析出</w:t>
      </w:r>
      <w:r w:rsidR="00FA04D1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事情的解决方案。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0"/>
      </w:tblGrid>
      <w:tr w:rsidR="00464998" w:rsidRPr="0055664A" w14:paraId="09284190" w14:textId="77777777" w:rsidTr="00AC75BE">
        <w:tc>
          <w:tcPr>
            <w:tcW w:w="9010" w:type="dxa"/>
          </w:tcPr>
          <w:p w14:paraId="76E6D20A" w14:textId="77777777" w:rsidR="00AC75BE" w:rsidRPr="0055664A" w:rsidRDefault="00AC75BE" w:rsidP="0055664A">
            <w:pPr>
              <w:widowControl w:val="0"/>
              <w:autoSpaceDE w:val="0"/>
              <w:autoSpaceDN w:val="0"/>
              <w:adjustRightInd w:val="0"/>
              <w:rPr>
                <w:rFonts w:ascii="微软雅黑" w:eastAsia="微软雅黑" w:hAnsi="微软雅黑" w:cs="Arial"/>
                <w:color w:val="000000" w:themeColor="text1"/>
                <w:sz w:val="21"/>
                <w:szCs w:val="21"/>
              </w:rPr>
            </w:pPr>
          </w:p>
          <w:p w14:paraId="1014CDCF" w14:textId="77777777" w:rsidR="00AC75BE" w:rsidRPr="0055664A" w:rsidRDefault="00AC75BE" w:rsidP="0055664A">
            <w:pPr>
              <w:widowControl w:val="0"/>
              <w:autoSpaceDE w:val="0"/>
              <w:autoSpaceDN w:val="0"/>
              <w:adjustRightInd w:val="0"/>
              <w:rPr>
                <w:rFonts w:ascii="微软雅黑" w:eastAsia="微软雅黑" w:hAnsi="微软雅黑" w:cs="Arial"/>
                <w:color w:val="000000" w:themeColor="text1"/>
                <w:sz w:val="21"/>
                <w:szCs w:val="21"/>
              </w:rPr>
            </w:pPr>
          </w:p>
        </w:tc>
      </w:tr>
    </w:tbl>
    <w:p w14:paraId="6867F01A" w14:textId="77777777" w:rsidR="008326F3" w:rsidRDefault="008B5C8A" w:rsidP="0055664A">
      <w:pPr>
        <w:widowControl w:val="0"/>
        <w:autoSpaceDE w:val="0"/>
        <w:autoSpaceDN w:val="0"/>
        <w:adjustRightInd w:val="0"/>
        <w:rPr>
          <w:rFonts w:ascii="微软雅黑" w:eastAsia="微软雅黑" w:hAnsi="微软雅黑" w:cs="Arial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【反馈】谢谢你的回答</w:t>
      </w:r>
      <w:r w:rsidR="004B2FAC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！</w:t>
      </w:r>
      <w:r w:rsidR="001170E3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以下</w:t>
      </w:r>
      <w:r w:rsidR="008326F3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方向仅供参考：</w:t>
      </w:r>
    </w:p>
    <w:p w14:paraId="37EB4A66" w14:textId="28F2D676" w:rsidR="004B09CA" w:rsidRDefault="004B09CA" w:rsidP="004B09CA">
      <w:pPr>
        <w:rPr>
          <w:rFonts w:ascii="微软雅黑" w:eastAsia="微软雅黑" w:hAnsi="微软雅黑" w:cs="Arial"/>
          <w:color w:val="000000" w:themeColor="text1"/>
          <w:sz w:val="21"/>
          <w:szCs w:val="21"/>
        </w:rPr>
      </w:pPr>
      <w:r>
        <w:rPr>
          <w:rFonts w:ascii="微软雅黑" w:eastAsia="微软雅黑" w:hAnsi="微软雅黑" w:cs="Arial"/>
          <w:color w:val="000000" w:themeColor="text1"/>
          <w:sz w:val="21"/>
          <w:szCs w:val="21"/>
        </w:rPr>
        <w:t>特征</w:t>
      </w:r>
      <w:r>
        <w:rPr>
          <w:rFonts w:ascii="微软雅黑" w:eastAsia="微软雅黑" w:hAnsi="微软雅黑" w:cs="Arial"/>
          <w:color w:val="000000" w:themeColor="text1"/>
          <w:sz w:val="21"/>
          <w:szCs w:val="21"/>
        </w:rPr>
        <w:tab/>
      </w:r>
      <w:r>
        <w:rPr>
          <w:rFonts w:ascii="微软雅黑" w:eastAsia="微软雅黑" w:hAnsi="微软雅黑" w:cs="Arial"/>
          <w:color w:val="000000" w:themeColor="text1"/>
          <w:sz w:val="21"/>
          <w:szCs w:val="21"/>
        </w:rPr>
        <w:tab/>
      </w:r>
      <w:r>
        <w:rPr>
          <w:rFonts w:ascii="微软雅黑" w:eastAsia="微软雅黑" w:hAnsi="微软雅黑" w:cs="Arial"/>
          <w:color w:val="000000" w:themeColor="text1"/>
          <w:sz w:val="21"/>
          <w:szCs w:val="21"/>
        </w:rPr>
        <w:tab/>
        <w:t>反义词</w:t>
      </w:r>
    </w:p>
    <w:p w14:paraId="6A621F95" w14:textId="7541E031" w:rsidR="004B09CA" w:rsidRPr="0055664A" w:rsidRDefault="004B09CA" w:rsidP="004B09CA">
      <w:pPr>
        <w:rPr>
          <w:rFonts w:ascii="微软雅黑" w:eastAsia="微软雅黑" w:hAnsi="微软雅黑" w:cs="Arial"/>
          <w:color w:val="000000" w:themeColor="text1"/>
          <w:sz w:val="21"/>
          <w:szCs w:val="21"/>
        </w:rPr>
      </w:pPr>
      <w:r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一大瓶</w:t>
      </w:r>
      <w:r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ab/>
      </w:r>
      <w:r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ab/>
      </w:r>
      <w:r>
        <w:rPr>
          <w:rFonts w:ascii="微软雅黑" w:eastAsia="微软雅黑" w:hAnsi="微软雅黑" w:cs="Arial"/>
          <w:color w:val="000000" w:themeColor="text1"/>
          <w:sz w:val="21"/>
          <w:szCs w:val="21"/>
        </w:rPr>
        <w:tab/>
      </w:r>
      <w:r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少量</w:t>
      </w:r>
    </w:p>
    <w:p w14:paraId="51627A8F" w14:textId="60CCE282" w:rsidR="004B09CA" w:rsidRDefault="004B09CA" w:rsidP="004B09CA">
      <w:pPr>
        <w:rPr>
          <w:rFonts w:ascii="微软雅黑" w:eastAsia="微软雅黑" w:hAnsi="微软雅黑" w:cs="Arial"/>
          <w:color w:val="000000" w:themeColor="text1"/>
          <w:sz w:val="21"/>
          <w:szCs w:val="21"/>
        </w:rPr>
      </w:pPr>
      <w:r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包装精美</w:t>
      </w:r>
      <w:r>
        <w:rPr>
          <w:rFonts w:ascii="微软雅黑" w:eastAsia="微软雅黑" w:hAnsi="微软雅黑" w:cs="Arial"/>
          <w:color w:val="000000" w:themeColor="text1"/>
          <w:sz w:val="21"/>
          <w:szCs w:val="21"/>
        </w:rPr>
        <w:tab/>
      </w:r>
      <w:r>
        <w:rPr>
          <w:rFonts w:ascii="微软雅黑" w:eastAsia="微软雅黑" w:hAnsi="微软雅黑" w:cs="Arial"/>
          <w:color w:val="000000" w:themeColor="text1"/>
          <w:sz w:val="21"/>
          <w:szCs w:val="21"/>
        </w:rPr>
        <w:tab/>
        <w:t>包装简易</w:t>
      </w:r>
    </w:p>
    <w:p w14:paraId="0F215CCD" w14:textId="7FE11098" w:rsidR="004B09CA" w:rsidRDefault="004B09CA" w:rsidP="004B09CA">
      <w:pPr>
        <w:rPr>
          <w:rFonts w:ascii="微软雅黑" w:eastAsia="微软雅黑" w:hAnsi="微软雅黑" w:cs="Arial"/>
          <w:color w:val="000000" w:themeColor="text1"/>
          <w:sz w:val="21"/>
          <w:szCs w:val="21"/>
        </w:rPr>
      </w:pPr>
      <w:r>
        <w:rPr>
          <w:rFonts w:ascii="微软雅黑" w:eastAsia="微软雅黑" w:hAnsi="微软雅黑" w:cs="Arial"/>
          <w:color w:val="000000" w:themeColor="text1"/>
          <w:sz w:val="21"/>
          <w:szCs w:val="21"/>
        </w:rPr>
        <w:t>容易被带走</w:t>
      </w:r>
      <w:r>
        <w:rPr>
          <w:rFonts w:ascii="微软雅黑" w:eastAsia="微软雅黑" w:hAnsi="微软雅黑" w:cs="Arial"/>
          <w:color w:val="000000" w:themeColor="text1"/>
          <w:sz w:val="21"/>
          <w:szCs w:val="21"/>
        </w:rPr>
        <w:tab/>
      </w:r>
      <w:r>
        <w:rPr>
          <w:rFonts w:ascii="微软雅黑" w:eastAsia="微软雅黑" w:hAnsi="微软雅黑" w:cs="Arial"/>
          <w:color w:val="000000" w:themeColor="text1"/>
          <w:sz w:val="21"/>
          <w:szCs w:val="21"/>
        </w:rPr>
        <w:tab/>
        <w:t>难以</w:t>
      </w:r>
      <w:r w:rsidR="00F43C7A">
        <w:rPr>
          <w:rFonts w:ascii="微软雅黑" w:eastAsia="微软雅黑" w:hAnsi="微软雅黑" w:cs="Arial"/>
          <w:color w:val="000000" w:themeColor="text1"/>
          <w:sz w:val="21"/>
          <w:szCs w:val="21"/>
        </w:rPr>
        <w:t>被</w:t>
      </w:r>
      <w:r>
        <w:rPr>
          <w:rFonts w:ascii="微软雅黑" w:eastAsia="微软雅黑" w:hAnsi="微软雅黑" w:cs="Arial"/>
          <w:color w:val="000000" w:themeColor="text1"/>
          <w:sz w:val="21"/>
          <w:szCs w:val="21"/>
        </w:rPr>
        <w:t>带走</w:t>
      </w:r>
    </w:p>
    <w:p w14:paraId="23EEE799" w14:textId="13E184A3" w:rsidR="009D1392" w:rsidRPr="0055664A" w:rsidRDefault="009D1392" w:rsidP="004B09CA">
      <w:pPr>
        <w:rPr>
          <w:rFonts w:ascii="微软雅黑" w:eastAsia="微软雅黑" w:hAnsi="微软雅黑" w:cs="Arial"/>
          <w:color w:val="000000" w:themeColor="text1"/>
          <w:sz w:val="21"/>
          <w:szCs w:val="21"/>
        </w:rPr>
      </w:pPr>
      <w:r>
        <w:rPr>
          <w:rFonts w:ascii="微软雅黑" w:eastAsia="微软雅黑" w:hAnsi="微软雅黑" w:cs="Arial"/>
          <w:color w:val="000000" w:themeColor="text1"/>
          <w:sz w:val="21"/>
          <w:szCs w:val="21"/>
        </w:rPr>
        <w:t>好用</w:t>
      </w:r>
      <w:r>
        <w:rPr>
          <w:rFonts w:ascii="微软雅黑" w:eastAsia="微软雅黑" w:hAnsi="微软雅黑" w:cs="Arial"/>
          <w:color w:val="000000" w:themeColor="text1"/>
          <w:sz w:val="21"/>
          <w:szCs w:val="21"/>
        </w:rPr>
        <w:tab/>
      </w:r>
      <w:r>
        <w:rPr>
          <w:rFonts w:ascii="微软雅黑" w:eastAsia="微软雅黑" w:hAnsi="微软雅黑" w:cs="Arial"/>
          <w:color w:val="000000" w:themeColor="text1"/>
          <w:sz w:val="21"/>
          <w:szCs w:val="21"/>
        </w:rPr>
        <w:tab/>
      </w:r>
      <w:r>
        <w:rPr>
          <w:rFonts w:ascii="微软雅黑" w:eastAsia="微软雅黑" w:hAnsi="微软雅黑" w:cs="Arial"/>
          <w:color w:val="000000" w:themeColor="text1"/>
          <w:sz w:val="21"/>
          <w:szCs w:val="21"/>
        </w:rPr>
        <w:tab/>
        <w:t>难用</w:t>
      </w:r>
    </w:p>
    <w:p w14:paraId="0831B722" w14:textId="5ED31B2A" w:rsidR="004B09CA" w:rsidRDefault="004B09CA" w:rsidP="0055664A">
      <w:pPr>
        <w:widowControl w:val="0"/>
        <w:autoSpaceDE w:val="0"/>
        <w:autoSpaceDN w:val="0"/>
        <w:adjustRightInd w:val="0"/>
        <w:rPr>
          <w:rFonts w:ascii="微软雅黑" w:eastAsia="微软雅黑" w:hAnsi="微软雅黑" w:cs="Arial"/>
          <w:color w:val="000000" w:themeColor="text1"/>
          <w:sz w:val="21"/>
          <w:szCs w:val="21"/>
        </w:rPr>
      </w:pPr>
      <w:r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从这些反义词，我们可以联想</w:t>
      </w:r>
      <w:r w:rsidR="009C32F3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得到</w:t>
      </w:r>
      <w:r w:rsidR="00F43C7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下列解决方案：</w:t>
      </w:r>
    </w:p>
    <w:p w14:paraId="7611AD63" w14:textId="77777777" w:rsidR="004B09CA" w:rsidRDefault="00FB45AB" w:rsidP="004B09CA">
      <w:pPr>
        <w:pStyle w:val="af"/>
        <w:widowControl w:val="0"/>
        <w:numPr>
          <w:ilvl w:val="0"/>
          <w:numId w:val="9"/>
        </w:numPr>
        <w:autoSpaceDE w:val="0"/>
        <w:autoSpaceDN w:val="0"/>
        <w:adjustRightInd w:val="0"/>
        <w:rPr>
          <w:rFonts w:ascii="微软雅黑" w:eastAsia="微软雅黑" w:hAnsi="微软雅黑" w:cs="Arial"/>
          <w:color w:val="000000" w:themeColor="text1"/>
          <w:sz w:val="21"/>
          <w:szCs w:val="21"/>
        </w:rPr>
      </w:pPr>
      <w:r w:rsidRPr="004B09C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移除</w:t>
      </w:r>
      <w:r w:rsidR="00C25D50" w:rsidRPr="004B09C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洗发水瓶盖</w:t>
      </w:r>
      <w:r w:rsidR="009C32F3" w:rsidRPr="004B09C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，</w:t>
      </w:r>
      <w:r w:rsidR="004B09CA" w:rsidRPr="004B09C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让洗发水无法放在包里被带走</w:t>
      </w:r>
      <w:r w:rsidR="000B3CC3" w:rsidRPr="004B09C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；</w:t>
      </w:r>
    </w:p>
    <w:p w14:paraId="7A33B660" w14:textId="004C7696" w:rsidR="009D1392" w:rsidRDefault="009D1392" w:rsidP="004B09CA">
      <w:pPr>
        <w:pStyle w:val="af"/>
        <w:widowControl w:val="0"/>
        <w:numPr>
          <w:ilvl w:val="0"/>
          <w:numId w:val="9"/>
        </w:numPr>
        <w:autoSpaceDE w:val="0"/>
        <w:autoSpaceDN w:val="0"/>
        <w:adjustRightInd w:val="0"/>
        <w:rPr>
          <w:rFonts w:ascii="微软雅黑" w:eastAsia="微软雅黑" w:hAnsi="微软雅黑" w:cs="Arial"/>
          <w:color w:val="000000" w:themeColor="text1"/>
          <w:sz w:val="21"/>
          <w:szCs w:val="21"/>
        </w:rPr>
      </w:pPr>
      <w:r>
        <w:rPr>
          <w:rFonts w:ascii="微软雅黑" w:eastAsia="微软雅黑" w:hAnsi="微软雅黑" w:cs="Arial"/>
          <w:color w:val="000000" w:themeColor="text1"/>
          <w:sz w:val="21"/>
          <w:szCs w:val="21"/>
        </w:rPr>
        <w:t>在洗发水瓶较高的位置钻一个小孔</w:t>
      </w:r>
      <w:r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，</w:t>
      </w:r>
      <w:r>
        <w:rPr>
          <w:rFonts w:ascii="微软雅黑" w:eastAsia="微软雅黑" w:hAnsi="微软雅黑" w:cs="Arial"/>
          <w:color w:val="000000" w:themeColor="text1"/>
          <w:sz w:val="21"/>
          <w:szCs w:val="21"/>
        </w:rPr>
        <w:t>如果带走会导致洗发水漏出</w:t>
      </w:r>
      <w:r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；</w:t>
      </w:r>
    </w:p>
    <w:p w14:paraId="5465E3FB" w14:textId="13A803FF" w:rsidR="004B09CA" w:rsidRPr="004B09CA" w:rsidRDefault="004B09CA" w:rsidP="004B09CA">
      <w:pPr>
        <w:pStyle w:val="af"/>
        <w:widowControl w:val="0"/>
        <w:numPr>
          <w:ilvl w:val="0"/>
          <w:numId w:val="9"/>
        </w:numPr>
        <w:autoSpaceDE w:val="0"/>
        <w:autoSpaceDN w:val="0"/>
        <w:adjustRightInd w:val="0"/>
        <w:rPr>
          <w:rFonts w:ascii="微软雅黑" w:eastAsia="微软雅黑" w:hAnsi="微软雅黑" w:cs="Arial"/>
          <w:color w:val="000000" w:themeColor="text1"/>
          <w:sz w:val="21"/>
          <w:szCs w:val="21"/>
        </w:rPr>
      </w:pPr>
      <w:r>
        <w:rPr>
          <w:rFonts w:ascii="微软雅黑" w:eastAsia="微软雅黑" w:hAnsi="微软雅黑" w:cs="Arial"/>
          <w:color w:val="000000" w:themeColor="text1"/>
          <w:sz w:val="21"/>
          <w:szCs w:val="21"/>
        </w:rPr>
        <w:t>将洗发水放在没有logo的瓶子中</w:t>
      </w:r>
      <w:r w:rsidR="009D1392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；</w:t>
      </w:r>
    </w:p>
    <w:p w14:paraId="7672F786" w14:textId="30F8EDA4" w:rsidR="009715D4" w:rsidRDefault="00F43C7A" w:rsidP="004B09CA">
      <w:pPr>
        <w:pStyle w:val="af"/>
        <w:widowControl w:val="0"/>
        <w:numPr>
          <w:ilvl w:val="0"/>
          <w:numId w:val="9"/>
        </w:numPr>
        <w:autoSpaceDE w:val="0"/>
        <w:autoSpaceDN w:val="0"/>
        <w:adjustRightInd w:val="0"/>
        <w:rPr>
          <w:rFonts w:ascii="微软雅黑" w:eastAsia="微软雅黑" w:hAnsi="微软雅黑" w:cs="Arial"/>
          <w:color w:val="000000" w:themeColor="text1"/>
          <w:sz w:val="21"/>
          <w:szCs w:val="21"/>
        </w:rPr>
      </w:pPr>
      <w:r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将洗发水分装到</w:t>
      </w:r>
      <w:r w:rsidR="005C3CE1" w:rsidRPr="004B09C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小瓶中</w:t>
      </w:r>
      <w:r w:rsidR="009D1392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。</w:t>
      </w:r>
    </w:p>
    <w:p w14:paraId="338EC6F7" w14:textId="77777777" w:rsidR="00B77B18" w:rsidRPr="0055664A" w:rsidRDefault="00B77B18" w:rsidP="0055664A">
      <w:pPr>
        <w:widowControl w:val="0"/>
        <w:autoSpaceDE w:val="0"/>
        <w:autoSpaceDN w:val="0"/>
        <w:adjustRightInd w:val="0"/>
        <w:rPr>
          <w:rFonts w:ascii="微软雅黑" w:eastAsia="微软雅黑" w:hAnsi="微软雅黑" w:cs="Arial"/>
          <w:color w:val="000000" w:themeColor="text1"/>
          <w:sz w:val="21"/>
          <w:szCs w:val="21"/>
        </w:rPr>
      </w:pPr>
    </w:p>
    <w:p w14:paraId="0773D22B" w14:textId="77777777" w:rsidR="001B7C17" w:rsidRPr="0055664A" w:rsidRDefault="00FE535A" w:rsidP="0055664A">
      <w:pPr>
        <w:outlineLvl w:val="1"/>
        <w:rPr>
          <w:rFonts w:ascii="微软雅黑" w:eastAsia="微软雅黑" w:hAnsi="微软雅黑" w:cs="Arial"/>
          <w:b/>
          <w:bCs/>
          <w:color w:val="000000" w:themeColor="text1"/>
          <w:sz w:val="21"/>
          <w:szCs w:val="21"/>
          <w:shd w:val="clear" w:color="auto" w:fill="DEEAF6"/>
        </w:rPr>
      </w:pPr>
      <w:r w:rsidRPr="0055664A">
        <w:rPr>
          <w:rFonts w:ascii="微软雅黑" w:eastAsia="微软雅黑" w:hAnsi="微软雅黑" w:cs="Arial"/>
          <w:b/>
          <w:bCs/>
          <w:color w:val="000000" w:themeColor="text1"/>
          <w:sz w:val="21"/>
          <w:szCs w:val="21"/>
          <w:shd w:val="clear" w:color="auto" w:fill="DEEAF6"/>
        </w:rPr>
        <w:t>05</w:t>
      </w:r>
      <w:r w:rsidR="001B7C17" w:rsidRPr="0055664A">
        <w:rPr>
          <w:rFonts w:ascii="微软雅黑" w:eastAsia="微软雅黑" w:hAnsi="微软雅黑" w:cs="Arial"/>
          <w:b/>
          <w:bCs/>
          <w:color w:val="000000" w:themeColor="text1"/>
          <w:sz w:val="21"/>
          <w:szCs w:val="21"/>
          <w:shd w:val="clear" w:color="auto" w:fill="DEEAF6"/>
        </w:rPr>
        <w:t xml:space="preserve">U </w:t>
      </w:r>
      <w:r w:rsidR="001B7C17" w:rsidRPr="0055664A">
        <w:rPr>
          <w:rFonts w:ascii="微软雅黑" w:eastAsia="微软雅黑" w:hAnsi="微软雅黑" w:cs="Arial" w:hint="eastAsia"/>
          <w:b/>
          <w:bCs/>
          <w:color w:val="000000" w:themeColor="text1"/>
          <w:sz w:val="21"/>
          <w:szCs w:val="21"/>
          <w:shd w:val="clear" w:color="auto" w:fill="DEEAF6"/>
        </w:rPr>
        <w:t>常见的思维误区三：过度思考</w:t>
      </w:r>
      <w:r w:rsidR="007B672C" w:rsidRPr="0055664A">
        <w:rPr>
          <w:rFonts w:ascii="微软雅黑" w:eastAsia="微软雅黑" w:hAnsi="微软雅黑" w:cs="Arial" w:hint="eastAsia"/>
          <w:b/>
          <w:bCs/>
          <w:color w:val="000000" w:themeColor="text1"/>
          <w:sz w:val="21"/>
          <w:szCs w:val="21"/>
          <w:shd w:val="clear" w:color="auto" w:fill="DEEAF6"/>
        </w:rPr>
        <w:t xml:space="preserve"> overthinking</w:t>
      </w:r>
    </w:p>
    <w:p w14:paraId="01526656" w14:textId="03480EEB" w:rsidR="00E44E2A" w:rsidRPr="0055664A" w:rsidRDefault="00E44E2A" w:rsidP="0055664A">
      <w:pPr>
        <w:outlineLvl w:val="2"/>
        <w:rPr>
          <w:rFonts w:ascii="微软雅黑" w:eastAsia="微软雅黑" w:hAnsi="微软雅黑" w:cs="Arial"/>
          <w:b/>
          <w:bCs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b/>
          <w:bCs/>
          <w:color w:val="000000" w:themeColor="text1"/>
          <w:sz w:val="21"/>
          <w:szCs w:val="21"/>
        </w:rPr>
        <w:t>05U</w:t>
      </w:r>
      <w:r w:rsidR="00277E70">
        <w:rPr>
          <w:rFonts w:ascii="微软雅黑" w:eastAsia="微软雅黑" w:hAnsi="微软雅黑" w:cs="Arial"/>
          <w:b/>
          <w:bCs/>
          <w:color w:val="000000" w:themeColor="text1"/>
          <w:sz w:val="21"/>
          <w:szCs w:val="21"/>
        </w:rPr>
        <w:t>0</w:t>
      </w:r>
      <w:r w:rsidRPr="0055664A">
        <w:rPr>
          <w:rFonts w:ascii="微软雅黑" w:eastAsia="微软雅黑" w:hAnsi="微软雅黑" w:cs="Arial" w:hint="eastAsia"/>
          <w:b/>
          <w:bCs/>
          <w:color w:val="000000" w:themeColor="text1"/>
          <w:sz w:val="21"/>
          <w:szCs w:val="21"/>
        </w:rPr>
        <w:t>1 误区三：过度思考</w:t>
      </w:r>
      <w:r w:rsidR="0031388D">
        <w:rPr>
          <w:rStyle w:val="af6"/>
          <w:rFonts w:ascii="微软雅黑" w:eastAsia="微软雅黑" w:hAnsi="微软雅黑" w:cs="Arial"/>
          <w:b/>
          <w:bCs/>
          <w:color w:val="000000" w:themeColor="text1"/>
          <w:sz w:val="21"/>
          <w:szCs w:val="21"/>
        </w:rPr>
        <w:footnoteReference w:id="12"/>
      </w:r>
    </w:p>
    <w:p w14:paraId="512C92E2" w14:textId="77777777" w:rsidR="00C116E6" w:rsidRPr="0055664A" w:rsidRDefault="00F617EA" w:rsidP="0055664A">
      <w:pPr>
        <w:widowControl w:val="0"/>
        <w:autoSpaceDE w:val="0"/>
        <w:autoSpaceDN w:val="0"/>
        <w:adjustRightInd w:val="0"/>
        <w:rPr>
          <w:rFonts w:ascii="微软雅黑" w:eastAsia="微软雅黑" w:hAnsi="微软雅黑" w:cs="Arial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在上面的课程中，我们介绍了两种思维误区：直跳结果和思维固化。</w:t>
      </w:r>
      <w:r w:rsidR="00C116E6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如果说直跳结果是一种极端，那么与直跳结果完全相反的另一种思维便是过度思考。而这就是</w:t>
      </w:r>
      <w:r w:rsidR="00F34EB9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常见的第三种思维误区。</w:t>
      </w:r>
    </w:p>
    <w:p w14:paraId="360BD74C" w14:textId="77777777" w:rsidR="00C373FA" w:rsidRPr="0055664A" w:rsidRDefault="00F34EB9" w:rsidP="0055664A">
      <w:pPr>
        <w:widowControl w:val="0"/>
        <w:autoSpaceDE w:val="0"/>
        <w:autoSpaceDN w:val="0"/>
        <w:adjustRightInd w:val="0"/>
        <w:rPr>
          <w:rFonts w:ascii="微软雅黑" w:eastAsia="微软雅黑" w:hAnsi="微软雅黑" w:cs="Arial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过度思考包括：过度分析，过度计划，增加不必要的复杂条件致使事情复杂化等</w:t>
      </w:r>
      <w:r w:rsidR="00C373FA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 xml:space="preserve">。 </w:t>
      </w:r>
    </w:p>
    <w:p w14:paraId="7F4F52D3" w14:textId="77777777" w:rsidR="000C1A43" w:rsidRPr="0055664A" w:rsidRDefault="000C1A43" w:rsidP="0055664A">
      <w:pPr>
        <w:outlineLvl w:val="2"/>
        <w:rPr>
          <w:rFonts w:ascii="微软雅黑" w:eastAsia="微软雅黑" w:hAnsi="微软雅黑" w:cs="Arial"/>
          <w:b/>
          <w:bCs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b/>
          <w:bCs/>
          <w:color w:val="000000" w:themeColor="text1"/>
          <w:sz w:val="21"/>
          <w:szCs w:val="21"/>
        </w:rPr>
        <w:t xml:space="preserve">05U02 </w:t>
      </w:r>
      <w:r w:rsidR="00167037" w:rsidRPr="0055664A">
        <w:rPr>
          <w:rFonts w:ascii="微软雅黑" w:eastAsia="微软雅黑" w:hAnsi="微软雅黑" w:cs="Arial" w:hint="eastAsia"/>
          <w:b/>
          <w:bCs/>
          <w:color w:val="000000" w:themeColor="text1"/>
          <w:sz w:val="21"/>
          <w:szCs w:val="21"/>
        </w:rPr>
        <w:t>洗发水失窃风波：员工们提供的解决方案还有……</w:t>
      </w:r>
    </w:p>
    <w:p w14:paraId="21296F27" w14:textId="77777777" w:rsidR="00E55B83" w:rsidRPr="0055664A" w:rsidRDefault="00E55B83" w:rsidP="0055664A">
      <w:pPr>
        <w:widowControl w:val="0"/>
        <w:autoSpaceDE w:val="0"/>
        <w:autoSpaceDN w:val="0"/>
        <w:adjustRightInd w:val="0"/>
        <w:rPr>
          <w:rFonts w:ascii="微软雅黑" w:eastAsia="微软雅黑" w:hAnsi="微软雅黑" w:cs="Arial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让我们回到洗发水失窃的案例，</w:t>
      </w:r>
      <w:r w:rsidR="00D605EC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除了之前我们了解到的一些解决方案，你的员工们还想你提供了这些建议：</w:t>
      </w:r>
    </w:p>
    <w:p w14:paraId="4D99E071" w14:textId="51CC204E" w:rsidR="006D51CB" w:rsidRPr="0055664A" w:rsidRDefault="00D605EC" w:rsidP="0055664A">
      <w:pPr>
        <w:shd w:val="clear" w:color="auto" w:fill="FFFFFF"/>
        <w:rPr>
          <w:rFonts w:ascii="微软雅黑" w:eastAsia="微软雅黑" w:hAnsi="微软雅黑"/>
          <w:color w:val="333333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员工A</w:t>
      </w:r>
      <w:r w:rsidR="009348FC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（男）</w:t>
      </w: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：</w:t>
      </w:r>
      <w:r w:rsidR="00BD1958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我们</w:t>
      </w:r>
      <w:r w:rsidR="006D51CB" w:rsidRPr="0055664A">
        <w:rPr>
          <w:rStyle w:val="author-2564770"/>
          <w:rFonts w:ascii="微软雅黑" w:eastAsia="微软雅黑" w:hAnsi="微软雅黑" w:hint="eastAsia"/>
          <w:color w:val="333333"/>
          <w:sz w:val="21"/>
          <w:szCs w:val="21"/>
        </w:rPr>
        <w:t>可以</w:t>
      </w:r>
      <w:r w:rsidR="00BD1958" w:rsidRPr="0055664A">
        <w:rPr>
          <w:rStyle w:val="author-2564770"/>
          <w:rFonts w:ascii="微软雅黑" w:eastAsia="微软雅黑" w:hAnsi="微软雅黑" w:hint="eastAsia"/>
          <w:color w:val="333333"/>
          <w:sz w:val="21"/>
          <w:szCs w:val="21"/>
        </w:rPr>
        <w:t>统计</w:t>
      </w:r>
      <w:r w:rsidR="000C1A43" w:rsidRPr="0055664A">
        <w:rPr>
          <w:rStyle w:val="author-2564770"/>
          <w:rFonts w:ascii="微软雅黑" w:eastAsia="微软雅黑" w:hAnsi="微软雅黑" w:hint="eastAsia"/>
          <w:color w:val="333333"/>
          <w:sz w:val="21"/>
          <w:szCs w:val="21"/>
        </w:rPr>
        <w:t>会员每次都使用的哪间淋浴室，如果在使用期间没有发生洗发水丢失事件，我们可以免费送一瓶洗发水给他。</w:t>
      </w:r>
    </w:p>
    <w:p w14:paraId="23442E83" w14:textId="5981CD27" w:rsidR="006D51CB" w:rsidRPr="0055664A" w:rsidRDefault="000C1A43" w:rsidP="0055664A">
      <w:pPr>
        <w:shd w:val="clear" w:color="auto" w:fill="FFFFFF"/>
        <w:rPr>
          <w:rFonts w:ascii="微软雅黑" w:eastAsia="微软雅黑" w:hAnsi="微软雅黑"/>
          <w:color w:val="333333"/>
          <w:sz w:val="21"/>
          <w:szCs w:val="21"/>
        </w:rPr>
      </w:pPr>
      <w:r w:rsidRPr="0055664A">
        <w:rPr>
          <w:rStyle w:val="author-2564770"/>
          <w:rFonts w:ascii="微软雅黑" w:eastAsia="微软雅黑" w:hAnsi="微软雅黑" w:hint="eastAsia"/>
          <w:color w:val="333333"/>
          <w:sz w:val="21"/>
          <w:szCs w:val="21"/>
        </w:rPr>
        <w:t>员工F</w:t>
      </w:r>
      <w:r w:rsidR="009348FC">
        <w:rPr>
          <w:rStyle w:val="author-2564770"/>
          <w:rFonts w:ascii="微软雅黑" w:eastAsia="微软雅黑" w:hAnsi="微软雅黑" w:hint="eastAsia"/>
          <w:color w:val="333333"/>
          <w:sz w:val="21"/>
          <w:szCs w:val="21"/>
        </w:rPr>
        <w:t>（男）</w:t>
      </w:r>
      <w:r w:rsidR="00167037" w:rsidRPr="0055664A">
        <w:rPr>
          <w:rStyle w:val="author-2564770"/>
          <w:rFonts w:ascii="微软雅黑" w:eastAsia="微软雅黑" w:hAnsi="微软雅黑" w:hint="eastAsia"/>
          <w:color w:val="333333"/>
          <w:sz w:val="21"/>
          <w:szCs w:val="21"/>
        </w:rPr>
        <w:t>：我们可以</w:t>
      </w:r>
      <w:r w:rsidR="006A05C1" w:rsidRPr="0055664A">
        <w:rPr>
          <w:rStyle w:val="author-2564770"/>
          <w:rFonts w:ascii="微软雅黑" w:eastAsia="微软雅黑" w:hAnsi="微软雅黑" w:hint="eastAsia"/>
          <w:color w:val="333333"/>
          <w:sz w:val="21"/>
          <w:szCs w:val="21"/>
        </w:rPr>
        <w:t>在每瓶洗发水上贴上无线射频标签，并在俱乐部安装无线射频系统。</w:t>
      </w:r>
      <w:r w:rsidR="00167037" w:rsidRPr="0055664A">
        <w:rPr>
          <w:rStyle w:val="author-2564770"/>
          <w:rFonts w:ascii="微软雅黑" w:eastAsia="微软雅黑" w:hAnsi="微软雅黑" w:hint="eastAsia"/>
          <w:color w:val="333333"/>
          <w:sz w:val="21"/>
          <w:szCs w:val="21"/>
        </w:rPr>
        <w:t>这样，</w:t>
      </w:r>
      <w:r w:rsidRPr="0055664A">
        <w:rPr>
          <w:rStyle w:val="author-2564770"/>
          <w:rFonts w:ascii="微软雅黑" w:eastAsia="微软雅黑" w:hAnsi="微软雅黑" w:hint="eastAsia"/>
          <w:color w:val="333333"/>
          <w:sz w:val="21"/>
          <w:szCs w:val="21"/>
        </w:rPr>
        <w:t>我们</w:t>
      </w:r>
      <w:r w:rsidR="00C07245" w:rsidRPr="0055664A">
        <w:rPr>
          <w:rStyle w:val="author-2564770"/>
          <w:rFonts w:ascii="微软雅黑" w:eastAsia="微软雅黑" w:hAnsi="微软雅黑" w:hint="eastAsia"/>
          <w:color w:val="333333"/>
          <w:sz w:val="21"/>
          <w:szCs w:val="21"/>
        </w:rPr>
        <w:t>就能</w:t>
      </w:r>
      <w:r w:rsidRPr="0055664A">
        <w:rPr>
          <w:rStyle w:val="author-2564770"/>
          <w:rFonts w:ascii="微软雅黑" w:eastAsia="微软雅黑" w:hAnsi="微软雅黑" w:hint="eastAsia"/>
          <w:color w:val="333333"/>
          <w:sz w:val="21"/>
          <w:szCs w:val="21"/>
        </w:rPr>
        <w:t>实时跟踪每瓶洗发水是否还在俱乐部内。</w:t>
      </w:r>
    </w:p>
    <w:p w14:paraId="09B91ACE" w14:textId="77777777" w:rsidR="00E55B83" w:rsidRPr="0055664A" w:rsidRDefault="00167037" w:rsidP="0055664A">
      <w:pPr>
        <w:widowControl w:val="0"/>
        <w:autoSpaceDE w:val="0"/>
        <w:autoSpaceDN w:val="0"/>
        <w:adjustRightInd w:val="0"/>
        <w:rPr>
          <w:rFonts w:ascii="微软雅黑" w:eastAsia="微软雅黑" w:hAnsi="微软雅黑" w:cs="Arial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lastRenderedPageBreak/>
        <w:t>听完两条建议，相信你一定发现了员工A和员工F</w:t>
      </w:r>
      <w:r w:rsidR="001F4277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犯了过度思考的错。</w:t>
      </w: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他们</w:t>
      </w:r>
      <w:r w:rsidR="00A25F7B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或过度计划，或</w:t>
      </w: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增加了很多复杂条件，</w:t>
      </w:r>
      <w:r w:rsidR="00A25F7B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把解决方案</w:t>
      </w: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复杂化了</w:t>
      </w:r>
      <w:r w:rsidR="00601AE7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。</w:t>
      </w:r>
      <w:r w:rsidR="001B26FB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这两个解决方案不仅需要大量的人力或物力成本投入，</w:t>
      </w:r>
      <w:r w:rsidR="0024085C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还不一定消除洗发水失窃现象。</w:t>
      </w:r>
    </w:p>
    <w:p w14:paraId="1D4601B1" w14:textId="46F76989" w:rsidR="005168A6" w:rsidRPr="0055664A" w:rsidRDefault="00167037" w:rsidP="0055664A">
      <w:pPr>
        <w:outlineLvl w:val="2"/>
        <w:rPr>
          <w:rFonts w:ascii="微软雅黑" w:eastAsia="微软雅黑" w:hAnsi="微软雅黑" w:cs="Arial"/>
          <w:b/>
          <w:bCs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b/>
          <w:bCs/>
          <w:color w:val="000000" w:themeColor="text1"/>
          <w:sz w:val="21"/>
          <w:szCs w:val="21"/>
        </w:rPr>
        <w:t>05U03</w:t>
      </w:r>
      <w:r w:rsidR="005168A6" w:rsidRPr="0055664A">
        <w:rPr>
          <w:rFonts w:ascii="微软雅黑" w:eastAsia="微软雅黑" w:hAnsi="微软雅黑" w:cs="Arial" w:hint="eastAsia"/>
          <w:b/>
          <w:bCs/>
          <w:color w:val="000000" w:themeColor="text1"/>
          <w:sz w:val="21"/>
          <w:szCs w:val="21"/>
        </w:rPr>
        <w:t>A</w:t>
      </w:r>
      <w:r w:rsidR="00E81C9C" w:rsidRPr="0055664A">
        <w:rPr>
          <w:rFonts w:ascii="微软雅黑" w:eastAsia="微软雅黑" w:hAnsi="微软雅黑" w:cs="Arial" w:hint="eastAsia"/>
          <w:b/>
          <w:bCs/>
          <w:color w:val="000000" w:themeColor="text1"/>
          <w:sz w:val="21"/>
          <w:szCs w:val="21"/>
        </w:rPr>
        <w:t xml:space="preserve"> </w:t>
      </w:r>
      <w:ins w:id="16" w:author="Gejing Zhang" w:date="2018-08-22T09:44:00Z">
        <w:r w:rsidR="00B93EBA">
          <w:rPr>
            <w:rFonts w:ascii="微软雅黑" w:eastAsia="微软雅黑" w:hAnsi="微软雅黑" w:cs="Arial" w:hint="eastAsia"/>
            <w:b/>
            <w:bCs/>
            <w:color w:val="000000" w:themeColor="text1"/>
            <w:sz w:val="21"/>
            <w:szCs w:val="21"/>
          </w:rPr>
          <w:t>小互动</w:t>
        </w:r>
      </w:ins>
      <w:del w:id="17" w:author="Gejing Zhang" w:date="2018-08-22T09:44:00Z">
        <w:r w:rsidR="005168A6" w:rsidRPr="0055664A" w:rsidDel="00B93EBA">
          <w:rPr>
            <w:rFonts w:ascii="微软雅黑" w:eastAsia="微软雅黑" w:hAnsi="微软雅黑" w:cs="Arial" w:hint="eastAsia"/>
            <w:b/>
            <w:bCs/>
            <w:color w:val="000000" w:themeColor="text1"/>
            <w:sz w:val="21"/>
            <w:szCs w:val="21"/>
          </w:rPr>
          <w:delText>小测验</w:delText>
        </w:r>
      </w:del>
      <w:r w:rsidR="005168A6" w:rsidRPr="0055664A">
        <w:rPr>
          <w:rFonts w:ascii="微软雅黑" w:eastAsia="微软雅黑" w:hAnsi="微软雅黑" w:cs="Arial" w:hint="eastAsia"/>
          <w:b/>
          <w:bCs/>
          <w:color w:val="000000" w:themeColor="text1"/>
          <w:sz w:val="21"/>
          <w:szCs w:val="21"/>
        </w:rPr>
        <w:t>：你是否曾经说过这些话？</w:t>
      </w:r>
    </w:p>
    <w:p w14:paraId="21BBA743" w14:textId="77777777" w:rsidR="005168A6" w:rsidRPr="0055664A" w:rsidRDefault="00527313" w:rsidP="0055664A">
      <w:pPr>
        <w:widowControl w:val="0"/>
        <w:autoSpaceDE w:val="0"/>
        <w:autoSpaceDN w:val="0"/>
        <w:adjustRightInd w:val="0"/>
        <w:rPr>
          <w:rFonts w:ascii="微软雅黑" w:eastAsia="微软雅黑" w:hAnsi="微软雅黑" w:cs="Arial"/>
          <w:bCs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bCs/>
          <w:color w:val="000000" w:themeColor="text1"/>
          <w:sz w:val="21"/>
          <w:szCs w:val="21"/>
        </w:rPr>
        <w:t>请看下面几句话，你是否在工作中说过类似的话，或产生过</w:t>
      </w:r>
      <w:r w:rsidR="00701A38" w:rsidRPr="0055664A">
        <w:rPr>
          <w:rFonts w:ascii="微软雅黑" w:eastAsia="微软雅黑" w:hAnsi="微软雅黑" w:cs="Arial" w:hint="eastAsia"/>
          <w:bCs/>
          <w:color w:val="000000" w:themeColor="text1"/>
          <w:sz w:val="21"/>
          <w:szCs w:val="21"/>
        </w:rPr>
        <w:t>类似的懊恼情绪呢</w:t>
      </w:r>
      <w:r w:rsidRPr="0055664A">
        <w:rPr>
          <w:rFonts w:ascii="微软雅黑" w:eastAsia="微软雅黑" w:hAnsi="微软雅黑" w:cs="Arial" w:hint="eastAsia"/>
          <w:bCs/>
          <w:color w:val="000000" w:themeColor="text1"/>
          <w:sz w:val="21"/>
          <w:szCs w:val="21"/>
        </w:rPr>
        <w:t>？</w:t>
      </w:r>
    </w:p>
    <w:p w14:paraId="370C8584" w14:textId="77777777" w:rsidR="00701A38" w:rsidRPr="0055664A" w:rsidRDefault="005168A6" w:rsidP="0055664A">
      <w:pPr>
        <w:pStyle w:val="af"/>
        <w:widowControl w:val="0"/>
        <w:numPr>
          <w:ilvl w:val="0"/>
          <w:numId w:val="5"/>
        </w:numPr>
        <w:autoSpaceDE w:val="0"/>
        <w:autoSpaceDN w:val="0"/>
        <w:adjustRightInd w:val="0"/>
        <w:rPr>
          <w:rFonts w:ascii="微软雅黑" w:eastAsia="微软雅黑" w:hAnsi="微软雅黑" w:cs="Arial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“按一开始想得来做就不会出错了”</w:t>
      </w:r>
    </w:p>
    <w:p w14:paraId="766ADA10" w14:textId="77777777" w:rsidR="00701A38" w:rsidRPr="0055664A" w:rsidRDefault="005168A6" w:rsidP="0055664A">
      <w:pPr>
        <w:pStyle w:val="af"/>
        <w:widowControl w:val="0"/>
        <w:numPr>
          <w:ilvl w:val="0"/>
          <w:numId w:val="5"/>
        </w:numPr>
        <w:autoSpaceDE w:val="0"/>
        <w:autoSpaceDN w:val="0"/>
        <w:adjustRightInd w:val="0"/>
        <w:rPr>
          <w:rFonts w:ascii="微软雅黑" w:eastAsia="微软雅黑" w:hAnsi="微软雅黑" w:cs="Arial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“</w:t>
      </w:r>
      <w:r w:rsidR="00701A38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哎，我真是想太多了”</w:t>
      </w:r>
    </w:p>
    <w:p w14:paraId="7C3C9218" w14:textId="77777777" w:rsidR="007A2276" w:rsidRPr="0055664A" w:rsidRDefault="00701A38" w:rsidP="0055664A">
      <w:pPr>
        <w:pStyle w:val="af"/>
        <w:widowControl w:val="0"/>
        <w:numPr>
          <w:ilvl w:val="0"/>
          <w:numId w:val="5"/>
        </w:numPr>
        <w:autoSpaceDE w:val="0"/>
        <w:autoSpaceDN w:val="0"/>
        <w:adjustRightInd w:val="0"/>
        <w:rPr>
          <w:rFonts w:ascii="微软雅黑" w:eastAsia="微软雅黑" w:hAnsi="微软雅黑" w:cs="Arial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“这个事情就这么简单？</w:t>
      </w:r>
      <w:r w:rsidR="007B672C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不会吧</w:t>
      </w: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”</w:t>
      </w:r>
    </w:p>
    <w:p w14:paraId="3ABD8D58" w14:textId="77777777" w:rsidR="005168A6" w:rsidRPr="0055664A" w:rsidRDefault="007A2276" w:rsidP="0055664A">
      <w:pPr>
        <w:widowControl w:val="0"/>
        <w:autoSpaceDE w:val="0"/>
        <w:autoSpaceDN w:val="0"/>
        <w:adjustRightInd w:val="0"/>
        <w:rPr>
          <w:rFonts w:ascii="微软雅黑" w:eastAsia="微软雅黑" w:hAnsi="微软雅黑" w:cs="Arial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【反馈】</w:t>
      </w:r>
      <w:r w:rsidR="00562D45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大多数人在工作中</w:t>
      </w:r>
      <w:r w:rsidR="00832B08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都说过类似的话，或者至少，产生过类似的情绪。事实上，这</w:t>
      </w:r>
      <w:r w:rsidR="005168A6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都是</w:t>
      </w:r>
      <w:r w:rsidR="00832B08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我们</w:t>
      </w:r>
      <w:r w:rsidR="005168A6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走进过度思考误区</w:t>
      </w:r>
      <w:r w:rsidR="00832B08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的证据</w:t>
      </w:r>
      <w:r w:rsidR="005168A6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。</w:t>
      </w:r>
      <w:r w:rsidR="00562D45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 xml:space="preserve"> </w:t>
      </w:r>
    </w:p>
    <w:p w14:paraId="14E42EBB" w14:textId="77777777" w:rsidR="00300DEB" w:rsidRPr="0055664A" w:rsidRDefault="007E50B3" w:rsidP="0055664A">
      <w:pPr>
        <w:outlineLvl w:val="2"/>
        <w:rPr>
          <w:rFonts w:ascii="微软雅黑" w:eastAsia="微软雅黑" w:hAnsi="微软雅黑" w:cs="Arial"/>
          <w:b/>
          <w:bCs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b/>
          <w:bCs/>
          <w:color w:val="000000" w:themeColor="text1"/>
          <w:sz w:val="21"/>
          <w:szCs w:val="21"/>
        </w:rPr>
        <w:t>05U04</w:t>
      </w:r>
      <w:r w:rsidR="00300DEB" w:rsidRPr="0055664A">
        <w:rPr>
          <w:rFonts w:ascii="微软雅黑" w:eastAsia="微软雅黑" w:hAnsi="微软雅黑" w:cs="Arial" w:hint="eastAsia"/>
          <w:b/>
          <w:bCs/>
          <w:color w:val="000000" w:themeColor="text1"/>
          <w:sz w:val="21"/>
          <w:szCs w:val="21"/>
        </w:rPr>
        <w:t xml:space="preserve"> 我们为什么会过度思考？</w:t>
      </w:r>
    </w:p>
    <w:p w14:paraId="10E17389" w14:textId="77777777" w:rsidR="007B672C" w:rsidRPr="0055664A" w:rsidRDefault="0024085C" w:rsidP="0055664A">
      <w:pPr>
        <w:widowControl w:val="0"/>
        <w:autoSpaceDE w:val="0"/>
        <w:autoSpaceDN w:val="0"/>
        <w:adjustRightInd w:val="0"/>
        <w:rPr>
          <w:rFonts w:ascii="微软雅黑" w:eastAsia="微软雅黑" w:hAnsi="微软雅黑" w:cs="Arial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每个人都或多或少吃过“想太多”的亏，但下一次还是会</w:t>
      </w:r>
      <w:r w:rsidR="00C25832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不可避免地陷入过度思考的</w:t>
      </w:r>
      <w:r w:rsidR="003B7152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澡泽。</w:t>
      </w:r>
      <w:r w:rsidR="00B43B57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想要避免过度思考，</w:t>
      </w:r>
      <w:r w:rsidR="00F97E5B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先要弄清楚我们为什么会过度思考。</w:t>
      </w:r>
      <w:r w:rsidR="001D69C2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原因有二：</w:t>
      </w:r>
    </w:p>
    <w:p w14:paraId="3419F9B4" w14:textId="494533B0" w:rsidR="00EE26AC" w:rsidRPr="0055664A" w:rsidRDefault="00E577BA" w:rsidP="0055664A">
      <w:pPr>
        <w:pStyle w:val="af"/>
        <w:widowControl w:val="0"/>
        <w:numPr>
          <w:ilvl w:val="0"/>
          <w:numId w:val="6"/>
        </w:numPr>
        <w:autoSpaceDE w:val="0"/>
        <w:autoSpaceDN w:val="0"/>
        <w:adjustRightInd w:val="0"/>
        <w:rPr>
          <w:rFonts w:ascii="微软雅黑" w:eastAsia="微软雅黑" w:hAnsi="微软雅黑" w:cs="Arial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知识焦虑</w:t>
      </w:r>
      <w:r w:rsidR="0031388D">
        <w:rPr>
          <w:rStyle w:val="af6"/>
          <w:rFonts w:ascii="微软雅黑" w:eastAsia="微软雅黑" w:hAnsi="微软雅黑" w:cs="Arial"/>
          <w:color w:val="000000" w:themeColor="text1"/>
          <w:sz w:val="21"/>
          <w:szCs w:val="21"/>
        </w:rPr>
        <w:footnoteReference w:id="13"/>
      </w:r>
    </w:p>
    <w:p w14:paraId="638D4B4D" w14:textId="77777777" w:rsidR="00823430" w:rsidRPr="0055664A" w:rsidRDefault="00AC4B98" w:rsidP="0055664A">
      <w:pPr>
        <w:widowControl w:val="0"/>
        <w:autoSpaceDE w:val="0"/>
        <w:autoSpaceDN w:val="0"/>
        <w:adjustRightInd w:val="0"/>
        <w:ind w:left="360"/>
        <w:rPr>
          <w:rFonts w:ascii="微软雅黑" w:eastAsia="微软雅黑" w:hAnsi="微软雅黑" w:cs="Arial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互联网时代，知识和信息的获取变得非常容易，只要想学，几乎所有知识都可以在网络上找到。面对着繁杂的知识，我们会得知自己的知识范围是很渺小的</w:t>
      </w:r>
      <w:r w:rsidR="00131805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。当我们无法去了解大部分知识时，我们会产生压力</w:t>
      </w:r>
      <w:r w:rsidR="00823430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和不自信感。这种焦虑感促使我们不断去囤积各种信息，即使我们可能根本无法消化它们。</w:t>
      </w:r>
    </w:p>
    <w:p w14:paraId="3E8EABCE" w14:textId="77777777" w:rsidR="00131805" w:rsidRPr="0055664A" w:rsidRDefault="00823430" w:rsidP="0055664A">
      <w:pPr>
        <w:widowControl w:val="0"/>
        <w:autoSpaceDE w:val="0"/>
        <w:autoSpaceDN w:val="0"/>
        <w:adjustRightInd w:val="0"/>
        <w:ind w:left="360"/>
        <w:rPr>
          <w:rFonts w:ascii="微软雅黑" w:eastAsia="微软雅黑" w:hAnsi="微软雅黑" w:cs="Arial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知识焦虑让我们</w:t>
      </w:r>
      <w:r w:rsidR="00131805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在遇到问题时更倾向于选择</w:t>
      </w:r>
      <w:r w:rsidR="00862DDC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再收集多、更多、再多一些的</w:t>
      </w: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信息和知识</w:t>
      </w:r>
      <w:r w:rsidR="00862DDC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，</w:t>
      </w: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以更好</w:t>
      </w:r>
      <w:r w:rsidR="00862DDC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的解决问题。</w:t>
      </w:r>
      <w:r w:rsidR="006973A4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而不是运用手头已有</w:t>
      </w: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的</w:t>
      </w:r>
      <w:r w:rsidR="006973A4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有限</w:t>
      </w: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信息做出行动。</w:t>
      </w:r>
    </w:p>
    <w:p w14:paraId="0261C7B8" w14:textId="77777777" w:rsidR="009367E8" w:rsidRPr="0055664A" w:rsidRDefault="00E577BA" w:rsidP="0055664A">
      <w:pPr>
        <w:pStyle w:val="af"/>
        <w:widowControl w:val="0"/>
        <w:numPr>
          <w:ilvl w:val="0"/>
          <w:numId w:val="6"/>
        </w:numPr>
        <w:autoSpaceDE w:val="0"/>
        <w:autoSpaceDN w:val="0"/>
        <w:adjustRightInd w:val="0"/>
        <w:rPr>
          <w:rFonts w:ascii="微软雅黑" w:eastAsia="微软雅黑" w:hAnsi="微软雅黑" w:cs="Arial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犯错成本过高</w:t>
      </w:r>
    </w:p>
    <w:p w14:paraId="7C379510" w14:textId="77777777" w:rsidR="00823430" w:rsidRPr="0055664A" w:rsidRDefault="003E54D9" w:rsidP="0055664A">
      <w:pPr>
        <w:ind w:left="360"/>
        <w:rPr>
          <w:rFonts w:ascii="微软雅黑" w:eastAsia="微软雅黑" w:hAnsi="微软雅黑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hint="eastAsia"/>
          <w:color w:val="000000" w:themeColor="text1"/>
          <w:sz w:val="21"/>
          <w:szCs w:val="21"/>
          <w:shd w:val="clear" w:color="auto" w:fill="FFFFFF"/>
        </w:rPr>
        <w:t>格力总裁董明珠曾说</w:t>
      </w:r>
      <w:r w:rsidR="001963A3" w:rsidRPr="0055664A">
        <w:rPr>
          <w:rFonts w:ascii="微软雅黑" w:eastAsia="微软雅黑" w:hAnsi="微软雅黑" w:hint="eastAsia"/>
          <w:color w:val="000000" w:themeColor="text1"/>
          <w:sz w:val="21"/>
          <w:szCs w:val="21"/>
          <w:shd w:val="clear" w:color="auto" w:fill="FFFFFF"/>
        </w:rPr>
        <w:t>：“我犯错的成本太高，不能犯错。”</w:t>
      </w:r>
      <w:r w:rsidR="0021753F" w:rsidRPr="0055664A">
        <w:rPr>
          <w:rFonts w:ascii="微软雅黑" w:eastAsia="微软雅黑" w:hAnsi="微软雅黑" w:hint="eastAsia"/>
          <w:color w:val="000000" w:themeColor="text1"/>
          <w:sz w:val="21"/>
          <w:szCs w:val="21"/>
          <w:shd w:val="clear" w:color="auto" w:fill="FFFFFF"/>
        </w:rPr>
        <w:t>虽然并非每个人都</w:t>
      </w:r>
      <w:r w:rsidR="00FA55E7" w:rsidRPr="0055664A">
        <w:rPr>
          <w:rFonts w:ascii="微软雅黑" w:eastAsia="微软雅黑" w:hAnsi="微软雅黑" w:hint="eastAsia"/>
          <w:color w:val="000000" w:themeColor="text1"/>
          <w:sz w:val="21"/>
          <w:szCs w:val="21"/>
          <w:shd w:val="clear" w:color="auto" w:fill="FFFFFF"/>
        </w:rPr>
        <w:t>如董明珠一样身居高位，但</w:t>
      </w:r>
      <w:r w:rsidR="00D4428D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当一个问题/任务较为</w:t>
      </w:r>
      <w:r w:rsidR="001963A3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牵涉人多多、影响较大</w:t>
      </w:r>
      <w:r w:rsidR="00B60981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时，一定会产生“一定不能出错”</w:t>
      </w:r>
      <w:r w:rsidR="009040BD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、</w:t>
      </w:r>
      <w:r w:rsidR="00B60981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“出了问题我就完了”</w:t>
      </w:r>
      <w:r w:rsidR="000C4B58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的想法。</w:t>
      </w:r>
      <w:r w:rsidR="00532177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因此，我们总是想要完美计划，</w:t>
      </w:r>
      <w:r w:rsidR="00C86023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让我们的决策或方案能克服一切不确定性、</w:t>
      </w:r>
      <w:r w:rsidR="005B277A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风险</w:t>
      </w:r>
      <w:r w:rsidR="001F60C2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或外部变化，</w:t>
      </w:r>
      <w:r w:rsidR="00A7024F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避免</w:t>
      </w:r>
      <w:r w:rsidR="0030706A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错误的发生。</w:t>
      </w:r>
    </w:p>
    <w:p w14:paraId="7B5E81FE" w14:textId="135CA56C" w:rsidR="00D92E24" w:rsidRPr="0055664A" w:rsidRDefault="00D92E24" w:rsidP="0055664A">
      <w:pPr>
        <w:outlineLvl w:val="2"/>
        <w:rPr>
          <w:rFonts w:ascii="微软雅黑" w:eastAsia="微软雅黑" w:hAnsi="微软雅黑" w:cs="Arial"/>
          <w:b/>
          <w:bCs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b/>
          <w:bCs/>
          <w:color w:val="000000" w:themeColor="text1"/>
          <w:sz w:val="21"/>
          <w:szCs w:val="21"/>
        </w:rPr>
        <w:t xml:space="preserve">05U05 </w:t>
      </w:r>
      <w:r w:rsidR="00663378" w:rsidRPr="0055664A">
        <w:rPr>
          <w:rFonts w:ascii="微软雅黑" w:eastAsia="微软雅黑" w:hAnsi="微软雅黑" w:cs="Arial" w:hint="eastAsia"/>
          <w:b/>
          <w:bCs/>
          <w:color w:val="000000" w:themeColor="text1"/>
          <w:sz w:val="21"/>
          <w:szCs w:val="21"/>
        </w:rPr>
        <w:t>解决方案：</w:t>
      </w:r>
      <w:r w:rsidR="00470674" w:rsidRPr="0055664A">
        <w:rPr>
          <w:rFonts w:ascii="微软雅黑" w:eastAsia="微软雅黑" w:hAnsi="微软雅黑" w:cs="Arial" w:hint="eastAsia"/>
          <w:b/>
          <w:bCs/>
          <w:color w:val="000000" w:themeColor="text1"/>
          <w:sz w:val="21"/>
          <w:szCs w:val="21"/>
        </w:rPr>
        <w:t>不断迭代的“原型”思维</w:t>
      </w:r>
      <w:r w:rsidR="0031388D">
        <w:rPr>
          <w:rStyle w:val="af6"/>
          <w:rFonts w:ascii="微软雅黑" w:eastAsia="微软雅黑" w:hAnsi="微软雅黑" w:cs="Arial"/>
          <w:b/>
          <w:bCs/>
          <w:color w:val="000000" w:themeColor="text1"/>
          <w:sz w:val="21"/>
          <w:szCs w:val="21"/>
        </w:rPr>
        <w:footnoteReference w:id="14"/>
      </w:r>
    </w:p>
    <w:p w14:paraId="65463276" w14:textId="45A9FB82" w:rsidR="00955681" w:rsidRPr="0055664A" w:rsidRDefault="000C5140" w:rsidP="0055664A">
      <w:pPr>
        <w:widowControl w:val="0"/>
        <w:autoSpaceDE w:val="0"/>
        <w:autoSpaceDN w:val="0"/>
        <w:adjustRightInd w:val="0"/>
        <w:rPr>
          <w:rFonts w:ascii="微软雅黑" w:eastAsia="微软雅黑" w:hAnsi="微软雅黑" w:cs="Arial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过度思考</w:t>
      </w:r>
      <w:r w:rsidR="00DB5A64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的结果</w:t>
      </w:r>
      <w:r w:rsidR="00EC2204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或许没有错</w:t>
      </w:r>
      <w:r w:rsidR="00E023B4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，但会</w:t>
      </w:r>
      <w:r w:rsidR="00EC2204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让我们走不少弯路，将简单的方案扼杀</w:t>
      </w:r>
      <w:r w:rsidR="00D2089A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，甚至导致</w:t>
      </w:r>
      <w:r w:rsidR="00BF5B42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项目</w:t>
      </w:r>
      <w:r w:rsidR="00CB35A9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偏离既定方向。</w:t>
      </w:r>
      <w:r w:rsidR="004A6A55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那么，我们要如何避免走进这个误区呢？</w:t>
      </w:r>
      <w:r w:rsidR="00C54D43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我们建议你在思维中引入</w:t>
      </w:r>
      <w:r w:rsidR="00896231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“原型”</w:t>
      </w:r>
      <w:r w:rsidR="00955681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思维</w:t>
      </w:r>
      <w:r w:rsidR="00896231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。</w:t>
      </w:r>
    </w:p>
    <w:p w14:paraId="73ADF5DD" w14:textId="6D42D494" w:rsidR="00131805" w:rsidRPr="0055664A" w:rsidRDefault="00740CC6" w:rsidP="0055664A">
      <w:pPr>
        <w:widowControl w:val="0"/>
        <w:autoSpaceDE w:val="0"/>
        <w:autoSpaceDN w:val="0"/>
        <w:adjustRightInd w:val="0"/>
        <w:rPr>
          <w:rFonts w:ascii="微软雅黑" w:eastAsia="微软雅黑" w:hAnsi="微软雅黑" w:cs="Arial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“原型”</w:t>
      </w:r>
      <w:r w:rsidR="00955681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在英文中指“prototype</w:t>
      </w:r>
      <w:r w:rsidR="00955681" w:rsidRPr="0055664A">
        <w:rPr>
          <w:rFonts w:ascii="微软雅黑" w:eastAsia="微软雅黑" w:hAnsi="微软雅黑" w:cs="Arial"/>
          <w:color w:val="000000" w:themeColor="text1"/>
          <w:sz w:val="21"/>
          <w:szCs w:val="21"/>
        </w:rPr>
        <w:t>”</w:t>
      </w:r>
      <w:r w:rsidR="00955681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,是一种</w:t>
      </w:r>
      <w:r w:rsidR="00492686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遇到问题时</w:t>
      </w:r>
      <w:r w:rsidR="001D4EB6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，基于现有资源立马提出方案，继而去做实验，以</w:t>
      </w:r>
      <w:r w:rsidR="00492686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验证或否决</w:t>
      </w:r>
      <w:r w:rsidR="001D4EB6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当前方案</w:t>
      </w:r>
      <w:r w:rsidR="00330269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的思维。</w:t>
      </w:r>
      <w:r w:rsidR="00D90566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从这个定义中，可以清晰地看出</w:t>
      </w:r>
      <w:r w:rsidR="00D90566" w:rsidRPr="0055664A">
        <w:rPr>
          <w:rFonts w:ascii="微软雅黑" w:eastAsia="微软雅黑" w:hAnsi="微软雅黑" w:cs="Arial"/>
          <w:color w:val="000000" w:themeColor="text1"/>
          <w:sz w:val="21"/>
          <w:szCs w:val="21"/>
        </w:rPr>
        <w:t>prototype</w:t>
      </w:r>
      <w:r w:rsidR="008B428B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是由几</w:t>
      </w:r>
      <w:r w:rsidR="00D90566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个不断循环往复的步骤组成的：</w:t>
      </w:r>
    </w:p>
    <w:p w14:paraId="7801416D" w14:textId="6AD1864F" w:rsidR="00D90566" w:rsidRPr="0055664A" w:rsidRDefault="00D90566" w:rsidP="0055664A">
      <w:pPr>
        <w:pStyle w:val="af"/>
        <w:widowControl w:val="0"/>
        <w:numPr>
          <w:ilvl w:val="0"/>
          <w:numId w:val="7"/>
        </w:numPr>
        <w:autoSpaceDE w:val="0"/>
        <w:autoSpaceDN w:val="0"/>
        <w:adjustRightInd w:val="0"/>
        <w:rPr>
          <w:rFonts w:ascii="微软雅黑" w:eastAsia="微软雅黑" w:hAnsi="微软雅黑" w:cs="Arial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快速提出方案</w:t>
      </w:r>
    </w:p>
    <w:p w14:paraId="4AD1F6D7" w14:textId="103F343C" w:rsidR="00D90566" w:rsidRPr="0055664A" w:rsidRDefault="00D90566" w:rsidP="0055664A">
      <w:pPr>
        <w:pStyle w:val="af"/>
        <w:widowControl w:val="0"/>
        <w:numPr>
          <w:ilvl w:val="0"/>
          <w:numId w:val="7"/>
        </w:numPr>
        <w:autoSpaceDE w:val="0"/>
        <w:autoSpaceDN w:val="0"/>
        <w:adjustRightInd w:val="0"/>
        <w:rPr>
          <w:rFonts w:ascii="微软雅黑" w:eastAsia="微软雅黑" w:hAnsi="微软雅黑" w:cs="Arial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实验验证</w:t>
      </w:r>
    </w:p>
    <w:p w14:paraId="63E8F999" w14:textId="5042221A" w:rsidR="00D90566" w:rsidRPr="0055664A" w:rsidRDefault="006A6E8C" w:rsidP="0055664A">
      <w:pPr>
        <w:widowControl w:val="0"/>
        <w:autoSpaceDE w:val="0"/>
        <w:autoSpaceDN w:val="0"/>
        <w:adjustRightInd w:val="0"/>
        <w:rPr>
          <w:rFonts w:ascii="微软雅黑" w:eastAsia="微软雅黑" w:hAnsi="微软雅黑" w:cs="Arial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P</w:t>
      </w:r>
      <w:r w:rsidR="00D90566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rototype的目的是，在一个容错率高的安全环境下试错，以</w:t>
      </w:r>
      <w:r w:rsidR="0020061D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期</w:t>
      </w:r>
      <w:r w:rsidR="007448DC"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改进方案。</w:t>
      </w:r>
    </w:p>
    <w:p w14:paraId="0C8BD4F1" w14:textId="38FC89A4" w:rsidR="007B672C" w:rsidRPr="0055664A" w:rsidDel="00227AB2" w:rsidRDefault="00150C5B" w:rsidP="0055664A">
      <w:pPr>
        <w:widowControl w:val="0"/>
        <w:autoSpaceDE w:val="0"/>
        <w:autoSpaceDN w:val="0"/>
        <w:adjustRightInd w:val="0"/>
        <w:rPr>
          <w:del w:id="18" w:author="Gejing Zhang" w:date="2018-07-26T16:01:00Z"/>
          <w:rFonts w:ascii="微软雅黑" w:eastAsia="微软雅黑" w:hAnsi="微软雅黑" w:cs="Arial"/>
          <w:color w:val="000000" w:themeColor="text1"/>
          <w:sz w:val="21"/>
          <w:szCs w:val="21"/>
        </w:rPr>
      </w:pPr>
      <w:del w:id="19" w:author="Gejing Zhang" w:date="2018-07-26T16:01:00Z">
        <w:r w:rsidRPr="0055664A" w:rsidDel="00227AB2">
          <w:rPr>
            <w:rFonts w:ascii="微软雅黑" w:eastAsia="微软雅黑" w:hAnsi="微软雅黑" w:cs="Arial" w:hint="eastAsia"/>
            <w:color w:val="000000" w:themeColor="text1"/>
            <w:sz w:val="21"/>
            <w:szCs w:val="21"/>
          </w:rPr>
          <w:delText>为了更好地学习“原型”思维，你可以进一步学习我们的设计思维课程。</w:delText>
        </w:r>
      </w:del>
    </w:p>
    <w:p w14:paraId="3B089121" w14:textId="77777777" w:rsidR="00FB300B" w:rsidRPr="0055664A" w:rsidRDefault="00FB300B" w:rsidP="0055664A">
      <w:pPr>
        <w:widowControl w:val="0"/>
        <w:autoSpaceDE w:val="0"/>
        <w:autoSpaceDN w:val="0"/>
        <w:adjustRightInd w:val="0"/>
        <w:rPr>
          <w:rFonts w:ascii="微软雅黑" w:eastAsia="微软雅黑" w:hAnsi="微软雅黑" w:cs="Arial"/>
          <w:color w:val="000000" w:themeColor="text1"/>
          <w:sz w:val="21"/>
          <w:szCs w:val="21"/>
        </w:rPr>
      </w:pPr>
    </w:p>
    <w:p w14:paraId="6B74D03B" w14:textId="4A472E81" w:rsidR="002411FB" w:rsidRPr="0055664A" w:rsidRDefault="00E32D7E" w:rsidP="0055664A">
      <w:pPr>
        <w:outlineLvl w:val="1"/>
        <w:rPr>
          <w:rFonts w:ascii="微软雅黑" w:eastAsia="微软雅黑" w:hAnsi="微软雅黑" w:cs="Arial"/>
          <w:b/>
          <w:bCs/>
          <w:color w:val="000000" w:themeColor="text1"/>
          <w:sz w:val="21"/>
          <w:szCs w:val="21"/>
          <w:shd w:val="clear" w:color="auto" w:fill="DEEAF6"/>
        </w:rPr>
      </w:pPr>
      <w:r w:rsidRPr="0055664A">
        <w:rPr>
          <w:rFonts w:ascii="微软雅黑" w:eastAsia="微软雅黑" w:hAnsi="微软雅黑" w:cs="Arial" w:hint="eastAsia"/>
          <w:b/>
          <w:color w:val="000000" w:themeColor="text1"/>
          <w:sz w:val="21"/>
          <w:szCs w:val="21"/>
          <w:shd w:val="clear" w:color="auto" w:fill="DEEAF6"/>
        </w:rPr>
        <w:t>06</w:t>
      </w:r>
      <w:r w:rsidR="002411FB" w:rsidRPr="0055664A">
        <w:rPr>
          <w:rFonts w:ascii="微软雅黑" w:eastAsia="微软雅黑" w:hAnsi="微软雅黑" w:cs="Arial" w:hint="eastAsia"/>
          <w:b/>
          <w:color w:val="000000" w:themeColor="text1"/>
          <w:sz w:val="21"/>
          <w:szCs w:val="21"/>
          <w:shd w:val="clear" w:color="auto" w:fill="DEEAF6"/>
        </w:rPr>
        <w:t xml:space="preserve">U </w:t>
      </w:r>
      <w:r w:rsidR="00277E70">
        <w:rPr>
          <w:rFonts w:ascii="微软雅黑" w:eastAsia="微软雅黑" w:hAnsi="微软雅黑" w:cs="Arial" w:hint="eastAsia"/>
          <w:b/>
          <w:color w:val="000000" w:themeColor="text1"/>
          <w:sz w:val="21"/>
          <w:szCs w:val="21"/>
          <w:shd w:val="clear" w:color="auto" w:fill="DEEAF6"/>
        </w:rPr>
        <w:t>课末总</w:t>
      </w:r>
      <w:r w:rsidR="002411FB" w:rsidRPr="0055664A">
        <w:rPr>
          <w:rFonts w:ascii="微软雅黑" w:eastAsia="微软雅黑" w:hAnsi="微软雅黑" w:cs="Arial" w:hint="eastAsia"/>
          <w:b/>
          <w:color w:val="000000" w:themeColor="text1"/>
          <w:sz w:val="21"/>
          <w:szCs w:val="21"/>
          <w:shd w:val="clear" w:color="auto" w:fill="DEEAF6"/>
        </w:rPr>
        <w:t>结</w:t>
      </w:r>
    </w:p>
    <w:p w14:paraId="7B65477D" w14:textId="5D05D529" w:rsidR="00343E2A" w:rsidRPr="0055664A" w:rsidRDefault="00E32D7E" w:rsidP="0055664A">
      <w:pPr>
        <w:outlineLvl w:val="2"/>
        <w:rPr>
          <w:rFonts w:ascii="微软雅黑" w:eastAsia="微软雅黑" w:hAnsi="微软雅黑" w:cs="Arial"/>
          <w:b/>
          <w:bCs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b/>
          <w:color w:val="000000" w:themeColor="text1"/>
          <w:sz w:val="21"/>
          <w:szCs w:val="21"/>
        </w:rPr>
        <w:lastRenderedPageBreak/>
        <w:t>06</w:t>
      </w:r>
      <w:r w:rsidR="002411FB" w:rsidRPr="0055664A">
        <w:rPr>
          <w:rFonts w:ascii="微软雅黑" w:eastAsia="微软雅黑" w:hAnsi="微软雅黑" w:cs="Arial" w:hint="eastAsia"/>
          <w:b/>
          <w:color w:val="000000" w:themeColor="text1"/>
          <w:sz w:val="21"/>
          <w:szCs w:val="21"/>
        </w:rPr>
        <w:t xml:space="preserve">U01 </w:t>
      </w:r>
      <w:r w:rsidR="00277E70">
        <w:rPr>
          <w:rFonts w:ascii="微软雅黑" w:eastAsia="微软雅黑" w:hAnsi="微软雅黑" w:cs="Arial" w:hint="eastAsia"/>
          <w:b/>
          <w:color w:val="000000" w:themeColor="text1"/>
          <w:sz w:val="21"/>
          <w:szCs w:val="21"/>
        </w:rPr>
        <w:t>课末小</w:t>
      </w:r>
      <w:r w:rsidR="002411FB" w:rsidRPr="0055664A">
        <w:rPr>
          <w:rFonts w:ascii="微软雅黑" w:eastAsia="微软雅黑" w:hAnsi="微软雅黑" w:cs="Arial" w:hint="eastAsia"/>
          <w:b/>
          <w:color w:val="000000" w:themeColor="text1"/>
          <w:sz w:val="21"/>
          <w:szCs w:val="21"/>
        </w:rPr>
        <w:t>结</w:t>
      </w:r>
    </w:p>
    <w:p w14:paraId="6BD07FD4" w14:textId="77777777" w:rsidR="0055664A" w:rsidRPr="0055664A" w:rsidRDefault="0055664A" w:rsidP="0055664A">
      <w:pPr>
        <w:shd w:val="clear" w:color="auto" w:fill="FFFFFF"/>
        <w:rPr>
          <w:rFonts w:ascii="微软雅黑" w:eastAsia="微软雅黑" w:hAnsi="微软雅黑" w:cs="微软雅黑"/>
          <w:kern w:val="1"/>
          <w:sz w:val="21"/>
          <w:szCs w:val="21"/>
        </w:rPr>
      </w:pPr>
      <w:r w:rsidRPr="0055664A">
        <w:rPr>
          <w:rFonts w:ascii="微软雅黑" w:eastAsia="微软雅黑" w:hAnsi="微软雅黑" w:cs="微软雅黑" w:hint="eastAsia"/>
          <w:kern w:val="1"/>
          <w:sz w:val="21"/>
          <w:szCs w:val="21"/>
        </w:rPr>
        <w:t>人类的大脑是一个复杂的系统，了解了大脑的构成、不同的思维方式和思维误区，有助于我们在工作生活中更好地运用思维理解事物、解决问题、做出决策！现在，本课程已经接近尾声，让我们回顾一下本课程的主要内容。</w:t>
      </w:r>
    </w:p>
    <w:p w14:paraId="38C4E5F9" w14:textId="77777777" w:rsidR="0055664A" w:rsidRPr="0055664A" w:rsidRDefault="0055664A" w:rsidP="0055664A">
      <w:pPr>
        <w:shd w:val="clear" w:color="auto" w:fill="FFFFFF"/>
        <w:rPr>
          <w:rFonts w:ascii="微软雅黑" w:eastAsia="微软雅黑" w:hAnsi="微软雅黑" w:cs="微软雅黑"/>
          <w:kern w:val="1"/>
          <w:sz w:val="21"/>
          <w:szCs w:val="21"/>
        </w:rPr>
      </w:pPr>
      <w:r w:rsidRPr="0055664A">
        <w:rPr>
          <w:rFonts w:ascii="微软雅黑" w:eastAsia="微软雅黑" w:hAnsi="微软雅黑" w:cs="微软雅黑" w:hint="eastAsia"/>
          <w:kern w:val="1"/>
          <w:sz w:val="21"/>
          <w:szCs w:val="21"/>
        </w:rPr>
        <w:t>在本课中，我们首先介绍了大脑的分工。大脑的左右半球在机能上有分工：左半脑主要负责逻辑理解、记忆、逻辑、分析等，右半脑主要负责情感、艺术、想像、灵感等。</w:t>
      </w:r>
    </w:p>
    <w:p w14:paraId="74B741F8" w14:textId="77777777" w:rsidR="0055664A" w:rsidRPr="0055664A" w:rsidRDefault="0055664A" w:rsidP="0055664A">
      <w:pPr>
        <w:shd w:val="clear" w:color="auto" w:fill="FFFFFF"/>
        <w:rPr>
          <w:rFonts w:ascii="微软雅黑" w:eastAsia="微软雅黑" w:hAnsi="微软雅黑" w:cs="微软雅黑"/>
          <w:kern w:val="1"/>
          <w:sz w:val="21"/>
          <w:szCs w:val="21"/>
        </w:rPr>
      </w:pPr>
      <w:r w:rsidRPr="0055664A">
        <w:rPr>
          <w:rFonts w:ascii="微软雅黑" w:eastAsia="微软雅黑" w:hAnsi="微软雅黑" w:cs="微软雅黑" w:hint="eastAsia"/>
          <w:kern w:val="1"/>
          <w:sz w:val="21"/>
          <w:szCs w:val="21"/>
        </w:rPr>
        <w:t>由于大脑的分工不同，导致了两种思维： 左脑为主导的人，一般从事线性思维；而由主导脑是右脑的人，一般从事非线性思维。这两种思维方式各有利弊，过于依赖某一种思维方式，都会使我们走入误区。</w:t>
      </w:r>
    </w:p>
    <w:p w14:paraId="356AAFFF" w14:textId="77777777" w:rsidR="0055664A" w:rsidRPr="0055664A" w:rsidRDefault="0055664A" w:rsidP="0055664A">
      <w:pPr>
        <w:shd w:val="clear" w:color="auto" w:fill="FFFFFF"/>
        <w:rPr>
          <w:rFonts w:ascii="微软雅黑" w:eastAsia="微软雅黑" w:hAnsi="微软雅黑" w:cs="微软雅黑"/>
          <w:kern w:val="1"/>
          <w:sz w:val="21"/>
          <w:szCs w:val="21"/>
        </w:rPr>
      </w:pPr>
      <w:r w:rsidRPr="0055664A">
        <w:rPr>
          <w:rFonts w:ascii="微软雅黑" w:eastAsia="微软雅黑" w:hAnsi="微软雅黑" w:cs="微软雅黑" w:hint="eastAsia"/>
          <w:kern w:val="1"/>
          <w:sz w:val="21"/>
          <w:szCs w:val="21"/>
        </w:rPr>
        <w:t>常见的思维误区有三类，直跳结果、思维固化和过度思考。</w:t>
      </w:r>
    </w:p>
    <w:p w14:paraId="58EE8880" w14:textId="77777777" w:rsidR="0055664A" w:rsidRPr="0055664A" w:rsidRDefault="0055664A" w:rsidP="0055664A">
      <w:pPr>
        <w:pStyle w:val="af"/>
        <w:widowControl w:val="0"/>
        <w:numPr>
          <w:ilvl w:val="0"/>
          <w:numId w:val="8"/>
        </w:numPr>
        <w:autoSpaceDE w:val="0"/>
        <w:autoSpaceDN w:val="0"/>
        <w:adjustRightInd w:val="0"/>
        <w:ind w:left="270" w:right="-720" w:hanging="270"/>
        <w:rPr>
          <w:rFonts w:ascii="微软雅黑" w:eastAsia="微软雅黑" w:hAnsi="微软雅黑" w:cs="Songti SC"/>
          <w:b/>
          <w:bCs/>
          <w:sz w:val="21"/>
          <w:szCs w:val="21"/>
        </w:rPr>
      </w:pPr>
      <w:r w:rsidRPr="0055664A">
        <w:rPr>
          <w:rFonts w:ascii="微软雅黑" w:eastAsia="微软雅黑" w:hAnsi="微软雅黑" w:cs="微软雅黑" w:hint="eastAsia"/>
          <w:sz w:val="21"/>
          <w:szCs w:val="21"/>
        </w:rPr>
        <w:t>直跳结果指的是急于看到事物的结果，在遇到问题时本能地开始直接思考解决方案，而忽略了正常思维过程中需要考虑的诸多因素。想要避免走入这个误区，你可以：</w:t>
      </w:r>
    </w:p>
    <w:p w14:paraId="51F77F8C" w14:textId="77777777" w:rsidR="0055664A" w:rsidRPr="0055664A" w:rsidRDefault="0055664A" w:rsidP="0055664A">
      <w:pPr>
        <w:widowControl w:val="0"/>
        <w:autoSpaceDE w:val="0"/>
        <w:autoSpaceDN w:val="0"/>
        <w:adjustRightInd w:val="0"/>
        <w:ind w:right="-720" w:firstLine="270"/>
        <w:rPr>
          <w:rFonts w:ascii="微软雅黑" w:eastAsia="微软雅黑" w:hAnsi="微软雅黑" w:cs="微软雅黑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①</w:t>
      </w:r>
      <w:r w:rsidRPr="0055664A">
        <w:rPr>
          <w:rFonts w:ascii="微软雅黑" w:eastAsia="微软雅黑" w:hAnsi="微软雅黑" w:cs="微软雅黑" w:hint="eastAsia"/>
          <w:sz w:val="21"/>
          <w:szCs w:val="21"/>
        </w:rPr>
        <w:t>问自己三个问题“为什么？”“要是……会怎么样？”“怎么做”</w:t>
      </w:r>
    </w:p>
    <w:p w14:paraId="1EE51107" w14:textId="77777777" w:rsidR="0055664A" w:rsidRPr="0055664A" w:rsidRDefault="0055664A" w:rsidP="0055664A">
      <w:pPr>
        <w:pStyle w:val="af"/>
        <w:widowControl w:val="0"/>
        <w:autoSpaceDE w:val="0"/>
        <w:autoSpaceDN w:val="0"/>
        <w:adjustRightInd w:val="0"/>
        <w:ind w:left="270" w:right="-720"/>
        <w:rPr>
          <w:rFonts w:ascii="微软雅黑" w:eastAsia="微软雅黑" w:hAnsi="微软雅黑" w:cs="微软雅黑"/>
          <w:sz w:val="21"/>
          <w:szCs w:val="21"/>
        </w:rPr>
      </w:pPr>
      <w:r w:rsidRPr="0055664A">
        <w:rPr>
          <w:rFonts w:ascii="微软雅黑" w:eastAsia="微软雅黑" w:hAnsi="微软雅黑" w:cs="微软雅黑" w:hint="eastAsia"/>
          <w:sz w:val="21"/>
          <w:szCs w:val="21"/>
        </w:rPr>
        <w:t>②找出关键问题</w:t>
      </w:r>
    </w:p>
    <w:p w14:paraId="54CAF3FC" w14:textId="77777777" w:rsidR="0055664A" w:rsidRPr="0055664A" w:rsidRDefault="0055664A" w:rsidP="0055664A">
      <w:pPr>
        <w:pStyle w:val="af"/>
        <w:widowControl w:val="0"/>
        <w:autoSpaceDE w:val="0"/>
        <w:autoSpaceDN w:val="0"/>
        <w:adjustRightInd w:val="0"/>
        <w:ind w:left="270" w:right="-720"/>
        <w:rPr>
          <w:rFonts w:ascii="微软雅黑" w:eastAsia="微软雅黑" w:hAnsi="微软雅黑" w:cs="Songti SC"/>
          <w:b/>
          <w:bCs/>
          <w:sz w:val="21"/>
          <w:szCs w:val="21"/>
        </w:rPr>
      </w:pPr>
      <w:r w:rsidRPr="0055664A">
        <w:rPr>
          <w:rFonts w:ascii="微软雅黑" w:eastAsia="微软雅黑" w:hAnsi="微软雅黑" w:cs="微软雅黑" w:hint="eastAsia"/>
          <w:sz w:val="21"/>
          <w:szCs w:val="21"/>
        </w:rPr>
        <w:t>③围绕答案展开头脑风暴</w:t>
      </w:r>
    </w:p>
    <w:p w14:paraId="08FEFE77" w14:textId="77777777" w:rsidR="0055664A" w:rsidRPr="0055664A" w:rsidRDefault="0055664A" w:rsidP="0055664A">
      <w:pPr>
        <w:pStyle w:val="af"/>
        <w:widowControl w:val="0"/>
        <w:numPr>
          <w:ilvl w:val="0"/>
          <w:numId w:val="8"/>
        </w:numPr>
        <w:autoSpaceDE w:val="0"/>
        <w:autoSpaceDN w:val="0"/>
        <w:adjustRightInd w:val="0"/>
        <w:ind w:left="270" w:right="-720" w:hanging="270"/>
        <w:rPr>
          <w:rFonts w:ascii="微软雅黑" w:eastAsia="微软雅黑" w:hAnsi="微软雅黑" w:cs="微软雅黑"/>
          <w:sz w:val="21"/>
          <w:szCs w:val="21"/>
        </w:rPr>
      </w:pPr>
      <w:r w:rsidRPr="0055664A">
        <w:rPr>
          <w:rFonts w:ascii="微软雅黑" w:eastAsia="微软雅黑" w:hAnsi="微软雅黑" w:cs="微软雅黑" w:hint="eastAsia"/>
          <w:sz w:val="21"/>
          <w:szCs w:val="21"/>
        </w:rPr>
        <w:t>思维固化指的是</w:t>
      </w: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遵循原有思维模式“跳不出来”。你可以运用逆向思维三步法避免走入这个误区：</w:t>
      </w:r>
    </w:p>
    <w:p w14:paraId="3974CEA2" w14:textId="77777777" w:rsidR="0055664A" w:rsidRPr="0055664A" w:rsidRDefault="0055664A" w:rsidP="0055664A">
      <w:pPr>
        <w:widowControl w:val="0"/>
        <w:autoSpaceDE w:val="0"/>
        <w:autoSpaceDN w:val="0"/>
        <w:adjustRightInd w:val="0"/>
        <w:ind w:right="-720" w:firstLine="270"/>
        <w:rPr>
          <w:rFonts w:ascii="微软雅黑" w:eastAsia="微软雅黑" w:hAnsi="微软雅黑" w:cs="Arial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①列出关于事物特征的关键词</w:t>
      </w:r>
    </w:p>
    <w:p w14:paraId="5127E78E" w14:textId="77777777" w:rsidR="0055664A" w:rsidRPr="0055664A" w:rsidRDefault="0055664A" w:rsidP="0055664A">
      <w:pPr>
        <w:pStyle w:val="af"/>
        <w:widowControl w:val="0"/>
        <w:autoSpaceDE w:val="0"/>
        <w:autoSpaceDN w:val="0"/>
        <w:adjustRightInd w:val="0"/>
        <w:ind w:left="270" w:right="-720"/>
        <w:rPr>
          <w:rFonts w:ascii="微软雅黑" w:eastAsia="微软雅黑" w:hAnsi="微软雅黑" w:cs="Arial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②以第一步中的关键词为基础，写出它们的反义词</w:t>
      </w:r>
    </w:p>
    <w:p w14:paraId="02EB101A" w14:textId="77777777" w:rsidR="0055664A" w:rsidRPr="0055664A" w:rsidRDefault="0055664A" w:rsidP="0055664A">
      <w:pPr>
        <w:pStyle w:val="af"/>
        <w:widowControl w:val="0"/>
        <w:autoSpaceDE w:val="0"/>
        <w:autoSpaceDN w:val="0"/>
        <w:adjustRightInd w:val="0"/>
        <w:ind w:left="270" w:right="-720"/>
        <w:rPr>
          <w:rFonts w:ascii="微软雅黑" w:eastAsia="微软雅黑" w:hAnsi="微软雅黑" w:cs="微软雅黑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③由这些反义词出发，进行头脑风暴</w:t>
      </w:r>
    </w:p>
    <w:p w14:paraId="0ED55CF0" w14:textId="77777777" w:rsidR="0055664A" w:rsidRPr="0055664A" w:rsidRDefault="0055664A" w:rsidP="0055664A">
      <w:pPr>
        <w:pStyle w:val="af"/>
        <w:numPr>
          <w:ilvl w:val="0"/>
          <w:numId w:val="8"/>
        </w:numPr>
        <w:ind w:left="270" w:hanging="270"/>
        <w:rPr>
          <w:rFonts w:ascii="微软雅黑" w:eastAsia="微软雅黑" w:hAnsi="微软雅黑" w:cs="Arial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过度思考指的是过度分析，过度计划，增加不必要的复杂条件致使事情复杂化。要避免过度思考，你可以在思维中引入“原型”思维，即不断迭代以下两步：</w:t>
      </w:r>
    </w:p>
    <w:p w14:paraId="2A5B0C1A" w14:textId="77777777" w:rsidR="0055664A" w:rsidRPr="0055664A" w:rsidRDefault="0055664A" w:rsidP="0055664A">
      <w:pPr>
        <w:pStyle w:val="af"/>
        <w:ind w:left="270"/>
        <w:rPr>
          <w:rFonts w:ascii="微软雅黑" w:eastAsia="微软雅黑" w:hAnsi="微软雅黑" w:cs="Arial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①快速提出方案</w:t>
      </w:r>
    </w:p>
    <w:p w14:paraId="01EC12AC" w14:textId="65BB4303" w:rsidR="0055664A" w:rsidRPr="0055664A" w:rsidRDefault="0055664A" w:rsidP="0055664A">
      <w:pPr>
        <w:pStyle w:val="af"/>
        <w:ind w:left="270"/>
        <w:rPr>
          <w:rFonts w:ascii="微软雅黑" w:eastAsia="微软雅黑" w:hAnsi="微软雅黑" w:cs="Arial"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color w:val="000000" w:themeColor="text1"/>
          <w:sz w:val="21"/>
          <w:szCs w:val="21"/>
        </w:rPr>
        <w:t>②实验验证</w:t>
      </w:r>
    </w:p>
    <w:p w14:paraId="5309E727" w14:textId="66833233" w:rsidR="0055664A" w:rsidRDefault="00B1018A" w:rsidP="0055664A">
      <w:pPr>
        <w:rPr>
          <w:ins w:id="20" w:author="Gejing Zhang" w:date="2018-07-26T16:01:00Z"/>
          <w:rFonts w:ascii="微软雅黑" w:eastAsia="微软雅黑" w:hAnsi="微软雅黑"/>
          <w:sz w:val="21"/>
          <w:szCs w:val="21"/>
        </w:rPr>
      </w:pPr>
      <w:ins w:id="21" w:author="Gejing Zhang" w:date="2018-07-26T16:00:00Z">
        <w:r>
          <w:rPr>
            <w:rFonts w:ascii="微软雅黑" w:eastAsia="微软雅黑" w:hAnsi="微软雅黑" w:hint="eastAsia"/>
            <w:sz w:val="21"/>
            <w:szCs w:val="21"/>
          </w:rPr>
          <w:t>以上就是本课的主要内容，希望通过学习，</w:t>
        </w:r>
        <w:r w:rsidR="00EE0033">
          <w:rPr>
            <w:rFonts w:ascii="微软雅黑" w:eastAsia="微软雅黑" w:hAnsi="微软雅黑" w:hint="eastAsia"/>
            <w:sz w:val="21"/>
            <w:szCs w:val="21"/>
          </w:rPr>
          <w:t>你可以更好的运用思维进行分析、做出决策！</w:t>
        </w:r>
      </w:ins>
    </w:p>
    <w:p w14:paraId="5229C9A2" w14:textId="77777777" w:rsidR="00EE0033" w:rsidRPr="0055664A" w:rsidRDefault="00EE0033" w:rsidP="0055664A">
      <w:pPr>
        <w:rPr>
          <w:rFonts w:ascii="微软雅黑" w:eastAsia="微软雅黑" w:hAnsi="微软雅黑"/>
          <w:sz w:val="21"/>
          <w:szCs w:val="21"/>
        </w:rPr>
      </w:pPr>
    </w:p>
    <w:p w14:paraId="1734FA61" w14:textId="77777777" w:rsidR="0055664A" w:rsidRPr="0055664A" w:rsidRDefault="0055664A" w:rsidP="0055664A">
      <w:pPr>
        <w:outlineLvl w:val="1"/>
        <w:rPr>
          <w:rFonts w:ascii="微软雅黑" w:eastAsia="微软雅黑" w:hAnsi="微软雅黑" w:cs="Arial"/>
          <w:b/>
          <w:color w:val="000000" w:themeColor="text1"/>
          <w:sz w:val="21"/>
          <w:szCs w:val="21"/>
          <w:shd w:val="clear" w:color="auto" w:fill="DEEAF6"/>
        </w:rPr>
      </w:pPr>
      <w:r w:rsidRPr="0055664A">
        <w:rPr>
          <w:rFonts w:ascii="微软雅黑" w:eastAsia="微软雅黑" w:hAnsi="微软雅黑" w:cs="Arial" w:hint="eastAsia"/>
          <w:b/>
          <w:color w:val="000000" w:themeColor="text1"/>
          <w:sz w:val="21"/>
          <w:szCs w:val="21"/>
          <w:shd w:val="clear" w:color="auto" w:fill="DEEAF6"/>
        </w:rPr>
        <w:t>07U 学以致用</w:t>
      </w:r>
    </w:p>
    <w:p w14:paraId="66761F45" w14:textId="77777777" w:rsidR="0055664A" w:rsidRPr="0055664A" w:rsidRDefault="0055664A" w:rsidP="0055664A">
      <w:pPr>
        <w:outlineLvl w:val="2"/>
        <w:rPr>
          <w:rFonts w:ascii="微软雅黑" w:eastAsia="微软雅黑" w:hAnsi="微软雅黑" w:cs="Arial"/>
          <w:b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b/>
          <w:color w:val="000000" w:themeColor="text1"/>
          <w:sz w:val="21"/>
          <w:szCs w:val="21"/>
        </w:rPr>
        <w:t>07U01A 小测验：你是否曾走入思维误区？</w:t>
      </w:r>
    </w:p>
    <w:p w14:paraId="5C9A9792" w14:textId="77777777" w:rsidR="0055664A" w:rsidRPr="0055664A" w:rsidRDefault="0055664A" w:rsidP="0055664A">
      <w:pPr>
        <w:shd w:val="clear" w:color="auto" w:fill="FFFFFF"/>
        <w:rPr>
          <w:rFonts w:ascii="微软雅黑" w:eastAsia="微软雅黑" w:hAnsi="微软雅黑" w:cs="微软雅黑"/>
          <w:kern w:val="1"/>
          <w:sz w:val="21"/>
          <w:szCs w:val="21"/>
        </w:rPr>
      </w:pPr>
      <w:r w:rsidRPr="0055664A">
        <w:rPr>
          <w:rFonts w:ascii="微软雅黑" w:eastAsia="微软雅黑" w:hAnsi="微软雅黑" w:cs="微软雅黑" w:hint="eastAsia"/>
          <w:kern w:val="1"/>
          <w:sz w:val="21"/>
          <w:szCs w:val="21"/>
        </w:rPr>
        <w:t>在本课中，我们介绍了三种思维误区直跳结果、思维固化、过度思考。回顾你的工作，你是否曾走入这些误区？请与我们分享事件的大致经过，以及由于走入误区导致的结果。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0"/>
      </w:tblGrid>
      <w:tr w:rsidR="0055664A" w:rsidRPr="0055664A" w14:paraId="59DBDFA6" w14:textId="77777777" w:rsidTr="00444A1A">
        <w:tc>
          <w:tcPr>
            <w:tcW w:w="9010" w:type="dxa"/>
          </w:tcPr>
          <w:p w14:paraId="31B59F65" w14:textId="77777777" w:rsidR="0055664A" w:rsidRPr="0055664A" w:rsidRDefault="0055664A" w:rsidP="0055664A">
            <w:pPr>
              <w:rPr>
                <w:rFonts w:ascii="微软雅黑" w:eastAsia="微软雅黑" w:hAnsi="微软雅黑" w:cs="微软雅黑"/>
                <w:kern w:val="1"/>
                <w:sz w:val="21"/>
                <w:szCs w:val="21"/>
              </w:rPr>
            </w:pPr>
          </w:p>
          <w:p w14:paraId="1FB0B9FD" w14:textId="77777777" w:rsidR="0055664A" w:rsidRPr="0055664A" w:rsidRDefault="0055664A" w:rsidP="0055664A">
            <w:pPr>
              <w:rPr>
                <w:rFonts w:ascii="微软雅黑" w:eastAsia="微软雅黑" w:hAnsi="微软雅黑" w:cs="微软雅黑"/>
                <w:kern w:val="1"/>
                <w:sz w:val="21"/>
                <w:szCs w:val="21"/>
              </w:rPr>
            </w:pPr>
          </w:p>
        </w:tc>
      </w:tr>
    </w:tbl>
    <w:p w14:paraId="534C0A40" w14:textId="3DF5949E" w:rsidR="0055664A" w:rsidRPr="0055664A" w:rsidRDefault="0055664A" w:rsidP="0055664A">
      <w:pPr>
        <w:shd w:val="clear" w:color="auto" w:fill="FFFFFF"/>
        <w:rPr>
          <w:rFonts w:ascii="微软雅黑" w:eastAsia="微软雅黑" w:hAnsi="微软雅黑" w:cs="微软雅黑"/>
          <w:kern w:val="1"/>
          <w:sz w:val="21"/>
          <w:szCs w:val="21"/>
        </w:rPr>
      </w:pPr>
      <w:r w:rsidRPr="0055664A">
        <w:rPr>
          <w:rFonts w:ascii="微软雅黑" w:eastAsia="微软雅黑" w:hAnsi="微软雅黑" w:cs="微软雅黑" w:hint="eastAsia"/>
          <w:kern w:val="1"/>
          <w:sz w:val="21"/>
          <w:szCs w:val="21"/>
        </w:rPr>
        <w:t>【反馈】谢谢你的回答！</w:t>
      </w:r>
    </w:p>
    <w:p w14:paraId="2732236D" w14:textId="77777777" w:rsidR="0055664A" w:rsidRPr="0055664A" w:rsidRDefault="0055664A" w:rsidP="0055664A">
      <w:pPr>
        <w:outlineLvl w:val="2"/>
        <w:rPr>
          <w:rFonts w:ascii="微软雅黑" w:eastAsia="微软雅黑" w:hAnsi="微软雅黑" w:cs="Arial"/>
          <w:b/>
          <w:color w:val="000000" w:themeColor="text1"/>
          <w:sz w:val="21"/>
          <w:szCs w:val="21"/>
        </w:rPr>
      </w:pPr>
      <w:r w:rsidRPr="0055664A">
        <w:rPr>
          <w:rFonts w:ascii="微软雅黑" w:eastAsia="微软雅黑" w:hAnsi="微软雅黑" w:cs="Arial" w:hint="eastAsia"/>
          <w:b/>
          <w:color w:val="000000" w:themeColor="text1"/>
          <w:sz w:val="21"/>
          <w:szCs w:val="21"/>
        </w:rPr>
        <w:t>07U02A 小测验：你会如何思考？</w:t>
      </w:r>
    </w:p>
    <w:p w14:paraId="4985CED6" w14:textId="77777777" w:rsidR="0055664A" w:rsidRPr="0055664A" w:rsidRDefault="0055664A" w:rsidP="0055664A">
      <w:pPr>
        <w:shd w:val="clear" w:color="auto" w:fill="FFFFFF"/>
        <w:rPr>
          <w:rFonts w:ascii="微软雅黑" w:eastAsia="微软雅黑" w:hAnsi="微软雅黑" w:cs="微软雅黑"/>
          <w:kern w:val="1"/>
          <w:sz w:val="21"/>
          <w:szCs w:val="21"/>
        </w:rPr>
      </w:pPr>
      <w:r w:rsidRPr="0055664A">
        <w:rPr>
          <w:rFonts w:ascii="微软雅黑" w:eastAsia="微软雅黑" w:hAnsi="微软雅黑" w:cs="微软雅黑" w:hint="eastAsia"/>
          <w:kern w:val="1"/>
          <w:sz w:val="21"/>
          <w:szCs w:val="21"/>
        </w:rPr>
        <w:t xml:space="preserve">如果再次遇到上题中的情景，你会运用什么方式修正自己的思维？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0"/>
      </w:tblGrid>
      <w:tr w:rsidR="0055664A" w:rsidRPr="0055664A" w14:paraId="013B8BEC" w14:textId="77777777" w:rsidTr="00444A1A">
        <w:tc>
          <w:tcPr>
            <w:tcW w:w="9010" w:type="dxa"/>
          </w:tcPr>
          <w:p w14:paraId="2D5CB119" w14:textId="77777777" w:rsidR="0055664A" w:rsidRPr="0055664A" w:rsidRDefault="0055664A" w:rsidP="0055664A">
            <w:pPr>
              <w:rPr>
                <w:rFonts w:ascii="微软雅黑" w:eastAsia="微软雅黑" w:hAnsi="微软雅黑" w:cs="微软雅黑"/>
                <w:kern w:val="1"/>
                <w:sz w:val="21"/>
                <w:szCs w:val="21"/>
              </w:rPr>
            </w:pPr>
          </w:p>
          <w:p w14:paraId="5802DF40" w14:textId="77777777" w:rsidR="0055664A" w:rsidRPr="0055664A" w:rsidRDefault="0055664A" w:rsidP="0055664A">
            <w:pPr>
              <w:rPr>
                <w:rFonts w:ascii="微软雅黑" w:eastAsia="微软雅黑" w:hAnsi="微软雅黑" w:cs="微软雅黑"/>
                <w:kern w:val="1"/>
                <w:sz w:val="21"/>
                <w:szCs w:val="21"/>
              </w:rPr>
            </w:pPr>
          </w:p>
        </w:tc>
      </w:tr>
    </w:tbl>
    <w:p w14:paraId="5D25E686" w14:textId="109EE0FB" w:rsidR="00343E2A" w:rsidRPr="0055664A" w:rsidRDefault="0055664A" w:rsidP="0055664A">
      <w:pPr>
        <w:shd w:val="clear" w:color="auto" w:fill="FFFFFF"/>
        <w:rPr>
          <w:rFonts w:ascii="微软雅黑" w:eastAsia="微软雅黑" w:hAnsi="微软雅黑" w:cs="微软雅黑"/>
          <w:kern w:val="1"/>
          <w:sz w:val="21"/>
          <w:szCs w:val="21"/>
        </w:rPr>
      </w:pPr>
      <w:r w:rsidRPr="0055664A">
        <w:rPr>
          <w:rFonts w:ascii="微软雅黑" w:eastAsia="微软雅黑" w:hAnsi="微软雅黑" w:cs="微软雅黑" w:hint="eastAsia"/>
          <w:kern w:val="1"/>
          <w:sz w:val="21"/>
          <w:szCs w:val="21"/>
        </w:rPr>
        <w:t>【反馈】谢谢你的回答！</w:t>
      </w:r>
    </w:p>
    <w:sectPr w:rsidR="00343E2A" w:rsidRPr="0055664A" w:rsidSect="00682C57">
      <w:pgSz w:w="11900" w:h="16840"/>
      <w:pgMar w:top="1440" w:right="1440" w:bottom="1440" w:left="1440" w:header="720" w:footer="720" w:gutter="0"/>
      <w:cols w:space="720"/>
      <w:docGrid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E826F53" w14:textId="77777777" w:rsidR="00F25EB1" w:rsidRDefault="00F25EB1" w:rsidP="0055664A">
      <w:r>
        <w:separator/>
      </w:r>
    </w:p>
  </w:endnote>
  <w:endnote w:type="continuationSeparator" w:id="0">
    <w:p w14:paraId="08940B6B" w14:textId="77777777" w:rsidR="00F25EB1" w:rsidRDefault="00F25EB1" w:rsidP="005566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ongti SC">
    <w:altName w:val="Arial Unicode MS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06C40A4" w14:textId="77777777" w:rsidR="00F25EB1" w:rsidRDefault="00F25EB1" w:rsidP="0055664A">
      <w:r>
        <w:separator/>
      </w:r>
    </w:p>
  </w:footnote>
  <w:footnote w:type="continuationSeparator" w:id="0">
    <w:p w14:paraId="7FBB3D42" w14:textId="77777777" w:rsidR="00F25EB1" w:rsidRDefault="00F25EB1" w:rsidP="0055664A">
      <w:r>
        <w:continuationSeparator/>
      </w:r>
    </w:p>
  </w:footnote>
  <w:footnote w:id="1">
    <w:p w14:paraId="539FDB1D" w14:textId="7F70CFBB" w:rsidR="0055664A" w:rsidRPr="0055664A" w:rsidRDefault="0055664A" w:rsidP="0055664A">
      <w:pPr>
        <w:pStyle w:val="af4"/>
        <w:rPr>
          <w:rFonts w:ascii="微软雅黑" w:eastAsia="微软雅黑" w:hAnsi="微软雅黑" w:cs="Arial"/>
          <w:color w:val="000000" w:themeColor="text1"/>
        </w:rPr>
      </w:pPr>
      <w:r w:rsidRPr="0055664A">
        <w:rPr>
          <w:rStyle w:val="af6"/>
          <w:rFonts w:ascii="微软雅黑" w:eastAsia="微软雅黑" w:hAnsi="微软雅黑"/>
        </w:rPr>
        <w:footnoteRef/>
      </w:r>
      <w:r w:rsidRPr="0055664A">
        <w:rPr>
          <w:rFonts w:ascii="微软雅黑" w:eastAsia="微软雅黑" w:hAnsi="微软雅黑"/>
        </w:rPr>
        <w:t xml:space="preserve"> 节选自</w:t>
      </w:r>
      <w:r>
        <w:rPr>
          <w:rFonts w:ascii="微软雅黑" w:eastAsia="微软雅黑" w:hAnsi="微软雅黑" w:cs="Arial" w:hint="eastAsia"/>
          <w:color w:val="000000" w:themeColor="text1"/>
        </w:rPr>
        <w:t>Big</w:t>
      </w:r>
      <w:r>
        <w:rPr>
          <w:rFonts w:ascii="微软雅黑" w:eastAsia="微软雅黑" w:hAnsi="微软雅黑" w:cs="Arial"/>
          <w:color w:val="000000" w:themeColor="text1"/>
        </w:rPr>
        <w:t xml:space="preserve"> </w:t>
      </w:r>
      <w:r>
        <w:rPr>
          <w:rFonts w:ascii="微软雅黑" w:eastAsia="微软雅黑" w:hAnsi="微软雅黑" w:cs="Arial" w:hint="eastAsia"/>
          <w:color w:val="000000" w:themeColor="text1"/>
        </w:rPr>
        <w:t>B</w:t>
      </w:r>
      <w:r w:rsidRPr="0055664A">
        <w:rPr>
          <w:rFonts w:ascii="微软雅黑" w:eastAsia="微软雅黑" w:hAnsi="微软雅黑" w:cs="Arial" w:hint="eastAsia"/>
          <w:color w:val="000000" w:themeColor="text1"/>
        </w:rPr>
        <w:t>ang Theory S03E18，</w:t>
      </w:r>
      <w:hyperlink r:id="rId1" w:history="1">
        <w:r w:rsidRPr="0055664A">
          <w:rPr>
            <w:rStyle w:val="a7"/>
            <w:rFonts w:ascii="微软雅黑" w:eastAsia="微软雅黑" w:hAnsi="微软雅黑" w:cs="Arial"/>
          </w:rPr>
          <w:t>https://www.bilibili.com/video/av14249085</w:t>
        </w:r>
      </w:hyperlink>
      <w:r w:rsidRPr="0055664A">
        <w:rPr>
          <w:rFonts w:ascii="微软雅黑" w:eastAsia="微软雅黑" w:hAnsi="微软雅黑" w:cs="Arial" w:hint="eastAsia"/>
          <w:color w:val="000000" w:themeColor="text1"/>
        </w:rPr>
        <w:t>。Sheldon要参加一个重大会议非常紧张，Penny帮他挑西装想让他自信一些，Sheldon对此不解。</w:t>
      </w:r>
    </w:p>
  </w:footnote>
  <w:footnote w:id="2">
    <w:p w14:paraId="716939DB" w14:textId="2CF6B7D6" w:rsidR="00DF6778" w:rsidRPr="00DF6778" w:rsidRDefault="00DF6778" w:rsidP="00DF6778">
      <w:pPr>
        <w:spacing w:line="360" w:lineRule="exact"/>
        <w:rPr>
          <w:rFonts w:ascii="微软雅黑" w:eastAsia="微软雅黑" w:hAnsi="微软雅黑" w:cs="Arial"/>
          <w:color w:val="222222"/>
          <w:sz w:val="18"/>
          <w:szCs w:val="18"/>
          <w:shd w:val="clear" w:color="auto" w:fill="FFFFFF"/>
        </w:rPr>
      </w:pPr>
      <w:r w:rsidRPr="00DF6778">
        <w:rPr>
          <w:rStyle w:val="af6"/>
          <w:rFonts w:ascii="微软雅黑" w:eastAsia="微软雅黑" w:hAnsi="微软雅黑"/>
          <w:sz w:val="18"/>
          <w:szCs w:val="18"/>
        </w:rPr>
        <w:footnoteRef/>
      </w:r>
      <w:r w:rsidRPr="00DF6778">
        <w:rPr>
          <w:rFonts w:ascii="微软雅黑" w:eastAsia="微软雅黑" w:hAnsi="微软雅黑"/>
          <w:sz w:val="18"/>
          <w:szCs w:val="18"/>
        </w:rPr>
        <w:t xml:space="preserve"> </w:t>
      </w:r>
      <w:r w:rsidRPr="00DF6778">
        <w:rPr>
          <w:rFonts w:ascii="微软雅黑" w:eastAsia="微软雅黑" w:hAnsi="微软雅黑" w:cs="Arial"/>
          <w:color w:val="222222"/>
          <w:sz w:val="18"/>
          <w:szCs w:val="18"/>
          <w:shd w:val="clear" w:color="auto" w:fill="FFFFFF"/>
        </w:rPr>
        <w:t>Dewey, J. (1997). </w:t>
      </w:r>
      <w:r w:rsidRPr="00DF6778">
        <w:rPr>
          <w:rFonts w:ascii="微软雅黑" w:eastAsia="微软雅黑" w:hAnsi="微软雅黑" w:cs="Arial"/>
          <w:i/>
          <w:iCs/>
          <w:color w:val="222222"/>
          <w:sz w:val="18"/>
          <w:szCs w:val="18"/>
          <w:shd w:val="clear" w:color="auto" w:fill="FFFFFF"/>
        </w:rPr>
        <w:t>How we think</w:t>
      </w:r>
      <w:r w:rsidRPr="00DF6778">
        <w:rPr>
          <w:rFonts w:ascii="微软雅黑" w:eastAsia="微软雅黑" w:hAnsi="微软雅黑" w:cs="Arial"/>
          <w:color w:val="222222"/>
          <w:sz w:val="18"/>
          <w:szCs w:val="18"/>
          <w:shd w:val="clear" w:color="auto" w:fill="FFFFFF"/>
        </w:rPr>
        <w:t>. Courier Corporation.</w:t>
      </w:r>
    </w:p>
  </w:footnote>
  <w:footnote w:id="3">
    <w:p w14:paraId="15D1D2A8" w14:textId="3A0E46DC" w:rsidR="00441019" w:rsidRDefault="00441019">
      <w:pPr>
        <w:pStyle w:val="af4"/>
      </w:pPr>
      <w:r>
        <w:rPr>
          <w:rStyle w:val="af6"/>
        </w:rPr>
        <w:footnoteRef/>
      </w:r>
      <w:r w:rsidRPr="00441019">
        <w:rPr>
          <w:rFonts w:ascii="微软雅黑" w:eastAsia="微软雅黑" w:hAnsi="微软雅黑"/>
        </w:rPr>
        <w:t xml:space="preserve"> </w:t>
      </w:r>
      <w:r w:rsidRPr="00441019">
        <w:rPr>
          <w:rFonts w:ascii="微软雅黑" w:eastAsia="微软雅黑" w:hAnsi="微软雅黑"/>
        </w:rPr>
        <w:t>图片选自</w:t>
      </w:r>
      <w:r w:rsidRPr="00441019">
        <w:rPr>
          <w:rFonts w:ascii="微软雅黑" w:eastAsia="微软雅黑" w:hAnsi="微软雅黑"/>
        </w:rPr>
        <w:fldChar w:fldCharType="begin"/>
      </w:r>
      <w:r w:rsidRPr="00441019">
        <w:rPr>
          <w:rFonts w:ascii="微软雅黑" w:eastAsia="微软雅黑" w:hAnsi="微软雅黑"/>
        </w:rPr>
        <w:instrText xml:space="preserve"> HYPERLINK "https://www.healthline.com/health/left-brain-vs-right-brain#left-brainright-brain-theory2" </w:instrText>
      </w:r>
      <w:r w:rsidRPr="00441019">
        <w:rPr>
          <w:rFonts w:ascii="微软雅黑" w:eastAsia="微软雅黑" w:hAnsi="微软雅黑"/>
        </w:rPr>
        <w:fldChar w:fldCharType="separate"/>
      </w:r>
      <w:r w:rsidRPr="00441019">
        <w:rPr>
          <w:rStyle w:val="a7"/>
          <w:rFonts w:ascii="微软雅黑" w:eastAsia="微软雅黑" w:hAnsi="微软雅黑"/>
        </w:rPr>
        <w:t>https://www.healthline.com/health/left-brain-vs-right-brain#left-brainright-brain-theory2</w:t>
      </w:r>
      <w:r w:rsidRPr="00441019">
        <w:rPr>
          <w:rFonts w:ascii="微软雅黑" w:eastAsia="微软雅黑" w:hAnsi="微软雅黑"/>
        </w:rPr>
        <w:fldChar w:fldCharType="end"/>
      </w:r>
      <w:r w:rsidRPr="00441019">
        <w:rPr>
          <w:rFonts w:ascii="微软雅黑" w:eastAsia="微软雅黑" w:hAnsi="微软雅黑"/>
        </w:rPr>
        <w:t xml:space="preserve"> </w:t>
      </w:r>
    </w:p>
  </w:footnote>
  <w:footnote w:id="4">
    <w:p w14:paraId="041BFE09" w14:textId="426A0C10" w:rsidR="00DF6778" w:rsidRPr="00DF6778" w:rsidRDefault="00DF6778">
      <w:pPr>
        <w:pStyle w:val="af4"/>
        <w:rPr>
          <w:rFonts w:ascii="微软雅黑" w:eastAsia="微软雅黑" w:hAnsi="微软雅黑"/>
        </w:rPr>
      </w:pPr>
      <w:r w:rsidRPr="00DF6778">
        <w:rPr>
          <w:rStyle w:val="af6"/>
          <w:rFonts w:ascii="微软雅黑" w:eastAsia="微软雅黑" w:hAnsi="微软雅黑"/>
        </w:rPr>
        <w:footnoteRef/>
      </w:r>
      <w:r w:rsidRPr="00DF6778">
        <w:rPr>
          <w:rFonts w:ascii="微软雅黑" w:eastAsia="微软雅黑" w:hAnsi="微软雅黑"/>
        </w:rPr>
        <w:t xml:space="preserve"> </w:t>
      </w:r>
      <w:r w:rsidRPr="00DF6778">
        <w:rPr>
          <w:rFonts w:ascii="微软雅黑" w:eastAsia="微软雅黑" w:hAnsi="微软雅黑" w:cs="Arial"/>
          <w:color w:val="222222"/>
          <w:shd w:val="clear" w:color="auto" w:fill="FFFFFF"/>
        </w:rPr>
        <w:t>Sperry, R. W. (1975). Left-brain, right-brain. </w:t>
      </w:r>
      <w:r w:rsidRPr="00DF6778">
        <w:rPr>
          <w:rFonts w:ascii="微软雅黑" w:eastAsia="微软雅黑" w:hAnsi="微软雅黑" w:cs="Arial"/>
          <w:i/>
          <w:iCs/>
          <w:color w:val="222222"/>
          <w:shd w:val="clear" w:color="auto" w:fill="FFFFFF"/>
        </w:rPr>
        <w:t>Saturday Review</w:t>
      </w:r>
      <w:r w:rsidRPr="00DF6778">
        <w:rPr>
          <w:rFonts w:ascii="微软雅黑" w:eastAsia="微软雅黑" w:hAnsi="微软雅黑" w:cs="Arial"/>
          <w:color w:val="222222"/>
          <w:shd w:val="clear" w:color="auto" w:fill="FFFFFF"/>
        </w:rPr>
        <w:t>, </w:t>
      </w:r>
      <w:r w:rsidRPr="00DF6778">
        <w:rPr>
          <w:rFonts w:ascii="微软雅黑" w:eastAsia="微软雅黑" w:hAnsi="微软雅黑" w:cs="Arial"/>
          <w:i/>
          <w:iCs/>
          <w:color w:val="222222"/>
          <w:shd w:val="clear" w:color="auto" w:fill="FFFFFF"/>
        </w:rPr>
        <w:t>2</w:t>
      </w:r>
      <w:r w:rsidRPr="00DF6778">
        <w:rPr>
          <w:rFonts w:ascii="微软雅黑" w:eastAsia="微软雅黑" w:hAnsi="微软雅黑" w:cs="Arial"/>
          <w:color w:val="222222"/>
          <w:shd w:val="clear" w:color="auto" w:fill="FFFFFF"/>
        </w:rPr>
        <w:t>(9), 30-33.</w:t>
      </w:r>
    </w:p>
  </w:footnote>
  <w:footnote w:id="5">
    <w:p w14:paraId="03416B07" w14:textId="52508E62" w:rsidR="00DF6778" w:rsidRPr="00DF6778" w:rsidRDefault="00DF6778">
      <w:pPr>
        <w:pStyle w:val="af4"/>
        <w:rPr>
          <w:rFonts w:ascii="微软雅黑" w:eastAsia="微软雅黑" w:hAnsi="微软雅黑"/>
        </w:rPr>
      </w:pPr>
      <w:r w:rsidRPr="00DF6778">
        <w:rPr>
          <w:rStyle w:val="af6"/>
          <w:rFonts w:ascii="微软雅黑" w:eastAsia="微软雅黑" w:hAnsi="微软雅黑"/>
        </w:rPr>
        <w:footnoteRef/>
      </w:r>
      <w:r w:rsidRPr="00DF6778">
        <w:rPr>
          <w:rFonts w:ascii="微软雅黑" w:eastAsia="微软雅黑" w:hAnsi="微软雅黑"/>
        </w:rPr>
        <w:t xml:space="preserve"> </w:t>
      </w:r>
      <w:proofErr w:type="spellStart"/>
      <w:r w:rsidRPr="00DF6778">
        <w:rPr>
          <w:rFonts w:ascii="微软雅黑" w:eastAsia="微软雅黑" w:hAnsi="微软雅黑"/>
          <w:color w:val="323232"/>
          <w:shd w:val="clear" w:color="auto" w:fill="FFFFFF"/>
        </w:rPr>
        <w:t>Karandikar</w:t>
      </w:r>
      <w:proofErr w:type="spellEnd"/>
      <w:r w:rsidRPr="00DF6778">
        <w:rPr>
          <w:rFonts w:ascii="微软雅黑" w:eastAsia="微软雅黑" w:hAnsi="微软雅黑"/>
          <w:color w:val="323232"/>
          <w:shd w:val="clear" w:color="auto" w:fill="FFFFFF"/>
        </w:rPr>
        <w:t>, D. (2016, September 10). Linear Thinking Vs. Non-linear Thinking: Decide Your Category. Retrieved November 22, 2017, from https://www.buzzle.com/articles/linear-thinking-vs-non-linear-thinking.html</w:t>
      </w:r>
    </w:p>
  </w:footnote>
  <w:footnote w:id="6">
    <w:p w14:paraId="2CD019F3" w14:textId="3883745E" w:rsidR="00DF6778" w:rsidRPr="00DF6778" w:rsidRDefault="00DF6778">
      <w:pPr>
        <w:pStyle w:val="af4"/>
        <w:rPr>
          <w:rFonts w:ascii="微软雅黑" w:eastAsia="微软雅黑" w:hAnsi="微软雅黑"/>
        </w:rPr>
      </w:pPr>
      <w:r w:rsidRPr="00DF6778">
        <w:rPr>
          <w:rStyle w:val="af6"/>
          <w:rFonts w:ascii="微软雅黑" w:eastAsia="微软雅黑" w:hAnsi="微软雅黑"/>
        </w:rPr>
        <w:footnoteRef/>
      </w:r>
      <w:r w:rsidRPr="00DF6778">
        <w:rPr>
          <w:rFonts w:ascii="微软雅黑" w:eastAsia="微软雅黑" w:hAnsi="微软雅黑"/>
        </w:rPr>
        <w:t xml:space="preserve"> </w:t>
      </w:r>
      <w:proofErr w:type="spellStart"/>
      <w:r w:rsidRPr="00DF6778">
        <w:rPr>
          <w:rFonts w:ascii="微软雅黑" w:eastAsia="微软雅黑" w:hAnsi="微软雅黑"/>
          <w:color w:val="323232"/>
          <w:shd w:val="clear" w:color="auto" w:fill="FFFFFF"/>
        </w:rPr>
        <w:t>Karandikar</w:t>
      </w:r>
      <w:proofErr w:type="spellEnd"/>
      <w:r w:rsidRPr="00DF6778">
        <w:rPr>
          <w:rFonts w:ascii="微软雅黑" w:eastAsia="微软雅黑" w:hAnsi="微软雅黑"/>
          <w:color w:val="323232"/>
          <w:shd w:val="clear" w:color="auto" w:fill="FFFFFF"/>
        </w:rPr>
        <w:t>, D. (2016, September 10). Linear Thinking Vs. Non-linear Thinking: Decide Your Category. Retrieved November 22, 2017, from https://www.buzzle.com/articles/linear-thinking-vs-non-linear-thinking.html</w:t>
      </w:r>
    </w:p>
  </w:footnote>
  <w:footnote w:id="7">
    <w:p w14:paraId="5D23F0CB" w14:textId="749D7F3B" w:rsidR="00DF2D72" w:rsidRPr="00795FB7" w:rsidRDefault="00DF2D72">
      <w:pPr>
        <w:pStyle w:val="af4"/>
        <w:rPr>
          <w:rFonts w:ascii="微软雅黑" w:eastAsia="微软雅黑" w:hAnsi="微软雅黑"/>
        </w:rPr>
      </w:pPr>
      <w:r w:rsidRPr="00795FB7">
        <w:rPr>
          <w:rStyle w:val="af6"/>
          <w:rFonts w:ascii="微软雅黑" w:eastAsia="微软雅黑" w:hAnsi="微软雅黑"/>
        </w:rPr>
        <w:footnoteRef/>
      </w:r>
      <w:r w:rsidRPr="00795FB7">
        <w:rPr>
          <w:rFonts w:ascii="微软雅黑" w:eastAsia="微软雅黑" w:hAnsi="微软雅黑"/>
        </w:rPr>
        <w:t xml:space="preserve"> </w:t>
      </w:r>
      <w:r w:rsidR="00795FB7" w:rsidRPr="00795FB7">
        <w:rPr>
          <w:rFonts w:ascii="微软雅黑" w:eastAsia="微软雅黑" w:hAnsi="微软雅黑" w:cs="Arial"/>
          <w:color w:val="222222"/>
          <w:shd w:val="clear" w:color="auto" w:fill="FFFFFF"/>
        </w:rPr>
        <w:t>Bach, K. (1984). Default reasoning: Jumping to conclusions and knowing when to think twice. </w:t>
      </w:r>
      <w:r w:rsidR="00795FB7" w:rsidRPr="00795FB7">
        <w:rPr>
          <w:rFonts w:ascii="微软雅黑" w:eastAsia="微软雅黑" w:hAnsi="微软雅黑" w:cs="Arial"/>
          <w:i/>
          <w:iCs/>
          <w:color w:val="222222"/>
          <w:shd w:val="clear" w:color="auto" w:fill="FFFFFF"/>
        </w:rPr>
        <w:t>Pacific Philosophical Quarterly</w:t>
      </w:r>
      <w:r w:rsidR="00795FB7" w:rsidRPr="00795FB7">
        <w:rPr>
          <w:rFonts w:ascii="微软雅黑" w:eastAsia="微软雅黑" w:hAnsi="微软雅黑" w:cs="Arial"/>
          <w:color w:val="222222"/>
          <w:shd w:val="clear" w:color="auto" w:fill="FFFFFF"/>
        </w:rPr>
        <w:t>, </w:t>
      </w:r>
      <w:r w:rsidR="00795FB7" w:rsidRPr="00795FB7">
        <w:rPr>
          <w:rFonts w:ascii="微软雅黑" w:eastAsia="微软雅黑" w:hAnsi="微软雅黑" w:cs="Arial"/>
          <w:i/>
          <w:iCs/>
          <w:color w:val="222222"/>
          <w:shd w:val="clear" w:color="auto" w:fill="FFFFFF"/>
        </w:rPr>
        <w:t>65</w:t>
      </w:r>
      <w:r w:rsidR="00795FB7" w:rsidRPr="00795FB7">
        <w:rPr>
          <w:rFonts w:ascii="微软雅黑" w:eastAsia="微软雅黑" w:hAnsi="微软雅黑" w:cs="Arial"/>
          <w:color w:val="222222"/>
          <w:shd w:val="clear" w:color="auto" w:fill="FFFFFF"/>
        </w:rPr>
        <w:t>(1), 37-58.</w:t>
      </w:r>
    </w:p>
  </w:footnote>
  <w:footnote w:id="8">
    <w:p w14:paraId="0836E39B" w14:textId="77777777" w:rsidR="00DF2D72" w:rsidRPr="00795FB7" w:rsidRDefault="00DF2D72" w:rsidP="00DF2D72">
      <w:pPr>
        <w:pStyle w:val="af4"/>
        <w:rPr>
          <w:rFonts w:ascii="微软雅黑" w:eastAsia="微软雅黑" w:hAnsi="微软雅黑"/>
        </w:rPr>
      </w:pPr>
      <w:r w:rsidRPr="00795FB7">
        <w:rPr>
          <w:rStyle w:val="af6"/>
          <w:rFonts w:ascii="微软雅黑" w:eastAsia="微软雅黑" w:hAnsi="微软雅黑"/>
        </w:rPr>
        <w:footnoteRef/>
      </w:r>
      <w:r w:rsidRPr="00795FB7">
        <w:rPr>
          <w:rFonts w:ascii="微软雅黑" w:eastAsia="微软雅黑" w:hAnsi="微软雅黑"/>
        </w:rPr>
        <w:t xml:space="preserve"> </w:t>
      </w:r>
      <w:r w:rsidRPr="00795FB7">
        <w:rPr>
          <w:rFonts w:ascii="微软雅黑" w:eastAsia="微软雅黑" w:hAnsi="微软雅黑"/>
          <w:color w:val="323232"/>
          <w:shd w:val="clear" w:color="auto" w:fill="FFFFFF"/>
        </w:rPr>
        <w:t>May, M. E. (2016). </w:t>
      </w:r>
      <w:r w:rsidRPr="00795FB7">
        <w:rPr>
          <w:rFonts w:ascii="微软雅黑" w:eastAsia="微软雅黑" w:hAnsi="微软雅黑"/>
          <w:i/>
          <w:iCs/>
          <w:color w:val="323232"/>
        </w:rPr>
        <w:t>Winning the brain game: fixing the 7 fatal flaws of thinking</w:t>
      </w:r>
      <w:r w:rsidRPr="00795FB7">
        <w:rPr>
          <w:rFonts w:ascii="微软雅黑" w:eastAsia="微软雅黑" w:hAnsi="微软雅黑"/>
          <w:color w:val="323232"/>
          <w:shd w:val="clear" w:color="auto" w:fill="FFFFFF"/>
        </w:rPr>
        <w:t>. New York: McGraw-Hill.</w:t>
      </w:r>
    </w:p>
  </w:footnote>
  <w:footnote w:id="9">
    <w:p w14:paraId="5E6DECCC" w14:textId="72161493" w:rsidR="00795FB7" w:rsidRPr="00795FB7" w:rsidRDefault="00795FB7" w:rsidP="00795FB7">
      <w:pPr>
        <w:pStyle w:val="af4"/>
        <w:rPr>
          <w:rFonts w:ascii="微软雅黑" w:eastAsia="微软雅黑" w:hAnsi="微软雅黑"/>
        </w:rPr>
      </w:pPr>
      <w:r w:rsidRPr="00795FB7">
        <w:rPr>
          <w:rStyle w:val="af6"/>
          <w:rFonts w:ascii="微软雅黑" w:eastAsia="微软雅黑" w:hAnsi="微软雅黑"/>
        </w:rPr>
        <w:footnoteRef/>
      </w:r>
      <w:r w:rsidRPr="00795FB7">
        <w:rPr>
          <w:rFonts w:ascii="微软雅黑" w:eastAsia="微软雅黑" w:hAnsi="微软雅黑"/>
        </w:rPr>
        <w:t xml:space="preserve"> </w:t>
      </w:r>
      <w:r w:rsidRPr="00795FB7">
        <w:rPr>
          <w:rFonts w:ascii="微软雅黑" w:eastAsia="微软雅黑" w:hAnsi="微软雅黑" w:cs="Arial"/>
          <w:color w:val="222222"/>
          <w:shd w:val="clear" w:color="auto" w:fill="FFFFFF"/>
        </w:rPr>
        <w:t>Duncker, K., &amp; Lees, L. S. (1945). On problem-solving. </w:t>
      </w:r>
      <w:r w:rsidRPr="00795FB7">
        <w:rPr>
          <w:rFonts w:ascii="微软雅黑" w:eastAsia="微软雅黑" w:hAnsi="微软雅黑" w:cs="Arial"/>
          <w:i/>
          <w:iCs/>
          <w:color w:val="222222"/>
          <w:shd w:val="clear" w:color="auto" w:fill="FFFFFF"/>
        </w:rPr>
        <w:t>Psychological monographs</w:t>
      </w:r>
      <w:r w:rsidRPr="00795FB7">
        <w:rPr>
          <w:rFonts w:ascii="微软雅黑" w:eastAsia="微软雅黑" w:hAnsi="微软雅黑" w:cs="Arial"/>
          <w:color w:val="222222"/>
          <w:shd w:val="clear" w:color="auto" w:fill="FFFFFF"/>
        </w:rPr>
        <w:t>, </w:t>
      </w:r>
      <w:r w:rsidRPr="00795FB7">
        <w:rPr>
          <w:rFonts w:ascii="微软雅黑" w:eastAsia="微软雅黑" w:hAnsi="微软雅黑" w:cs="Arial"/>
          <w:i/>
          <w:iCs/>
          <w:color w:val="222222"/>
          <w:shd w:val="clear" w:color="auto" w:fill="FFFFFF"/>
        </w:rPr>
        <w:t>58</w:t>
      </w:r>
      <w:r w:rsidRPr="00795FB7">
        <w:rPr>
          <w:rFonts w:ascii="微软雅黑" w:eastAsia="微软雅黑" w:hAnsi="微软雅黑" w:cs="Arial"/>
          <w:color w:val="222222"/>
          <w:shd w:val="clear" w:color="auto" w:fill="FFFFFF"/>
        </w:rPr>
        <w:t xml:space="preserve">(5), </w:t>
      </w:r>
      <w:proofErr w:type="spellStart"/>
      <w:r w:rsidRPr="00795FB7">
        <w:rPr>
          <w:rFonts w:ascii="微软雅黑" w:eastAsia="微软雅黑" w:hAnsi="微软雅黑" w:cs="Arial"/>
          <w:color w:val="222222"/>
          <w:shd w:val="clear" w:color="auto" w:fill="FFFFFF"/>
        </w:rPr>
        <w:t>i</w:t>
      </w:r>
      <w:proofErr w:type="spellEnd"/>
      <w:r w:rsidRPr="00795FB7">
        <w:rPr>
          <w:rFonts w:ascii="微软雅黑" w:eastAsia="微软雅黑" w:hAnsi="微软雅黑" w:cs="Arial"/>
          <w:color w:val="222222"/>
          <w:shd w:val="clear" w:color="auto" w:fill="FFFFFF"/>
        </w:rPr>
        <w:t>.</w:t>
      </w:r>
    </w:p>
  </w:footnote>
  <w:footnote w:id="10">
    <w:p w14:paraId="6862372A" w14:textId="77777777" w:rsidR="00A67EAA" w:rsidRPr="00795FB7" w:rsidRDefault="00A67EAA" w:rsidP="00A67EAA">
      <w:pPr>
        <w:pStyle w:val="af4"/>
        <w:rPr>
          <w:rFonts w:ascii="微软雅黑" w:eastAsia="微软雅黑" w:hAnsi="微软雅黑"/>
        </w:rPr>
      </w:pPr>
      <w:r w:rsidRPr="00795FB7">
        <w:rPr>
          <w:rStyle w:val="af6"/>
          <w:rFonts w:ascii="微软雅黑" w:eastAsia="微软雅黑" w:hAnsi="微软雅黑"/>
        </w:rPr>
        <w:footnoteRef/>
      </w:r>
      <w:r w:rsidRPr="00795FB7">
        <w:rPr>
          <w:rFonts w:ascii="微软雅黑" w:eastAsia="微软雅黑" w:hAnsi="微软雅黑"/>
        </w:rPr>
        <w:t xml:space="preserve"> </w:t>
      </w:r>
      <w:r w:rsidRPr="00795FB7">
        <w:rPr>
          <w:rFonts w:ascii="微软雅黑" w:eastAsia="微软雅黑" w:hAnsi="微软雅黑"/>
          <w:color w:val="323232"/>
          <w:shd w:val="clear" w:color="auto" w:fill="FFFFFF"/>
        </w:rPr>
        <w:t>May, M. E. (2016). </w:t>
      </w:r>
      <w:r w:rsidRPr="00795FB7">
        <w:rPr>
          <w:rFonts w:ascii="微软雅黑" w:eastAsia="微软雅黑" w:hAnsi="微软雅黑"/>
          <w:i/>
          <w:iCs/>
          <w:color w:val="323232"/>
        </w:rPr>
        <w:t>Winning the brain game: fixing the 7 fatal flaws of thinking</w:t>
      </w:r>
      <w:r w:rsidRPr="00795FB7">
        <w:rPr>
          <w:rFonts w:ascii="微软雅黑" w:eastAsia="微软雅黑" w:hAnsi="微软雅黑"/>
          <w:color w:val="323232"/>
          <w:shd w:val="clear" w:color="auto" w:fill="FFFFFF"/>
        </w:rPr>
        <w:t>. New York: McGraw-Hill.</w:t>
      </w:r>
    </w:p>
  </w:footnote>
  <w:footnote w:id="11">
    <w:p w14:paraId="4A0A2771" w14:textId="15204F94" w:rsidR="00A67EAA" w:rsidRPr="0031388D" w:rsidRDefault="00A67EAA">
      <w:pPr>
        <w:pStyle w:val="af4"/>
        <w:rPr>
          <w:rFonts w:ascii="微软雅黑" w:eastAsia="微软雅黑" w:hAnsi="微软雅黑"/>
        </w:rPr>
      </w:pPr>
      <w:r w:rsidRPr="0031388D">
        <w:rPr>
          <w:rStyle w:val="af6"/>
          <w:rFonts w:ascii="微软雅黑" w:eastAsia="微软雅黑" w:hAnsi="微软雅黑"/>
        </w:rPr>
        <w:footnoteRef/>
      </w:r>
      <w:r w:rsidRPr="0031388D">
        <w:rPr>
          <w:rFonts w:ascii="微软雅黑" w:eastAsia="微软雅黑" w:hAnsi="微软雅黑"/>
        </w:rPr>
        <w:t xml:space="preserve"> </w:t>
      </w:r>
      <w:r w:rsidRPr="0031388D">
        <w:rPr>
          <w:rFonts w:ascii="微软雅黑" w:eastAsia="微软雅黑" w:hAnsi="微软雅黑" w:hint="eastAsia"/>
        </w:rPr>
        <w:t>改编自</w:t>
      </w:r>
      <w:r w:rsidR="0031388D" w:rsidRPr="0031388D">
        <w:rPr>
          <w:rFonts w:ascii="微软雅黑" w:eastAsia="微软雅黑" w:hAnsi="微软雅黑" w:hint="eastAsia"/>
        </w:rPr>
        <w:t>以色列的一款儿童座椅产品</w:t>
      </w:r>
      <w:proofErr w:type="spellStart"/>
      <w:r w:rsidR="00277E70">
        <w:rPr>
          <w:rFonts w:ascii="微软雅黑" w:eastAsia="微软雅黑" w:hAnsi="微软雅黑" w:hint="eastAsia"/>
        </w:rPr>
        <w:t>Mifol</w:t>
      </w:r>
      <w:r w:rsidR="0031388D" w:rsidRPr="0031388D">
        <w:rPr>
          <w:rFonts w:ascii="微软雅黑" w:eastAsia="微软雅黑" w:hAnsi="微软雅黑" w:hint="eastAsia"/>
        </w:rPr>
        <w:t>d</w:t>
      </w:r>
      <w:proofErr w:type="spellEnd"/>
    </w:p>
  </w:footnote>
  <w:footnote w:id="12">
    <w:p w14:paraId="4A893D1A" w14:textId="77777777" w:rsidR="0031388D" w:rsidRPr="00795FB7" w:rsidRDefault="0031388D" w:rsidP="0031388D">
      <w:pPr>
        <w:pStyle w:val="af4"/>
        <w:rPr>
          <w:rFonts w:ascii="微软雅黑" w:eastAsia="微软雅黑" w:hAnsi="微软雅黑"/>
        </w:rPr>
      </w:pPr>
      <w:r w:rsidRPr="00795FB7">
        <w:rPr>
          <w:rStyle w:val="af6"/>
          <w:rFonts w:ascii="微软雅黑" w:eastAsia="微软雅黑" w:hAnsi="微软雅黑"/>
        </w:rPr>
        <w:footnoteRef/>
      </w:r>
      <w:r w:rsidRPr="00795FB7">
        <w:rPr>
          <w:rFonts w:ascii="微软雅黑" w:eastAsia="微软雅黑" w:hAnsi="微软雅黑"/>
        </w:rPr>
        <w:t xml:space="preserve"> </w:t>
      </w:r>
      <w:r w:rsidRPr="00795FB7">
        <w:rPr>
          <w:rFonts w:ascii="微软雅黑" w:eastAsia="微软雅黑" w:hAnsi="微软雅黑"/>
          <w:color w:val="323232"/>
          <w:shd w:val="clear" w:color="auto" w:fill="FFFFFF"/>
        </w:rPr>
        <w:t>May, M. E. (2016). </w:t>
      </w:r>
      <w:r w:rsidRPr="00795FB7">
        <w:rPr>
          <w:rFonts w:ascii="微软雅黑" w:eastAsia="微软雅黑" w:hAnsi="微软雅黑"/>
          <w:i/>
          <w:iCs/>
          <w:color w:val="323232"/>
        </w:rPr>
        <w:t>Winning the brain game: fixing the 7 fatal flaws of thinking</w:t>
      </w:r>
      <w:r w:rsidRPr="00795FB7">
        <w:rPr>
          <w:rFonts w:ascii="微软雅黑" w:eastAsia="微软雅黑" w:hAnsi="微软雅黑"/>
          <w:color w:val="323232"/>
          <w:shd w:val="clear" w:color="auto" w:fill="FFFFFF"/>
        </w:rPr>
        <w:t>. New York: McGraw-Hill.</w:t>
      </w:r>
    </w:p>
  </w:footnote>
  <w:footnote w:id="13">
    <w:p w14:paraId="7EDCCC2A" w14:textId="3A89588B" w:rsidR="0031388D" w:rsidRPr="0031388D" w:rsidRDefault="0031388D">
      <w:pPr>
        <w:pStyle w:val="af4"/>
        <w:rPr>
          <w:rFonts w:ascii="微软雅黑" w:eastAsia="微软雅黑" w:hAnsi="微软雅黑"/>
        </w:rPr>
      </w:pPr>
      <w:r w:rsidRPr="0031388D">
        <w:rPr>
          <w:rStyle w:val="af6"/>
          <w:rFonts w:ascii="微软雅黑" w:eastAsia="微软雅黑" w:hAnsi="微软雅黑"/>
        </w:rPr>
        <w:footnoteRef/>
      </w:r>
      <w:r w:rsidRPr="0031388D">
        <w:rPr>
          <w:rFonts w:ascii="微软雅黑" w:eastAsia="微软雅黑" w:hAnsi="微软雅黑"/>
        </w:rPr>
        <w:t xml:space="preserve"> </w:t>
      </w:r>
      <w:r w:rsidRPr="0031388D">
        <w:rPr>
          <w:rFonts w:ascii="微软雅黑" w:eastAsia="微软雅黑" w:hAnsi="微软雅黑" w:cs="Arial"/>
          <w:color w:val="333333"/>
          <w:shd w:val="clear" w:color="auto" w:fill="FFFFFF"/>
        </w:rPr>
        <w:t>罗振宇</w:t>
      </w:r>
      <w:r w:rsidRPr="0031388D">
        <w:rPr>
          <w:rFonts w:ascii="微软雅黑" w:eastAsia="微软雅黑" w:hAnsi="微软雅黑"/>
          <w:color w:val="323232"/>
          <w:shd w:val="clear" w:color="auto" w:fill="FFFFFF"/>
        </w:rPr>
        <w:t>. (2016). </w:t>
      </w:r>
      <w:r w:rsidRPr="0031388D">
        <w:rPr>
          <w:rFonts w:ascii="微软雅黑" w:eastAsia="微软雅黑" w:hAnsi="微软雅黑" w:cs="Arial"/>
          <w:bCs/>
          <w:i/>
          <w:color w:val="333333"/>
          <w:shd w:val="clear" w:color="auto" w:fill="FFFFFF"/>
        </w:rPr>
        <w:t>罗辑思维：我懂你的知识焦虑</w:t>
      </w:r>
      <w:r w:rsidRPr="0031388D">
        <w:rPr>
          <w:rFonts w:ascii="微软雅黑" w:eastAsia="微软雅黑" w:hAnsi="微软雅黑"/>
          <w:color w:val="323232"/>
          <w:shd w:val="clear" w:color="auto" w:fill="FFFFFF"/>
        </w:rPr>
        <w:t xml:space="preserve">. </w:t>
      </w:r>
      <w:r w:rsidRPr="0031388D">
        <w:rPr>
          <w:rFonts w:ascii="微软雅黑" w:eastAsia="微软雅黑" w:hAnsi="微软雅黑" w:cs="Arial"/>
          <w:color w:val="333333"/>
          <w:shd w:val="clear" w:color="auto" w:fill="FFFFFF"/>
        </w:rPr>
        <w:t>中国友谊出版公司</w:t>
      </w:r>
      <w:r w:rsidRPr="0031388D">
        <w:rPr>
          <w:rFonts w:ascii="微软雅黑" w:eastAsia="微软雅黑" w:hAnsi="微软雅黑"/>
          <w:color w:val="323232"/>
          <w:shd w:val="clear" w:color="auto" w:fill="FFFFFF"/>
        </w:rPr>
        <w:t>.</w:t>
      </w:r>
    </w:p>
  </w:footnote>
  <w:footnote w:id="14">
    <w:p w14:paraId="6442CFF6" w14:textId="3538E521" w:rsidR="0031388D" w:rsidRDefault="0031388D">
      <w:pPr>
        <w:pStyle w:val="af4"/>
      </w:pPr>
      <w:r w:rsidRPr="0031388D">
        <w:rPr>
          <w:rStyle w:val="af6"/>
          <w:rFonts w:ascii="微软雅黑" w:eastAsia="微软雅黑" w:hAnsi="微软雅黑"/>
        </w:rPr>
        <w:footnoteRef/>
      </w:r>
      <w:r w:rsidRPr="0031388D">
        <w:rPr>
          <w:rFonts w:ascii="微软雅黑" w:eastAsia="微软雅黑" w:hAnsi="微软雅黑"/>
        </w:rPr>
        <w:t xml:space="preserve"> </w:t>
      </w:r>
      <w:r w:rsidRPr="0031388D">
        <w:rPr>
          <w:rFonts w:ascii="微软雅黑" w:eastAsia="微软雅黑" w:hAnsi="微软雅黑" w:cs="Arial"/>
          <w:color w:val="222222"/>
          <w:shd w:val="clear" w:color="auto" w:fill="FFFFFF"/>
        </w:rPr>
        <w:t>Buxton, B. (2006). What sketches (and prototypes) are and are not. In </w:t>
      </w:r>
      <w:r w:rsidRPr="0031388D">
        <w:rPr>
          <w:rFonts w:ascii="微软雅黑" w:eastAsia="微软雅黑" w:hAnsi="微软雅黑" w:cs="Arial"/>
          <w:i/>
          <w:iCs/>
          <w:color w:val="222222"/>
          <w:shd w:val="clear" w:color="auto" w:fill="FFFFFF"/>
        </w:rPr>
        <w:t>Workshop at CHI06</w:t>
      </w:r>
      <w:r w:rsidRPr="0031388D">
        <w:rPr>
          <w:rFonts w:ascii="微软雅黑" w:eastAsia="微软雅黑" w:hAnsi="微软雅黑" w:cs="Arial"/>
          <w:color w:val="222222"/>
          <w:shd w:val="clear" w:color="auto" w:fill="FFFFFF"/>
        </w:rPr>
        <w:t> (pp. 22-27).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A2523E"/>
    <w:multiLevelType w:val="hybridMultilevel"/>
    <w:tmpl w:val="A4C2228A"/>
    <w:lvl w:ilvl="0" w:tplc="1CD453C6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1369A2"/>
    <w:multiLevelType w:val="hybridMultilevel"/>
    <w:tmpl w:val="5A12F43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976995"/>
    <w:multiLevelType w:val="hybridMultilevel"/>
    <w:tmpl w:val="D14ABAA2"/>
    <w:lvl w:ilvl="0" w:tplc="1CD453C6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9E7060"/>
    <w:multiLevelType w:val="hybridMultilevel"/>
    <w:tmpl w:val="31E0D9E2"/>
    <w:lvl w:ilvl="0" w:tplc="1CD453C6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334900"/>
    <w:multiLevelType w:val="hybridMultilevel"/>
    <w:tmpl w:val="387A2BBA"/>
    <w:lvl w:ilvl="0" w:tplc="1CD453C6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EE3F19"/>
    <w:multiLevelType w:val="hybridMultilevel"/>
    <w:tmpl w:val="31E0D9E2"/>
    <w:lvl w:ilvl="0" w:tplc="1CD453C6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D8588C"/>
    <w:multiLevelType w:val="hybridMultilevel"/>
    <w:tmpl w:val="7EFE6906"/>
    <w:lvl w:ilvl="0" w:tplc="F488A4D2">
      <w:numFmt w:val="bullet"/>
      <w:lvlText w:val="-"/>
      <w:lvlJc w:val="left"/>
      <w:pPr>
        <w:ind w:left="360" w:hanging="360"/>
      </w:pPr>
      <w:rPr>
        <w:rFonts w:ascii="微软雅黑" w:eastAsia="微软雅黑" w:hAnsi="微软雅黑" w:cs="Arial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646F487A"/>
    <w:multiLevelType w:val="hybridMultilevel"/>
    <w:tmpl w:val="6090DFE6"/>
    <w:lvl w:ilvl="0" w:tplc="18084646">
      <w:start w:val="1"/>
      <w:numFmt w:val="bullet"/>
      <w:lvlText w:val="-"/>
      <w:lvlJc w:val="left"/>
      <w:pPr>
        <w:ind w:left="720" w:hanging="360"/>
      </w:pPr>
      <w:rPr>
        <w:rFonts w:ascii="微软雅黑" w:eastAsia="微软雅黑" w:hAnsi="微软雅黑" w:cs="微软雅黑" w:hint="eastAsia"/>
        <w:b w:val="0"/>
        <w:sz w:val="2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8A29CD"/>
    <w:multiLevelType w:val="hybridMultilevel"/>
    <w:tmpl w:val="A4C2228A"/>
    <w:lvl w:ilvl="0" w:tplc="1CD453C6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8"/>
  </w:num>
  <w:num w:numId="5">
    <w:abstractNumId w:val="1"/>
  </w:num>
  <w:num w:numId="6">
    <w:abstractNumId w:val="4"/>
  </w:num>
  <w:num w:numId="7">
    <w:abstractNumId w:val="2"/>
  </w:num>
  <w:num w:numId="8">
    <w:abstractNumId w:val="7"/>
  </w:num>
  <w:num w:numId="9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Microsoft Office 用户">
    <w15:presenceInfo w15:providerId="None" w15:userId="Microsoft Office 用户"/>
  </w15:person>
  <w15:person w15:author="Gejing Zhang">
    <w15:presenceInfo w15:providerId="Windows Live" w15:userId="6c070aa9140b58c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trackRevisions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2CC3"/>
    <w:rsid w:val="00004600"/>
    <w:rsid w:val="00004BBA"/>
    <w:rsid w:val="000118B9"/>
    <w:rsid w:val="00012665"/>
    <w:rsid w:val="0002468C"/>
    <w:rsid w:val="00024A3F"/>
    <w:rsid w:val="0003527C"/>
    <w:rsid w:val="00041F0A"/>
    <w:rsid w:val="000502C5"/>
    <w:rsid w:val="00052640"/>
    <w:rsid w:val="000729CF"/>
    <w:rsid w:val="000910DE"/>
    <w:rsid w:val="000A04B5"/>
    <w:rsid w:val="000A14EA"/>
    <w:rsid w:val="000A2952"/>
    <w:rsid w:val="000A58F5"/>
    <w:rsid w:val="000B3CC3"/>
    <w:rsid w:val="000B48CF"/>
    <w:rsid w:val="000B4FF1"/>
    <w:rsid w:val="000C1A43"/>
    <w:rsid w:val="000C4B58"/>
    <w:rsid w:val="000C5056"/>
    <w:rsid w:val="000C5140"/>
    <w:rsid w:val="000C667B"/>
    <w:rsid w:val="000D3C54"/>
    <w:rsid w:val="000D6783"/>
    <w:rsid w:val="000D6EFD"/>
    <w:rsid w:val="000E11D8"/>
    <w:rsid w:val="000F36B5"/>
    <w:rsid w:val="000F395B"/>
    <w:rsid w:val="0010298A"/>
    <w:rsid w:val="001053A9"/>
    <w:rsid w:val="00105EA8"/>
    <w:rsid w:val="00112417"/>
    <w:rsid w:val="00112F3A"/>
    <w:rsid w:val="00116A12"/>
    <w:rsid w:val="001170E3"/>
    <w:rsid w:val="00122947"/>
    <w:rsid w:val="0012679B"/>
    <w:rsid w:val="00130B1F"/>
    <w:rsid w:val="00131805"/>
    <w:rsid w:val="00137792"/>
    <w:rsid w:val="00137985"/>
    <w:rsid w:val="00141D7B"/>
    <w:rsid w:val="00150C5B"/>
    <w:rsid w:val="001518A5"/>
    <w:rsid w:val="00152369"/>
    <w:rsid w:val="001629FE"/>
    <w:rsid w:val="0016681A"/>
    <w:rsid w:val="00167037"/>
    <w:rsid w:val="00170357"/>
    <w:rsid w:val="0017582F"/>
    <w:rsid w:val="00191439"/>
    <w:rsid w:val="001943D5"/>
    <w:rsid w:val="00195DD4"/>
    <w:rsid w:val="001963A3"/>
    <w:rsid w:val="001A6E5A"/>
    <w:rsid w:val="001B26FB"/>
    <w:rsid w:val="001B7C17"/>
    <w:rsid w:val="001C16BD"/>
    <w:rsid w:val="001C6826"/>
    <w:rsid w:val="001D4EB6"/>
    <w:rsid w:val="001D59D2"/>
    <w:rsid w:val="001D6348"/>
    <w:rsid w:val="001D69C2"/>
    <w:rsid w:val="001F231E"/>
    <w:rsid w:val="001F4277"/>
    <w:rsid w:val="001F60C2"/>
    <w:rsid w:val="001F66A2"/>
    <w:rsid w:val="0020061D"/>
    <w:rsid w:val="0020626C"/>
    <w:rsid w:val="00206532"/>
    <w:rsid w:val="0021753F"/>
    <w:rsid w:val="00217A2A"/>
    <w:rsid w:val="00227AB2"/>
    <w:rsid w:val="002336CC"/>
    <w:rsid w:val="0023459E"/>
    <w:rsid w:val="0024085C"/>
    <w:rsid w:val="002411FB"/>
    <w:rsid w:val="00243C2D"/>
    <w:rsid w:val="00250A4F"/>
    <w:rsid w:val="00270917"/>
    <w:rsid w:val="00277E70"/>
    <w:rsid w:val="00280924"/>
    <w:rsid w:val="0028195A"/>
    <w:rsid w:val="0028757E"/>
    <w:rsid w:val="002A055F"/>
    <w:rsid w:val="002A3812"/>
    <w:rsid w:val="002A5F5A"/>
    <w:rsid w:val="002B2F73"/>
    <w:rsid w:val="002C00A4"/>
    <w:rsid w:val="002C40E9"/>
    <w:rsid w:val="002C54E5"/>
    <w:rsid w:val="002D0F91"/>
    <w:rsid w:val="002D571A"/>
    <w:rsid w:val="002E04D7"/>
    <w:rsid w:val="002E09B5"/>
    <w:rsid w:val="002E2032"/>
    <w:rsid w:val="002E2FE3"/>
    <w:rsid w:val="002E357E"/>
    <w:rsid w:val="002E393A"/>
    <w:rsid w:val="002F3B3A"/>
    <w:rsid w:val="00300DEB"/>
    <w:rsid w:val="00302645"/>
    <w:rsid w:val="0030706A"/>
    <w:rsid w:val="00307FCF"/>
    <w:rsid w:val="003101A5"/>
    <w:rsid w:val="00310D72"/>
    <w:rsid w:val="00310F20"/>
    <w:rsid w:val="0031388D"/>
    <w:rsid w:val="003169F6"/>
    <w:rsid w:val="00330269"/>
    <w:rsid w:val="003362D5"/>
    <w:rsid w:val="0033739C"/>
    <w:rsid w:val="003373AF"/>
    <w:rsid w:val="00337C12"/>
    <w:rsid w:val="00340CC6"/>
    <w:rsid w:val="00340D3B"/>
    <w:rsid w:val="00343E2A"/>
    <w:rsid w:val="00350E6B"/>
    <w:rsid w:val="003553F8"/>
    <w:rsid w:val="003672DD"/>
    <w:rsid w:val="00390411"/>
    <w:rsid w:val="0039279C"/>
    <w:rsid w:val="00394F60"/>
    <w:rsid w:val="00396E65"/>
    <w:rsid w:val="003A3ACD"/>
    <w:rsid w:val="003A7FAA"/>
    <w:rsid w:val="003B1ED8"/>
    <w:rsid w:val="003B479C"/>
    <w:rsid w:val="003B594A"/>
    <w:rsid w:val="003B7152"/>
    <w:rsid w:val="003C6499"/>
    <w:rsid w:val="003D0F02"/>
    <w:rsid w:val="003D495F"/>
    <w:rsid w:val="003E1D39"/>
    <w:rsid w:val="003E54D9"/>
    <w:rsid w:val="003E568F"/>
    <w:rsid w:val="003E5E04"/>
    <w:rsid w:val="003F04D8"/>
    <w:rsid w:val="003F3709"/>
    <w:rsid w:val="00400D15"/>
    <w:rsid w:val="00420EEA"/>
    <w:rsid w:val="004331D7"/>
    <w:rsid w:val="00441019"/>
    <w:rsid w:val="004411AB"/>
    <w:rsid w:val="00444EB9"/>
    <w:rsid w:val="004460A3"/>
    <w:rsid w:val="00450EEF"/>
    <w:rsid w:val="00454E89"/>
    <w:rsid w:val="00455357"/>
    <w:rsid w:val="00457C0B"/>
    <w:rsid w:val="00464998"/>
    <w:rsid w:val="00470674"/>
    <w:rsid w:val="004802D9"/>
    <w:rsid w:val="00485F94"/>
    <w:rsid w:val="00492686"/>
    <w:rsid w:val="004975AC"/>
    <w:rsid w:val="00497FA5"/>
    <w:rsid w:val="004A212E"/>
    <w:rsid w:val="004A432B"/>
    <w:rsid w:val="004A4463"/>
    <w:rsid w:val="004A6A55"/>
    <w:rsid w:val="004B09CA"/>
    <w:rsid w:val="004B0D2F"/>
    <w:rsid w:val="004B2FAC"/>
    <w:rsid w:val="004D28D1"/>
    <w:rsid w:val="004D5C76"/>
    <w:rsid w:val="004E1522"/>
    <w:rsid w:val="004E391E"/>
    <w:rsid w:val="004E4212"/>
    <w:rsid w:val="004E4629"/>
    <w:rsid w:val="004F62FB"/>
    <w:rsid w:val="005156F2"/>
    <w:rsid w:val="005168A6"/>
    <w:rsid w:val="0051754B"/>
    <w:rsid w:val="00520D8C"/>
    <w:rsid w:val="0052498D"/>
    <w:rsid w:val="00527313"/>
    <w:rsid w:val="00532175"/>
    <w:rsid w:val="00532177"/>
    <w:rsid w:val="00533354"/>
    <w:rsid w:val="00545F36"/>
    <w:rsid w:val="00555FFD"/>
    <w:rsid w:val="0055664A"/>
    <w:rsid w:val="0055693D"/>
    <w:rsid w:val="00561BF7"/>
    <w:rsid w:val="00562D45"/>
    <w:rsid w:val="00570C43"/>
    <w:rsid w:val="00576AE3"/>
    <w:rsid w:val="0058598D"/>
    <w:rsid w:val="005958E3"/>
    <w:rsid w:val="005A47AE"/>
    <w:rsid w:val="005B277A"/>
    <w:rsid w:val="005B27F1"/>
    <w:rsid w:val="005B358D"/>
    <w:rsid w:val="005B60A2"/>
    <w:rsid w:val="005C3CE1"/>
    <w:rsid w:val="005D07B5"/>
    <w:rsid w:val="005D0C6C"/>
    <w:rsid w:val="005D23A6"/>
    <w:rsid w:val="005E2D3D"/>
    <w:rsid w:val="005F6649"/>
    <w:rsid w:val="005F6EAD"/>
    <w:rsid w:val="005F7D9A"/>
    <w:rsid w:val="00601AE7"/>
    <w:rsid w:val="006021CF"/>
    <w:rsid w:val="00605F0D"/>
    <w:rsid w:val="00606908"/>
    <w:rsid w:val="006217D2"/>
    <w:rsid w:val="006257C6"/>
    <w:rsid w:val="00632CC3"/>
    <w:rsid w:val="006411DA"/>
    <w:rsid w:val="00647DD8"/>
    <w:rsid w:val="00650E6B"/>
    <w:rsid w:val="006573A0"/>
    <w:rsid w:val="00663378"/>
    <w:rsid w:val="0067233D"/>
    <w:rsid w:val="006729C3"/>
    <w:rsid w:val="00682C57"/>
    <w:rsid w:val="00684707"/>
    <w:rsid w:val="00690F9E"/>
    <w:rsid w:val="0069124B"/>
    <w:rsid w:val="006973A4"/>
    <w:rsid w:val="00697BBA"/>
    <w:rsid w:val="006A0084"/>
    <w:rsid w:val="006A05C1"/>
    <w:rsid w:val="006A6E8C"/>
    <w:rsid w:val="006C5B45"/>
    <w:rsid w:val="006D51CB"/>
    <w:rsid w:val="006D562B"/>
    <w:rsid w:val="006E5B16"/>
    <w:rsid w:val="006F52AE"/>
    <w:rsid w:val="00701A38"/>
    <w:rsid w:val="0072023C"/>
    <w:rsid w:val="00724D67"/>
    <w:rsid w:val="00733DCC"/>
    <w:rsid w:val="00736B87"/>
    <w:rsid w:val="00737788"/>
    <w:rsid w:val="00740CC6"/>
    <w:rsid w:val="00741A69"/>
    <w:rsid w:val="007448DC"/>
    <w:rsid w:val="00752344"/>
    <w:rsid w:val="007560B8"/>
    <w:rsid w:val="00761460"/>
    <w:rsid w:val="00761E16"/>
    <w:rsid w:val="00764382"/>
    <w:rsid w:val="00765C2D"/>
    <w:rsid w:val="007733AE"/>
    <w:rsid w:val="00773835"/>
    <w:rsid w:val="00773A22"/>
    <w:rsid w:val="007817CB"/>
    <w:rsid w:val="00783C41"/>
    <w:rsid w:val="00791FC0"/>
    <w:rsid w:val="00795FB7"/>
    <w:rsid w:val="00796E29"/>
    <w:rsid w:val="00797BF9"/>
    <w:rsid w:val="007A2276"/>
    <w:rsid w:val="007A24AC"/>
    <w:rsid w:val="007A716D"/>
    <w:rsid w:val="007B0579"/>
    <w:rsid w:val="007B195D"/>
    <w:rsid w:val="007B672C"/>
    <w:rsid w:val="007B768A"/>
    <w:rsid w:val="007D0628"/>
    <w:rsid w:val="007D1948"/>
    <w:rsid w:val="007E07EE"/>
    <w:rsid w:val="007E50B3"/>
    <w:rsid w:val="007F4160"/>
    <w:rsid w:val="007F68CE"/>
    <w:rsid w:val="00803FF5"/>
    <w:rsid w:val="008066F0"/>
    <w:rsid w:val="00812D2C"/>
    <w:rsid w:val="00816046"/>
    <w:rsid w:val="00823430"/>
    <w:rsid w:val="008326F3"/>
    <w:rsid w:val="00832B08"/>
    <w:rsid w:val="00836F40"/>
    <w:rsid w:val="008374E5"/>
    <w:rsid w:val="0084375A"/>
    <w:rsid w:val="008439D3"/>
    <w:rsid w:val="008457D3"/>
    <w:rsid w:val="008502C4"/>
    <w:rsid w:val="00853381"/>
    <w:rsid w:val="00857D55"/>
    <w:rsid w:val="00862DDC"/>
    <w:rsid w:val="008733DA"/>
    <w:rsid w:val="00874854"/>
    <w:rsid w:val="00881989"/>
    <w:rsid w:val="00890017"/>
    <w:rsid w:val="00892951"/>
    <w:rsid w:val="00892ED3"/>
    <w:rsid w:val="00896231"/>
    <w:rsid w:val="008A0070"/>
    <w:rsid w:val="008A3106"/>
    <w:rsid w:val="008A491D"/>
    <w:rsid w:val="008A5640"/>
    <w:rsid w:val="008A6236"/>
    <w:rsid w:val="008B428B"/>
    <w:rsid w:val="008B5C8A"/>
    <w:rsid w:val="008C3C17"/>
    <w:rsid w:val="008C4685"/>
    <w:rsid w:val="008C569B"/>
    <w:rsid w:val="008C7572"/>
    <w:rsid w:val="008C7DC2"/>
    <w:rsid w:val="008E1C84"/>
    <w:rsid w:val="008E736D"/>
    <w:rsid w:val="008F1472"/>
    <w:rsid w:val="008F477E"/>
    <w:rsid w:val="008F4EF3"/>
    <w:rsid w:val="008F62E5"/>
    <w:rsid w:val="00902641"/>
    <w:rsid w:val="00903DEC"/>
    <w:rsid w:val="009040BD"/>
    <w:rsid w:val="00904F66"/>
    <w:rsid w:val="0091497C"/>
    <w:rsid w:val="00915D7E"/>
    <w:rsid w:val="00920078"/>
    <w:rsid w:val="009201C1"/>
    <w:rsid w:val="00925EC3"/>
    <w:rsid w:val="00927CAA"/>
    <w:rsid w:val="00933093"/>
    <w:rsid w:val="009348FC"/>
    <w:rsid w:val="009367E8"/>
    <w:rsid w:val="00936D94"/>
    <w:rsid w:val="009401CA"/>
    <w:rsid w:val="00940F49"/>
    <w:rsid w:val="0095165E"/>
    <w:rsid w:val="00955681"/>
    <w:rsid w:val="00957C62"/>
    <w:rsid w:val="00970441"/>
    <w:rsid w:val="009715D4"/>
    <w:rsid w:val="00983190"/>
    <w:rsid w:val="00986332"/>
    <w:rsid w:val="009B594C"/>
    <w:rsid w:val="009C32F3"/>
    <w:rsid w:val="009D1392"/>
    <w:rsid w:val="009D1F4E"/>
    <w:rsid w:val="009F3BC4"/>
    <w:rsid w:val="009F7BB7"/>
    <w:rsid w:val="00A03521"/>
    <w:rsid w:val="00A113EC"/>
    <w:rsid w:val="00A14B87"/>
    <w:rsid w:val="00A14FAF"/>
    <w:rsid w:val="00A16923"/>
    <w:rsid w:val="00A24A95"/>
    <w:rsid w:val="00A25F7B"/>
    <w:rsid w:val="00A35AF8"/>
    <w:rsid w:val="00A36829"/>
    <w:rsid w:val="00A45C7B"/>
    <w:rsid w:val="00A47BB1"/>
    <w:rsid w:val="00A50467"/>
    <w:rsid w:val="00A53657"/>
    <w:rsid w:val="00A67EAA"/>
    <w:rsid w:val="00A7024F"/>
    <w:rsid w:val="00A7097C"/>
    <w:rsid w:val="00A71BBA"/>
    <w:rsid w:val="00A72583"/>
    <w:rsid w:val="00A729D9"/>
    <w:rsid w:val="00A8460B"/>
    <w:rsid w:val="00A84F90"/>
    <w:rsid w:val="00A901AA"/>
    <w:rsid w:val="00AB1536"/>
    <w:rsid w:val="00AC4B98"/>
    <w:rsid w:val="00AC5D47"/>
    <w:rsid w:val="00AC75BE"/>
    <w:rsid w:val="00AD0484"/>
    <w:rsid w:val="00AD1B63"/>
    <w:rsid w:val="00AD6A17"/>
    <w:rsid w:val="00AD7DFC"/>
    <w:rsid w:val="00AE6B1B"/>
    <w:rsid w:val="00AF5F33"/>
    <w:rsid w:val="00B03377"/>
    <w:rsid w:val="00B03431"/>
    <w:rsid w:val="00B1018A"/>
    <w:rsid w:val="00B1055C"/>
    <w:rsid w:val="00B20438"/>
    <w:rsid w:val="00B2199C"/>
    <w:rsid w:val="00B23472"/>
    <w:rsid w:val="00B33AE5"/>
    <w:rsid w:val="00B34D74"/>
    <w:rsid w:val="00B36B6A"/>
    <w:rsid w:val="00B40199"/>
    <w:rsid w:val="00B43B57"/>
    <w:rsid w:val="00B47C02"/>
    <w:rsid w:val="00B51555"/>
    <w:rsid w:val="00B573BD"/>
    <w:rsid w:val="00B60981"/>
    <w:rsid w:val="00B62308"/>
    <w:rsid w:val="00B63FAC"/>
    <w:rsid w:val="00B6622D"/>
    <w:rsid w:val="00B70016"/>
    <w:rsid w:val="00B7163C"/>
    <w:rsid w:val="00B71680"/>
    <w:rsid w:val="00B72211"/>
    <w:rsid w:val="00B73825"/>
    <w:rsid w:val="00B77B18"/>
    <w:rsid w:val="00B852AD"/>
    <w:rsid w:val="00B92D0D"/>
    <w:rsid w:val="00B93EBA"/>
    <w:rsid w:val="00B94E77"/>
    <w:rsid w:val="00BA0859"/>
    <w:rsid w:val="00BA1E98"/>
    <w:rsid w:val="00BB0CEB"/>
    <w:rsid w:val="00BB1A13"/>
    <w:rsid w:val="00BC31FC"/>
    <w:rsid w:val="00BC75A0"/>
    <w:rsid w:val="00BD074C"/>
    <w:rsid w:val="00BD1958"/>
    <w:rsid w:val="00BD6D34"/>
    <w:rsid w:val="00BD74E6"/>
    <w:rsid w:val="00BE2AEB"/>
    <w:rsid w:val="00BE31B6"/>
    <w:rsid w:val="00BE389E"/>
    <w:rsid w:val="00BF0172"/>
    <w:rsid w:val="00BF5B42"/>
    <w:rsid w:val="00BF6DA5"/>
    <w:rsid w:val="00C05161"/>
    <w:rsid w:val="00C07245"/>
    <w:rsid w:val="00C10397"/>
    <w:rsid w:val="00C1052A"/>
    <w:rsid w:val="00C116E6"/>
    <w:rsid w:val="00C13469"/>
    <w:rsid w:val="00C24C3F"/>
    <w:rsid w:val="00C255D6"/>
    <w:rsid w:val="00C25832"/>
    <w:rsid w:val="00C25D50"/>
    <w:rsid w:val="00C352D3"/>
    <w:rsid w:val="00C373FA"/>
    <w:rsid w:val="00C3747F"/>
    <w:rsid w:val="00C40A72"/>
    <w:rsid w:val="00C530CE"/>
    <w:rsid w:val="00C544BA"/>
    <w:rsid w:val="00C54D43"/>
    <w:rsid w:val="00C55372"/>
    <w:rsid w:val="00C64692"/>
    <w:rsid w:val="00C646A4"/>
    <w:rsid w:val="00C7604A"/>
    <w:rsid w:val="00C83394"/>
    <w:rsid w:val="00C86023"/>
    <w:rsid w:val="00C87CBC"/>
    <w:rsid w:val="00CA18BB"/>
    <w:rsid w:val="00CA6992"/>
    <w:rsid w:val="00CB2701"/>
    <w:rsid w:val="00CB35A9"/>
    <w:rsid w:val="00CC69A0"/>
    <w:rsid w:val="00CE679C"/>
    <w:rsid w:val="00D04933"/>
    <w:rsid w:val="00D20823"/>
    <w:rsid w:val="00D2089A"/>
    <w:rsid w:val="00D23B54"/>
    <w:rsid w:val="00D27ED5"/>
    <w:rsid w:val="00D36E56"/>
    <w:rsid w:val="00D42717"/>
    <w:rsid w:val="00D4428D"/>
    <w:rsid w:val="00D45F50"/>
    <w:rsid w:val="00D605EC"/>
    <w:rsid w:val="00D62829"/>
    <w:rsid w:val="00D64550"/>
    <w:rsid w:val="00D678A7"/>
    <w:rsid w:val="00D71035"/>
    <w:rsid w:val="00D7727B"/>
    <w:rsid w:val="00D90566"/>
    <w:rsid w:val="00D92E24"/>
    <w:rsid w:val="00D976F4"/>
    <w:rsid w:val="00DA435C"/>
    <w:rsid w:val="00DA4AC7"/>
    <w:rsid w:val="00DA684A"/>
    <w:rsid w:val="00DB5A64"/>
    <w:rsid w:val="00DD1EB6"/>
    <w:rsid w:val="00DD267A"/>
    <w:rsid w:val="00DF07DB"/>
    <w:rsid w:val="00DF19DE"/>
    <w:rsid w:val="00DF2D72"/>
    <w:rsid w:val="00DF3D63"/>
    <w:rsid w:val="00DF6778"/>
    <w:rsid w:val="00E023B4"/>
    <w:rsid w:val="00E02C9E"/>
    <w:rsid w:val="00E03EA7"/>
    <w:rsid w:val="00E10494"/>
    <w:rsid w:val="00E11C1E"/>
    <w:rsid w:val="00E3060F"/>
    <w:rsid w:val="00E32D7E"/>
    <w:rsid w:val="00E44E2A"/>
    <w:rsid w:val="00E53D5A"/>
    <w:rsid w:val="00E55B83"/>
    <w:rsid w:val="00E570FF"/>
    <w:rsid w:val="00E577BA"/>
    <w:rsid w:val="00E5791F"/>
    <w:rsid w:val="00E62955"/>
    <w:rsid w:val="00E632E0"/>
    <w:rsid w:val="00E66F78"/>
    <w:rsid w:val="00E707AD"/>
    <w:rsid w:val="00E8109E"/>
    <w:rsid w:val="00E81C9C"/>
    <w:rsid w:val="00E834E5"/>
    <w:rsid w:val="00E905F1"/>
    <w:rsid w:val="00E939C6"/>
    <w:rsid w:val="00E93B54"/>
    <w:rsid w:val="00EA23D6"/>
    <w:rsid w:val="00EA77D7"/>
    <w:rsid w:val="00EB19D9"/>
    <w:rsid w:val="00EB1E5C"/>
    <w:rsid w:val="00EB294C"/>
    <w:rsid w:val="00EB2ABF"/>
    <w:rsid w:val="00EB4D83"/>
    <w:rsid w:val="00EC087A"/>
    <w:rsid w:val="00EC2204"/>
    <w:rsid w:val="00EC5725"/>
    <w:rsid w:val="00EC6D24"/>
    <w:rsid w:val="00EC775B"/>
    <w:rsid w:val="00EC7BF0"/>
    <w:rsid w:val="00EE0033"/>
    <w:rsid w:val="00EE26AC"/>
    <w:rsid w:val="00EE4456"/>
    <w:rsid w:val="00EE7D12"/>
    <w:rsid w:val="00EF048D"/>
    <w:rsid w:val="00EF4468"/>
    <w:rsid w:val="00EF6AA5"/>
    <w:rsid w:val="00F02C68"/>
    <w:rsid w:val="00F153B5"/>
    <w:rsid w:val="00F25BF9"/>
    <w:rsid w:val="00F25EB1"/>
    <w:rsid w:val="00F324AF"/>
    <w:rsid w:val="00F34EB9"/>
    <w:rsid w:val="00F36828"/>
    <w:rsid w:val="00F43C7A"/>
    <w:rsid w:val="00F46961"/>
    <w:rsid w:val="00F617EA"/>
    <w:rsid w:val="00F634C7"/>
    <w:rsid w:val="00F64EFB"/>
    <w:rsid w:val="00F72910"/>
    <w:rsid w:val="00F77AE2"/>
    <w:rsid w:val="00F9368D"/>
    <w:rsid w:val="00F94ED3"/>
    <w:rsid w:val="00F96401"/>
    <w:rsid w:val="00F97E5B"/>
    <w:rsid w:val="00FA04D1"/>
    <w:rsid w:val="00FA55E7"/>
    <w:rsid w:val="00FA7ABA"/>
    <w:rsid w:val="00FB300B"/>
    <w:rsid w:val="00FB45AB"/>
    <w:rsid w:val="00FC7E01"/>
    <w:rsid w:val="00FD1994"/>
    <w:rsid w:val="00FE289F"/>
    <w:rsid w:val="00FE535A"/>
    <w:rsid w:val="00FE6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2616CC1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rsid w:val="00904F66"/>
    <w:rPr>
      <w:rFonts w:ascii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32C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Emphasis"/>
    <w:basedOn w:val="a0"/>
    <w:uiPriority w:val="20"/>
    <w:qFormat/>
    <w:rsid w:val="00EC087A"/>
    <w:rPr>
      <w:i/>
      <w:iCs/>
    </w:rPr>
  </w:style>
  <w:style w:type="paragraph" w:styleId="a5">
    <w:name w:val="Document Map"/>
    <w:basedOn w:val="a"/>
    <w:link w:val="a6"/>
    <w:uiPriority w:val="99"/>
    <w:semiHidden/>
    <w:unhideWhenUsed/>
    <w:rsid w:val="00343E2A"/>
  </w:style>
  <w:style w:type="character" w:customStyle="1" w:styleId="a6">
    <w:name w:val="文档结构图 字符"/>
    <w:basedOn w:val="a0"/>
    <w:link w:val="a5"/>
    <w:uiPriority w:val="99"/>
    <w:semiHidden/>
    <w:rsid w:val="00343E2A"/>
    <w:rPr>
      <w:rFonts w:ascii="Times New Roman" w:hAnsi="Times New Roman" w:cs="Times New Roman"/>
    </w:rPr>
  </w:style>
  <w:style w:type="character" w:customStyle="1" w:styleId="author-2564770">
    <w:name w:val="author-2564770"/>
    <w:basedOn w:val="a0"/>
    <w:rsid w:val="00F36828"/>
  </w:style>
  <w:style w:type="character" w:styleId="a7">
    <w:name w:val="Hyperlink"/>
    <w:basedOn w:val="a0"/>
    <w:uiPriority w:val="99"/>
    <w:unhideWhenUsed/>
    <w:rsid w:val="00F36828"/>
    <w:rPr>
      <w:color w:val="0000FF"/>
      <w:u w:val="single"/>
    </w:rPr>
  </w:style>
  <w:style w:type="character" w:styleId="a8">
    <w:name w:val="annotation reference"/>
    <w:basedOn w:val="a0"/>
    <w:uiPriority w:val="99"/>
    <w:semiHidden/>
    <w:unhideWhenUsed/>
    <w:rsid w:val="00DD267A"/>
    <w:rPr>
      <w:sz w:val="18"/>
      <w:szCs w:val="18"/>
    </w:rPr>
  </w:style>
  <w:style w:type="paragraph" w:styleId="a9">
    <w:name w:val="annotation text"/>
    <w:basedOn w:val="a"/>
    <w:link w:val="aa"/>
    <w:uiPriority w:val="99"/>
    <w:semiHidden/>
    <w:unhideWhenUsed/>
    <w:rsid w:val="00DD267A"/>
  </w:style>
  <w:style w:type="character" w:customStyle="1" w:styleId="aa">
    <w:name w:val="批注文字 字符"/>
    <w:basedOn w:val="a0"/>
    <w:link w:val="a9"/>
    <w:uiPriority w:val="99"/>
    <w:semiHidden/>
    <w:rsid w:val="00DD267A"/>
    <w:rPr>
      <w:rFonts w:ascii="Times New Roman" w:hAnsi="Times New Roman" w:cs="Times New Roman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DD267A"/>
    <w:rPr>
      <w:b/>
      <w:bCs/>
      <w:sz w:val="20"/>
      <w:szCs w:val="20"/>
    </w:rPr>
  </w:style>
  <w:style w:type="character" w:customStyle="1" w:styleId="ac">
    <w:name w:val="批注主题 字符"/>
    <w:basedOn w:val="aa"/>
    <w:link w:val="ab"/>
    <w:uiPriority w:val="99"/>
    <w:semiHidden/>
    <w:rsid w:val="00DD267A"/>
    <w:rPr>
      <w:rFonts w:ascii="Times New Roman" w:hAnsi="Times New Roman" w:cs="Times New Roman"/>
      <w:b/>
      <w:bCs/>
      <w:sz w:val="20"/>
      <w:szCs w:val="20"/>
    </w:rPr>
  </w:style>
  <w:style w:type="paragraph" w:styleId="ad">
    <w:name w:val="Balloon Text"/>
    <w:basedOn w:val="a"/>
    <w:link w:val="ae"/>
    <w:uiPriority w:val="99"/>
    <w:semiHidden/>
    <w:unhideWhenUsed/>
    <w:rsid w:val="00DD267A"/>
    <w:rPr>
      <w:sz w:val="18"/>
      <w:szCs w:val="18"/>
    </w:rPr>
  </w:style>
  <w:style w:type="character" w:customStyle="1" w:styleId="ae">
    <w:name w:val="批注框文本 字符"/>
    <w:basedOn w:val="a0"/>
    <w:link w:val="ad"/>
    <w:uiPriority w:val="99"/>
    <w:semiHidden/>
    <w:rsid w:val="00DD267A"/>
    <w:rPr>
      <w:rFonts w:ascii="Times New Roman" w:hAnsi="Times New Roman" w:cs="Times New Roman"/>
      <w:sz w:val="18"/>
      <w:szCs w:val="18"/>
    </w:rPr>
  </w:style>
  <w:style w:type="paragraph" w:styleId="af">
    <w:name w:val="List Paragraph"/>
    <w:basedOn w:val="a"/>
    <w:uiPriority w:val="34"/>
    <w:qFormat/>
    <w:rsid w:val="00986332"/>
    <w:pPr>
      <w:ind w:left="720"/>
      <w:contextualSpacing/>
    </w:pPr>
  </w:style>
  <w:style w:type="paragraph" w:styleId="af0">
    <w:name w:val="header"/>
    <w:basedOn w:val="a"/>
    <w:link w:val="af1"/>
    <w:uiPriority w:val="99"/>
    <w:unhideWhenUsed/>
    <w:rsid w:val="0055664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55664A"/>
    <w:rPr>
      <w:rFonts w:ascii="Times New Roman" w:hAnsi="Times New Roman" w:cs="Times New Roman"/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55664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55664A"/>
    <w:rPr>
      <w:rFonts w:ascii="Times New Roman" w:hAnsi="Times New Roman" w:cs="Times New Roman"/>
      <w:sz w:val="18"/>
      <w:szCs w:val="18"/>
    </w:rPr>
  </w:style>
  <w:style w:type="paragraph" w:styleId="af4">
    <w:name w:val="footnote text"/>
    <w:basedOn w:val="a"/>
    <w:link w:val="af5"/>
    <w:uiPriority w:val="99"/>
    <w:semiHidden/>
    <w:unhideWhenUsed/>
    <w:rsid w:val="0055664A"/>
    <w:pPr>
      <w:snapToGrid w:val="0"/>
    </w:pPr>
    <w:rPr>
      <w:sz w:val="18"/>
      <w:szCs w:val="18"/>
    </w:rPr>
  </w:style>
  <w:style w:type="character" w:customStyle="1" w:styleId="af5">
    <w:name w:val="脚注文本 字符"/>
    <w:basedOn w:val="a0"/>
    <w:link w:val="af4"/>
    <w:uiPriority w:val="99"/>
    <w:semiHidden/>
    <w:rsid w:val="0055664A"/>
    <w:rPr>
      <w:rFonts w:ascii="Times New Roman" w:hAnsi="Times New Roman" w:cs="Times New Roman"/>
      <w:sz w:val="18"/>
      <w:szCs w:val="18"/>
    </w:rPr>
  </w:style>
  <w:style w:type="character" w:styleId="af6">
    <w:name w:val="footnote reference"/>
    <w:basedOn w:val="a0"/>
    <w:uiPriority w:val="99"/>
    <w:semiHidden/>
    <w:unhideWhenUsed/>
    <w:rsid w:val="0055664A"/>
    <w:rPr>
      <w:vertAlign w:val="superscript"/>
    </w:rPr>
  </w:style>
  <w:style w:type="paragraph" w:styleId="af7">
    <w:name w:val="Revision"/>
    <w:hidden/>
    <w:uiPriority w:val="99"/>
    <w:semiHidden/>
    <w:rsid w:val="008E1C8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126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0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0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52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44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69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89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52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68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4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0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2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68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92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49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29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5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09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1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65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9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92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33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15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58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bilibili.com/video/av1424908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E7EEC240-6932-4B9F-96D1-07B01C8CF9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1450</TotalTime>
  <Pages>14</Pages>
  <Words>1430</Words>
  <Characters>8154</Characters>
  <Application>Microsoft Office Word</Application>
  <DocSecurity>0</DocSecurity>
  <Lines>67</Lines>
  <Paragraphs>19</Paragraphs>
  <ScaleCrop>false</ScaleCrop>
  <Company/>
  <LinksUpToDate>false</LinksUpToDate>
  <CharactersWithSpaces>9565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Gejing Zhang</dc:creator>
  <cp:keywords/>
  <dc:description/>
  <cp:lastModifiedBy>Gejing Zhang</cp:lastModifiedBy>
  <cp:revision>516</cp:revision>
  <dcterms:created xsi:type="dcterms:W3CDTF">2017-11-19T08:34:00Z</dcterms:created>
  <dcterms:modified xsi:type="dcterms:W3CDTF">2018-08-22T01:47:00Z</dcterms:modified>
</cp:coreProperties>
</file>