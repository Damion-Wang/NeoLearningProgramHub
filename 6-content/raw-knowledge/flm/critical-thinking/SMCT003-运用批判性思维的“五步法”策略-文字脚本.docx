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FC86E8B" w14:textId="77777777" w:rsidR="00E02EE4" w:rsidRPr="00A36823" w:rsidRDefault="00375277" w:rsidP="00A36823">
      <w:pPr>
        <w:spacing w:line="360" w:lineRule="auto"/>
        <w:jc w:val="center"/>
        <w:rPr>
          <w:rFonts w:ascii="微软雅黑" w:eastAsia="微软雅黑" w:hAnsi="微软雅黑" w:cs="Calibri"/>
          <w:b/>
          <w:bCs/>
          <w:szCs w:val="21"/>
        </w:rPr>
      </w:pPr>
      <w:r w:rsidRPr="00A36823">
        <w:rPr>
          <w:rFonts w:ascii="微软雅黑" w:eastAsia="微软雅黑" w:hAnsi="微软雅黑" w:cs="Calibri"/>
          <w:b/>
          <w:bCs/>
          <w:szCs w:val="21"/>
        </w:rPr>
        <w:t>运用批判性思维的</w:t>
      </w:r>
      <w:r w:rsidRPr="00A36823">
        <w:rPr>
          <w:rFonts w:ascii="微软雅黑" w:eastAsia="微软雅黑" w:hAnsi="微软雅黑" w:cs="Calibri" w:hint="eastAsia"/>
          <w:b/>
          <w:bCs/>
          <w:szCs w:val="21"/>
        </w:rPr>
        <w:t>“五步法”策略</w:t>
      </w:r>
    </w:p>
    <w:p w14:paraId="17458F5C" w14:textId="77777777" w:rsidR="001748E6" w:rsidRPr="00A36823" w:rsidRDefault="00F83ADD" w:rsidP="00A36823">
      <w:pPr>
        <w:spacing w:line="360" w:lineRule="auto"/>
        <w:rPr>
          <w:rFonts w:ascii="微软雅黑" w:eastAsia="微软雅黑" w:hAnsi="微软雅黑" w:cs="Calibri"/>
          <w:bCs/>
          <w:szCs w:val="21"/>
        </w:rPr>
      </w:pPr>
      <w:r w:rsidRPr="00A36823">
        <w:rPr>
          <w:rFonts w:ascii="微软雅黑" w:eastAsia="微软雅黑" w:hAnsi="微软雅黑" w:cs="Calibri" w:hint="eastAsia"/>
          <w:b/>
          <w:bCs/>
          <w:szCs w:val="21"/>
        </w:rPr>
        <w:t xml:space="preserve">OOU </w:t>
      </w:r>
      <w:r w:rsidR="004249D3" w:rsidRPr="00A36823">
        <w:rPr>
          <w:rFonts w:ascii="微软雅黑" w:eastAsia="微软雅黑" w:hAnsi="微软雅黑" w:cs="Calibri" w:hint="eastAsia"/>
          <w:b/>
          <w:bCs/>
          <w:szCs w:val="21"/>
        </w:rPr>
        <w:t>学习目标</w:t>
      </w:r>
      <w:r w:rsidR="00381402" w:rsidRPr="00A36823">
        <w:rPr>
          <w:rFonts w:ascii="微软雅黑" w:eastAsia="微软雅黑" w:hAnsi="微软雅黑" w:cs="Calibri"/>
          <w:bCs/>
          <w:szCs w:val="21"/>
        </w:rPr>
        <w:t xml:space="preserve">      </w:t>
      </w:r>
    </w:p>
    <w:p w14:paraId="62996D20" w14:textId="77777777" w:rsidR="00B02132" w:rsidRDefault="00256227" w:rsidP="00A36823">
      <w:pPr>
        <w:spacing w:line="360" w:lineRule="auto"/>
        <w:rPr>
          <w:rFonts w:ascii="微软雅黑" w:eastAsia="微软雅黑" w:hAnsi="微软雅黑" w:cs="Calibri"/>
          <w:b/>
          <w:bCs/>
          <w:szCs w:val="21"/>
        </w:rPr>
      </w:pPr>
      <w:r w:rsidRPr="00A36823">
        <w:rPr>
          <w:rFonts w:ascii="微软雅黑" w:eastAsia="微软雅黑" w:hAnsi="微软雅黑" w:cs="Calibri" w:hint="eastAsia"/>
          <w:b/>
          <w:bCs/>
          <w:szCs w:val="21"/>
        </w:rPr>
        <w:t>00U01</w:t>
      </w:r>
      <w:ins w:id="0" w:author="Liting Ji" w:date="2018-02-13T11:40:00Z">
        <w:r w:rsidR="00CA5AFD">
          <w:rPr>
            <w:rFonts w:ascii="微软雅黑" w:eastAsia="微软雅黑" w:hAnsi="微软雅黑" w:cs="Calibri" w:hint="eastAsia"/>
            <w:b/>
            <w:bCs/>
            <w:szCs w:val="21"/>
          </w:rPr>
          <w:t>a</w:t>
        </w:r>
      </w:ins>
      <w:r w:rsidRPr="00A36823">
        <w:rPr>
          <w:rFonts w:ascii="微软雅黑" w:eastAsia="微软雅黑" w:hAnsi="微软雅黑" w:cs="Calibri" w:hint="eastAsia"/>
          <w:b/>
          <w:bCs/>
          <w:szCs w:val="21"/>
        </w:rPr>
        <w:t xml:space="preserve"> </w:t>
      </w:r>
      <w:r w:rsidR="0069004F" w:rsidRPr="00A36823">
        <w:rPr>
          <w:rFonts w:ascii="微软雅黑" w:eastAsia="微软雅黑" w:hAnsi="微软雅黑" w:cs="Calibri" w:hint="eastAsia"/>
          <w:b/>
          <w:bCs/>
          <w:szCs w:val="21"/>
        </w:rPr>
        <w:t>课前测试</w:t>
      </w:r>
      <w:r w:rsidR="001444FD" w:rsidRPr="00A36823">
        <w:rPr>
          <w:rFonts w:ascii="微软雅黑" w:eastAsia="微软雅黑" w:hAnsi="微软雅黑" w:cs="Calibri" w:hint="eastAsia"/>
          <w:b/>
          <w:bCs/>
          <w:szCs w:val="21"/>
        </w:rPr>
        <w:t>：你会怎么看？</w:t>
      </w:r>
      <w:r w:rsidR="00055CFC" w:rsidRPr="00A36823">
        <w:rPr>
          <w:rFonts w:ascii="微软雅黑" w:eastAsia="微软雅黑" w:hAnsi="微软雅黑" w:cs="Calibri" w:hint="eastAsia"/>
          <w:b/>
          <w:bCs/>
          <w:szCs w:val="21"/>
        </w:rPr>
        <w:t>（1）</w:t>
      </w:r>
    </w:p>
    <w:p w14:paraId="32FC4103" w14:textId="77777777" w:rsidR="00E852DF" w:rsidRPr="00E852DF" w:rsidRDefault="00E852DF" w:rsidP="00A36823">
      <w:pPr>
        <w:spacing w:line="360" w:lineRule="auto"/>
        <w:rPr>
          <w:rFonts w:ascii="微软雅黑" w:eastAsia="微软雅黑" w:hAnsi="微软雅黑" w:cs="Calibri"/>
          <w:bCs/>
          <w:szCs w:val="21"/>
        </w:rPr>
      </w:pPr>
      <w:r w:rsidRPr="00E852DF">
        <w:rPr>
          <w:rFonts w:ascii="微软雅黑" w:eastAsia="微软雅黑" w:hAnsi="微软雅黑" w:cs="Calibri"/>
          <w:b/>
          <w:bCs/>
          <w:szCs w:val="21"/>
        </w:rPr>
        <w:t>全屏显示这句话</w:t>
      </w:r>
      <w:r w:rsidRPr="00E852DF">
        <w:rPr>
          <w:rFonts w:ascii="微软雅黑" w:eastAsia="微软雅黑" w:hAnsi="微软雅黑" w:cs="Calibri" w:hint="eastAsia"/>
          <w:b/>
          <w:bCs/>
          <w:szCs w:val="21"/>
        </w:rPr>
        <w:t>：</w:t>
      </w:r>
      <w:r w:rsidRPr="00A36823">
        <w:rPr>
          <w:rFonts w:ascii="微软雅黑" w:eastAsia="微软雅黑" w:hAnsi="微软雅黑" w:cs="Calibri"/>
          <w:bCs/>
          <w:szCs w:val="21"/>
        </w:rPr>
        <w:t>你在朝一边看的时候</w:t>
      </w:r>
      <w:r w:rsidRPr="00A36823">
        <w:rPr>
          <w:rFonts w:ascii="微软雅黑" w:eastAsia="微软雅黑" w:hAnsi="微软雅黑" w:cs="Calibri" w:hint="eastAsia"/>
          <w:bCs/>
          <w:szCs w:val="21"/>
        </w:rPr>
        <w:t>，请</w:t>
      </w:r>
      <w:r w:rsidRPr="00A36823">
        <w:rPr>
          <w:rFonts w:ascii="微软雅黑" w:eastAsia="微软雅黑" w:hAnsi="微软雅黑" w:cs="Calibri"/>
          <w:bCs/>
          <w:szCs w:val="21"/>
        </w:rPr>
        <w:t>记得</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一定要朝另一边也看一看</w:t>
      </w:r>
      <w:r w:rsidRPr="00A36823">
        <w:rPr>
          <w:rFonts w:ascii="微软雅黑" w:eastAsia="微软雅黑" w:hAnsi="微软雅黑" w:cs="Calibri" w:hint="eastAsia"/>
          <w:bCs/>
          <w:szCs w:val="21"/>
        </w:rPr>
        <w:t>。</w:t>
      </w:r>
    </w:p>
    <w:p w14:paraId="1256E882" w14:textId="77777777" w:rsidR="00161903" w:rsidRPr="00A36823" w:rsidRDefault="00161903" w:rsidP="00A36823">
      <w:pPr>
        <w:spacing w:line="360" w:lineRule="auto"/>
        <w:rPr>
          <w:rFonts w:ascii="微软雅黑" w:eastAsia="微软雅黑" w:hAnsi="微软雅黑" w:cs="Calibri"/>
          <w:b/>
          <w:bCs/>
          <w:szCs w:val="21"/>
        </w:rPr>
      </w:pPr>
      <w:r w:rsidRPr="00A36823">
        <w:rPr>
          <w:rFonts w:ascii="微软雅黑" w:eastAsia="微软雅黑" w:hAnsi="微软雅黑" w:cs="Calibri"/>
          <w:bCs/>
          <w:szCs w:val="21"/>
        </w:rPr>
        <w:t>请你点击下面两篇报道</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然后告诉我们你的感受</w:t>
      </w:r>
      <w:r w:rsidRPr="00A36823">
        <w:rPr>
          <w:rFonts w:ascii="微软雅黑" w:eastAsia="微软雅黑" w:hAnsi="微软雅黑" w:cs="Calibri" w:hint="eastAsia"/>
          <w:bCs/>
          <w:szCs w:val="21"/>
        </w:rPr>
        <w:t>：</w:t>
      </w:r>
    </w:p>
    <w:p w14:paraId="2B228397" w14:textId="77777777" w:rsidR="00F22A94" w:rsidRPr="00A36823" w:rsidRDefault="00161903" w:rsidP="00A36823">
      <w:pPr>
        <w:pStyle w:val="a5"/>
        <w:numPr>
          <w:ilvl w:val="0"/>
          <w:numId w:val="11"/>
        </w:numPr>
        <w:spacing w:line="360" w:lineRule="auto"/>
        <w:ind w:firstLineChars="0"/>
        <w:rPr>
          <w:rFonts w:ascii="微软雅黑" w:eastAsia="微软雅黑" w:hAnsi="微软雅黑" w:cs="Calibri"/>
          <w:bCs/>
          <w:szCs w:val="21"/>
        </w:rPr>
      </w:pPr>
      <w:r w:rsidRPr="00A36823">
        <w:rPr>
          <w:rFonts w:ascii="微软雅黑" w:eastAsia="微软雅黑" w:hAnsi="微软雅黑" w:cs="Calibri"/>
          <w:bCs/>
          <w:szCs w:val="21"/>
        </w:rPr>
        <w:t>在</w:t>
      </w:r>
      <w:r w:rsidR="004F1274" w:rsidRPr="00A36823">
        <w:rPr>
          <w:rFonts w:ascii="微软雅黑" w:eastAsia="微软雅黑" w:hAnsi="微软雅黑" w:cs="Calibri" w:hint="eastAsia"/>
          <w:bCs/>
          <w:szCs w:val="21"/>
        </w:rPr>
        <w:t>某年</w:t>
      </w:r>
      <w:r w:rsidR="002038C5" w:rsidRPr="00A36823">
        <w:rPr>
          <w:rFonts w:ascii="微软雅黑" w:eastAsia="微软雅黑" w:hAnsi="微软雅黑" w:cs="Calibri"/>
          <w:bCs/>
          <w:szCs w:val="21"/>
        </w:rPr>
        <w:t>大陆</w:t>
      </w:r>
      <w:r w:rsidRPr="00A36823">
        <w:rPr>
          <w:rFonts w:ascii="微软雅黑" w:eastAsia="微软雅黑" w:hAnsi="微软雅黑" w:cs="Calibri"/>
          <w:bCs/>
          <w:szCs w:val="21"/>
        </w:rPr>
        <w:t>春运的火车上</w:t>
      </w:r>
      <w:r w:rsidRPr="00A36823">
        <w:rPr>
          <w:rFonts w:ascii="微软雅黑" w:eastAsia="微软雅黑" w:hAnsi="微软雅黑" w:cs="Calibri" w:hint="eastAsia"/>
          <w:bCs/>
          <w:szCs w:val="21"/>
        </w:rPr>
        <w:t>，</w:t>
      </w:r>
      <w:r w:rsidR="00F22A94" w:rsidRPr="00A36823">
        <w:rPr>
          <w:rFonts w:ascii="微软雅黑" w:eastAsia="微软雅黑" w:hAnsi="微软雅黑" w:cs="Calibri" w:hint="eastAsia"/>
          <w:bCs/>
          <w:szCs w:val="21"/>
        </w:rPr>
        <w:t>一位</w:t>
      </w:r>
      <w:r w:rsidR="00F22A94" w:rsidRPr="00A36823">
        <w:rPr>
          <w:rFonts w:ascii="微软雅黑" w:eastAsia="微软雅黑" w:hAnsi="微软雅黑" w:cs="Calibri"/>
          <w:bCs/>
          <w:szCs w:val="21"/>
        </w:rPr>
        <w:t>名叫Alisa的</w:t>
      </w:r>
      <w:r w:rsidR="00F22A94" w:rsidRPr="00A36823">
        <w:rPr>
          <w:rFonts w:ascii="微软雅黑" w:eastAsia="微软雅黑" w:hAnsi="微软雅黑" w:cs="Calibri" w:hint="eastAsia"/>
          <w:bCs/>
          <w:szCs w:val="21"/>
        </w:rPr>
        <w:t>20岁台湾</w:t>
      </w:r>
      <w:r w:rsidR="004F1274" w:rsidRPr="00A36823">
        <w:rPr>
          <w:rFonts w:ascii="微软雅黑" w:eastAsia="微软雅黑" w:hAnsi="微软雅黑" w:cs="Calibri" w:hint="eastAsia"/>
          <w:bCs/>
          <w:szCs w:val="21"/>
        </w:rPr>
        <w:t>姑娘</w:t>
      </w:r>
      <w:r w:rsidR="00F22A94" w:rsidRPr="00A36823">
        <w:rPr>
          <w:rFonts w:ascii="微软雅黑" w:eastAsia="微软雅黑" w:hAnsi="微软雅黑" w:cs="Calibri" w:hint="eastAsia"/>
          <w:bCs/>
          <w:szCs w:val="21"/>
        </w:rPr>
        <w:t>走到</w:t>
      </w:r>
      <w:r w:rsidR="004A38B4" w:rsidRPr="00A36823">
        <w:rPr>
          <w:rFonts w:ascii="微软雅黑" w:eastAsia="微软雅黑" w:hAnsi="微软雅黑" w:cs="Calibri" w:hint="eastAsia"/>
          <w:bCs/>
          <w:szCs w:val="21"/>
        </w:rPr>
        <w:t>自己座位上时，发现</w:t>
      </w:r>
      <w:r w:rsidR="00F22A94" w:rsidRPr="00A36823">
        <w:rPr>
          <w:rFonts w:ascii="微软雅黑" w:eastAsia="微软雅黑" w:hAnsi="微软雅黑" w:cs="Calibri" w:hint="eastAsia"/>
          <w:bCs/>
          <w:szCs w:val="21"/>
        </w:rPr>
        <w:t>一位</w:t>
      </w:r>
      <w:r w:rsidR="00E864E2" w:rsidRPr="00A36823">
        <w:rPr>
          <w:rFonts w:ascii="微软雅黑" w:eastAsia="微软雅黑" w:hAnsi="微软雅黑" w:cs="Calibri" w:hint="eastAsia"/>
          <w:bCs/>
          <w:szCs w:val="21"/>
        </w:rPr>
        <w:t>老</w:t>
      </w:r>
      <w:r w:rsidR="00F22A94" w:rsidRPr="00A36823">
        <w:rPr>
          <w:rFonts w:ascii="微软雅黑" w:eastAsia="微软雅黑" w:hAnsi="微软雅黑" w:cs="Calibri" w:hint="eastAsia"/>
          <w:bCs/>
          <w:szCs w:val="21"/>
        </w:rPr>
        <w:t>大爷已经坐在了自己的位置上，</w:t>
      </w:r>
      <w:r w:rsidR="004A38B4" w:rsidRPr="00A36823">
        <w:rPr>
          <w:rFonts w:ascii="微软雅黑" w:eastAsia="微软雅黑" w:hAnsi="微软雅黑" w:cs="Calibri" w:hint="eastAsia"/>
          <w:bCs/>
          <w:szCs w:val="21"/>
        </w:rPr>
        <w:t>于是</w:t>
      </w:r>
      <w:r w:rsidR="00F22A94" w:rsidRPr="00A36823">
        <w:rPr>
          <w:rFonts w:ascii="微软雅黑" w:eastAsia="微软雅黑" w:hAnsi="微软雅黑" w:cs="Calibri" w:hint="eastAsia"/>
          <w:bCs/>
          <w:szCs w:val="21"/>
        </w:rPr>
        <w:t>她</w:t>
      </w:r>
      <w:r w:rsidR="004F1274" w:rsidRPr="00A36823">
        <w:rPr>
          <w:rFonts w:ascii="微软雅黑" w:eastAsia="微软雅黑" w:hAnsi="微软雅黑" w:cs="Calibri" w:hint="eastAsia"/>
          <w:bCs/>
          <w:szCs w:val="21"/>
        </w:rPr>
        <w:t>选择</w:t>
      </w:r>
      <w:r w:rsidR="00E864E2" w:rsidRPr="00A36823">
        <w:rPr>
          <w:rFonts w:ascii="微软雅黑" w:eastAsia="微软雅黑" w:hAnsi="微软雅黑" w:cs="Calibri" w:hint="eastAsia"/>
          <w:bCs/>
          <w:szCs w:val="21"/>
        </w:rPr>
        <w:t>一路</w:t>
      </w:r>
      <w:r w:rsidR="004A38B4" w:rsidRPr="00A36823">
        <w:rPr>
          <w:rFonts w:ascii="微软雅黑" w:eastAsia="微软雅黑" w:hAnsi="微软雅黑" w:cs="Calibri" w:hint="eastAsia"/>
          <w:bCs/>
          <w:szCs w:val="21"/>
        </w:rPr>
        <w:t>站着</w:t>
      </w:r>
      <w:r w:rsidR="00E864E2" w:rsidRPr="00A36823">
        <w:rPr>
          <w:rFonts w:ascii="微软雅黑" w:eastAsia="微软雅黑" w:hAnsi="微软雅黑" w:cs="Calibri" w:hint="eastAsia"/>
          <w:bCs/>
          <w:szCs w:val="21"/>
        </w:rPr>
        <w:t>，</w:t>
      </w:r>
      <w:r w:rsidR="004F1274" w:rsidRPr="00A36823">
        <w:rPr>
          <w:rFonts w:ascii="微软雅黑" w:eastAsia="微软雅黑" w:hAnsi="微软雅黑" w:cs="Calibri" w:hint="eastAsia"/>
          <w:bCs/>
          <w:szCs w:val="21"/>
        </w:rPr>
        <w:t>不和</w:t>
      </w:r>
      <w:r w:rsidR="004A38B4" w:rsidRPr="00A36823">
        <w:rPr>
          <w:rFonts w:ascii="微软雅黑" w:eastAsia="微软雅黑" w:hAnsi="微软雅黑" w:cs="Calibri" w:hint="eastAsia"/>
          <w:bCs/>
          <w:szCs w:val="21"/>
        </w:rPr>
        <w:t>老人说。</w:t>
      </w:r>
      <w:r w:rsidR="00E864E2" w:rsidRPr="00A36823">
        <w:rPr>
          <w:rFonts w:ascii="微软雅黑" w:eastAsia="微软雅黑" w:hAnsi="微软雅黑" w:cs="Calibri" w:hint="eastAsia"/>
          <w:bCs/>
          <w:szCs w:val="21"/>
        </w:rPr>
        <w:t>直到下车的时候，她才弯</w:t>
      </w:r>
      <w:r w:rsidR="004F1274" w:rsidRPr="00A36823">
        <w:rPr>
          <w:rFonts w:ascii="微软雅黑" w:eastAsia="微软雅黑" w:hAnsi="微软雅黑" w:cs="Calibri" w:hint="eastAsia"/>
          <w:bCs/>
          <w:szCs w:val="21"/>
        </w:rPr>
        <w:t>下</w:t>
      </w:r>
      <w:r w:rsidR="00E864E2" w:rsidRPr="00A36823">
        <w:rPr>
          <w:rFonts w:ascii="微软雅黑" w:eastAsia="微软雅黑" w:hAnsi="微软雅黑" w:cs="Calibri" w:hint="eastAsia"/>
          <w:bCs/>
          <w:szCs w:val="21"/>
        </w:rPr>
        <w:t>腰</w:t>
      </w:r>
      <w:r w:rsidR="004F1274" w:rsidRPr="00A36823">
        <w:rPr>
          <w:rFonts w:ascii="微软雅黑" w:eastAsia="微软雅黑" w:hAnsi="微软雅黑" w:cs="Calibri" w:hint="eastAsia"/>
          <w:bCs/>
          <w:szCs w:val="21"/>
        </w:rPr>
        <w:t>，</w:t>
      </w:r>
      <w:r w:rsidR="00E864E2" w:rsidRPr="00A36823">
        <w:rPr>
          <w:rFonts w:ascii="微软雅黑" w:eastAsia="微软雅黑" w:hAnsi="微软雅黑" w:cs="Calibri" w:hint="eastAsia"/>
          <w:bCs/>
          <w:szCs w:val="21"/>
        </w:rPr>
        <w:t>拿</w:t>
      </w:r>
      <w:r w:rsidR="004A38B4" w:rsidRPr="00A36823">
        <w:rPr>
          <w:rFonts w:ascii="微软雅黑" w:eastAsia="微软雅黑" w:hAnsi="微软雅黑" w:cs="Calibri" w:hint="eastAsia"/>
          <w:bCs/>
          <w:szCs w:val="21"/>
        </w:rPr>
        <w:t>起</w:t>
      </w:r>
      <w:r w:rsidR="00F22A94" w:rsidRPr="00A36823">
        <w:rPr>
          <w:rFonts w:ascii="微软雅黑" w:eastAsia="微软雅黑" w:hAnsi="微软雅黑" w:cs="Calibri" w:hint="eastAsia"/>
          <w:bCs/>
          <w:szCs w:val="21"/>
        </w:rPr>
        <w:t>拐杖</w:t>
      </w:r>
      <w:r w:rsidR="002038C5" w:rsidRPr="00A36823">
        <w:rPr>
          <w:rFonts w:ascii="微软雅黑" w:eastAsia="微软雅黑" w:hAnsi="微软雅黑" w:cs="Calibri" w:hint="eastAsia"/>
          <w:bCs/>
          <w:szCs w:val="21"/>
        </w:rPr>
        <w:t>蹒跚着走入人群</w:t>
      </w:r>
      <w:r w:rsidR="004F1274" w:rsidRPr="00A36823">
        <w:rPr>
          <w:rFonts w:ascii="微软雅黑" w:eastAsia="微软雅黑" w:hAnsi="微软雅黑" w:cs="Calibri" w:hint="eastAsia"/>
          <w:bCs/>
          <w:szCs w:val="21"/>
        </w:rPr>
        <w:t>。</w:t>
      </w:r>
      <w:r w:rsidR="00F22A94" w:rsidRPr="00A36823">
        <w:rPr>
          <w:rFonts w:ascii="微软雅黑" w:eastAsia="微软雅黑" w:hAnsi="微软雅黑" w:cs="Calibri" w:hint="eastAsia"/>
          <w:bCs/>
          <w:szCs w:val="21"/>
        </w:rPr>
        <w:t>这一瞬间震撼了</w:t>
      </w:r>
      <w:r w:rsidR="00E864E2" w:rsidRPr="00A36823">
        <w:rPr>
          <w:rFonts w:ascii="微软雅黑" w:eastAsia="微软雅黑" w:hAnsi="微软雅黑" w:cs="Calibri" w:hint="eastAsia"/>
          <w:bCs/>
          <w:szCs w:val="21"/>
        </w:rPr>
        <w:t>车上的乘客</w:t>
      </w:r>
      <w:r w:rsidR="00F22A94" w:rsidRPr="00A36823">
        <w:rPr>
          <w:rFonts w:ascii="微软雅黑" w:eastAsia="微软雅黑" w:hAnsi="微软雅黑" w:cs="Calibri" w:hint="eastAsia"/>
          <w:bCs/>
          <w:szCs w:val="21"/>
        </w:rPr>
        <w:t>。</w:t>
      </w:r>
    </w:p>
    <w:p w14:paraId="661F12D1" w14:textId="77777777" w:rsidR="00F22A94" w:rsidRPr="00A36823" w:rsidRDefault="00F22A94" w:rsidP="00A36823">
      <w:pPr>
        <w:spacing w:line="360" w:lineRule="auto"/>
        <w:rPr>
          <w:rFonts w:ascii="微软雅黑" w:eastAsia="微软雅黑" w:hAnsi="微软雅黑" w:cs="Calibri"/>
          <w:bCs/>
          <w:szCs w:val="21"/>
        </w:rPr>
      </w:pPr>
      <w:r w:rsidRPr="00A36823">
        <w:rPr>
          <w:rFonts w:ascii="微软雅黑" w:eastAsia="微软雅黑" w:hAnsi="微软雅黑" w:cs="Calibri" w:hint="eastAsia"/>
          <w:bCs/>
          <w:szCs w:val="21"/>
        </w:rPr>
        <w:t>你</w:t>
      </w:r>
      <w:r w:rsidR="00E864E2" w:rsidRPr="00A36823">
        <w:rPr>
          <w:rFonts w:ascii="微软雅黑" w:eastAsia="微软雅黑" w:hAnsi="微软雅黑" w:cs="Calibri" w:hint="eastAsia"/>
          <w:bCs/>
          <w:szCs w:val="21"/>
        </w:rPr>
        <w:t>会被她</w:t>
      </w:r>
      <w:r w:rsidR="004F1274" w:rsidRPr="00A36823">
        <w:rPr>
          <w:rFonts w:ascii="微软雅黑" w:eastAsia="微软雅黑" w:hAnsi="微软雅黑" w:cs="Calibri" w:hint="eastAsia"/>
          <w:bCs/>
          <w:szCs w:val="21"/>
        </w:rPr>
        <w:t>的行为</w:t>
      </w:r>
      <w:r w:rsidR="00E864E2" w:rsidRPr="00A36823">
        <w:rPr>
          <w:rFonts w:ascii="微软雅黑" w:eastAsia="微软雅黑" w:hAnsi="微软雅黑" w:cs="Calibri" w:hint="eastAsia"/>
          <w:bCs/>
          <w:szCs w:val="21"/>
        </w:rPr>
        <w:t>感动</w:t>
      </w:r>
      <w:r w:rsidRPr="00A36823">
        <w:rPr>
          <w:rFonts w:ascii="微软雅黑" w:eastAsia="微软雅黑" w:hAnsi="微软雅黑" w:cs="Calibri" w:hint="eastAsia"/>
          <w:bCs/>
          <w:szCs w:val="21"/>
        </w:rPr>
        <w:t xml:space="preserve">吗？ </w:t>
      </w:r>
      <w:r w:rsidR="00546186" w:rsidRPr="00A36823">
        <w:rPr>
          <w:rFonts w:ascii="微软雅黑" w:eastAsia="微软雅黑" w:hAnsi="微软雅黑" w:cs="Calibri"/>
          <w:bCs/>
          <w:szCs w:val="21"/>
        </w:rPr>
        <w:t xml:space="preserve">                                                                                                                                                                                                                                                                                                                                                                                                                                                                                                                                                                                                                                                                                                                                                                                                                                                                                                                                                                                                                                                                                                                                                                              </w:t>
      </w:r>
    </w:p>
    <w:p w14:paraId="5121C965" w14:textId="77777777" w:rsidR="00F22A94" w:rsidRPr="00A36823" w:rsidRDefault="00E864E2" w:rsidP="00A36823">
      <w:pPr>
        <w:pStyle w:val="a5"/>
        <w:numPr>
          <w:ilvl w:val="0"/>
          <w:numId w:val="12"/>
        </w:numPr>
        <w:spacing w:line="360" w:lineRule="auto"/>
        <w:ind w:firstLineChars="0"/>
        <w:rPr>
          <w:rFonts w:ascii="微软雅黑" w:eastAsia="微软雅黑" w:hAnsi="微软雅黑" w:cs="Calibri"/>
          <w:bCs/>
          <w:szCs w:val="21"/>
        </w:rPr>
      </w:pPr>
      <w:r w:rsidRPr="00A36823">
        <w:rPr>
          <w:rFonts w:ascii="微软雅黑" w:eastAsia="微软雅黑" w:hAnsi="微软雅黑" w:cs="Calibri" w:hint="eastAsia"/>
          <w:bCs/>
          <w:szCs w:val="21"/>
        </w:rPr>
        <w:t>会</w:t>
      </w:r>
    </w:p>
    <w:p w14:paraId="18380FFF" w14:textId="77777777" w:rsidR="00F22A94" w:rsidRPr="00A36823" w:rsidRDefault="00E864E2" w:rsidP="00A36823">
      <w:pPr>
        <w:pStyle w:val="a5"/>
        <w:numPr>
          <w:ilvl w:val="0"/>
          <w:numId w:val="12"/>
        </w:numPr>
        <w:spacing w:line="360" w:lineRule="auto"/>
        <w:ind w:firstLineChars="0"/>
        <w:rPr>
          <w:rFonts w:ascii="微软雅黑" w:eastAsia="微软雅黑" w:hAnsi="微软雅黑" w:cs="Calibri"/>
          <w:bCs/>
          <w:szCs w:val="21"/>
        </w:rPr>
      </w:pPr>
      <w:r w:rsidRPr="00A36823">
        <w:rPr>
          <w:rFonts w:ascii="微软雅黑" w:eastAsia="微软雅黑" w:hAnsi="微软雅黑" w:cs="Calibri"/>
          <w:bCs/>
          <w:szCs w:val="21"/>
        </w:rPr>
        <w:t>不会</w:t>
      </w:r>
      <w:r w:rsidR="00C344AA" w:rsidRPr="00A36823">
        <w:rPr>
          <w:rFonts w:ascii="微软雅黑" w:eastAsia="微软雅黑" w:hAnsi="微软雅黑" w:cs="Calibri" w:hint="eastAsia"/>
          <w:bCs/>
          <w:szCs w:val="21"/>
        </w:rPr>
        <w:t xml:space="preserve">  </w:t>
      </w:r>
    </w:p>
    <w:p w14:paraId="39CA571E" w14:textId="77777777" w:rsidR="00F22A94" w:rsidRPr="00A36823" w:rsidRDefault="00F22A94" w:rsidP="00A36823">
      <w:pPr>
        <w:spacing w:line="360" w:lineRule="auto"/>
        <w:rPr>
          <w:rFonts w:ascii="微软雅黑" w:eastAsia="微软雅黑" w:hAnsi="微软雅黑" w:cs="Calibri"/>
          <w:bCs/>
          <w:szCs w:val="21"/>
        </w:rPr>
      </w:pPr>
      <w:r w:rsidRPr="00A36823">
        <w:rPr>
          <w:rFonts w:ascii="微软雅黑" w:eastAsia="微软雅黑" w:hAnsi="微软雅黑" w:cs="Calibri"/>
          <w:b/>
          <w:bCs/>
          <w:szCs w:val="21"/>
        </w:rPr>
        <w:t>反馈</w:t>
      </w:r>
      <w:r w:rsidRPr="00A36823">
        <w:rPr>
          <w:rFonts w:ascii="微软雅黑" w:eastAsia="微软雅黑" w:hAnsi="微软雅黑" w:cs="Calibri" w:hint="eastAsia"/>
          <w:b/>
          <w:bCs/>
          <w:szCs w:val="21"/>
        </w:rPr>
        <w:t>：</w:t>
      </w:r>
      <w:r w:rsidRPr="00A36823">
        <w:rPr>
          <w:rFonts w:ascii="微软雅黑" w:eastAsia="微软雅黑" w:hAnsi="微软雅黑" w:cs="Calibri"/>
          <w:bCs/>
          <w:szCs w:val="21"/>
        </w:rPr>
        <w:t>如果你完全不知情的话</w:t>
      </w:r>
      <w:r w:rsidRPr="00A36823">
        <w:rPr>
          <w:rFonts w:ascii="微软雅黑" w:eastAsia="微软雅黑" w:hAnsi="微软雅黑" w:cs="Calibri" w:hint="eastAsia"/>
          <w:bCs/>
          <w:szCs w:val="21"/>
        </w:rPr>
        <w:t>，</w:t>
      </w:r>
      <w:r w:rsidR="002038C5" w:rsidRPr="00A36823">
        <w:rPr>
          <w:rFonts w:ascii="微软雅黑" w:eastAsia="微软雅黑" w:hAnsi="微软雅黑" w:cs="Calibri"/>
          <w:bCs/>
          <w:szCs w:val="21"/>
        </w:rPr>
        <w:t>或许</w:t>
      </w:r>
      <w:r w:rsidRPr="00A36823">
        <w:rPr>
          <w:rFonts w:ascii="微软雅黑" w:eastAsia="微软雅黑" w:hAnsi="微软雅黑" w:cs="Calibri"/>
          <w:bCs/>
          <w:szCs w:val="21"/>
        </w:rPr>
        <w:t>会被这位姑</w:t>
      </w:r>
      <w:r w:rsidR="002038C5" w:rsidRPr="00A36823">
        <w:rPr>
          <w:rFonts w:ascii="微软雅黑" w:eastAsia="微软雅黑" w:hAnsi="微软雅黑" w:cs="Calibri"/>
          <w:bCs/>
          <w:szCs w:val="21"/>
        </w:rPr>
        <w:t>娘</w:t>
      </w:r>
      <w:r w:rsidR="0085148B" w:rsidRPr="00A36823">
        <w:rPr>
          <w:rFonts w:ascii="微软雅黑" w:eastAsia="微软雅黑" w:hAnsi="微软雅黑" w:cs="Calibri"/>
          <w:bCs/>
          <w:szCs w:val="21"/>
        </w:rPr>
        <w:t>的行为</w:t>
      </w:r>
      <w:r w:rsidR="002038C5" w:rsidRPr="00A36823">
        <w:rPr>
          <w:rFonts w:ascii="微软雅黑" w:eastAsia="微软雅黑" w:hAnsi="微软雅黑" w:cs="Calibri"/>
          <w:bCs/>
          <w:szCs w:val="21"/>
        </w:rPr>
        <w:t>所</w:t>
      </w:r>
      <w:r w:rsidRPr="00A36823">
        <w:rPr>
          <w:rFonts w:ascii="微软雅黑" w:eastAsia="微软雅黑" w:hAnsi="微软雅黑" w:cs="Calibri"/>
          <w:bCs/>
          <w:szCs w:val="21"/>
        </w:rPr>
        <w:t>感动</w:t>
      </w:r>
      <w:r w:rsidRPr="00A36823">
        <w:rPr>
          <w:rFonts w:ascii="微软雅黑" w:eastAsia="微软雅黑" w:hAnsi="微软雅黑" w:cs="Calibri" w:hint="eastAsia"/>
          <w:bCs/>
          <w:szCs w:val="21"/>
        </w:rPr>
        <w:t>。</w:t>
      </w:r>
      <w:r w:rsidR="002038C5" w:rsidRPr="00A36823">
        <w:rPr>
          <w:rFonts w:ascii="微软雅黑" w:eastAsia="微软雅黑" w:hAnsi="微软雅黑" w:cs="Calibri" w:hint="eastAsia"/>
          <w:bCs/>
          <w:szCs w:val="21"/>
        </w:rPr>
        <w:t>当时的舆论</w:t>
      </w:r>
      <w:r w:rsidR="0085148B" w:rsidRPr="00A36823">
        <w:rPr>
          <w:rFonts w:ascii="微软雅黑" w:eastAsia="微软雅黑" w:hAnsi="微软雅黑" w:cs="Calibri" w:hint="eastAsia"/>
          <w:bCs/>
          <w:szCs w:val="21"/>
        </w:rPr>
        <w:t>还</w:t>
      </w:r>
      <w:r w:rsidR="006044D4" w:rsidRPr="00A36823">
        <w:rPr>
          <w:rFonts w:ascii="微软雅黑" w:eastAsia="微软雅黑" w:hAnsi="微软雅黑" w:cs="Calibri" w:hint="eastAsia"/>
          <w:bCs/>
          <w:szCs w:val="21"/>
        </w:rPr>
        <w:t>普遍</w:t>
      </w:r>
      <w:r w:rsidR="004F1274" w:rsidRPr="00A36823">
        <w:rPr>
          <w:rFonts w:ascii="微软雅黑" w:eastAsia="微软雅黑" w:hAnsi="微软雅黑" w:cs="Calibri" w:hint="eastAsia"/>
          <w:bCs/>
          <w:szCs w:val="21"/>
        </w:rPr>
        <w:t>称颂了</w:t>
      </w:r>
      <w:r w:rsidR="0085148B" w:rsidRPr="00A36823">
        <w:rPr>
          <w:rFonts w:ascii="微软雅黑" w:eastAsia="微软雅黑" w:hAnsi="微软雅黑" w:cs="Calibri" w:hint="eastAsia"/>
          <w:bCs/>
          <w:szCs w:val="21"/>
        </w:rPr>
        <w:t>台湾人的道德水平。</w:t>
      </w:r>
      <w:r w:rsidR="002038C5" w:rsidRPr="00A36823">
        <w:rPr>
          <w:rFonts w:ascii="微软雅黑" w:eastAsia="微软雅黑" w:hAnsi="微软雅黑" w:cs="Calibri" w:hint="eastAsia"/>
          <w:bCs/>
          <w:szCs w:val="21"/>
        </w:rPr>
        <w:t>然而，</w:t>
      </w:r>
      <w:r w:rsidR="002038C5" w:rsidRPr="00A36823">
        <w:rPr>
          <w:rFonts w:ascii="微软雅黑" w:eastAsia="微软雅黑" w:hAnsi="微软雅黑" w:cs="Calibri"/>
          <w:bCs/>
          <w:szCs w:val="21"/>
        </w:rPr>
        <w:t>这却是一篇彻头彻尾的假新闻</w:t>
      </w:r>
      <w:r w:rsidR="002038C5" w:rsidRPr="00A36823">
        <w:rPr>
          <w:rFonts w:ascii="微软雅黑" w:eastAsia="微软雅黑" w:hAnsi="微软雅黑" w:cs="Calibri" w:hint="eastAsia"/>
          <w:bCs/>
          <w:szCs w:val="21"/>
        </w:rPr>
        <w:t>，</w:t>
      </w:r>
      <w:r w:rsidR="002038C5" w:rsidRPr="00A36823">
        <w:rPr>
          <w:rFonts w:ascii="微软雅黑" w:eastAsia="微软雅黑" w:hAnsi="微软雅黑" w:cs="Calibri"/>
          <w:bCs/>
          <w:szCs w:val="21"/>
        </w:rPr>
        <w:t>偷懒的记者为了</w:t>
      </w:r>
      <w:r w:rsidR="006044D4" w:rsidRPr="00A36823">
        <w:rPr>
          <w:rFonts w:ascii="微软雅黑" w:eastAsia="微软雅黑" w:hAnsi="微软雅黑" w:cs="Calibri" w:hint="eastAsia"/>
          <w:bCs/>
          <w:szCs w:val="21"/>
        </w:rPr>
        <w:t>博取</w:t>
      </w:r>
      <w:r w:rsidR="002038C5" w:rsidRPr="00A36823">
        <w:rPr>
          <w:rFonts w:ascii="微软雅黑" w:eastAsia="微软雅黑" w:hAnsi="微软雅黑" w:cs="Calibri"/>
          <w:bCs/>
          <w:szCs w:val="21"/>
        </w:rPr>
        <w:t>点击率而杜撰</w:t>
      </w:r>
      <w:r w:rsidR="004F1274" w:rsidRPr="00A36823">
        <w:rPr>
          <w:rFonts w:ascii="微软雅黑" w:eastAsia="微软雅黑" w:hAnsi="微软雅黑" w:cs="Calibri"/>
          <w:bCs/>
          <w:szCs w:val="21"/>
        </w:rPr>
        <w:t>出来</w:t>
      </w:r>
      <w:r w:rsidR="002038C5" w:rsidRPr="00A36823">
        <w:rPr>
          <w:rFonts w:ascii="微软雅黑" w:eastAsia="微软雅黑" w:hAnsi="微软雅黑" w:cs="Calibri"/>
          <w:bCs/>
          <w:szCs w:val="21"/>
        </w:rPr>
        <w:t>的故事</w:t>
      </w:r>
      <w:r w:rsidR="002038C5" w:rsidRPr="00A36823">
        <w:rPr>
          <w:rFonts w:ascii="微软雅黑" w:eastAsia="微软雅黑" w:hAnsi="微软雅黑" w:cs="Calibri" w:hint="eastAsia"/>
          <w:bCs/>
          <w:szCs w:val="21"/>
        </w:rPr>
        <w:t>。</w:t>
      </w:r>
    </w:p>
    <w:p w14:paraId="227CFD8E" w14:textId="77777777" w:rsidR="00F22A94" w:rsidRPr="00A36823" w:rsidRDefault="004F1274" w:rsidP="00A36823">
      <w:pPr>
        <w:pStyle w:val="a5"/>
        <w:numPr>
          <w:ilvl w:val="0"/>
          <w:numId w:val="11"/>
        </w:numPr>
        <w:spacing w:line="360" w:lineRule="auto"/>
        <w:ind w:firstLineChars="0"/>
        <w:rPr>
          <w:rFonts w:ascii="微软雅黑" w:eastAsia="微软雅黑" w:hAnsi="微软雅黑" w:cs="Calibri"/>
          <w:bCs/>
          <w:szCs w:val="21"/>
        </w:rPr>
      </w:pPr>
      <w:r w:rsidRPr="00A36823">
        <w:rPr>
          <w:rFonts w:ascii="微软雅黑" w:eastAsia="微软雅黑" w:hAnsi="微软雅黑" w:cs="Calibri" w:hint="eastAsia"/>
          <w:bCs/>
          <w:szCs w:val="21"/>
        </w:rPr>
        <w:t>陆庭是一个充满激情</w:t>
      </w:r>
      <w:r w:rsidR="00095657" w:rsidRPr="00A36823">
        <w:rPr>
          <w:rFonts w:ascii="微软雅黑" w:eastAsia="微软雅黑" w:hAnsi="微软雅黑" w:cs="Calibri" w:hint="eastAsia"/>
          <w:bCs/>
          <w:szCs w:val="21"/>
        </w:rPr>
        <w:t>、</w:t>
      </w:r>
      <w:r w:rsidR="0085148B" w:rsidRPr="00A36823">
        <w:rPr>
          <w:rFonts w:ascii="微软雅黑" w:eastAsia="微软雅黑" w:hAnsi="微软雅黑" w:cs="Calibri" w:hint="eastAsia"/>
          <w:bCs/>
          <w:szCs w:val="21"/>
        </w:rPr>
        <w:t>极富上进心的</w:t>
      </w:r>
      <w:r w:rsidR="00AD7D3A" w:rsidRPr="00A36823">
        <w:rPr>
          <w:rFonts w:ascii="微软雅黑" w:eastAsia="微软雅黑" w:hAnsi="微软雅黑" w:cs="Calibri" w:hint="eastAsia"/>
          <w:bCs/>
          <w:szCs w:val="21"/>
        </w:rPr>
        <w:t>年轻人</w:t>
      </w:r>
      <w:r w:rsidR="0085148B" w:rsidRPr="00A36823">
        <w:rPr>
          <w:rFonts w:ascii="微软雅黑" w:eastAsia="微软雅黑" w:hAnsi="微软雅黑" w:cs="Calibri" w:hint="eastAsia"/>
          <w:bCs/>
          <w:szCs w:val="21"/>
        </w:rPr>
        <w:t>。他</w:t>
      </w:r>
      <w:r w:rsidR="00AD7D3A" w:rsidRPr="00A36823">
        <w:rPr>
          <w:rFonts w:ascii="微软雅黑" w:eastAsia="微软雅黑" w:hAnsi="微软雅黑" w:cs="Calibri" w:hint="eastAsia"/>
          <w:bCs/>
          <w:szCs w:val="21"/>
        </w:rPr>
        <w:t>从小</w:t>
      </w:r>
      <w:r w:rsidR="00456125" w:rsidRPr="00A36823">
        <w:rPr>
          <w:rFonts w:ascii="微软雅黑" w:eastAsia="微软雅黑" w:hAnsi="微软雅黑" w:cs="Calibri" w:hint="eastAsia"/>
          <w:bCs/>
          <w:szCs w:val="21"/>
        </w:rPr>
        <w:t>就梦想着</w:t>
      </w:r>
      <w:r w:rsidR="00AD7D3A" w:rsidRPr="00A36823">
        <w:rPr>
          <w:rFonts w:ascii="微软雅黑" w:eastAsia="微软雅黑" w:hAnsi="微软雅黑" w:cs="Calibri" w:hint="eastAsia"/>
          <w:bCs/>
          <w:szCs w:val="21"/>
        </w:rPr>
        <w:t>成为</w:t>
      </w:r>
      <w:r w:rsidR="00095657" w:rsidRPr="00A36823">
        <w:rPr>
          <w:rFonts w:ascii="微软雅黑" w:eastAsia="微软雅黑" w:hAnsi="微软雅黑" w:cs="Calibri" w:hint="eastAsia"/>
          <w:bCs/>
          <w:szCs w:val="21"/>
        </w:rPr>
        <w:t>国家</w:t>
      </w:r>
      <w:r w:rsidR="002038C5" w:rsidRPr="00A36823">
        <w:rPr>
          <w:rFonts w:ascii="微软雅黑" w:eastAsia="微软雅黑" w:hAnsi="微软雅黑" w:cs="Calibri" w:hint="eastAsia"/>
          <w:bCs/>
          <w:szCs w:val="21"/>
        </w:rPr>
        <w:t>一流的钢琴家</w:t>
      </w:r>
      <w:r w:rsidR="00AD7D3A" w:rsidRPr="00A36823">
        <w:rPr>
          <w:rFonts w:ascii="微软雅黑" w:eastAsia="微软雅黑" w:hAnsi="微软雅黑" w:cs="Calibri" w:hint="eastAsia"/>
          <w:bCs/>
          <w:szCs w:val="21"/>
        </w:rPr>
        <w:t>，无需父母</w:t>
      </w:r>
      <w:r w:rsidR="00121C9E" w:rsidRPr="00A36823">
        <w:rPr>
          <w:rFonts w:ascii="微软雅黑" w:eastAsia="微软雅黑" w:hAnsi="微软雅黑" w:cs="Calibri" w:hint="eastAsia"/>
          <w:bCs/>
          <w:szCs w:val="21"/>
        </w:rPr>
        <w:t>督促，自己</w:t>
      </w:r>
      <w:r w:rsidR="00095657" w:rsidRPr="00A36823">
        <w:rPr>
          <w:rFonts w:ascii="微软雅黑" w:eastAsia="微软雅黑" w:hAnsi="微软雅黑" w:cs="Calibri" w:hint="eastAsia"/>
          <w:bCs/>
          <w:szCs w:val="21"/>
        </w:rPr>
        <w:t>没日没夜地练习。如今</w:t>
      </w:r>
      <w:r w:rsidR="0085148B" w:rsidRPr="00A36823">
        <w:rPr>
          <w:rFonts w:ascii="微软雅黑" w:eastAsia="微软雅黑" w:hAnsi="微软雅黑" w:cs="Calibri" w:hint="eastAsia"/>
          <w:bCs/>
          <w:szCs w:val="21"/>
        </w:rPr>
        <w:t>的他已经</w:t>
      </w:r>
      <w:r w:rsidRPr="00A36823">
        <w:rPr>
          <w:rFonts w:ascii="微软雅黑" w:eastAsia="微软雅黑" w:hAnsi="微软雅黑" w:cs="Calibri" w:hint="eastAsia"/>
          <w:bCs/>
          <w:szCs w:val="21"/>
        </w:rPr>
        <w:t>是一位</w:t>
      </w:r>
      <w:r w:rsidR="00AD7D3A" w:rsidRPr="00A36823">
        <w:rPr>
          <w:rFonts w:ascii="微软雅黑" w:eastAsia="微软雅黑" w:hAnsi="微软雅黑" w:cs="Calibri" w:hint="eastAsia"/>
          <w:bCs/>
          <w:szCs w:val="21"/>
        </w:rPr>
        <w:t>颇有</w:t>
      </w:r>
      <w:r w:rsidR="0085148B" w:rsidRPr="00A36823">
        <w:rPr>
          <w:rFonts w:ascii="微软雅黑" w:eastAsia="微软雅黑" w:hAnsi="微软雅黑" w:cs="Calibri" w:hint="eastAsia"/>
          <w:bCs/>
          <w:szCs w:val="21"/>
        </w:rPr>
        <w:t>名气</w:t>
      </w:r>
      <w:r w:rsidR="000C01C6" w:rsidRPr="00A36823">
        <w:rPr>
          <w:rFonts w:ascii="微软雅黑" w:eastAsia="微软雅黑" w:hAnsi="微软雅黑" w:cs="Calibri" w:hint="eastAsia"/>
          <w:bCs/>
          <w:szCs w:val="21"/>
        </w:rPr>
        <w:t>的钢琴家</w:t>
      </w:r>
      <w:r w:rsidRPr="00A36823">
        <w:rPr>
          <w:rFonts w:ascii="微软雅黑" w:eastAsia="微软雅黑" w:hAnsi="微软雅黑" w:cs="Calibri" w:hint="eastAsia"/>
          <w:bCs/>
          <w:szCs w:val="21"/>
        </w:rPr>
        <w:t>了</w:t>
      </w:r>
      <w:r w:rsidR="00AD7D3A" w:rsidRPr="00A36823">
        <w:rPr>
          <w:rFonts w:ascii="微软雅黑" w:eastAsia="微软雅黑" w:hAnsi="微软雅黑" w:cs="Calibri" w:hint="eastAsia"/>
          <w:bCs/>
          <w:szCs w:val="21"/>
        </w:rPr>
        <w:t>。</w:t>
      </w:r>
      <w:r w:rsidR="0085148B" w:rsidRPr="00A36823">
        <w:rPr>
          <w:rFonts w:ascii="微软雅黑" w:eastAsia="微软雅黑" w:hAnsi="微软雅黑" w:cs="Calibri" w:hint="eastAsia"/>
          <w:bCs/>
          <w:szCs w:val="21"/>
        </w:rPr>
        <w:t>不过他说，未来还有更大的理想</w:t>
      </w:r>
      <w:r w:rsidR="00095657" w:rsidRPr="00A36823">
        <w:rPr>
          <w:rFonts w:ascii="微软雅黑" w:eastAsia="微软雅黑" w:hAnsi="微软雅黑" w:cs="Calibri" w:hint="eastAsia"/>
          <w:bCs/>
          <w:szCs w:val="21"/>
        </w:rPr>
        <w:t>要去实现，绝不会</w:t>
      </w:r>
      <w:r w:rsidR="00AD7D3A" w:rsidRPr="00A36823">
        <w:rPr>
          <w:rFonts w:ascii="微软雅黑" w:eastAsia="微软雅黑" w:hAnsi="微软雅黑" w:cs="Calibri" w:hint="eastAsia"/>
          <w:bCs/>
          <w:szCs w:val="21"/>
        </w:rPr>
        <w:t>放松对自己的要求。</w:t>
      </w:r>
    </w:p>
    <w:p w14:paraId="3017FA64" w14:textId="77777777" w:rsidR="00F22A94" w:rsidRPr="00A36823" w:rsidRDefault="00AD7D3A"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如果</w:t>
      </w:r>
      <w:r w:rsidR="008B21E4" w:rsidRPr="00A36823">
        <w:rPr>
          <w:rFonts w:ascii="微软雅黑" w:eastAsia="微软雅黑" w:hAnsi="微软雅黑" w:cs="Calibri"/>
          <w:bCs/>
          <w:szCs w:val="21"/>
        </w:rPr>
        <w:t>你是配乐师</w:t>
      </w:r>
      <w:r w:rsidR="008B21E4" w:rsidRPr="00A36823">
        <w:rPr>
          <w:rFonts w:ascii="微软雅黑" w:eastAsia="微软雅黑" w:hAnsi="微软雅黑" w:cs="Calibri" w:hint="eastAsia"/>
          <w:bCs/>
          <w:szCs w:val="21"/>
        </w:rPr>
        <w:t>，</w:t>
      </w:r>
      <w:r w:rsidRPr="00A36823">
        <w:rPr>
          <w:rFonts w:ascii="微软雅黑" w:eastAsia="微软雅黑" w:hAnsi="微软雅黑" w:cs="Calibri"/>
          <w:bCs/>
          <w:szCs w:val="21"/>
        </w:rPr>
        <w:t>让你给这</w:t>
      </w:r>
      <w:r w:rsidR="00B46E40" w:rsidRPr="00A36823">
        <w:rPr>
          <w:rFonts w:ascii="微软雅黑" w:eastAsia="微软雅黑" w:hAnsi="微软雅黑" w:cs="Calibri" w:hint="eastAsia"/>
          <w:bCs/>
          <w:szCs w:val="21"/>
        </w:rPr>
        <w:t>个</w:t>
      </w:r>
      <w:r w:rsidRPr="00A36823">
        <w:rPr>
          <w:rFonts w:ascii="微软雅黑" w:eastAsia="微软雅黑" w:hAnsi="微软雅黑" w:cs="Calibri"/>
          <w:bCs/>
          <w:szCs w:val="21"/>
        </w:rPr>
        <w:t>新闻配</w:t>
      </w:r>
      <w:r w:rsidR="004F1274" w:rsidRPr="00A36823">
        <w:rPr>
          <w:rFonts w:ascii="微软雅黑" w:eastAsia="微软雅黑" w:hAnsi="微软雅黑" w:cs="Calibri"/>
          <w:bCs/>
          <w:szCs w:val="21"/>
        </w:rPr>
        <w:t>上</w:t>
      </w:r>
      <w:r w:rsidRPr="00A36823">
        <w:rPr>
          <w:rFonts w:ascii="微软雅黑" w:eastAsia="微软雅黑" w:hAnsi="微软雅黑" w:cs="Calibri"/>
          <w:bCs/>
          <w:szCs w:val="21"/>
        </w:rPr>
        <w:t>一段</w:t>
      </w:r>
      <w:r w:rsidR="002038C5" w:rsidRPr="00A36823">
        <w:rPr>
          <w:rFonts w:ascii="微软雅黑" w:eastAsia="微软雅黑" w:hAnsi="微软雅黑" w:cs="Calibri"/>
          <w:bCs/>
          <w:szCs w:val="21"/>
        </w:rPr>
        <w:t>音乐</w:t>
      </w:r>
      <w:r w:rsidR="002038C5" w:rsidRPr="00A36823">
        <w:rPr>
          <w:rFonts w:ascii="微软雅黑" w:eastAsia="微软雅黑" w:hAnsi="微软雅黑" w:cs="Calibri" w:hint="eastAsia"/>
          <w:bCs/>
          <w:szCs w:val="21"/>
        </w:rPr>
        <w:t>，</w:t>
      </w:r>
      <w:r w:rsidRPr="00A36823">
        <w:rPr>
          <w:rFonts w:ascii="微软雅黑" w:eastAsia="微软雅黑" w:hAnsi="微软雅黑" w:cs="Calibri"/>
          <w:bCs/>
          <w:szCs w:val="21"/>
        </w:rPr>
        <w:t>你会选择哪种</w:t>
      </w:r>
      <w:r w:rsidR="002038C5" w:rsidRPr="00A36823">
        <w:rPr>
          <w:rFonts w:ascii="微软雅黑" w:eastAsia="微软雅黑" w:hAnsi="微软雅黑" w:cs="Calibri" w:hint="eastAsia"/>
          <w:bCs/>
          <w:szCs w:val="21"/>
        </w:rPr>
        <w:t>？</w:t>
      </w:r>
    </w:p>
    <w:p w14:paraId="22EDA4F3" w14:textId="77777777" w:rsidR="002038C5" w:rsidRPr="00A36823" w:rsidRDefault="008B21E4" w:rsidP="00A36823">
      <w:pPr>
        <w:pStyle w:val="a5"/>
        <w:numPr>
          <w:ilvl w:val="0"/>
          <w:numId w:val="13"/>
        </w:numPr>
        <w:spacing w:line="360" w:lineRule="auto"/>
        <w:ind w:firstLineChars="0"/>
        <w:rPr>
          <w:rFonts w:ascii="微软雅黑" w:eastAsia="微软雅黑" w:hAnsi="微软雅黑" w:cs="Calibri"/>
          <w:bCs/>
          <w:szCs w:val="21"/>
        </w:rPr>
      </w:pPr>
      <w:r w:rsidRPr="00A36823">
        <w:rPr>
          <w:rFonts w:ascii="微软雅黑" w:eastAsia="微软雅黑" w:hAnsi="微软雅黑" w:cs="Calibri" w:hint="eastAsia"/>
          <w:bCs/>
          <w:szCs w:val="21"/>
        </w:rPr>
        <w:t>激情洋溢</w:t>
      </w:r>
      <w:r w:rsidR="00AD7D3A" w:rsidRPr="00A36823">
        <w:rPr>
          <w:rFonts w:ascii="微软雅黑" w:eastAsia="微软雅黑" w:hAnsi="微软雅黑" w:cs="Calibri" w:hint="eastAsia"/>
          <w:bCs/>
          <w:szCs w:val="21"/>
        </w:rPr>
        <w:t>的音乐</w:t>
      </w:r>
    </w:p>
    <w:p w14:paraId="11DDB0DB" w14:textId="77777777" w:rsidR="002038C5" w:rsidRPr="00A36823" w:rsidRDefault="008B21E4" w:rsidP="00A36823">
      <w:pPr>
        <w:pStyle w:val="a5"/>
        <w:numPr>
          <w:ilvl w:val="0"/>
          <w:numId w:val="13"/>
        </w:numPr>
        <w:spacing w:line="360" w:lineRule="auto"/>
        <w:ind w:firstLineChars="0"/>
        <w:rPr>
          <w:rFonts w:ascii="微软雅黑" w:eastAsia="微软雅黑" w:hAnsi="微软雅黑" w:cs="Calibri"/>
          <w:bCs/>
          <w:szCs w:val="21"/>
        </w:rPr>
      </w:pPr>
      <w:r w:rsidRPr="00A36823">
        <w:rPr>
          <w:rFonts w:ascii="微软雅黑" w:eastAsia="微软雅黑" w:hAnsi="微软雅黑" w:cs="Calibri"/>
          <w:bCs/>
          <w:szCs w:val="21"/>
        </w:rPr>
        <w:t>怜悯</w:t>
      </w:r>
      <w:r w:rsidR="00AD7D3A" w:rsidRPr="00A36823">
        <w:rPr>
          <w:rFonts w:ascii="微软雅黑" w:eastAsia="微软雅黑" w:hAnsi="微软雅黑" w:cs="Calibri"/>
          <w:bCs/>
          <w:szCs w:val="21"/>
        </w:rPr>
        <w:t>伤感的音乐</w:t>
      </w:r>
    </w:p>
    <w:p w14:paraId="00D68C57" w14:textId="77777777" w:rsidR="002038C5" w:rsidRPr="00A36823" w:rsidRDefault="002038C5" w:rsidP="00A36823">
      <w:pPr>
        <w:spacing w:line="360" w:lineRule="auto"/>
        <w:rPr>
          <w:rFonts w:ascii="微软雅黑" w:eastAsia="微软雅黑" w:hAnsi="微软雅黑" w:cs="Calibri"/>
          <w:bCs/>
          <w:szCs w:val="21"/>
        </w:rPr>
      </w:pPr>
      <w:r w:rsidRPr="00A36823">
        <w:rPr>
          <w:rFonts w:ascii="微软雅黑" w:eastAsia="微软雅黑" w:hAnsi="微软雅黑" w:cs="Calibri"/>
          <w:b/>
          <w:bCs/>
          <w:szCs w:val="21"/>
        </w:rPr>
        <w:t>反馈</w:t>
      </w:r>
      <w:r w:rsidRPr="00A36823">
        <w:rPr>
          <w:rFonts w:ascii="微软雅黑" w:eastAsia="微软雅黑" w:hAnsi="微软雅黑" w:cs="Calibri" w:hint="eastAsia"/>
          <w:b/>
          <w:bCs/>
          <w:szCs w:val="21"/>
        </w:rPr>
        <w:t>：</w:t>
      </w:r>
      <w:r w:rsidRPr="00A36823">
        <w:rPr>
          <w:rFonts w:ascii="微软雅黑" w:eastAsia="微软雅黑" w:hAnsi="微软雅黑" w:cs="Calibri"/>
          <w:bCs/>
          <w:szCs w:val="21"/>
        </w:rPr>
        <w:t>如果你完全不知情的话</w:t>
      </w:r>
      <w:r w:rsidRPr="00A36823">
        <w:rPr>
          <w:rFonts w:ascii="微软雅黑" w:eastAsia="微软雅黑" w:hAnsi="微软雅黑" w:cs="Calibri" w:hint="eastAsia"/>
          <w:bCs/>
          <w:szCs w:val="21"/>
        </w:rPr>
        <w:t>，</w:t>
      </w:r>
      <w:r w:rsidR="008B21E4" w:rsidRPr="00A36823">
        <w:rPr>
          <w:rFonts w:ascii="微软雅黑" w:eastAsia="微软雅黑" w:hAnsi="微软雅黑" w:cs="Calibri" w:hint="eastAsia"/>
          <w:bCs/>
          <w:szCs w:val="21"/>
        </w:rPr>
        <w:t>或许很容易选择第一个选项。但</w:t>
      </w:r>
      <w:r w:rsidR="00B966D9" w:rsidRPr="00A36823">
        <w:rPr>
          <w:rFonts w:ascii="微软雅黑" w:eastAsia="微软雅黑" w:hAnsi="微软雅黑" w:cs="Calibri" w:hint="eastAsia"/>
          <w:bCs/>
          <w:szCs w:val="21"/>
        </w:rPr>
        <w:t>你可能不知道</w:t>
      </w:r>
      <w:r w:rsidR="004F1274" w:rsidRPr="00A36823">
        <w:rPr>
          <w:rFonts w:ascii="微软雅黑" w:eastAsia="微软雅黑" w:hAnsi="微软雅黑" w:cs="Calibri" w:hint="eastAsia"/>
          <w:bCs/>
          <w:szCs w:val="21"/>
        </w:rPr>
        <w:t>，</w:t>
      </w:r>
      <w:r w:rsidRPr="00A36823">
        <w:rPr>
          <w:rFonts w:ascii="微软雅黑" w:eastAsia="微软雅黑" w:hAnsi="微软雅黑" w:cs="Calibri" w:hint="eastAsia"/>
          <w:bCs/>
          <w:szCs w:val="21"/>
        </w:rPr>
        <w:t>陆庭</w:t>
      </w:r>
      <w:r w:rsidR="00EB1A82" w:rsidRPr="00A36823">
        <w:rPr>
          <w:rFonts w:ascii="微软雅黑" w:eastAsia="微软雅黑" w:hAnsi="微软雅黑" w:cs="Calibri" w:hint="eastAsia"/>
          <w:bCs/>
          <w:szCs w:val="21"/>
        </w:rPr>
        <w:t>是一位盲人，</w:t>
      </w:r>
      <w:r w:rsidR="0064008C" w:rsidRPr="00A36823">
        <w:rPr>
          <w:rFonts w:ascii="微软雅黑" w:eastAsia="微软雅黑" w:hAnsi="微软雅黑" w:cs="Calibri" w:hint="eastAsia"/>
          <w:bCs/>
          <w:szCs w:val="21"/>
        </w:rPr>
        <w:t>幼年时因病导致双目失明，他比常人付出了好几十倍的努力，才有了今天</w:t>
      </w:r>
      <w:r w:rsidR="008B21E4" w:rsidRPr="00A36823">
        <w:rPr>
          <w:rFonts w:ascii="微软雅黑" w:eastAsia="微软雅黑" w:hAnsi="微软雅黑" w:cs="Calibri" w:hint="eastAsia"/>
          <w:bCs/>
          <w:szCs w:val="21"/>
        </w:rPr>
        <w:t>的成绩</w:t>
      </w:r>
      <w:r w:rsidR="0064008C" w:rsidRPr="00A36823">
        <w:rPr>
          <w:rFonts w:ascii="微软雅黑" w:eastAsia="微软雅黑" w:hAnsi="微软雅黑" w:cs="Calibri" w:hint="eastAsia"/>
          <w:bCs/>
          <w:szCs w:val="21"/>
        </w:rPr>
        <w:t>。</w:t>
      </w:r>
    </w:p>
    <w:p w14:paraId="41D2A3B9" w14:textId="77777777" w:rsidR="002038C5" w:rsidRPr="00A36823" w:rsidRDefault="002038C5" w:rsidP="00A36823">
      <w:pPr>
        <w:spacing w:line="360" w:lineRule="auto"/>
        <w:rPr>
          <w:rFonts w:ascii="微软雅黑" w:eastAsia="微软雅黑" w:hAnsi="微软雅黑" w:cs="Calibri"/>
          <w:b/>
          <w:bCs/>
          <w:szCs w:val="21"/>
        </w:rPr>
      </w:pPr>
      <w:r w:rsidRPr="00A36823">
        <w:rPr>
          <w:rFonts w:ascii="微软雅黑" w:eastAsia="微软雅黑" w:hAnsi="微软雅黑" w:cs="Calibri"/>
          <w:b/>
          <w:bCs/>
          <w:szCs w:val="21"/>
        </w:rPr>
        <w:lastRenderedPageBreak/>
        <w:t xml:space="preserve">00U02 </w:t>
      </w:r>
      <w:r w:rsidRPr="00A36823">
        <w:rPr>
          <w:rFonts w:ascii="微软雅黑" w:eastAsia="微软雅黑" w:hAnsi="微软雅黑" w:cs="Calibri" w:hint="eastAsia"/>
          <w:b/>
          <w:bCs/>
          <w:szCs w:val="21"/>
        </w:rPr>
        <w:t xml:space="preserve"> </w:t>
      </w:r>
      <w:r w:rsidR="001D5F6C" w:rsidRPr="00A36823">
        <w:rPr>
          <w:rFonts w:ascii="微软雅黑" w:eastAsia="微软雅黑" w:hAnsi="微软雅黑" w:cs="Calibri" w:hint="eastAsia"/>
          <w:b/>
          <w:bCs/>
          <w:szCs w:val="21"/>
        </w:rPr>
        <w:t>用批判</w:t>
      </w:r>
      <w:r w:rsidR="000C01C6" w:rsidRPr="00A36823">
        <w:rPr>
          <w:rFonts w:ascii="微软雅黑" w:eastAsia="微软雅黑" w:hAnsi="微软雅黑" w:cs="Calibri" w:hint="eastAsia"/>
          <w:b/>
          <w:bCs/>
          <w:szCs w:val="21"/>
        </w:rPr>
        <w:t>的眼光</w:t>
      </w:r>
      <w:r w:rsidRPr="00A36823">
        <w:rPr>
          <w:rFonts w:ascii="微软雅黑" w:eastAsia="微软雅黑" w:hAnsi="微软雅黑" w:cs="Calibri" w:hint="eastAsia"/>
          <w:b/>
          <w:bCs/>
          <w:szCs w:val="21"/>
        </w:rPr>
        <w:t>看待事物</w:t>
      </w:r>
    </w:p>
    <w:p w14:paraId="48DFB9F0" w14:textId="77777777" w:rsidR="006044D4" w:rsidRPr="00A36823" w:rsidRDefault="00536297" w:rsidP="00A36823">
      <w:pPr>
        <w:spacing w:line="360" w:lineRule="auto"/>
        <w:rPr>
          <w:rFonts w:ascii="微软雅黑" w:eastAsia="微软雅黑" w:hAnsi="微软雅黑" w:cs="Calibri"/>
          <w:bCs/>
          <w:szCs w:val="21"/>
        </w:rPr>
      </w:pPr>
      <w:r w:rsidRPr="00A36823">
        <w:rPr>
          <w:rFonts w:ascii="微软雅黑" w:eastAsia="微软雅黑" w:hAnsi="微软雅黑" w:cs="Calibri" w:hint="eastAsia"/>
          <w:bCs/>
          <w:szCs w:val="21"/>
        </w:rPr>
        <w:t>就像我们“卷首语”里所说的那样，</w:t>
      </w:r>
      <w:r w:rsidRPr="00A36823">
        <w:rPr>
          <w:rFonts w:ascii="微软雅黑" w:eastAsia="微软雅黑" w:hAnsi="微软雅黑" w:cs="Calibri"/>
          <w:bCs/>
          <w:szCs w:val="21"/>
        </w:rPr>
        <w:t>你在朝一边看的时候</w:t>
      </w:r>
      <w:r w:rsidRPr="00A36823">
        <w:rPr>
          <w:rFonts w:ascii="微软雅黑" w:eastAsia="微软雅黑" w:hAnsi="微软雅黑" w:cs="Calibri" w:hint="eastAsia"/>
          <w:bCs/>
          <w:szCs w:val="21"/>
        </w:rPr>
        <w:t>，请</w:t>
      </w:r>
      <w:r w:rsidRPr="00A36823">
        <w:rPr>
          <w:rFonts w:ascii="微软雅黑" w:eastAsia="微软雅黑" w:hAnsi="微软雅黑" w:cs="Calibri"/>
          <w:bCs/>
          <w:szCs w:val="21"/>
        </w:rPr>
        <w:t>记得</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一定要朝另一边也看一看</w:t>
      </w:r>
      <w:r w:rsidRPr="00A36823">
        <w:rPr>
          <w:rFonts w:ascii="微软雅黑" w:eastAsia="微软雅黑" w:hAnsi="微软雅黑" w:cs="Calibri" w:hint="eastAsia"/>
          <w:bCs/>
          <w:szCs w:val="21"/>
        </w:rPr>
        <w:t>。</w:t>
      </w:r>
      <w:r w:rsidR="003F0C40" w:rsidRPr="00A36823">
        <w:rPr>
          <w:rFonts w:ascii="微软雅黑" w:eastAsia="微软雅黑" w:hAnsi="微软雅黑" w:cs="Calibri" w:hint="eastAsia"/>
          <w:bCs/>
          <w:szCs w:val="21"/>
        </w:rPr>
        <w:t>你</w:t>
      </w:r>
      <w:r w:rsidR="000C01C6" w:rsidRPr="00A36823">
        <w:rPr>
          <w:rFonts w:ascii="微软雅黑" w:eastAsia="微软雅黑" w:hAnsi="微软雅黑" w:cs="Calibri" w:hint="eastAsia"/>
          <w:bCs/>
          <w:szCs w:val="21"/>
        </w:rPr>
        <w:t>要意识到，你</w:t>
      </w:r>
      <w:r w:rsidR="003F0C40" w:rsidRPr="00A36823">
        <w:rPr>
          <w:rFonts w:ascii="微软雅黑" w:eastAsia="微软雅黑" w:hAnsi="微软雅黑" w:cs="Calibri" w:hint="eastAsia"/>
          <w:bCs/>
          <w:szCs w:val="21"/>
        </w:rPr>
        <w:t>所接受到的信息只是思维的一个组成维度，</w:t>
      </w:r>
      <w:r w:rsidR="000C01C6" w:rsidRPr="00A36823">
        <w:rPr>
          <w:rFonts w:ascii="微软雅黑" w:eastAsia="微软雅黑" w:hAnsi="微软雅黑" w:cs="Calibri" w:hint="eastAsia"/>
          <w:bCs/>
          <w:szCs w:val="21"/>
        </w:rPr>
        <w:t>必须</w:t>
      </w:r>
      <w:r w:rsidR="00AB3703" w:rsidRPr="00A36823">
        <w:rPr>
          <w:rFonts w:ascii="微软雅黑" w:eastAsia="微软雅黑" w:hAnsi="微软雅黑" w:cs="Calibri" w:hint="eastAsia"/>
          <w:bCs/>
          <w:szCs w:val="21"/>
        </w:rPr>
        <w:t>对它进行</w:t>
      </w:r>
      <w:r w:rsidR="000C01C6" w:rsidRPr="00A36823">
        <w:rPr>
          <w:rFonts w:ascii="微软雅黑" w:eastAsia="微软雅黑" w:hAnsi="微软雅黑" w:cs="Calibri" w:hint="eastAsia"/>
          <w:bCs/>
          <w:szCs w:val="21"/>
        </w:rPr>
        <w:t>批判性的分析与检验。</w:t>
      </w:r>
      <w:r w:rsidR="003F0C40" w:rsidRPr="00A36823">
        <w:rPr>
          <w:rFonts w:ascii="微软雅黑" w:eastAsia="微软雅黑" w:hAnsi="微软雅黑" w:cs="Calibri" w:hint="eastAsia"/>
          <w:bCs/>
          <w:szCs w:val="21"/>
        </w:rPr>
        <w:t>不加审视地根据</w:t>
      </w:r>
      <w:r w:rsidR="0035349C" w:rsidRPr="00A36823">
        <w:rPr>
          <w:rFonts w:ascii="微软雅黑" w:eastAsia="微软雅黑" w:hAnsi="微软雅黑" w:cs="Calibri" w:hint="eastAsia"/>
          <w:bCs/>
          <w:szCs w:val="21"/>
        </w:rPr>
        <w:t>感觉或</w:t>
      </w:r>
      <w:r w:rsidR="000C01C6" w:rsidRPr="00A36823">
        <w:rPr>
          <w:rFonts w:ascii="微软雅黑" w:eastAsia="微软雅黑" w:hAnsi="微软雅黑" w:cs="Calibri" w:hint="eastAsia"/>
          <w:bCs/>
          <w:szCs w:val="21"/>
        </w:rPr>
        <w:t>经验得出结论</w:t>
      </w:r>
      <w:r w:rsidR="003F0C40" w:rsidRPr="00A36823">
        <w:rPr>
          <w:rFonts w:ascii="微软雅黑" w:eastAsia="微软雅黑" w:hAnsi="微软雅黑" w:cs="Calibri" w:hint="eastAsia"/>
          <w:bCs/>
          <w:szCs w:val="21"/>
        </w:rPr>
        <w:t>会带来思维偏差与自我错觉。</w:t>
      </w:r>
      <w:r w:rsidR="005003D0" w:rsidRPr="00A36823">
        <w:rPr>
          <w:rFonts w:ascii="微软雅黑" w:eastAsia="微软雅黑" w:hAnsi="微软雅黑" w:cs="Calibri" w:hint="eastAsia"/>
          <w:bCs/>
          <w:szCs w:val="21"/>
        </w:rPr>
        <w:t>我们</w:t>
      </w:r>
      <w:r w:rsidR="00DD39CA" w:rsidRPr="00A36823">
        <w:rPr>
          <w:rFonts w:ascii="微软雅黑" w:eastAsia="微软雅黑" w:hAnsi="微软雅黑" w:cs="Calibri" w:hint="eastAsia"/>
          <w:bCs/>
          <w:szCs w:val="21"/>
        </w:rPr>
        <w:t>应当</w:t>
      </w:r>
      <w:r w:rsidR="005003D0" w:rsidRPr="00A36823">
        <w:rPr>
          <w:rFonts w:ascii="微软雅黑" w:eastAsia="微软雅黑" w:hAnsi="微软雅黑" w:cs="Calibri" w:hint="eastAsia"/>
          <w:bCs/>
          <w:szCs w:val="21"/>
        </w:rPr>
        <w:t>、或者说必须透过表面，去深度探究那些隐藏在事件背后的偏见或情感操纵的可能。</w:t>
      </w:r>
    </w:p>
    <w:p w14:paraId="49ED074D" w14:textId="77777777" w:rsidR="0069004F" w:rsidRPr="00A36823" w:rsidRDefault="0069004F" w:rsidP="00A36823">
      <w:pPr>
        <w:spacing w:line="360" w:lineRule="auto"/>
        <w:rPr>
          <w:rFonts w:ascii="微软雅黑" w:eastAsia="微软雅黑" w:hAnsi="微软雅黑" w:cs="Calibri"/>
          <w:b/>
          <w:bCs/>
          <w:szCs w:val="21"/>
        </w:rPr>
      </w:pPr>
      <w:r w:rsidRPr="00B53E5E">
        <w:rPr>
          <w:rFonts w:ascii="微软雅黑" w:eastAsia="微软雅黑" w:hAnsi="微软雅黑" w:cs="Calibri" w:hint="eastAsia"/>
          <w:b/>
          <w:bCs/>
          <w:szCs w:val="21"/>
          <w:highlight w:val="cyan"/>
        </w:rPr>
        <w:t>00U03a</w:t>
      </w:r>
      <w:r w:rsidRPr="00B53E5E">
        <w:rPr>
          <w:rFonts w:ascii="微软雅黑" w:eastAsia="微软雅黑" w:hAnsi="微软雅黑" w:cs="Calibri"/>
          <w:b/>
          <w:bCs/>
          <w:szCs w:val="21"/>
          <w:highlight w:val="cyan"/>
        </w:rPr>
        <w:t xml:space="preserve"> 小测验</w:t>
      </w:r>
      <w:r w:rsidRPr="00B53E5E">
        <w:rPr>
          <w:rFonts w:ascii="微软雅黑" w:eastAsia="微软雅黑" w:hAnsi="微软雅黑" w:cs="Calibri" w:hint="eastAsia"/>
          <w:b/>
          <w:bCs/>
          <w:szCs w:val="21"/>
          <w:highlight w:val="cyan"/>
        </w:rPr>
        <w:t>：</w:t>
      </w:r>
      <w:r w:rsidR="00055CFC" w:rsidRPr="00B53E5E">
        <w:rPr>
          <w:rFonts w:ascii="微软雅黑" w:eastAsia="微软雅黑" w:hAnsi="微软雅黑" w:cs="Calibri" w:hint="eastAsia"/>
          <w:b/>
          <w:bCs/>
          <w:szCs w:val="21"/>
          <w:highlight w:val="cyan"/>
        </w:rPr>
        <w:t>你会怎么看（2）</w:t>
      </w:r>
    </w:p>
    <w:p w14:paraId="253DEA05" w14:textId="77777777" w:rsidR="0052700F" w:rsidRDefault="0069004F" w:rsidP="00A36823">
      <w:pPr>
        <w:spacing w:line="360" w:lineRule="auto"/>
        <w:rPr>
          <w:ins w:id="1" w:author="Audrey Wu" w:date="2018-02-09T09:50:00Z"/>
          <w:rFonts w:ascii="微软雅黑" w:eastAsia="微软雅黑" w:hAnsi="微软雅黑" w:cs="Calibri"/>
          <w:bCs/>
          <w:szCs w:val="21"/>
        </w:rPr>
      </w:pPr>
      <w:r w:rsidRPr="00A36823">
        <w:rPr>
          <w:rFonts w:ascii="微软雅黑" w:eastAsia="微软雅黑" w:hAnsi="微软雅黑" w:cs="Calibri"/>
          <w:bCs/>
          <w:szCs w:val="21"/>
        </w:rPr>
        <w:t>为了让你的学习有一个更好的</w:t>
      </w:r>
      <w:r w:rsidR="008A254F" w:rsidRPr="00A36823">
        <w:rPr>
          <w:rFonts w:ascii="微软雅黑" w:eastAsia="微软雅黑" w:hAnsi="微软雅黑" w:cs="Calibri"/>
          <w:bCs/>
          <w:szCs w:val="21"/>
        </w:rPr>
        <w:t>批判性</w:t>
      </w:r>
      <w:r w:rsidRPr="00A36823">
        <w:rPr>
          <w:rFonts w:ascii="微软雅黑" w:eastAsia="微软雅黑" w:hAnsi="微软雅黑" w:cs="Calibri"/>
          <w:bCs/>
          <w:szCs w:val="21"/>
        </w:rPr>
        <w:t>思维</w:t>
      </w:r>
      <w:r w:rsidR="00F10E4C" w:rsidRPr="00A36823">
        <w:rPr>
          <w:rFonts w:ascii="微软雅黑" w:eastAsia="微软雅黑" w:hAnsi="微软雅黑" w:cs="Calibri"/>
          <w:bCs/>
          <w:szCs w:val="21"/>
        </w:rPr>
        <w:t>的</w:t>
      </w:r>
      <w:r w:rsidRPr="00A36823">
        <w:rPr>
          <w:rFonts w:ascii="微软雅黑" w:eastAsia="微软雅黑" w:hAnsi="微软雅黑" w:cs="Calibri"/>
          <w:bCs/>
          <w:szCs w:val="21"/>
        </w:rPr>
        <w:t>铺垫</w:t>
      </w:r>
      <w:r w:rsidRPr="00A36823">
        <w:rPr>
          <w:rFonts w:ascii="微软雅黑" w:eastAsia="微软雅黑" w:hAnsi="微软雅黑" w:cs="Calibri" w:hint="eastAsia"/>
          <w:bCs/>
          <w:szCs w:val="21"/>
        </w:rPr>
        <w:t>，</w:t>
      </w:r>
      <w:r w:rsidR="0051697B">
        <w:rPr>
          <w:rFonts w:ascii="微软雅黑" w:eastAsia="微软雅黑" w:hAnsi="微软雅黑" w:cs="Calibri" w:hint="eastAsia"/>
          <w:bCs/>
          <w:szCs w:val="21"/>
        </w:rPr>
        <w:t>我们再来做一道小测试</w:t>
      </w:r>
      <w:r w:rsidR="00E852DF">
        <w:rPr>
          <w:rFonts w:ascii="微软雅黑" w:eastAsia="微软雅黑" w:hAnsi="微软雅黑" w:cs="Calibri" w:hint="eastAsia"/>
          <w:bCs/>
          <w:szCs w:val="21"/>
        </w:rPr>
        <w:t>题</w:t>
      </w:r>
      <w:r w:rsidR="0051697B">
        <w:rPr>
          <w:rFonts w:ascii="微软雅黑" w:eastAsia="微软雅黑" w:hAnsi="微软雅黑" w:cs="Calibri" w:hint="eastAsia"/>
          <w:bCs/>
          <w:szCs w:val="21"/>
        </w:rPr>
        <w:t>。</w:t>
      </w:r>
      <w:ins w:id="2" w:author="Audrey Wu" w:date="2018-02-09T09:49:00Z">
        <w:r w:rsidR="0052700F">
          <w:rPr>
            <w:rFonts w:ascii="微软雅黑" w:eastAsia="微软雅黑" w:hAnsi="微软雅黑" w:cs="Calibri" w:hint="eastAsia"/>
            <w:bCs/>
            <w:szCs w:val="21"/>
          </w:rPr>
          <w:t>你认为</w:t>
        </w:r>
      </w:ins>
      <w:ins w:id="3" w:author="Audrey Wu" w:date="2018-02-09T09:50:00Z">
        <w:r w:rsidR="0052700F">
          <w:rPr>
            <w:rFonts w:ascii="微软雅黑" w:eastAsia="微软雅黑" w:hAnsi="微软雅黑" w:cs="Calibri" w:hint="eastAsia"/>
            <w:bCs/>
            <w:szCs w:val="21"/>
          </w:rPr>
          <w:t>《史记》、《左转</w:t>
        </w:r>
        <w:r w:rsidR="0052700F" w:rsidRPr="00F152D3">
          <w:rPr>
            <w:rFonts w:ascii="微软雅黑" w:eastAsia="微软雅黑" w:hAnsi="微软雅黑" w:cs="Calibri" w:hint="eastAsia"/>
            <w:bCs/>
            <w:szCs w:val="21"/>
          </w:rPr>
          <w:t>》</w:t>
        </w:r>
        <w:r w:rsidR="0052700F">
          <w:rPr>
            <w:rFonts w:ascii="微软雅黑" w:eastAsia="微软雅黑" w:hAnsi="微软雅黑" w:cs="Calibri" w:hint="eastAsia"/>
            <w:bCs/>
            <w:szCs w:val="21"/>
          </w:rPr>
          <w:t>、《尚书》、《国语》</w:t>
        </w:r>
      </w:ins>
      <w:ins w:id="4" w:author="Audrey Wu" w:date="2018-02-09T09:49:00Z">
        <w:r w:rsidR="0052700F">
          <w:rPr>
            <w:rFonts w:ascii="微软雅黑" w:eastAsia="微软雅黑" w:hAnsi="微软雅黑" w:cs="Calibri" w:hint="eastAsia"/>
            <w:bCs/>
            <w:szCs w:val="21"/>
          </w:rPr>
          <w:t>这些史书中记录的历史都是真实的吗？</w:t>
        </w:r>
      </w:ins>
      <w:ins w:id="5" w:author="Audrey Wu" w:date="2018-02-09T10:16:00Z">
        <w:r w:rsidR="004741FB">
          <w:rPr>
            <w:rFonts w:ascii="微软雅黑" w:eastAsia="微软雅黑" w:hAnsi="微软雅黑" w:cs="Calibri" w:hint="eastAsia"/>
            <w:bCs/>
            <w:szCs w:val="21"/>
          </w:rPr>
          <w:t>为什么？</w:t>
        </w:r>
      </w:ins>
    </w:p>
    <w:p w14:paraId="53477B83" w14:textId="77777777" w:rsidR="0052700F" w:rsidRDefault="0052700F" w:rsidP="00A36823">
      <w:pPr>
        <w:spacing w:line="360" w:lineRule="auto"/>
        <w:rPr>
          <w:ins w:id="6" w:author="Audrey Wu" w:date="2018-02-09T09:51:00Z"/>
          <w:rFonts w:ascii="微软雅黑" w:eastAsia="微软雅黑" w:hAnsi="微软雅黑" w:cs="Calibri"/>
          <w:bCs/>
          <w:szCs w:val="21"/>
        </w:rPr>
      </w:pPr>
      <w:ins w:id="7" w:author="Audrey Wu" w:date="2018-02-09T09:51:00Z">
        <w:r>
          <w:rPr>
            <w:rFonts w:ascii="微软雅黑" w:eastAsia="微软雅黑" w:hAnsi="微软雅黑" w:cs="Calibri"/>
            <w:bCs/>
            <w:noProof/>
            <w:szCs w:val="21"/>
          </w:rPr>
          <mc:AlternateContent>
            <mc:Choice Requires="wps">
              <w:drawing>
                <wp:anchor distT="0" distB="0" distL="114300" distR="114300" simplePos="0" relativeHeight="251707392" behindDoc="0" locked="0" layoutInCell="1" allowOverlap="1" wp14:anchorId="46B4F04B" wp14:editId="267348CF">
                  <wp:simplePos x="0" y="0"/>
                  <wp:positionH relativeFrom="column">
                    <wp:posOffset>-38819</wp:posOffset>
                  </wp:positionH>
                  <wp:positionV relativeFrom="paragraph">
                    <wp:posOffset>168503</wp:posOffset>
                  </wp:positionV>
                  <wp:extent cx="4977442" cy="431320"/>
                  <wp:effectExtent l="0" t="0" r="13970" b="26035"/>
                  <wp:wrapNone/>
                  <wp:docPr id="16" name="矩形 16"/>
                  <wp:cNvGraphicFramePr/>
                  <a:graphic xmlns:a="http://schemas.openxmlformats.org/drawingml/2006/main">
                    <a:graphicData uri="http://schemas.microsoft.com/office/word/2010/wordprocessingShape">
                      <wps:wsp>
                        <wps:cNvSpPr/>
                        <wps:spPr>
                          <a:xfrm>
                            <a:off x="0" y="0"/>
                            <a:ext cx="4977442" cy="43132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14CEDBF" id="矩形 16" o:spid="_x0000_s1026" style="position:absolute;left:0;text-align:left;margin-left:-3.05pt;margin-top:13.25pt;width:391.9pt;height:33.95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" filled="f" strokecolor="#1f4d78 [1604]" strokeweight="1pt"/>
              </w:pict>
            </mc:Fallback>
          </mc:AlternateContent>
        </w:r>
      </w:ins>
    </w:p>
    <w:p w14:paraId="785A252E" w14:textId="77777777" w:rsidR="0052700F" w:rsidRDefault="0052700F" w:rsidP="00A36823">
      <w:pPr>
        <w:spacing w:line="360" w:lineRule="auto"/>
        <w:rPr>
          <w:ins w:id="8" w:author="Audrey Wu" w:date="2018-02-09T09:51:00Z"/>
          <w:rFonts w:ascii="微软雅黑" w:eastAsia="微软雅黑" w:hAnsi="微软雅黑" w:cs="Calibri"/>
          <w:bCs/>
          <w:szCs w:val="21"/>
        </w:rPr>
      </w:pPr>
    </w:p>
    <w:p w14:paraId="355158B0" w14:textId="77777777" w:rsidR="004741FB" w:rsidRDefault="0052700F" w:rsidP="00A36823">
      <w:pPr>
        <w:spacing w:line="360" w:lineRule="auto"/>
        <w:rPr>
          <w:ins w:id="9" w:author="Audrey Wu" w:date="2018-02-09T10:16:00Z"/>
          <w:rFonts w:ascii="微软雅黑" w:eastAsia="微软雅黑" w:hAnsi="微软雅黑" w:cs="Calibri"/>
          <w:bCs/>
          <w:szCs w:val="21"/>
        </w:rPr>
      </w:pPr>
      <w:ins w:id="10" w:author="Audrey Wu" w:date="2018-02-09T09:50:00Z">
        <w:r>
          <w:rPr>
            <w:rFonts w:ascii="微软雅黑" w:eastAsia="微软雅黑" w:hAnsi="微软雅黑" w:cs="Calibri"/>
            <w:bCs/>
            <w:szCs w:val="21"/>
          </w:rPr>
          <w:t>反馈：</w:t>
        </w:r>
      </w:ins>
    </w:p>
    <w:p w14:paraId="0CC41EE6" w14:textId="77777777" w:rsidR="004741FB" w:rsidRDefault="004741FB" w:rsidP="00A36823">
      <w:pPr>
        <w:spacing w:line="360" w:lineRule="auto"/>
        <w:rPr>
          <w:ins w:id="11" w:author="Audrey Wu" w:date="2018-02-09T10:16:00Z"/>
          <w:rFonts w:ascii="微软雅黑" w:eastAsia="微软雅黑" w:hAnsi="微软雅黑" w:cs="Calibri"/>
          <w:bCs/>
          <w:szCs w:val="21"/>
        </w:rPr>
      </w:pPr>
      <w:ins w:id="12" w:author="Audrey Wu" w:date="2018-02-09T10:16:00Z">
        <w:r>
          <w:rPr>
            <w:rFonts w:ascii="微软雅黑" w:eastAsia="微软雅黑" w:hAnsi="微软雅黑" w:cs="Calibri"/>
            <w:bCs/>
            <w:szCs w:val="21"/>
          </w:rPr>
          <w:t>看看大家的答案。</w:t>
        </w:r>
      </w:ins>
    </w:p>
    <w:p w14:paraId="5AE2118E" w14:textId="77777777" w:rsidR="004741FB" w:rsidRDefault="004741FB" w:rsidP="00A36823">
      <w:pPr>
        <w:spacing w:line="360" w:lineRule="auto"/>
        <w:rPr>
          <w:ins w:id="13" w:author="Audrey Wu" w:date="2018-02-09T10:16:00Z"/>
          <w:rFonts w:ascii="微软雅黑" w:eastAsia="微软雅黑" w:hAnsi="微软雅黑" w:cs="Calibri"/>
          <w:bCs/>
          <w:szCs w:val="21"/>
        </w:rPr>
      </w:pPr>
    </w:p>
    <w:p w14:paraId="2DC850AD" w14:textId="77777777" w:rsidR="0052700F" w:rsidRDefault="0052700F" w:rsidP="00A36823">
      <w:pPr>
        <w:spacing w:line="360" w:lineRule="auto"/>
        <w:rPr>
          <w:ins w:id="14" w:author="Audrey Wu" w:date="2018-02-09T09:50:00Z"/>
          <w:rFonts w:ascii="微软雅黑" w:eastAsia="微软雅黑" w:hAnsi="微软雅黑" w:cs="Calibri"/>
          <w:bCs/>
          <w:szCs w:val="21"/>
        </w:rPr>
      </w:pPr>
      <w:ins w:id="15" w:author="Audrey Wu" w:date="2018-02-09T09:51:00Z">
        <w:r>
          <w:rPr>
            <w:rFonts w:ascii="微软雅黑" w:eastAsia="微软雅黑" w:hAnsi="微软雅黑" w:cs="Calibri"/>
            <w:bCs/>
            <w:szCs w:val="21"/>
          </w:rPr>
          <w:t>史书中记载的历史并不一定是真实的。</w:t>
        </w:r>
      </w:ins>
      <w:ins w:id="16" w:author="Audrey Wu" w:date="2018-02-09T09:52:00Z">
        <w:r>
          <w:rPr>
            <w:rFonts w:ascii="微软雅黑" w:eastAsia="微软雅黑" w:hAnsi="微软雅黑" w:cs="Calibri" w:hint="eastAsia"/>
            <w:bCs/>
            <w:szCs w:val="21"/>
          </w:rPr>
          <w:t>实际上，很多前辈学者都已发现了历史典籍在编写过程中，必然包含的主观性和历史倾向性</w:t>
        </w:r>
        <w:r w:rsidRPr="000C5298">
          <w:rPr>
            <w:rFonts w:ascii="微软雅黑" w:eastAsia="微软雅黑" w:hAnsi="微软雅黑" w:cs="Calibri" w:hint="eastAsia"/>
            <w:bCs/>
            <w:szCs w:val="21"/>
          </w:rPr>
          <w:t>。</w:t>
        </w:r>
      </w:ins>
      <w:ins w:id="17" w:author="Audrey Wu" w:date="2018-02-09T10:15:00Z">
        <w:r w:rsidR="004741FB">
          <w:rPr>
            <w:rFonts w:ascii="微软雅黑" w:eastAsia="微软雅黑" w:hAnsi="微软雅黑" w:cs="Calibri" w:hint="eastAsia"/>
            <w:bCs/>
            <w:szCs w:val="21"/>
          </w:rPr>
          <w:t>我们所认为的真实未必是真实，</w:t>
        </w:r>
      </w:ins>
      <w:ins w:id="18" w:author="Audrey Wu" w:date="2018-02-09T10:13:00Z">
        <w:r w:rsidR="004741FB">
          <w:rPr>
            <w:rFonts w:ascii="微软雅黑" w:eastAsia="微软雅黑" w:hAnsi="微软雅黑" w:cs="Calibri" w:hint="eastAsia"/>
            <w:bCs/>
            <w:szCs w:val="21"/>
          </w:rPr>
          <w:t>这也再次说明了</w:t>
        </w:r>
        <w:r w:rsidR="004741FB" w:rsidRPr="00A36823">
          <w:rPr>
            <w:rFonts w:ascii="微软雅黑" w:eastAsia="微软雅黑" w:hAnsi="微软雅黑" w:cs="Calibri" w:hint="eastAsia"/>
            <w:bCs/>
            <w:szCs w:val="21"/>
          </w:rPr>
          <w:t>“用批判的眼光看待事物”</w:t>
        </w:r>
        <w:r w:rsidR="004741FB">
          <w:rPr>
            <w:rFonts w:ascii="微软雅黑" w:eastAsia="微软雅黑" w:hAnsi="微软雅黑" w:cs="Calibri" w:hint="eastAsia"/>
            <w:bCs/>
            <w:szCs w:val="21"/>
          </w:rPr>
          <w:t>的重要性。</w:t>
        </w:r>
        <w:r w:rsidR="004741FB" w:rsidRPr="00A36823">
          <w:rPr>
            <w:rFonts w:ascii="微软雅黑" w:eastAsia="微软雅黑" w:hAnsi="微软雅黑" w:cs="Calibri" w:hint="eastAsia"/>
            <w:bCs/>
            <w:szCs w:val="21"/>
          </w:rPr>
          <w:t>对于历史记载的深入反思、质疑与探究，</w:t>
        </w:r>
        <w:r w:rsidR="004741FB">
          <w:rPr>
            <w:rFonts w:ascii="微软雅黑" w:eastAsia="微软雅黑" w:hAnsi="微软雅黑" w:cs="Calibri" w:hint="eastAsia"/>
            <w:bCs/>
            <w:szCs w:val="21"/>
          </w:rPr>
          <w:t>正属于</w:t>
        </w:r>
        <w:r w:rsidR="004741FB" w:rsidRPr="00A36823">
          <w:rPr>
            <w:rFonts w:ascii="微软雅黑" w:eastAsia="微软雅黑" w:hAnsi="微软雅黑" w:cs="Calibri" w:hint="eastAsia"/>
            <w:bCs/>
            <w:szCs w:val="21"/>
          </w:rPr>
          <w:t>一种去伪求真的思维加工过程。</w:t>
        </w:r>
      </w:ins>
    </w:p>
    <w:p w14:paraId="78CBB963" w14:textId="77777777" w:rsidR="00F152D3" w:rsidRPr="0052700F" w:rsidDel="0042396B" w:rsidRDefault="00F152D3" w:rsidP="00A36823">
      <w:pPr>
        <w:spacing w:line="360" w:lineRule="auto"/>
        <w:rPr>
          <w:del w:id="19" w:author="Audrey Wu" w:date="2018-02-09T10:17:00Z"/>
          <w:rFonts w:ascii="微软雅黑" w:eastAsia="微软雅黑" w:hAnsi="微软雅黑" w:cs="Calibri"/>
          <w:bCs/>
          <w:szCs w:val="21"/>
          <w:highlight w:val="lightGray"/>
          <w:rPrChange w:id="20" w:author="Audrey Wu" w:date="2018-02-09T09:52:00Z">
            <w:rPr>
              <w:del w:id="21" w:author="Audrey Wu" w:date="2018-02-09T10:17:00Z"/>
              <w:rFonts w:ascii="微软雅黑" w:eastAsia="微软雅黑" w:hAnsi="微软雅黑" w:cs="Calibri"/>
              <w:bCs/>
              <w:szCs w:val="21"/>
            </w:rPr>
          </w:rPrChange>
        </w:rPr>
      </w:pPr>
      <w:del w:id="22" w:author="Audrey Wu" w:date="2018-02-09T10:17:00Z">
        <w:r w:rsidRPr="0052700F" w:rsidDel="0042396B">
          <w:rPr>
            <w:rFonts w:ascii="微软雅黑" w:eastAsia="微软雅黑" w:hAnsi="微软雅黑" w:cs="Calibri" w:hint="eastAsia"/>
            <w:bCs/>
            <w:szCs w:val="21"/>
            <w:highlight w:val="lightGray"/>
            <w:rPrChange w:id="23" w:author="Audrey Wu" w:date="2018-02-09T09:52:00Z">
              <w:rPr>
                <w:rFonts w:ascii="微软雅黑" w:eastAsia="微软雅黑" w:hAnsi="微软雅黑" w:cs="Calibri" w:hint="eastAsia"/>
                <w:bCs/>
                <w:szCs w:val="21"/>
              </w:rPr>
            </w:rPrChange>
          </w:rPr>
          <w:delText>请你运用你的</w:delText>
        </w:r>
        <w:r w:rsidR="007E785A" w:rsidRPr="0052700F" w:rsidDel="0042396B">
          <w:rPr>
            <w:rFonts w:ascii="微软雅黑" w:eastAsia="微软雅黑" w:hAnsi="微软雅黑" w:cs="Calibri" w:hint="eastAsia"/>
            <w:bCs/>
            <w:szCs w:val="21"/>
            <w:highlight w:val="lightGray"/>
            <w:rPrChange w:id="24" w:author="Audrey Wu" w:date="2018-02-09T09:52:00Z">
              <w:rPr>
                <w:rFonts w:ascii="微软雅黑" w:eastAsia="微软雅黑" w:hAnsi="微软雅黑" w:cs="Calibri" w:hint="eastAsia"/>
                <w:bCs/>
                <w:szCs w:val="21"/>
              </w:rPr>
            </w:rPrChange>
          </w:rPr>
          <w:delText>历史</w:delText>
        </w:r>
        <w:r w:rsidRPr="0052700F" w:rsidDel="0042396B">
          <w:rPr>
            <w:rFonts w:ascii="微软雅黑" w:eastAsia="微软雅黑" w:hAnsi="微软雅黑" w:cs="Calibri" w:hint="eastAsia"/>
            <w:bCs/>
            <w:szCs w:val="21"/>
            <w:highlight w:val="lightGray"/>
            <w:rPrChange w:id="25" w:author="Audrey Wu" w:date="2018-02-09T09:52:00Z">
              <w:rPr>
                <w:rFonts w:ascii="微软雅黑" w:eastAsia="微软雅黑" w:hAnsi="微软雅黑" w:cs="Calibri" w:hint="eastAsia"/>
                <w:bCs/>
                <w:szCs w:val="21"/>
              </w:rPr>
            </w:rPrChange>
          </w:rPr>
          <w:delText>知识想一想</w:delText>
        </w:r>
        <w:r w:rsidR="00E852DF" w:rsidRPr="0052700F" w:rsidDel="0042396B">
          <w:rPr>
            <w:rFonts w:ascii="微软雅黑" w:eastAsia="微软雅黑" w:hAnsi="微软雅黑" w:cs="Calibri" w:hint="eastAsia"/>
            <w:bCs/>
            <w:szCs w:val="21"/>
            <w:highlight w:val="lightGray"/>
            <w:rPrChange w:id="26" w:author="Audrey Wu" w:date="2018-02-09T09:52:00Z">
              <w:rPr>
                <w:rFonts w:ascii="微软雅黑" w:eastAsia="微软雅黑" w:hAnsi="微软雅黑" w:cs="Calibri" w:hint="eastAsia"/>
                <w:bCs/>
                <w:szCs w:val="21"/>
              </w:rPr>
            </w:rPrChange>
          </w:rPr>
          <w:delText>，下列</w:delText>
        </w:r>
        <w:r w:rsidR="007E785A" w:rsidRPr="0052700F" w:rsidDel="0042396B">
          <w:rPr>
            <w:rFonts w:ascii="微软雅黑" w:eastAsia="微软雅黑" w:hAnsi="微软雅黑" w:cs="Calibri" w:hint="eastAsia"/>
            <w:bCs/>
            <w:szCs w:val="21"/>
            <w:highlight w:val="lightGray"/>
            <w:rPrChange w:id="27" w:author="Audrey Wu" w:date="2018-02-09T09:52:00Z">
              <w:rPr>
                <w:rFonts w:ascii="微软雅黑" w:eastAsia="微软雅黑" w:hAnsi="微软雅黑" w:cs="Calibri" w:hint="eastAsia"/>
                <w:bCs/>
                <w:szCs w:val="21"/>
              </w:rPr>
            </w:rPrChange>
          </w:rPr>
          <w:delText>哪项</w:delText>
        </w:r>
        <w:r w:rsidR="00E852DF" w:rsidRPr="0052700F" w:rsidDel="0042396B">
          <w:rPr>
            <w:rFonts w:ascii="微软雅黑" w:eastAsia="微软雅黑" w:hAnsi="微软雅黑" w:cs="Calibri" w:hint="eastAsia"/>
            <w:bCs/>
            <w:szCs w:val="21"/>
            <w:highlight w:val="lightGray"/>
            <w:rPrChange w:id="28" w:author="Audrey Wu" w:date="2018-02-09T09:52:00Z">
              <w:rPr>
                <w:rFonts w:ascii="微软雅黑" w:eastAsia="微软雅黑" w:hAnsi="微软雅黑" w:cs="Calibri" w:hint="eastAsia"/>
                <w:bCs/>
                <w:szCs w:val="21"/>
              </w:rPr>
            </w:rPrChange>
          </w:rPr>
          <w:delText>历史记载最能</w:delText>
        </w:r>
        <w:r w:rsidRPr="0052700F" w:rsidDel="0042396B">
          <w:rPr>
            <w:rFonts w:ascii="微软雅黑" w:eastAsia="微软雅黑" w:hAnsi="微软雅黑" w:cs="Calibri" w:hint="eastAsia"/>
            <w:bCs/>
            <w:szCs w:val="21"/>
            <w:highlight w:val="lightGray"/>
            <w:rPrChange w:id="29" w:author="Audrey Wu" w:date="2018-02-09T09:52:00Z">
              <w:rPr>
                <w:rFonts w:ascii="微软雅黑" w:eastAsia="微软雅黑" w:hAnsi="微软雅黑" w:cs="Calibri" w:hint="eastAsia"/>
                <w:bCs/>
                <w:szCs w:val="21"/>
              </w:rPr>
            </w:rPrChange>
          </w:rPr>
          <w:delText>反映真实的历史？</w:delText>
        </w:r>
        <w:r w:rsidR="0051697B" w:rsidRPr="0052700F" w:rsidDel="0042396B">
          <w:rPr>
            <w:rFonts w:ascii="微软雅黑" w:eastAsia="微软雅黑" w:hAnsi="微软雅黑" w:cs="Calibri" w:hint="eastAsia"/>
            <w:bCs/>
            <w:szCs w:val="21"/>
            <w:highlight w:val="lightGray"/>
            <w:rPrChange w:id="30" w:author="Audrey Wu" w:date="2018-02-09T09:52:00Z">
              <w:rPr>
                <w:rFonts w:ascii="微软雅黑" w:eastAsia="微软雅黑" w:hAnsi="微软雅黑" w:cs="Calibri" w:hint="eastAsia"/>
                <w:bCs/>
                <w:szCs w:val="21"/>
              </w:rPr>
            </w:rPrChange>
          </w:rPr>
          <w:delText>（单选题）</w:delText>
        </w:r>
      </w:del>
    </w:p>
    <w:p w14:paraId="3A94022D" w14:textId="77777777" w:rsidR="00F152D3" w:rsidRPr="0052700F" w:rsidDel="0042396B" w:rsidRDefault="00E852DF" w:rsidP="00F152D3">
      <w:pPr>
        <w:pStyle w:val="a5"/>
        <w:numPr>
          <w:ilvl w:val="0"/>
          <w:numId w:val="38"/>
        </w:numPr>
        <w:spacing w:line="360" w:lineRule="auto"/>
        <w:ind w:firstLineChars="0"/>
        <w:rPr>
          <w:del w:id="31" w:author="Audrey Wu" w:date="2018-02-09T10:17:00Z"/>
          <w:rFonts w:ascii="微软雅黑" w:eastAsia="微软雅黑" w:hAnsi="微软雅黑" w:cs="Calibri"/>
          <w:bCs/>
          <w:szCs w:val="21"/>
          <w:highlight w:val="lightGray"/>
          <w:rPrChange w:id="32" w:author="Audrey Wu" w:date="2018-02-09T09:52:00Z">
            <w:rPr>
              <w:del w:id="33" w:author="Audrey Wu" w:date="2018-02-09T10:17:00Z"/>
              <w:rFonts w:ascii="微软雅黑" w:eastAsia="微软雅黑" w:hAnsi="微软雅黑" w:cs="Calibri"/>
              <w:bCs/>
              <w:szCs w:val="21"/>
            </w:rPr>
          </w:rPrChange>
        </w:rPr>
      </w:pPr>
      <w:del w:id="34" w:author="Audrey Wu" w:date="2018-02-09T10:17:00Z">
        <w:r w:rsidRPr="0052700F" w:rsidDel="0042396B">
          <w:rPr>
            <w:rFonts w:ascii="微软雅黑" w:eastAsia="微软雅黑" w:hAnsi="微软雅黑" w:cs="Calibri" w:hint="eastAsia"/>
            <w:bCs/>
            <w:szCs w:val="21"/>
            <w:highlight w:val="lightGray"/>
            <w:rPrChange w:id="35" w:author="Audrey Wu" w:date="2018-02-09T09:52:00Z">
              <w:rPr>
                <w:rFonts w:ascii="微软雅黑" w:eastAsia="微软雅黑" w:hAnsi="微软雅黑" w:cs="Calibri" w:hint="eastAsia"/>
                <w:bCs/>
                <w:szCs w:val="21"/>
              </w:rPr>
            </w:rPrChange>
          </w:rPr>
          <w:delText>《史记</w:delText>
        </w:r>
        <w:r w:rsidR="00F152D3" w:rsidRPr="0052700F" w:rsidDel="0042396B">
          <w:rPr>
            <w:rFonts w:ascii="微软雅黑" w:eastAsia="微软雅黑" w:hAnsi="微软雅黑" w:cs="Calibri" w:hint="eastAsia"/>
            <w:bCs/>
            <w:szCs w:val="21"/>
            <w:highlight w:val="lightGray"/>
            <w:rPrChange w:id="36" w:author="Audrey Wu" w:date="2018-02-09T09:52:00Z">
              <w:rPr>
                <w:rFonts w:ascii="微软雅黑" w:eastAsia="微软雅黑" w:hAnsi="微软雅黑" w:cs="Calibri" w:hint="eastAsia"/>
                <w:bCs/>
                <w:szCs w:val="21"/>
              </w:rPr>
            </w:rPrChange>
          </w:rPr>
          <w:delText>》</w:delText>
        </w:r>
      </w:del>
    </w:p>
    <w:p w14:paraId="5B2451E3" w14:textId="77777777" w:rsidR="00F152D3" w:rsidRPr="0052700F" w:rsidDel="0042396B" w:rsidRDefault="00F152D3" w:rsidP="00F152D3">
      <w:pPr>
        <w:pStyle w:val="a5"/>
        <w:numPr>
          <w:ilvl w:val="0"/>
          <w:numId w:val="38"/>
        </w:numPr>
        <w:spacing w:line="360" w:lineRule="auto"/>
        <w:ind w:firstLineChars="0"/>
        <w:rPr>
          <w:del w:id="37" w:author="Audrey Wu" w:date="2018-02-09T10:17:00Z"/>
          <w:rFonts w:ascii="微软雅黑" w:eastAsia="微软雅黑" w:hAnsi="微软雅黑" w:cs="Calibri"/>
          <w:bCs/>
          <w:szCs w:val="21"/>
          <w:highlight w:val="lightGray"/>
          <w:rPrChange w:id="38" w:author="Audrey Wu" w:date="2018-02-09T09:52:00Z">
            <w:rPr>
              <w:del w:id="39" w:author="Audrey Wu" w:date="2018-02-09T10:17:00Z"/>
              <w:rFonts w:ascii="微软雅黑" w:eastAsia="微软雅黑" w:hAnsi="微软雅黑" w:cs="Calibri"/>
              <w:bCs/>
              <w:szCs w:val="21"/>
            </w:rPr>
          </w:rPrChange>
        </w:rPr>
      </w:pPr>
      <w:del w:id="40" w:author="Audrey Wu" w:date="2018-02-09T10:17:00Z">
        <w:r w:rsidRPr="0052700F" w:rsidDel="0042396B">
          <w:rPr>
            <w:rFonts w:ascii="微软雅黑" w:eastAsia="微软雅黑" w:hAnsi="微软雅黑" w:cs="Calibri" w:hint="eastAsia"/>
            <w:bCs/>
            <w:szCs w:val="21"/>
            <w:highlight w:val="lightGray"/>
            <w:rPrChange w:id="41" w:author="Audrey Wu" w:date="2018-02-09T09:52:00Z">
              <w:rPr>
                <w:rFonts w:ascii="微软雅黑" w:eastAsia="微软雅黑" w:hAnsi="微软雅黑" w:cs="Calibri" w:hint="eastAsia"/>
                <w:bCs/>
                <w:szCs w:val="21"/>
              </w:rPr>
            </w:rPrChange>
          </w:rPr>
          <w:delText>《左转》</w:delText>
        </w:r>
      </w:del>
    </w:p>
    <w:p w14:paraId="1B664DA1" w14:textId="77777777" w:rsidR="00F152D3" w:rsidRPr="0052700F" w:rsidDel="0042396B" w:rsidRDefault="00F152D3" w:rsidP="00F152D3">
      <w:pPr>
        <w:pStyle w:val="a5"/>
        <w:numPr>
          <w:ilvl w:val="0"/>
          <w:numId w:val="38"/>
        </w:numPr>
        <w:spacing w:line="360" w:lineRule="auto"/>
        <w:ind w:firstLineChars="0"/>
        <w:rPr>
          <w:del w:id="42" w:author="Audrey Wu" w:date="2018-02-09T10:17:00Z"/>
          <w:rFonts w:ascii="微软雅黑" w:eastAsia="微软雅黑" w:hAnsi="微软雅黑" w:cs="Calibri"/>
          <w:bCs/>
          <w:szCs w:val="21"/>
          <w:highlight w:val="lightGray"/>
          <w:rPrChange w:id="43" w:author="Audrey Wu" w:date="2018-02-09T09:52:00Z">
            <w:rPr>
              <w:del w:id="44" w:author="Audrey Wu" w:date="2018-02-09T10:17:00Z"/>
              <w:rFonts w:ascii="微软雅黑" w:eastAsia="微软雅黑" w:hAnsi="微软雅黑" w:cs="Calibri"/>
              <w:bCs/>
              <w:szCs w:val="21"/>
            </w:rPr>
          </w:rPrChange>
        </w:rPr>
      </w:pPr>
      <w:del w:id="45" w:author="Audrey Wu" w:date="2018-02-09T10:17:00Z">
        <w:r w:rsidRPr="0052700F" w:rsidDel="0042396B">
          <w:rPr>
            <w:rFonts w:ascii="微软雅黑" w:eastAsia="微软雅黑" w:hAnsi="微软雅黑" w:cs="Calibri" w:hint="eastAsia"/>
            <w:bCs/>
            <w:szCs w:val="21"/>
            <w:highlight w:val="lightGray"/>
            <w:rPrChange w:id="46" w:author="Audrey Wu" w:date="2018-02-09T09:52:00Z">
              <w:rPr>
                <w:rFonts w:ascii="微软雅黑" w:eastAsia="微软雅黑" w:hAnsi="微软雅黑" w:cs="Calibri" w:hint="eastAsia"/>
                <w:bCs/>
                <w:szCs w:val="21"/>
              </w:rPr>
            </w:rPrChange>
          </w:rPr>
          <w:delText>《尚书》</w:delText>
        </w:r>
      </w:del>
    </w:p>
    <w:p w14:paraId="3EBCDD00" w14:textId="77777777" w:rsidR="00F152D3" w:rsidRPr="0052700F" w:rsidDel="0042396B" w:rsidRDefault="00F152D3" w:rsidP="00F152D3">
      <w:pPr>
        <w:pStyle w:val="a5"/>
        <w:numPr>
          <w:ilvl w:val="0"/>
          <w:numId w:val="38"/>
        </w:numPr>
        <w:spacing w:line="360" w:lineRule="auto"/>
        <w:ind w:firstLineChars="0"/>
        <w:rPr>
          <w:del w:id="47" w:author="Audrey Wu" w:date="2018-02-09T10:17:00Z"/>
          <w:rFonts w:ascii="微软雅黑" w:eastAsia="微软雅黑" w:hAnsi="微软雅黑" w:cs="Calibri"/>
          <w:bCs/>
          <w:szCs w:val="21"/>
          <w:highlight w:val="lightGray"/>
          <w:rPrChange w:id="48" w:author="Audrey Wu" w:date="2018-02-09T09:52:00Z">
            <w:rPr>
              <w:del w:id="49" w:author="Audrey Wu" w:date="2018-02-09T10:17:00Z"/>
              <w:rFonts w:ascii="微软雅黑" w:eastAsia="微软雅黑" w:hAnsi="微软雅黑" w:cs="Calibri"/>
              <w:bCs/>
              <w:szCs w:val="21"/>
            </w:rPr>
          </w:rPrChange>
        </w:rPr>
      </w:pPr>
      <w:del w:id="50" w:author="Audrey Wu" w:date="2018-02-09T10:17:00Z">
        <w:r w:rsidRPr="0052700F" w:rsidDel="0042396B">
          <w:rPr>
            <w:rFonts w:ascii="微软雅黑" w:eastAsia="微软雅黑" w:hAnsi="微软雅黑" w:cs="Calibri" w:hint="eastAsia"/>
            <w:bCs/>
            <w:szCs w:val="21"/>
            <w:highlight w:val="lightGray"/>
            <w:rPrChange w:id="51" w:author="Audrey Wu" w:date="2018-02-09T09:52:00Z">
              <w:rPr>
                <w:rFonts w:ascii="微软雅黑" w:eastAsia="微软雅黑" w:hAnsi="微软雅黑" w:cs="Calibri" w:hint="eastAsia"/>
                <w:bCs/>
                <w:szCs w:val="21"/>
              </w:rPr>
            </w:rPrChange>
          </w:rPr>
          <w:delText>《国语》</w:delText>
        </w:r>
      </w:del>
    </w:p>
    <w:p w14:paraId="6E7715B9" w14:textId="77777777" w:rsidR="00F152D3" w:rsidRPr="0052700F" w:rsidDel="0042396B" w:rsidRDefault="00F152D3" w:rsidP="00F152D3">
      <w:pPr>
        <w:pStyle w:val="a5"/>
        <w:numPr>
          <w:ilvl w:val="0"/>
          <w:numId w:val="38"/>
        </w:numPr>
        <w:spacing w:line="360" w:lineRule="auto"/>
        <w:ind w:firstLineChars="0"/>
        <w:rPr>
          <w:del w:id="52" w:author="Audrey Wu" w:date="2018-02-09T10:17:00Z"/>
          <w:rFonts w:ascii="微软雅黑" w:eastAsia="微软雅黑" w:hAnsi="微软雅黑" w:cs="Calibri"/>
          <w:bCs/>
          <w:szCs w:val="21"/>
          <w:highlight w:val="lightGray"/>
          <w:rPrChange w:id="53" w:author="Audrey Wu" w:date="2018-02-09T09:52:00Z">
            <w:rPr>
              <w:del w:id="54" w:author="Audrey Wu" w:date="2018-02-09T10:17:00Z"/>
              <w:rFonts w:ascii="微软雅黑" w:eastAsia="微软雅黑" w:hAnsi="微软雅黑" w:cs="Calibri"/>
              <w:bCs/>
              <w:szCs w:val="21"/>
              <w:highlight w:val="yellow"/>
            </w:rPr>
          </w:rPrChange>
        </w:rPr>
      </w:pPr>
      <w:del w:id="55" w:author="Audrey Wu" w:date="2018-02-09T10:17:00Z">
        <w:r w:rsidRPr="0052700F" w:rsidDel="0042396B">
          <w:rPr>
            <w:rFonts w:ascii="微软雅黑" w:eastAsia="微软雅黑" w:hAnsi="微软雅黑" w:cs="Calibri"/>
            <w:bCs/>
            <w:szCs w:val="21"/>
            <w:highlight w:val="lightGray"/>
            <w:rPrChange w:id="56" w:author="Audrey Wu" w:date="2018-02-09T09:52:00Z">
              <w:rPr>
                <w:rFonts w:ascii="微软雅黑" w:eastAsia="微软雅黑" w:hAnsi="微软雅黑" w:cs="Calibri"/>
                <w:bCs/>
                <w:szCs w:val="21"/>
                <w:highlight w:val="yellow"/>
              </w:rPr>
            </w:rPrChange>
          </w:rPr>
          <w:lastRenderedPageBreak/>
          <w:delText>出土文物</w:delText>
        </w:r>
        <w:r w:rsidR="007E785A" w:rsidRPr="0052700F" w:rsidDel="0042396B">
          <w:rPr>
            <w:rFonts w:ascii="微软雅黑" w:eastAsia="微软雅黑" w:hAnsi="微软雅黑" w:cs="Calibri"/>
            <w:bCs/>
            <w:szCs w:val="21"/>
            <w:highlight w:val="lightGray"/>
            <w:rPrChange w:id="57" w:author="Audrey Wu" w:date="2018-02-09T09:52:00Z">
              <w:rPr>
                <w:rFonts w:ascii="微软雅黑" w:eastAsia="微软雅黑" w:hAnsi="微软雅黑" w:cs="Calibri"/>
                <w:bCs/>
                <w:szCs w:val="21"/>
                <w:highlight w:val="yellow"/>
              </w:rPr>
            </w:rPrChange>
          </w:rPr>
          <w:delText>及古文字</w:delText>
        </w:r>
      </w:del>
    </w:p>
    <w:p w14:paraId="69895A68" w14:textId="77777777" w:rsidR="000C5298" w:rsidRPr="004741FB" w:rsidDel="0042396B" w:rsidRDefault="00F152D3" w:rsidP="00A36823">
      <w:pPr>
        <w:spacing w:line="360" w:lineRule="auto"/>
        <w:rPr>
          <w:del w:id="58" w:author="Audrey Wu" w:date="2018-02-09T10:17:00Z"/>
          <w:rFonts w:ascii="微软雅黑" w:eastAsia="微软雅黑" w:hAnsi="微软雅黑" w:cs="Calibri"/>
          <w:bCs/>
          <w:szCs w:val="21"/>
          <w:highlight w:val="lightGray"/>
          <w:rPrChange w:id="59" w:author="Audrey Wu" w:date="2018-02-09T10:15:00Z">
            <w:rPr>
              <w:del w:id="60" w:author="Audrey Wu" w:date="2018-02-09T10:17:00Z"/>
              <w:rFonts w:ascii="微软雅黑" w:eastAsia="微软雅黑" w:hAnsi="微软雅黑" w:cs="Calibri"/>
              <w:bCs/>
              <w:szCs w:val="21"/>
            </w:rPr>
          </w:rPrChange>
        </w:rPr>
      </w:pPr>
      <w:del w:id="61" w:author="Audrey Wu" w:date="2018-02-09T10:17:00Z">
        <w:r w:rsidRPr="004741FB" w:rsidDel="0042396B">
          <w:rPr>
            <w:rFonts w:ascii="微软雅黑" w:eastAsia="微软雅黑" w:hAnsi="微软雅黑" w:cs="Calibri"/>
            <w:b/>
            <w:bCs/>
            <w:szCs w:val="21"/>
            <w:highlight w:val="lightGray"/>
            <w:rPrChange w:id="62" w:author="Audrey Wu" w:date="2018-02-09T10:15:00Z">
              <w:rPr>
                <w:rFonts w:ascii="微软雅黑" w:eastAsia="微软雅黑" w:hAnsi="微软雅黑" w:cs="Calibri"/>
                <w:b/>
                <w:bCs/>
                <w:szCs w:val="21"/>
              </w:rPr>
            </w:rPrChange>
          </w:rPr>
          <w:delText>反馈</w:delText>
        </w:r>
        <w:r w:rsidRPr="004741FB" w:rsidDel="0042396B">
          <w:rPr>
            <w:rFonts w:ascii="微软雅黑" w:eastAsia="微软雅黑" w:hAnsi="微软雅黑" w:cs="Calibri" w:hint="eastAsia"/>
            <w:b/>
            <w:bCs/>
            <w:szCs w:val="21"/>
            <w:highlight w:val="lightGray"/>
            <w:rPrChange w:id="63" w:author="Audrey Wu" w:date="2018-02-09T10:15:00Z">
              <w:rPr>
                <w:rFonts w:ascii="微软雅黑" w:eastAsia="微软雅黑" w:hAnsi="微软雅黑" w:cs="Calibri" w:hint="eastAsia"/>
                <w:b/>
                <w:bCs/>
                <w:szCs w:val="21"/>
              </w:rPr>
            </w:rPrChange>
          </w:rPr>
          <w:delText>：</w:delText>
        </w:r>
        <w:r w:rsidR="00E852DF" w:rsidRPr="004741FB" w:rsidDel="0042396B">
          <w:rPr>
            <w:rFonts w:ascii="微软雅黑" w:eastAsia="微软雅黑" w:hAnsi="微软雅黑" w:cs="Calibri" w:hint="eastAsia"/>
            <w:bCs/>
            <w:szCs w:val="21"/>
            <w:highlight w:val="lightGray"/>
            <w:rPrChange w:id="64" w:author="Audrey Wu" w:date="2018-02-09T10:15:00Z">
              <w:rPr>
                <w:rFonts w:ascii="微软雅黑" w:eastAsia="微软雅黑" w:hAnsi="微软雅黑" w:cs="Calibri" w:hint="eastAsia"/>
                <w:bCs/>
                <w:szCs w:val="21"/>
              </w:rPr>
            </w:rPrChange>
          </w:rPr>
          <w:delText>实际上，很多前辈学者都已发现了历史典籍在编写</w:delText>
        </w:r>
        <w:r w:rsidR="00B73CC8" w:rsidRPr="004741FB" w:rsidDel="0042396B">
          <w:rPr>
            <w:rFonts w:ascii="微软雅黑" w:eastAsia="微软雅黑" w:hAnsi="微软雅黑" w:cs="Calibri" w:hint="eastAsia"/>
            <w:bCs/>
            <w:szCs w:val="21"/>
            <w:highlight w:val="lightGray"/>
            <w:rPrChange w:id="65" w:author="Audrey Wu" w:date="2018-02-09T10:15:00Z">
              <w:rPr>
                <w:rFonts w:ascii="微软雅黑" w:eastAsia="微软雅黑" w:hAnsi="微软雅黑" w:cs="Calibri" w:hint="eastAsia"/>
                <w:bCs/>
                <w:szCs w:val="21"/>
              </w:rPr>
            </w:rPrChange>
          </w:rPr>
          <w:delText>过程中，所</w:delText>
        </w:r>
        <w:r w:rsidR="009464DB" w:rsidRPr="004741FB" w:rsidDel="0042396B">
          <w:rPr>
            <w:rFonts w:ascii="微软雅黑" w:eastAsia="微软雅黑" w:hAnsi="微软雅黑" w:cs="Calibri" w:hint="eastAsia"/>
            <w:bCs/>
            <w:szCs w:val="21"/>
            <w:highlight w:val="lightGray"/>
            <w:rPrChange w:id="66" w:author="Audrey Wu" w:date="2018-02-09T10:15:00Z">
              <w:rPr>
                <w:rFonts w:ascii="微软雅黑" w:eastAsia="微软雅黑" w:hAnsi="微软雅黑" w:cs="Calibri" w:hint="eastAsia"/>
                <w:bCs/>
                <w:szCs w:val="21"/>
              </w:rPr>
            </w:rPrChange>
          </w:rPr>
          <w:delText>必然包含</w:delText>
        </w:r>
        <w:r w:rsidR="00E852DF" w:rsidRPr="004741FB" w:rsidDel="0042396B">
          <w:rPr>
            <w:rFonts w:ascii="微软雅黑" w:eastAsia="微软雅黑" w:hAnsi="微软雅黑" w:cs="Calibri" w:hint="eastAsia"/>
            <w:bCs/>
            <w:szCs w:val="21"/>
            <w:highlight w:val="lightGray"/>
            <w:rPrChange w:id="67" w:author="Audrey Wu" w:date="2018-02-09T10:15:00Z">
              <w:rPr>
                <w:rFonts w:ascii="微软雅黑" w:eastAsia="微软雅黑" w:hAnsi="微软雅黑" w:cs="Calibri" w:hint="eastAsia"/>
                <w:bCs/>
                <w:szCs w:val="21"/>
              </w:rPr>
            </w:rPrChange>
          </w:rPr>
          <w:delText>的主观性和历史倾向性，</w:delText>
        </w:r>
        <w:r w:rsidR="000C5298" w:rsidRPr="004741FB" w:rsidDel="0042396B">
          <w:rPr>
            <w:rFonts w:ascii="微软雅黑" w:eastAsia="微软雅黑" w:hAnsi="微软雅黑" w:cs="Calibri" w:hint="eastAsia"/>
            <w:bCs/>
            <w:szCs w:val="21"/>
            <w:highlight w:val="lightGray"/>
            <w:rPrChange w:id="68" w:author="Audrey Wu" w:date="2018-02-09T10:15:00Z">
              <w:rPr>
                <w:rFonts w:ascii="微软雅黑" w:eastAsia="微软雅黑" w:hAnsi="微软雅黑" w:cs="Calibri" w:hint="eastAsia"/>
                <w:bCs/>
                <w:szCs w:val="21"/>
              </w:rPr>
            </w:rPrChange>
          </w:rPr>
          <w:delText>因为绝对的真实很难有人做到。</w:delText>
        </w:r>
        <w:r w:rsidR="00E852DF" w:rsidRPr="004741FB" w:rsidDel="0042396B">
          <w:rPr>
            <w:rFonts w:ascii="微软雅黑" w:eastAsia="微软雅黑" w:hAnsi="微软雅黑" w:cs="Calibri" w:hint="eastAsia"/>
            <w:bCs/>
            <w:szCs w:val="21"/>
            <w:highlight w:val="lightGray"/>
            <w:rPrChange w:id="69" w:author="Audrey Wu" w:date="2018-02-09T10:15:00Z">
              <w:rPr>
                <w:rFonts w:ascii="微软雅黑" w:eastAsia="微软雅黑" w:hAnsi="微软雅黑" w:cs="Calibri" w:hint="eastAsia"/>
                <w:bCs/>
                <w:szCs w:val="21"/>
              </w:rPr>
            </w:rPrChange>
          </w:rPr>
          <w:delText>一般而言，只有</w:delText>
        </w:r>
        <w:r w:rsidR="000C5298" w:rsidRPr="004741FB" w:rsidDel="0042396B">
          <w:rPr>
            <w:rFonts w:ascii="微软雅黑" w:eastAsia="微软雅黑" w:hAnsi="微软雅黑" w:cs="Calibri" w:hint="eastAsia"/>
            <w:bCs/>
            <w:szCs w:val="21"/>
            <w:highlight w:val="lightGray"/>
            <w:rPrChange w:id="70" w:author="Audrey Wu" w:date="2018-02-09T10:15:00Z">
              <w:rPr>
                <w:rFonts w:ascii="微软雅黑" w:eastAsia="微软雅黑" w:hAnsi="微软雅黑" w:cs="Calibri" w:hint="eastAsia"/>
                <w:bCs/>
                <w:szCs w:val="21"/>
              </w:rPr>
            </w:rPrChange>
          </w:rPr>
          <w:delText>出土文物和古文字才是最为可靠的，因为彩陶和青铜器不会说谎。</w:delText>
        </w:r>
      </w:del>
    </w:p>
    <w:p w14:paraId="555E3FE4" w14:textId="77777777" w:rsidR="0069004F" w:rsidRPr="004741FB" w:rsidDel="0042396B" w:rsidRDefault="00055CFC" w:rsidP="007E785A">
      <w:pPr>
        <w:spacing w:line="360" w:lineRule="auto"/>
        <w:rPr>
          <w:del w:id="71" w:author="Audrey Wu" w:date="2018-02-09T10:17:00Z"/>
          <w:rFonts w:ascii="微软雅黑" w:eastAsia="微软雅黑" w:hAnsi="微软雅黑" w:cs="Calibri"/>
          <w:bCs/>
          <w:szCs w:val="21"/>
          <w:highlight w:val="lightGray"/>
          <w:rPrChange w:id="72" w:author="Audrey Wu" w:date="2018-02-09T10:15:00Z">
            <w:rPr>
              <w:del w:id="73" w:author="Audrey Wu" w:date="2018-02-09T10:17:00Z"/>
              <w:rFonts w:ascii="微软雅黑" w:eastAsia="微软雅黑" w:hAnsi="微软雅黑" w:cs="Calibri"/>
              <w:bCs/>
              <w:szCs w:val="21"/>
            </w:rPr>
          </w:rPrChange>
        </w:rPr>
      </w:pPr>
      <w:del w:id="74" w:author="Audrey Wu" w:date="2018-02-09T10:17:00Z">
        <w:r w:rsidRPr="004741FB" w:rsidDel="0042396B">
          <w:rPr>
            <w:rFonts w:ascii="微软雅黑" w:eastAsia="微软雅黑" w:hAnsi="微软雅黑" w:cs="Calibri" w:hint="eastAsia"/>
            <w:bCs/>
            <w:szCs w:val="21"/>
            <w:highlight w:val="lightGray"/>
            <w:rPrChange w:id="75" w:author="Audrey Wu" w:date="2018-02-09T10:15:00Z">
              <w:rPr>
                <w:rFonts w:ascii="微软雅黑" w:eastAsia="微软雅黑" w:hAnsi="微软雅黑" w:cs="Calibri" w:hint="eastAsia"/>
                <w:bCs/>
                <w:szCs w:val="21"/>
              </w:rPr>
            </w:rPrChange>
          </w:rPr>
          <w:delText>结合上面说到的“用批判的眼光看待事物”，</w:delText>
        </w:r>
        <w:r w:rsidR="000C5298" w:rsidRPr="004741FB" w:rsidDel="0042396B">
          <w:rPr>
            <w:rFonts w:ascii="微软雅黑" w:eastAsia="微软雅黑" w:hAnsi="微软雅黑" w:cs="Calibri"/>
            <w:bCs/>
            <w:szCs w:val="21"/>
            <w:highlight w:val="lightGray"/>
            <w:rPrChange w:id="76" w:author="Audrey Wu" w:date="2018-02-09T10:15:00Z">
              <w:rPr>
                <w:rFonts w:ascii="微软雅黑" w:eastAsia="微软雅黑" w:hAnsi="微软雅黑" w:cs="Calibri"/>
                <w:bCs/>
                <w:szCs w:val="21"/>
              </w:rPr>
            </w:rPrChange>
          </w:rPr>
          <w:delText>谈谈</w:delText>
        </w:r>
        <w:r w:rsidR="00A24261" w:rsidRPr="004741FB" w:rsidDel="0042396B">
          <w:rPr>
            <w:rFonts w:ascii="微软雅黑" w:eastAsia="微软雅黑" w:hAnsi="微软雅黑" w:cs="Calibri"/>
            <w:bCs/>
            <w:szCs w:val="21"/>
            <w:highlight w:val="lightGray"/>
            <w:rPrChange w:id="77" w:author="Audrey Wu" w:date="2018-02-09T10:15:00Z">
              <w:rPr>
                <w:rFonts w:ascii="微软雅黑" w:eastAsia="微软雅黑" w:hAnsi="微软雅黑" w:cs="Calibri"/>
                <w:bCs/>
                <w:szCs w:val="21"/>
              </w:rPr>
            </w:rPrChange>
          </w:rPr>
          <w:delText>通常</w:delText>
        </w:r>
        <w:r w:rsidR="000C5298" w:rsidRPr="004741FB" w:rsidDel="0042396B">
          <w:rPr>
            <w:rFonts w:ascii="微软雅黑" w:eastAsia="微软雅黑" w:hAnsi="微软雅黑" w:cs="Calibri"/>
            <w:bCs/>
            <w:szCs w:val="21"/>
            <w:highlight w:val="lightGray"/>
            <w:rPrChange w:id="78" w:author="Audrey Wu" w:date="2018-02-09T10:15:00Z">
              <w:rPr>
                <w:rFonts w:ascii="微软雅黑" w:eastAsia="微软雅黑" w:hAnsi="微软雅黑" w:cs="Calibri"/>
                <w:bCs/>
                <w:szCs w:val="21"/>
              </w:rPr>
            </w:rPrChange>
          </w:rPr>
          <w:delText>你会怎么看待</w:delText>
        </w:r>
        <w:r w:rsidR="004B0989" w:rsidRPr="004741FB" w:rsidDel="0042396B">
          <w:rPr>
            <w:rFonts w:ascii="微软雅黑" w:eastAsia="微软雅黑" w:hAnsi="微软雅黑" w:cs="Calibri"/>
            <w:bCs/>
            <w:szCs w:val="21"/>
            <w:highlight w:val="lightGray"/>
            <w:rPrChange w:id="79" w:author="Audrey Wu" w:date="2018-02-09T10:15:00Z">
              <w:rPr>
                <w:rFonts w:ascii="微软雅黑" w:eastAsia="微软雅黑" w:hAnsi="微软雅黑" w:cs="Calibri"/>
                <w:bCs/>
                <w:szCs w:val="21"/>
              </w:rPr>
            </w:rPrChange>
          </w:rPr>
          <w:delText>文字</w:delText>
        </w:r>
        <w:r w:rsidR="0069004F" w:rsidRPr="004741FB" w:rsidDel="0042396B">
          <w:rPr>
            <w:rFonts w:ascii="微软雅黑" w:eastAsia="微软雅黑" w:hAnsi="微软雅黑" w:cs="Calibri"/>
            <w:bCs/>
            <w:szCs w:val="21"/>
            <w:highlight w:val="lightGray"/>
            <w:rPrChange w:id="80" w:author="Audrey Wu" w:date="2018-02-09T10:15:00Z">
              <w:rPr>
                <w:rFonts w:ascii="微软雅黑" w:eastAsia="微软雅黑" w:hAnsi="微软雅黑" w:cs="Calibri"/>
                <w:bCs/>
                <w:szCs w:val="21"/>
              </w:rPr>
            </w:rPrChange>
          </w:rPr>
          <w:delText>记载</w:delText>
        </w:r>
        <w:r w:rsidR="000C5298" w:rsidRPr="004741FB" w:rsidDel="0042396B">
          <w:rPr>
            <w:rFonts w:ascii="微软雅黑" w:eastAsia="微软雅黑" w:hAnsi="微软雅黑" w:cs="Calibri"/>
            <w:bCs/>
            <w:szCs w:val="21"/>
            <w:highlight w:val="lightGray"/>
            <w:rPrChange w:id="81" w:author="Audrey Wu" w:date="2018-02-09T10:15:00Z">
              <w:rPr>
                <w:rFonts w:ascii="微软雅黑" w:eastAsia="微软雅黑" w:hAnsi="微软雅黑" w:cs="Calibri"/>
                <w:bCs/>
                <w:szCs w:val="21"/>
              </w:rPr>
            </w:rPrChange>
          </w:rPr>
          <w:delText>的历史</w:delText>
        </w:r>
        <w:r w:rsidR="007E785A" w:rsidRPr="004741FB" w:rsidDel="0042396B">
          <w:rPr>
            <w:rFonts w:ascii="微软雅黑" w:eastAsia="微软雅黑" w:hAnsi="微软雅黑" w:cs="Calibri" w:hint="eastAsia"/>
            <w:bCs/>
            <w:szCs w:val="21"/>
            <w:highlight w:val="lightGray"/>
            <w:rPrChange w:id="82" w:author="Audrey Wu" w:date="2018-02-09T10:15:00Z">
              <w:rPr>
                <w:rFonts w:ascii="微软雅黑" w:eastAsia="微软雅黑" w:hAnsi="微软雅黑" w:cs="Calibri" w:hint="eastAsia"/>
                <w:bCs/>
                <w:szCs w:val="21"/>
              </w:rPr>
            </w:rPrChange>
          </w:rPr>
          <w:delText>与</w:delText>
        </w:r>
        <w:r w:rsidR="004B0989" w:rsidRPr="004741FB" w:rsidDel="0042396B">
          <w:rPr>
            <w:rFonts w:ascii="微软雅黑" w:eastAsia="微软雅黑" w:hAnsi="微软雅黑" w:cs="Calibri"/>
            <w:bCs/>
            <w:szCs w:val="21"/>
            <w:highlight w:val="lightGray"/>
            <w:rPrChange w:id="83" w:author="Audrey Wu" w:date="2018-02-09T10:15:00Z">
              <w:rPr>
                <w:rFonts w:ascii="微软雅黑" w:eastAsia="微软雅黑" w:hAnsi="微软雅黑" w:cs="Calibri"/>
                <w:bCs/>
                <w:szCs w:val="21"/>
              </w:rPr>
            </w:rPrChange>
          </w:rPr>
          <w:delText>真实历史</w:delText>
        </w:r>
        <w:r w:rsidR="007E785A" w:rsidRPr="004741FB" w:rsidDel="0042396B">
          <w:rPr>
            <w:rFonts w:ascii="微软雅黑" w:eastAsia="微软雅黑" w:hAnsi="微软雅黑" w:cs="Calibri"/>
            <w:bCs/>
            <w:szCs w:val="21"/>
            <w:highlight w:val="lightGray"/>
            <w:rPrChange w:id="84" w:author="Audrey Wu" w:date="2018-02-09T10:15:00Z">
              <w:rPr>
                <w:rFonts w:ascii="微软雅黑" w:eastAsia="微软雅黑" w:hAnsi="微软雅黑" w:cs="Calibri"/>
                <w:bCs/>
                <w:szCs w:val="21"/>
              </w:rPr>
            </w:rPrChange>
          </w:rPr>
          <w:delText>之间的关系</w:delText>
        </w:r>
        <w:r w:rsidR="007E785A" w:rsidRPr="004741FB" w:rsidDel="0042396B">
          <w:rPr>
            <w:rFonts w:ascii="微软雅黑" w:eastAsia="微软雅黑" w:hAnsi="微软雅黑" w:cs="Calibri" w:hint="eastAsia"/>
            <w:bCs/>
            <w:szCs w:val="21"/>
            <w:highlight w:val="lightGray"/>
            <w:rPrChange w:id="85" w:author="Audrey Wu" w:date="2018-02-09T10:15:00Z">
              <w:rPr>
                <w:rFonts w:ascii="微软雅黑" w:eastAsia="微软雅黑" w:hAnsi="微软雅黑" w:cs="Calibri" w:hint="eastAsia"/>
                <w:bCs/>
                <w:szCs w:val="21"/>
              </w:rPr>
            </w:rPrChange>
          </w:rPr>
          <w:delText>？</w:delText>
        </w:r>
      </w:del>
    </w:p>
    <w:tbl>
      <w:tblPr>
        <w:tblStyle w:val="a6"/>
        <w:tblW w:w="0" w:type="auto"/>
        <w:tblLook w:val="04A0" w:firstRow="1" w:lastRow="0" w:firstColumn="1" w:lastColumn="0" w:noHBand="0" w:noVBand="1"/>
      </w:tblPr>
      <w:tblGrid>
        <w:gridCol w:w="8296"/>
      </w:tblGrid>
      <w:tr w:rsidR="0069004F" w:rsidRPr="004741FB" w:rsidDel="0042396B" w14:paraId="134F718B" w14:textId="77777777" w:rsidTr="0078302D">
        <w:trPr>
          <w:trHeight w:val="670"/>
          <w:del w:id="86" w:author="Audrey Wu" w:date="2018-02-09T10:17:00Z"/>
        </w:trPr>
        <w:tc>
          <w:tcPr>
            <w:tcW w:w="8296" w:type="dxa"/>
          </w:tcPr>
          <w:p w14:paraId="1BC5EE30" w14:textId="77777777" w:rsidR="0069004F" w:rsidRPr="004741FB" w:rsidDel="0042396B" w:rsidRDefault="0069004F" w:rsidP="00A36823">
            <w:pPr>
              <w:spacing w:line="360" w:lineRule="auto"/>
              <w:rPr>
                <w:del w:id="87" w:author="Audrey Wu" w:date="2018-02-09T10:17:00Z"/>
                <w:rFonts w:ascii="微软雅黑" w:eastAsia="微软雅黑" w:hAnsi="微软雅黑" w:cs="Calibri"/>
                <w:b/>
                <w:bCs/>
                <w:szCs w:val="21"/>
                <w:highlight w:val="lightGray"/>
                <w:rPrChange w:id="88" w:author="Audrey Wu" w:date="2018-02-09T10:15:00Z">
                  <w:rPr>
                    <w:del w:id="89" w:author="Audrey Wu" w:date="2018-02-09T10:17:00Z"/>
                    <w:rFonts w:ascii="微软雅黑" w:eastAsia="微软雅黑" w:hAnsi="微软雅黑" w:cs="Calibri"/>
                    <w:b/>
                    <w:bCs/>
                    <w:szCs w:val="21"/>
                  </w:rPr>
                </w:rPrChange>
              </w:rPr>
            </w:pPr>
          </w:p>
        </w:tc>
      </w:tr>
    </w:tbl>
    <w:p w14:paraId="69C3AD9F" w14:textId="77777777" w:rsidR="00055CFC" w:rsidRPr="00A36823" w:rsidDel="0042396B" w:rsidRDefault="0069004F" w:rsidP="00A36823">
      <w:pPr>
        <w:spacing w:line="360" w:lineRule="auto"/>
        <w:rPr>
          <w:del w:id="90" w:author="Audrey Wu" w:date="2018-02-09T10:17:00Z"/>
          <w:rFonts w:ascii="微软雅黑" w:eastAsia="微软雅黑" w:hAnsi="微软雅黑" w:cs="Calibri"/>
          <w:bCs/>
          <w:szCs w:val="21"/>
        </w:rPr>
      </w:pPr>
      <w:del w:id="91" w:author="Audrey Wu" w:date="2018-02-09T10:17:00Z">
        <w:r w:rsidRPr="004741FB" w:rsidDel="0042396B">
          <w:rPr>
            <w:rFonts w:ascii="微软雅黑" w:eastAsia="微软雅黑" w:hAnsi="微软雅黑" w:cs="Calibri"/>
            <w:b/>
            <w:bCs/>
            <w:szCs w:val="21"/>
            <w:highlight w:val="lightGray"/>
            <w:rPrChange w:id="92" w:author="Audrey Wu" w:date="2018-02-09T10:15:00Z">
              <w:rPr>
                <w:rFonts w:ascii="微软雅黑" w:eastAsia="微软雅黑" w:hAnsi="微软雅黑" w:cs="Calibri"/>
                <w:b/>
                <w:bCs/>
                <w:szCs w:val="21"/>
              </w:rPr>
            </w:rPrChange>
          </w:rPr>
          <w:delText>反馈</w:delText>
        </w:r>
        <w:r w:rsidRPr="004741FB" w:rsidDel="0042396B">
          <w:rPr>
            <w:rFonts w:ascii="微软雅黑" w:eastAsia="微软雅黑" w:hAnsi="微软雅黑" w:cs="Calibri" w:hint="eastAsia"/>
            <w:b/>
            <w:bCs/>
            <w:szCs w:val="21"/>
            <w:highlight w:val="lightGray"/>
            <w:rPrChange w:id="93" w:author="Audrey Wu" w:date="2018-02-09T10:15:00Z">
              <w:rPr>
                <w:rFonts w:ascii="微软雅黑" w:eastAsia="微软雅黑" w:hAnsi="微软雅黑" w:cs="Calibri" w:hint="eastAsia"/>
                <w:b/>
                <w:bCs/>
                <w:szCs w:val="21"/>
              </w:rPr>
            </w:rPrChange>
          </w:rPr>
          <w:delText>：</w:delText>
        </w:r>
        <w:r w:rsidR="00055CFC" w:rsidRPr="004741FB" w:rsidDel="0042396B">
          <w:rPr>
            <w:rFonts w:ascii="微软雅黑" w:eastAsia="微软雅黑" w:hAnsi="微软雅黑" w:cs="Calibri" w:hint="eastAsia"/>
            <w:bCs/>
            <w:szCs w:val="21"/>
            <w:highlight w:val="lightGray"/>
            <w:rPrChange w:id="94" w:author="Audrey Wu" w:date="2018-02-09T10:15:00Z">
              <w:rPr>
                <w:rFonts w:ascii="微软雅黑" w:eastAsia="微软雅黑" w:hAnsi="微软雅黑" w:cs="Calibri" w:hint="eastAsia"/>
                <w:bCs/>
                <w:szCs w:val="21"/>
              </w:rPr>
            </w:rPrChange>
          </w:rPr>
          <w:delText>我们认为，对于历史记载的</w:delText>
        </w:r>
        <w:r w:rsidR="007459F8" w:rsidRPr="004741FB" w:rsidDel="0042396B">
          <w:rPr>
            <w:rFonts w:ascii="微软雅黑" w:eastAsia="微软雅黑" w:hAnsi="微软雅黑" w:cs="Calibri" w:hint="eastAsia"/>
            <w:bCs/>
            <w:szCs w:val="21"/>
            <w:highlight w:val="lightGray"/>
            <w:rPrChange w:id="95" w:author="Audrey Wu" w:date="2018-02-09T10:15:00Z">
              <w:rPr>
                <w:rFonts w:ascii="微软雅黑" w:eastAsia="微软雅黑" w:hAnsi="微软雅黑" w:cs="Calibri" w:hint="eastAsia"/>
                <w:bCs/>
                <w:szCs w:val="21"/>
              </w:rPr>
            </w:rPrChange>
          </w:rPr>
          <w:delText>深入</w:delText>
        </w:r>
        <w:r w:rsidR="00055CFC" w:rsidRPr="004741FB" w:rsidDel="0042396B">
          <w:rPr>
            <w:rFonts w:ascii="微软雅黑" w:eastAsia="微软雅黑" w:hAnsi="微软雅黑" w:cs="Calibri" w:hint="eastAsia"/>
            <w:bCs/>
            <w:szCs w:val="21"/>
            <w:highlight w:val="lightGray"/>
            <w:rPrChange w:id="96" w:author="Audrey Wu" w:date="2018-02-09T10:15:00Z">
              <w:rPr>
                <w:rFonts w:ascii="微软雅黑" w:eastAsia="微软雅黑" w:hAnsi="微软雅黑" w:cs="Calibri" w:hint="eastAsia"/>
                <w:bCs/>
                <w:szCs w:val="21"/>
              </w:rPr>
            </w:rPrChange>
          </w:rPr>
          <w:delText>反思</w:delText>
        </w:r>
        <w:r w:rsidR="005D4A9E" w:rsidRPr="004741FB" w:rsidDel="0042396B">
          <w:rPr>
            <w:rFonts w:ascii="微软雅黑" w:eastAsia="微软雅黑" w:hAnsi="微软雅黑" w:cs="Calibri" w:hint="eastAsia"/>
            <w:bCs/>
            <w:szCs w:val="21"/>
            <w:highlight w:val="lightGray"/>
            <w:rPrChange w:id="97" w:author="Audrey Wu" w:date="2018-02-09T10:15:00Z">
              <w:rPr>
                <w:rFonts w:ascii="微软雅黑" w:eastAsia="微软雅黑" w:hAnsi="微软雅黑" w:cs="Calibri" w:hint="eastAsia"/>
                <w:bCs/>
                <w:szCs w:val="21"/>
              </w:rPr>
            </w:rPrChange>
          </w:rPr>
          <w:delText>、</w:delText>
        </w:r>
        <w:r w:rsidR="00055CFC" w:rsidRPr="004741FB" w:rsidDel="0042396B">
          <w:rPr>
            <w:rFonts w:ascii="微软雅黑" w:eastAsia="微软雅黑" w:hAnsi="微软雅黑" w:cs="Calibri" w:hint="eastAsia"/>
            <w:bCs/>
            <w:szCs w:val="21"/>
            <w:highlight w:val="lightGray"/>
            <w:rPrChange w:id="98" w:author="Audrey Wu" w:date="2018-02-09T10:15:00Z">
              <w:rPr>
                <w:rFonts w:ascii="微软雅黑" w:eastAsia="微软雅黑" w:hAnsi="微软雅黑" w:cs="Calibri" w:hint="eastAsia"/>
                <w:bCs/>
                <w:szCs w:val="21"/>
              </w:rPr>
            </w:rPrChange>
          </w:rPr>
          <w:delText>质疑</w:delText>
        </w:r>
        <w:r w:rsidR="005D4A9E" w:rsidRPr="004741FB" w:rsidDel="0042396B">
          <w:rPr>
            <w:rFonts w:ascii="微软雅黑" w:eastAsia="微软雅黑" w:hAnsi="微软雅黑" w:cs="Calibri" w:hint="eastAsia"/>
            <w:bCs/>
            <w:szCs w:val="21"/>
            <w:highlight w:val="lightGray"/>
            <w:rPrChange w:id="99" w:author="Audrey Wu" w:date="2018-02-09T10:15:00Z">
              <w:rPr>
                <w:rFonts w:ascii="微软雅黑" w:eastAsia="微软雅黑" w:hAnsi="微软雅黑" w:cs="Calibri" w:hint="eastAsia"/>
                <w:bCs/>
                <w:szCs w:val="21"/>
              </w:rPr>
            </w:rPrChange>
          </w:rPr>
          <w:delText>与探究</w:delText>
        </w:r>
        <w:r w:rsidR="00055CFC" w:rsidRPr="004741FB" w:rsidDel="0042396B">
          <w:rPr>
            <w:rFonts w:ascii="微软雅黑" w:eastAsia="微软雅黑" w:hAnsi="微软雅黑" w:cs="Calibri" w:hint="eastAsia"/>
            <w:bCs/>
            <w:szCs w:val="21"/>
            <w:highlight w:val="lightGray"/>
            <w:rPrChange w:id="100" w:author="Audrey Wu" w:date="2018-02-09T10:15:00Z">
              <w:rPr>
                <w:rFonts w:ascii="微软雅黑" w:eastAsia="微软雅黑" w:hAnsi="微软雅黑" w:cs="Calibri" w:hint="eastAsia"/>
                <w:bCs/>
                <w:szCs w:val="21"/>
              </w:rPr>
            </w:rPrChange>
          </w:rPr>
          <w:delText>，</w:delText>
        </w:r>
        <w:r w:rsidR="00173BDD" w:rsidRPr="004741FB" w:rsidDel="0042396B">
          <w:rPr>
            <w:rFonts w:ascii="微软雅黑" w:eastAsia="微软雅黑" w:hAnsi="微软雅黑" w:cs="Calibri" w:hint="eastAsia"/>
            <w:bCs/>
            <w:szCs w:val="21"/>
            <w:highlight w:val="lightGray"/>
            <w:rPrChange w:id="101" w:author="Audrey Wu" w:date="2018-02-09T10:15:00Z">
              <w:rPr>
                <w:rFonts w:ascii="微软雅黑" w:eastAsia="微软雅黑" w:hAnsi="微软雅黑" w:cs="Calibri" w:hint="eastAsia"/>
                <w:bCs/>
                <w:szCs w:val="21"/>
              </w:rPr>
            </w:rPrChange>
          </w:rPr>
          <w:delText>正是</w:delText>
        </w:r>
        <w:r w:rsidR="00C24163" w:rsidRPr="004741FB" w:rsidDel="0042396B">
          <w:rPr>
            <w:rFonts w:ascii="微软雅黑" w:eastAsia="微软雅黑" w:hAnsi="微软雅黑" w:cs="Calibri" w:hint="eastAsia"/>
            <w:bCs/>
            <w:szCs w:val="21"/>
            <w:highlight w:val="lightGray"/>
            <w:rPrChange w:id="102" w:author="Audrey Wu" w:date="2018-02-09T10:15:00Z">
              <w:rPr>
                <w:rFonts w:ascii="微软雅黑" w:eastAsia="微软雅黑" w:hAnsi="微软雅黑" w:cs="Calibri" w:hint="eastAsia"/>
                <w:bCs/>
                <w:szCs w:val="21"/>
              </w:rPr>
            </w:rPrChange>
          </w:rPr>
          <w:delText>属于</w:delText>
        </w:r>
        <w:r w:rsidR="00055CFC" w:rsidRPr="004741FB" w:rsidDel="0042396B">
          <w:rPr>
            <w:rFonts w:ascii="微软雅黑" w:eastAsia="微软雅黑" w:hAnsi="微软雅黑" w:cs="Calibri" w:hint="eastAsia"/>
            <w:bCs/>
            <w:szCs w:val="21"/>
            <w:highlight w:val="lightGray"/>
            <w:rPrChange w:id="103" w:author="Audrey Wu" w:date="2018-02-09T10:15:00Z">
              <w:rPr>
                <w:rFonts w:ascii="微软雅黑" w:eastAsia="微软雅黑" w:hAnsi="微软雅黑" w:cs="Calibri" w:hint="eastAsia"/>
                <w:bCs/>
                <w:szCs w:val="21"/>
              </w:rPr>
            </w:rPrChange>
          </w:rPr>
          <w:delText>一种去伪求真的思维加工过程。你</w:delText>
        </w:r>
        <w:r w:rsidR="00DA164F" w:rsidRPr="004741FB" w:rsidDel="0042396B">
          <w:rPr>
            <w:rFonts w:ascii="微软雅黑" w:eastAsia="微软雅黑" w:hAnsi="微软雅黑" w:cs="Calibri" w:hint="eastAsia"/>
            <w:bCs/>
            <w:szCs w:val="21"/>
            <w:highlight w:val="lightGray"/>
            <w:rPrChange w:id="104" w:author="Audrey Wu" w:date="2018-02-09T10:15:00Z">
              <w:rPr>
                <w:rFonts w:ascii="微软雅黑" w:eastAsia="微软雅黑" w:hAnsi="微软雅黑" w:cs="Calibri" w:hint="eastAsia"/>
                <w:bCs/>
                <w:szCs w:val="21"/>
              </w:rPr>
            </w:rPrChange>
          </w:rPr>
          <w:delText>也</w:delText>
        </w:r>
        <w:r w:rsidR="00055CFC" w:rsidRPr="004741FB" w:rsidDel="0042396B">
          <w:rPr>
            <w:rFonts w:ascii="微软雅黑" w:eastAsia="微软雅黑" w:hAnsi="微软雅黑" w:cs="Calibri" w:hint="eastAsia"/>
            <w:bCs/>
            <w:szCs w:val="21"/>
            <w:highlight w:val="lightGray"/>
            <w:rPrChange w:id="105" w:author="Audrey Wu" w:date="2018-02-09T10:15:00Z">
              <w:rPr>
                <w:rFonts w:ascii="微软雅黑" w:eastAsia="微软雅黑" w:hAnsi="微软雅黑" w:cs="Calibri" w:hint="eastAsia"/>
                <w:bCs/>
                <w:szCs w:val="21"/>
              </w:rPr>
            </w:rPrChange>
          </w:rPr>
          <w:delText>是这么想的吗？</w:delText>
        </w:r>
        <w:r w:rsidR="000E1885" w:rsidRPr="004741FB" w:rsidDel="0042396B">
          <w:rPr>
            <w:rFonts w:ascii="微软雅黑" w:eastAsia="微软雅黑" w:hAnsi="微软雅黑" w:cs="Calibri" w:hint="eastAsia"/>
            <w:bCs/>
            <w:szCs w:val="21"/>
            <w:highlight w:val="lightGray"/>
            <w:rPrChange w:id="106" w:author="Audrey Wu" w:date="2018-02-09T10:15:00Z">
              <w:rPr>
                <w:rFonts w:ascii="微软雅黑" w:eastAsia="微软雅黑" w:hAnsi="微软雅黑" w:cs="Calibri" w:hint="eastAsia"/>
                <w:bCs/>
                <w:szCs w:val="21"/>
              </w:rPr>
            </w:rPrChange>
          </w:rPr>
          <w:delText>【看看其他学员都是怎么想的？】</w:delText>
        </w:r>
      </w:del>
    </w:p>
    <w:p w14:paraId="12E89B95" w14:textId="77777777" w:rsidR="000E1885" w:rsidRPr="00A36823" w:rsidDel="0042396B" w:rsidRDefault="000E1885" w:rsidP="00A36823">
      <w:pPr>
        <w:spacing w:line="360" w:lineRule="auto"/>
        <w:rPr>
          <w:del w:id="107" w:author="Audrey Wu" w:date="2018-02-09T10:17:00Z"/>
          <w:rFonts w:ascii="微软雅黑" w:eastAsia="微软雅黑" w:hAnsi="微软雅黑" w:cs="Calibri"/>
          <w:b/>
          <w:bCs/>
          <w:szCs w:val="21"/>
        </w:rPr>
      </w:pPr>
      <w:del w:id="108" w:author="Audrey Wu" w:date="2018-02-09T10:17:00Z">
        <w:r w:rsidRPr="00A36823" w:rsidDel="0042396B">
          <w:rPr>
            <w:rFonts w:ascii="微软雅黑" w:eastAsia="微软雅黑" w:hAnsi="微软雅黑"/>
            <w:noProof/>
            <w:szCs w:val="21"/>
          </w:rPr>
          <w:drawing>
            <wp:inline distT="0" distB="0" distL="0" distR="0" wp14:anchorId="2FBD05B1" wp14:editId="01901EA3">
              <wp:extent cx="2622550" cy="1701702"/>
              <wp:effectExtent l="0" t="0" r="635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29110" cy="1705958"/>
                      </a:xfrm>
                      <a:prstGeom prst="rect">
                        <a:avLst/>
                      </a:prstGeom>
                    </pic:spPr>
                  </pic:pic>
                </a:graphicData>
              </a:graphic>
            </wp:inline>
          </w:drawing>
        </w:r>
      </w:del>
    </w:p>
    <w:p w14:paraId="00A56F69" w14:textId="77777777" w:rsidR="00055CFC" w:rsidRPr="00A36823" w:rsidRDefault="00055CFC" w:rsidP="00A36823">
      <w:pPr>
        <w:spacing w:line="360" w:lineRule="auto"/>
        <w:rPr>
          <w:rFonts w:ascii="微软雅黑" w:eastAsia="微软雅黑" w:hAnsi="微软雅黑" w:cs="Calibri"/>
          <w:b/>
          <w:bCs/>
          <w:szCs w:val="21"/>
        </w:rPr>
      </w:pPr>
      <w:r w:rsidRPr="00A36823">
        <w:rPr>
          <w:rFonts w:ascii="微软雅黑" w:eastAsia="微软雅黑" w:hAnsi="微软雅黑" w:cs="Calibri"/>
          <w:b/>
          <w:bCs/>
          <w:szCs w:val="21"/>
        </w:rPr>
        <w:t>00U04 课程学习目标</w:t>
      </w:r>
    </w:p>
    <w:p w14:paraId="65AFBF2C" w14:textId="77777777" w:rsidR="0069004F" w:rsidRPr="00A36823" w:rsidRDefault="0069004F" w:rsidP="00A36823">
      <w:pPr>
        <w:spacing w:line="360" w:lineRule="auto"/>
        <w:rPr>
          <w:rFonts w:ascii="微软雅黑" w:eastAsia="微软雅黑" w:hAnsi="微软雅黑" w:cs="Calibri"/>
          <w:bCs/>
          <w:szCs w:val="21"/>
        </w:rPr>
      </w:pPr>
      <w:r w:rsidRPr="00A36823">
        <w:rPr>
          <w:rFonts w:ascii="微软雅黑" w:eastAsia="微软雅黑" w:hAnsi="微软雅黑" w:cs="Calibri" w:hint="eastAsia"/>
          <w:bCs/>
          <w:szCs w:val="21"/>
        </w:rPr>
        <w:t>当我们开始思考“在介绍一段历史时期时，真实的历史描述大约占历史事件的多大比例？”时，我们的这种反思就</w:t>
      </w:r>
      <w:r w:rsidR="007459F8" w:rsidRPr="00A36823">
        <w:rPr>
          <w:rFonts w:ascii="微软雅黑" w:eastAsia="微软雅黑" w:hAnsi="微软雅黑" w:cs="Calibri" w:hint="eastAsia"/>
          <w:bCs/>
          <w:szCs w:val="21"/>
        </w:rPr>
        <w:t>已经触发了批判性思维。它</w:t>
      </w:r>
      <w:r w:rsidRPr="00A36823">
        <w:rPr>
          <w:rFonts w:ascii="微软雅黑" w:eastAsia="微软雅黑" w:hAnsi="微软雅黑" w:cs="Calibri" w:hint="eastAsia"/>
          <w:bCs/>
          <w:szCs w:val="21"/>
        </w:rPr>
        <w:t>提出了很多价值判断的选择——哪些叙述是真实的？哪些描述是虚构的？</w:t>
      </w:r>
      <w:r w:rsidR="00055CFC" w:rsidRPr="00A36823">
        <w:rPr>
          <w:rFonts w:ascii="微软雅黑" w:eastAsia="微软雅黑" w:hAnsi="微软雅黑" w:cs="Calibri" w:hint="eastAsia"/>
          <w:bCs/>
          <w:szCs w:val="21"/>
        </w:rPr>
        <w:t xml:space="preserve"> </w:t>
      </w:r>
      <w:r w:rsidR="00DD1F0E" w:rsidRPr="00A36823">
        <w:rPr>
          <w:rFonts w:ascii="微软雅黑" w:eastAsia="微软雅黑" w:hAnsi="微软雅黑" w:cs="Calibri" w:hint="eastAsia"/>
          <w:bCs/>
          <w:szCs w:val="21"/>
        </w:rPr>
        <w:t>哪些历史记载会让我们觉得，从情感上愿意相信，但从理性上存在疑问呢？</w:t>
      </w:r>
    </w:p>
    <w:p w14:paraId="2245E563" w14:textId="77777777" w:rsidR="003A0E9D" w:rsidRPr="00A36823" w:rsidRDefault="003F183C" w:rsidP="00A36823">
      <w:pPr>
        <w:spacing w:line="360" w:lineRule="auto"/>
        <w:rPr>
          <w:rFonts w:ascii="微软雅黑" w:eastAsia="微软雅黑" w:hAnsi="微软雅黑" w:cs="Calibri"/>
          <w:bCs/>
          <w:szCs w:val="21"/>
        </w:rPr>
      </w:pPr>
      <w:r w:rsidRPr="00A36823">
        <w:rPr>
          <w:rFonts w:ascii="微软雅黑" w:eastAsia="微软雅黑" w:hAnsi="微软雅黑" w:cs="Calibri" w:hint="eastAsia"/>
          <w:bCs/>
          <w:szCs w:val="21"/>
        </w:rPr>
        <w:t>这一系列的思维加工过程——</w:t>
      </w:r>
      <w:r w:rsidRPr="00A36823">
        <w:rPr>
          <w:rFonts w:ascii="微软雅黑" w:eastAsia="微软雅黑" w:hAnsi="微软雅黑" w:cs="Calibri"/>
          <w:bCs/>
          <w:szCs w:val="21"/>
        </w:rPr>
        <w:t>如何提出</w:t>
      </w:r>
      <w:r w:rsidRPr="00A36823">
        <w:rPr>
          <w:rFonts w:ascii="微软雅黑" w:eastAsia="微软雅黑" w:hAnsi="微软雅黑" w:cs="Calibri" w:hint="eastAsia"/>
          <w:bCs/>
          <w:szCs w:val="21"/>
        </w:rPr>
        <w:t>问题、</w:t>
      </w:r>
      <w:r w:rsidRPr="00A36823">
        <w:rPr>
          <w:rFonts w:ascii="微软雅黑" w:eastAsia="微软雅黑" w:hAnsi="微软雅黑" w:cs="Calibri"/>
          <w:bCs/>
          <w:szCs w:val="21"/>
        </w:rPr>
        <w:t>如何做出正确的价值判断</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就</w:t>
      </w:r>
      <w:r w:rsidR="00D1766D" w:rsidRPr="00A36823">
        <w:rPr>
          <w:rFonts w:ascii="微软雅黑" w:eastAsia="微软雅黑" w:hAnsi="微软雅黑" w:cs="Calibri" w:hint="eastAsia"/>
          <w:bCs/>
          <w:szCs w:val="21"/>
        </w:rPr>
        <w:t>引出了我们今天要探讨</w:t>
      </w:r>
      <w:r w:rsidRPr="00A36823">
        <w:rPr>
          <w:rFonts w:ascii="微软雅黑" w:eastAsia="微软雅黑" w:hAnsi="微软雅黑" w:cs="Calibri" w:hint="eastAsia"/>
          <w:bCs/>
          <w:szCs w:val="21"/>
        </w:rPr>
        <w:t>的内容：究竟该如何</w:t>
      </w:r>
      <w:r w:rsidR="00D1766D" w:rsidRPr="00A36823">
        <w:rPr>
          <w:rFonts w:ascii="微软雅黑" w:eastAsia="微软雅黑" w:hAnsi="微软雅黑" w:cs="Calibri" w:hint="eastAsia"/>
          <w:bCs/>
          <w:szCs w:val="21"/>
        </w:rPr>
        <w:t>在生活和工作当中去</w:t>
      </w:r>
      <w:r w:rsidRPr="00A36823">
        <w:rPr>
          <w:rFonts w:ascii="微软雅黑" w:eastAsia="微软雅黑" w:hAnsi="微软雅黑" w:cs="Calibri" w:hint="eastAsia"/>
          <w:bCs/>
          <w:szCs w:val="21"/>
        </w:rPr>
        <w:t>运用批判性思维？</w:t>
      </w:r>
      <w:r w:rsidR="00D1766D" w:rsidRPr="00A36823">
        <w:rPr>
          <w:rFonts w:ascii="微软雅黑" w:eastAsia="微软雅黑" w:hAnsi="微软雅黑" w:cs="Calibri" w:hint="eastAsia"/>
          <w:bCs/>
          <w:szCs w:val="21"/>
        </w:rPr>
        <w:t>这个课题的</w:t>
      </w:r>
      <w:r w:rsidRPr="00A36823">
        <w:rPr>
          <w:rFonts w:ascii="微软雅黑" w:eastAsia="微软雅黑" w:hAnsi="微软雅黑" w:cs="Calibri" w:hint="eastAsia"/>
          <w:bCs/>
          <w:szCs w:val="21"/>
        </w:rPr>
        <w:t>涵盖</w:t>
      </w:r>
      <w:r w:rsidR="00D1766D" w:rsidRPr="00A36823">
        <w:rPr>
          <w:rFonts w:ascii="微软雅黑" w:eastAsia="微软雅黑" w:hAnsi="微软雅黑" w:cs="Calibri" w:hint="eastAsia"/>
          <w:bCs/>
          <w:szCs w:val="21"/>
        </w:rPr>
        <w:t>领域</w:t>
      </w:r>
      <w:r w:rsidRPr="00A36823">
        <w:rPr>
          <w:rFonts w:ascii="微软雅黑" w:eastAsia="微软雅黑" w:hAnsi="微软雅黑" w:cs="Calibri" w:hint="eastAsia"/>
          <w:bCs/>
          <w:szCs w:val="21"/>
        </w:rPr>
        <w:t>极广，本课将主要教授给你一套便于应用的“五步法”策略。但在这里我们先不告诉你是哪五</w:t>
      </w:r>
      <w:r w:rsidRPr="00A36823">
        <w:rPr>
          <w:rFonts w:ascii="微软雅黑" w:eastAsia="微软雅黑" w:hAnsi="微软雅黑" w:cs="Calibri" w:hint="eastAsia"/>
          <w:bCs/>
          <w:szCs w:val="21"/>
        </w:rPr>
        <w:lastRenderedPageBreak/>
        <w:t>个步骤，请你跟着我们的学习自己推导出来。</w:t>
      </w:r>
    </w:p>
    <w:p w14:paraId="6E7DC334" w14:textId="77777777" w:rsidR="00786BB4" w:rsidRPr="00A36823" w:rsidRDefault="00786BB4" w:rsidP="00A36823">
      <w:pPr>
        <w:spacing w:line="360" w:lineRule="auto"/>
        <w:rPr>
          <w:rFonts w:ascii="微软雅黑" w:eastAsia="微软雅黑" w:hAnsi="微软雅黑" w:cs="Calibri"/>
          <w:b/>
          <w:bCs/>
          <w:szCs w:val="21"/>
        </w:rPr>
      </w:pPr>
      <w:r w:rsidRPr="00A36823">
        <w:rPr>
          <w:rFonts w:ascii="微软雅黑" w:eastAsia="微软雅黑" w:hAnsi="微软雅黑" w:cs="Calibri" w:hint="eastAsia"/>
          <w:b/>
          <w:bCs/>
          <w:szCs w:val="21"/>
        </w:rPr>
        <w:t>01U 运用批判性思维的5个基本流程</w:t>
      </w:r>
    </w:p>
    <w:p w14:paraId="69B6A397" w14:textId="77777777" w:rsidR="00786BB4" w:rsidRDefault="00786BB4" w:rsidP="00A36823">
      <w:pPr>
        <w:spacing w:line="360" w:lineRule="auto"/>
        <w:rPr>
          <w:ins w:id="109" w:author="Liting Ji" w:date="2018-02-13T13:17:00Z"/>
          <w:rFonts w:ascii="微软雅黑" w:eastAsia="微软雅黑" w:hAnsi="微软雅黑" w:cs="Calibri"/>
          <w:b/>
          <w:bCs/>
          <w:szCs w:val="21"/>
        </w:rPr>
      </w:pPr>
      <w:r w:rsidRPr="00A36823">
        <w:rPr>
          <w:rFonts w:ascii="微软雅黑" w:eastAsia="微软雅黑" w:hAnsi="微软雅黑" w:cs="Calibri" w:hint="eastAsia"/>
          <w:b/>
          <w:bCs/>
          <w:szCs w:val="21"/>
        </w:rPr>
        <w:t>01U0</w:t>
      </w:r>
      <w:r w:rsidRPr="00A36823">
        <w:rPr>
          <w:rFonts w:ascii="微软雅黑" w:eastAsia="微软雅黑" w:hAnsi="微软雅黑" w:cs="Calibri"/>
          <w:b/>
          <w:bCs/>
          <w:szCs w:val="21"/>
        </w:rPr>
        <w:t>1</w:t>
      </w:r>
      <w:r w:rsidRPr="00A36823">
        <w:rPr>
          <w:rFonts w:ascii="微软雅黑" w:eastAsia="微软雅黑" w:hAnsi="微软雅黑" w:cs="Calibri" w:hint="eastAsia"/>
          <w:b/>
          <w:bCs/>
          <w:szCs w:val="21"/>
        </w:rPr>
        <w:t>a</w:t>
      </w:r>
      <w:r w:rsidRPr="00A36823">
        <w:rPr>
          <w:rFonts w:ascii="微软雅黑" w:eastAsia="微软雅黑" w:hAnsi="微软雅黑" w:cs="Calibri"/>
          <w:b/>
          <w:bCs/>
          <w:szCs w:val="21"/>
        </w:rPr>
        <w:t xml:space="preserve"> 小测验</w:t>
      </w:r>
      <w:r w:rsidRPr="00A36823">
        <w:rPr>
          <w:rFonts w:ascii="微软雅黑" w:eastAsia="微软雅黑" w:hAnsi="微软雅黑" w:cs="Calibri" w:hint="eastAsia"/>
          <w:b/>
          <w:bCs/>
          <w:szCs w:val="21"/>
        </w:rPr>
        <w:t>：</w:t>
      </w:r>
      <w:r w:rsidR="003072AB" w:rsidRPr="00A36823">
        <w:rPr>
          <w:rFonts w:ascii="微软雅黑" w:eastAsia="微软雅黑" w:hAnsi="微软雅黑" w:cs="Calibri" w:hint="eastAsia"/>
          <w:b/>
          <w:bCs/>
          <w:szCs w:val="21"/>
        </w:rPr>
        <w:t>找出</w:t>
      </w:r>
      <w:r w:rsidR="001A264E" w:rsidRPr="00A36823">
        <w:rPr>
          <w:rFonts w:ascii="微软雅黑" w:eastAsia="微软雅黑" w:hAnsi="微软雅黑" w:cs="Calibri" w:hint="eastAsia"/>
          <w:b/>
          <w:bCs/>
          <w:szCs w:val="21"/>
        </w:rPr>
        <w:t>那些典型的</w:t>
      </w:r>
      <w:r w:rsidRPr="00A36823">
        <w:rPr>
          <w:rFonts w:ascii="微软雅黑" w:eastAsia="微软雅黑" w:hAnsi="微软雅黑" w:cs="Calibri"/>
          <w:b/>
          <w:bCs/>
          <w:szCs w:val="21"/>
        </w:rPr>
        <w:t>思维</w:t>
      </w:r>
      <w:r w:rsidRPr="00A36823">
        <w:rPr>
          <w:rFonts w:ascii="微软雅黑" w:eastAsia="微软雅黑" w:hAnsi="微软雅黑" w:cs="Calibri" w:hint="eastAsia"/>
          <w:b/>
          <w:bCs/>
          <w:szCs w:val="21"/>
        </w:rPr>
        <w:t>误区</w:t>
      </w:r>
      <w:r w:rsidR="008200BD" w:rsidRPr="00A36823">
        <w:rPr>
          <w:rFonts w:ascii="微软雅黑" w:eastAsia="微软雅黑" w:hAnsi="微软雅黑" w:cs="Calibri" w:hint="eastAsia"/>
          <w:b/>
          <w:bCs/>
          <w:szCs w:val="21"/>
        </w:rPr>
        <w:t>（1）</w:t>
      </w:r>
    </w:p>
    <w:p w14:paraId="1EAEC1E2" w14:textId="77777777" w:rsidR="002A1DCE" w:rsidRPr="002A1DCE" w:rsidRDefault="002A1DCE" w:rsidP="00A36823">
      <w:pPr>
        <w:spacing w:line="360" w:lineRule="auto"/>
        <w:rPr>
          <w:rFonts w:ascii="微软雅黑" w:eastAsia="微软雅黑" w:hAnsi="微软雅黑" w:cs="Calibri"/>
          <w:b/>
          <w:bCs/>
          <w:szCs w:val="21"/>
        </w:rPr>
      </w:pPr>
      <w:ins w:id="110" w:author="Liting Ji" w:date="2018-02-13T13:17:00Z">
        <w:r w:rsidRPr="002A1DCE">
          <w:rPr>
            <w:rFonts w:ascii="微软雅黑" w:eastAsia="微软雅黑" w:hAnsi="微软雅黑" w:cs="Calibri" w:hint="eastAsia"/>
            <w:b/>
            <w:bCs/>
            <w:szCs w:val="21"/>
          </w:rPr>
          <w:t>下面我们来听一听塞琳等人的一段语，并从中发现那些非常典型的思维误区。</w:t>
        </w:r>
      </w:ins>
    </w:p>
    <w:p w14:paraId="3150AF67" w14:textId="77777777" w:rsidR="008200BD" w:rsidRPr="00A36823" w:rsidRDefault="00234044" w:rsidP="00A36823">
      <w:pPr>
        <w:spacing w:line="360" w:lineRule="auto"/>
        <w:rPr>
          <w:rFonts w:ascii="微软雅黑" w:eastAsia="微软雅黑" w:hAnsi="微软雅黑" w:cs="Calibri"/>
          <w:b/>
          <w:bCs/>
          <w:szCs w:val="21"/>
        </w:rPr>
      </w:pPr>
      <w:r w:rsidRPr="00A36823">
        <w:rPr>
          <w:rFonts w:ascii="微软雅黑" w:eastAsia="微软雅黑" w:hAnsi="微软雅黑" w:cs="Calibri" w:hint="eastAsia"/>
          <w:bCs/>
          <w:szCs w:val="21"/>
        </w:rPr>
        <w:t>塞琳：“你看到香奈儿最新的香水广告了吗？他们新请的代言人</w:t>
      </w:r>
      <w:r w:rsidR="00886669" w:rsidRPr="00A36823">
        <w:rPr>
          <w:rFonts w:ascii="微软雅黑" w:eastAsia="微软雅黑" w:hAnsi="微软雅黑" w:cs="Calibri" w:hint="eastAsia"/>
          <w:bCs/>
          <w:szCs w:val="21"/>
        </w:rPr>
        <w:t>是这届</w:t>
      </w:r>
      <w:r w:rsidR="00B46E40" w:rsidRPr="00A36823">
        <w:rPr>
          <w:rFonts w:ascii="微软雅黑" w:eastAsia="微软雅黑" w:hAnsi="微软雅黑" w:cs="Calibri" w:hint="eastAsia"/>
          <w:bCs/>
          <w:szCs w:val="21"/>
        </w:rPr>
        <w:t>维密模特，</w:t>
      </w:r>
      <w:r w:rsidR="008200BD" w:rsidRPr="00A36823">
        <w:rPr>
          <w:rFonts w:ascii="微软雅黑" w:eastAsia="微软雅黑" w:hAnsi="微软雅黑" w:cs="Calibri" w:hint="eastAsia"/>
          <w:bCs/>
          <w:szCs w:val="21"/>
        </w:rPr>
        <w:t>瓶子的设计也</w:t>
      </w:r>
      <w:r w:rsidR="00886669" w:rsidRPr="00A36823">
        <w:rPr>
          <w:rFonts w:ascii="微软雅黑" w:eastAsia="微软雅黑" w:hAnsi="微软雅黑" w:cs="Calibri" w:hint="eastAsia"/>
          <w:bCs/>
          <w:szCs w:val="21"/>
        </w:rPr>
        <w:t>很合我心意</w:t>
      </w:r>
      <w:r w:rsidR="008200BD" w:rsidRPr="00A36823">
        <w:rPr>
          <w:rFonts w:ascii="微软雅黑" w:eastAsia="微软雅黑" w:hAnsi="微软雅黑" w:cs="Calibri" w:hint="eastAsia"/>
          <w:bCs/>
          <w:szCs w:val="21"/>
        </w:rPr>
        <w:t>，我已经在官网下单了！”</w:t>
      </w:r>
    </w:p>
    <w:p w14:paraId="7F65D403" w14:textId="77777777" w:rsidR="008200BD" w:rsidRPr="00A36823" w:rsidRDefault="008200BD" w:rsidP="00A36823">
      <w:pPr>
        <w:spacing w:line="360" w:lineRule="auto"/>
        <w:rPr>
          <w:rFonts w:ascii="微软雅黑" w:eastAsia="微软雅黑" w:hAnsi="微软雅黑" w:cs="Calibri"/>
          <w:bCs/>
          <w:szCs w:val="21"/>
        </w:rPr>
      </w:pPr>
      <w:r w:rsidRPr="00A36823">
        <w:rPr>
          <w:rFonts w:ascii="微软雅黑" w:eastAsia="微软雅黑" w:hAnsi="微软雅黑" w:cs="Calibri" w:hint="eastAsia"/>
          <w:bCs/>
          <w:szCs w:val="21"/>
        </w:rPr>
        <w:t>你认为，赛琳的说法是出于：</w:t>
      </w:r>
    </w:p>
    <w:p w14:paraId="00836FE1" w14:textId="77777777" w:rsidR="008200BD" w:rsidRPr="0071576F" w:rsidRDefault="008200BD" w:rsidP="00A36823">
      <w:pPr>
        <w:pStyle w:val="a5"/>
        <w:numPr>
          <w:ilvl w:val="0"/>
          <w:numId w:val="5"/>
        </w:numPr>
        <w:spacing w:line="360" w:lineRule="auto"/>
        <w:ind w:firstLineChars="0"/>
        <w:rPr>
          <w:rFonts w:ascii="微软雅黑" w:eastAsia="微软雅黑" w:hAnsi="微软雅黑" w:cs="Calibri"/>
          <w:bCs/>
          <w:szCs w:val="21"/>
          <w:highlight w:val="yellow"/>
        </w:rPr>
      </w:pPr>
      <w:r w:rsidRPr="0071576F">
        <w:rPr>
          <w:rFonts w:ascii="微软雅黑" w:eastAsia="微软雅黑" w:hAnsi="微软雅黑" w:cs="Calibri" w:hint="eastAsia"/>
          <w:bCs/>
          <w:szCs w:val="21"/>
          <w:highlight w:val="yellow"/>
        </w:rPr>
        <w:t>感性思考</w:t>
      </w:r>
    </w:p>
    <w:p w14:paraId="4D67B6B8" w14:textId="77777777" w:rsidR="008200BD" w:rsidRPr="00A36823" w:rsidRDefault="008200BD" w:rsidP="00A36823">
      <w:pPr>
        <w:pStyle w:val="a5"/>
        <w:numPr>
          <w:ilvl w:val="0"/>
          <w:numId w:val="5"/>
        </w:numPr>
        <w:spacing w:line="360" w:lineRule="auto"/>
        <w:ind w:firstLineChars="0"/>
        <w:rPr>
          <w:rFonts w:ascii="微软雅黑" w:eastAsia="微软雅黑" w:hAnsi="微软雅黑" w:cs="Calibri"/>
          <w:bCs/>
          <w:szCs w:val="21"/>
        </w:rPr>
      </w:pPr>
      <w:r w:rsidRPr="00A36823">
        <w:rPr>
          <w:rFonts w:ascii="微软雅黑" w:eastAsia="微软雅黑" w:hAnsi="微软雅黑" w:cs="Calibri" w:hint="eastAsia"/>
          <w:bCs/>
          <w:szCs w:val="21"/>
        </w:rPr>
        <w:t>理性思考</w:t>
      </w:r>
    </w:p>
    <w:p w14:paraId="1ED9A297" w14:textId="77777777" w:rsidR="008200BD" w:rsidRPr="00A36823" w:rsidRDefault="008200BD" w:rsidP="00A36823">
      <w:pPr>
        <w:spacing w:line="360" w:lineRule="auto"/>
        <w:rPr>
          <w:rFonts w:ascii="微软雅黑" w:eastAsia="微软雅黑" w:hAnsi="微软雅黑" w:cs="Calibri"/>
          <w:b/>
          <w:bCs/>
          <w:szCs w:val="21"/>
        </w:rPr>
      </w:pPr>
      <w:r w:rsidRPr="00A36823">
        <w:rPr>
          <w:rFonts w:ascii="微软雅黑" w:eastAsia="微软雅黑" w:hAnsi="微软雅黑" w:cs="Calibri" w:hint="eastAsia"/>
          <w:b/>
          <w:bCs/>
          <w:szCs w:val="21"/>
        </w:rPr>
        <w:t>反馈：</w:t>
      </w:r>
      <w:r w:rsidRPr="00A36823">
        <w:rPr>
          <w:rFonts w:ascii="微软雅黑" w:eastAsia="微软雅黑" w:hAnsi="微软雅黑" w:cs="Calibri" w:hint="eastAsia"/>
          <w:bCs/>
          <w:szCs w:val="21"/>
        </w:rPr>
        <w:t>塞琳都没闻到新款香水的味道，就已经被商业广告所吸引并在官网下单了。很显然，她的感性因素战胜了理性因素。</w:t>
      </w:r>
    </w:p>
    <w:p w14:paraId="1E3F2F75" w14:textId="77777777" w:rsidR="008200BD" w:rsidRPr="00A36823" w:rsidRDefault="00886669" w:rsidP="00A36823">
      <w:pPr>
        <w:spacing w:line="360" w:lineRule="auto"/>
        <w:rPr>
          <w:rFonts w:ascii="微软雅黑" w:eastAsia="微软雅黑" w:hAnsi="微软雅黑" w:cs="Calibri"/>
          <w:b/>
          <w:bCs/>
          <w:szCs w:val="21"/>
        </w:rPr>
      </w:pPr>
      <w:r w:rsidRPr="00A36823">
        <w:rPr>
          <w:rFonts w:ascii="微软雅黑" w:eastAsia="微软雅黑" w:hAnsi="微软雅黑" w:cs="Calibri" w:hint="eastAsia"/>
          <w:b/>
          <w:bCs/>
          <w:szCs w:val="21"/>
        </w:rPr>
        <w:t>01U0</w:t>
      </w:r>
      <w:r w:rsidRPr="00A36823">
        <w:rPr>
          <w:rFonts w:ascii="微软雅黑" w:eastAsia="微软雅黑" w:hAnsi="微软雅黑" w:cs="Calibri"/>
          <w:b/>
          <w:bCs/>
          <w:szCs w:val="21"/>
        </w:rPr>
        <w:t>2</w:t>
      </w:r>
      <w:r w:rsidRPr="00A36823">
        <w:rPr>
          <w:rFonts w:ascii="微软雅黑" w:eastAsia="微软雅黑" w:hAnsi="微软雅黑" w:cs="Calibri" w:hint="eastAsia"/>
          <w:b/>
          <w:bCs/>
          <w:szCs w:val="21"/>
        </w:rPr>
        <w:t>a</w:t>
      </w:r>
      <w:r w:rsidRPr="00A36823">
        <w:rPr>
          <w:rFonts w:ascii="微软雅黑" w:eastAsia="微软雅黑" w:hAnsi="微软雅黑" w:cs="Calibri"/>
          <w:b/>
          <w:bCs/>
          <w:szCs w:val="21"/>
        </w:rPr>
        <w:t xml:space="preserve"> 小测验</w:t>
      </w:r>
      <w:r w:rsidRPr="00A36823">
        <w:rPr>
          <w:rFonts w:ascii="微软雅黑" w:eastAsia="微软雅黑" w:hAnsi="微软雅黑" w:cs="Calibri" w:hint="eastAsia"/>
          <w:b/>
          <w:bCs/>
          <w:szCs w:val="21"/>
        </w:rPr>
        <w:t>：</w:t>
      </w:r>
      <w:r w:rsidR="003072AB" w:rsidRPr="00A36823">
        <w:rPr>
          <w:rFonts w:ascii="微软雅黑" w:eastAsia="微软雅黑" w:hAnsi="微软雅黑" w:cs="Calibri" w:hint="eastAsia"/>
          <w:b/>
          <w:bCs/>
          <w:szCs w:val="21"/>
        </w:rPr>
        <w:t>找出</w:t>
      </w:r>
      <w:r w:rsidR="001A264E" w:rsidRPr="00A36823">
        <w:rPr>
          <w:rFonts w:ascii="微软雅黑" w:eastAsia="微软雅黑" w:hAnsi="微软雅黑" w:cs="Calibri" w:hint="eastAsia"/>
          <w:b/>
          <w:bCs/>
          <w:szCs w:val="21"/>
        </w:rPr>
        <w:t>那些典型的</w:t>
      </w:r>
      <w:r w:rsidR="001A264E" w:rsidRPr="00A36823">
        <w:rPr>
          <w:rFonts w:ascii="微软雅黑" w:eastAsia="微软雅黑" w:hAnsi="微软雅黑" w:cs="Calibri"/>
          <w:b/>
          <w:bCs/>
          <w:szCs w:val="21"/>
        </w:rPr>
        <w:t>思维</w:t>
      </w:r>
      <w:r w:rsidR="001A264E" w:rsidRPr="00A36823">
        <w:rPr>
          <w:rFonts w:ascii="微软雅黑" w:eastAsia="微软雅黑" w:hAnsi="微软雅黑" w:cs="Calibri" w:hint="eastAsia"/>
          <w:b/>
          <w:bCs/>
          <w:szCs w:val="21"/>
        </w:rPr>
        <w:t>误区</w:t>
      </w:r>
      <w:r w:rsidRPr="00A36823">
        <w:rPr>
          <w:rFonts w:ascii="微软雅黑" w:eastAsia="微软雅黑" w:hAnsi="微软雅黑" w:cs="Calibri" w:hint="eastAsia"/>
          <w:b/>
          <w:bCs/>
          <w:szCs w:val="21"/>
        </w:rPr>
        <w:t>（2）</w:t>
      </w:r>
    </w:p>
    <w:p w14:paraId="790C629C" w14:textId="77777777" w:rsidR="00886669" w:rsidRPr="00A36823" w:rsidRDefault="00886669"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鲁尔</w:t>
      </w:r>
      <w:r w:rsidRPr="00A36823">
        <w:rPr>
          <w:rFonts w:ascii="微软雅黑" w:eastAsia="微软雅黑" w:hAnsi="微软雅黑" w:cs="Calibri" w:hint="eastAsia"/>
          <w:bCs/>
          <w:szCs w:val="21"/>
        </w:rPr>
        <w:t>：“你昨天看了总统候选人的电视演讲了吗？我支持那个唐德。他说计划通过大幅减税来减轻中产阶级的生活负担，现在税负太高，我就指望他了！”</w:t>
      </w:r>
    </w:p>
    <w:p w14:paraId="6B2FE2F8" w14:textId="77777777" w:rsidR="00886669" w:rsidRPr="00A36823" w:rsidRDefault="00886669" w:rsidP="00A36823">
      <w:pPr>
        <w:spacing w:line="360" w:lineRule="auto"/>
        <w:rPr>
          <w:rFonts w:ascii="微软雅黑" w:eastAsia="微软雅黑" w:hAnsi="微软雅黑" w:cs="Calibri"/>
          <w:bCs/>
          <w:szCs w:val="21"/>
        </w:rPr>
      </w:pPr>
      <w:r w:rsidRPr="00A36823">
        <w:rPr>
          <w:rFonts w:ascii="微软雅黑" w:eastAsia="微软雅黑" w:hAnsi="微软雅黑" w:cs="Calibri" w:hint="eastAsia"/>
          <w:bCs/>
          <w:szCs w:val="21"/>
        </w:rPr>
        <w:t>你认为鲁尔</w:t>
      </w:r>
      <w:r w:rsidR="002437B0" w:rsidRPr="00A36823">
        <w:rPr>
          <w:rFonts w:ascii="微软雅黑" w:eastAsia="微软雅黑" w:hAnsi="微软雅黑" w:cs="Calibri" w:hint="eastAsia"/>
          <w:bCs/>
          <w:szCs w:val="21"/>
        </w:rPr>
        <w:t>看清本质问题了</w:t>
      </w:r>
      <w:r w:rsidRPr="00A36823">
        <w:rPr>
          <w:rFonts w:ascii="微软雅黑" w:eastAsia="微软雅黑" w:hAnsi="微软雅黑" w:cs="Calibri" w:hint="eastAsia"/>
          <w:bCs/>
          <w:szCs w:val="21"/>
        </w:rPr>
        <w:t>吗？</w:t>
      </w:r>
    </w:p>
    <w:p w14:paraId="27233E4E" w14:textId="77777777" w:rsidR="00886669" w:rsidRPr="00A36823" w:rsidRDefault="00886669" w:rsidP="00A36823">
      <w:pPr>
        <w:pStyle w:val="a5"/>
        <w:numPr>
          <w:ilvl w:val="0"/>
          <w:numId w:val="6"/>
        </w:numPr>
        <w:spacing w:line="360" w:lineRule="auto"/>
        <w:ind w:firstLineChars="0"/>
        <w:rPr>
          <w:rFonts w:ascii="微软雅黑" w:eastAsia="微软雅黑" w:hAnsi="微软雅黑" w:cs="Calibri"/>
          <w:bCs/>
          <w:szCs w:val="21"/>
        </w:rPr>
      </w:pPr>
      <w:r w:rsidRPr="00A36823">
        <w:rPr>
          <w:rFonts w:ascii="微软雅黑" w:eastAsia="微软雅黑" w:hAnsi="微软雅黑" w:cs="Calibri" w:hint="eastAsia"/>
          <w:bCs/>
          <w:szCs w:val="21"/>
        </w:rPr>
        <w:t>看清了。</w:t>
      </w:r>
    </w:p>
    <w:p w14:paraId="0E19F3B5" w14:textId="77777777" w:rsidR="00886669" w:rsidRPr="00A36823" w:rsidRDefault="00886669" w:rsidP="00A36823">
      <w:pPr>
        <w:spacing w:line="360" w:lineRule="auto"/>
        <w:rPr>
          <w:rFonts w:ascii="微软雅黑" w:eastAsia="微软雅黑" w:hAnsi="微软雅黑" w:cs="Calibri"/>
          <w:bCs/>
          <w:szCs w:val="21"/>
        </w:rPr>
      </w:pPr>
      <w:r w:rsidRPr="0071576F">
        <w:rPr>
          <w:rFonts w:ascii="微软雅黑" w:eastAsia="微软雅黑" w:hAnsi="微软雅黑" w:cs="Calibri"/>
          <w:bCs/>
          <w:szCs w:val="21"/>
          <w:highlight w:val="yellow"/>
        </w:rPr>
        <w:t>B</w:t>
      </w:r>
      <w:r w:rsidR="00DF45B5" w:rsidRPr="0071576F">
        <w:rPr>
          <w:rFonts w:ascii="微软雅黑" w:eastAsia="微软雅黑" w:hAnsi="微软雅黑" w:cs="Calibri" w:hint="eastAsia"/>
          <w:bCs/>
          <w:szCs w:val="21"/>
          <w:highlight w:val="yellow"/>
        </w:rPr>
        <w:t>．貌似</w:t>
      </w:r>
      <w:r w:rsidRPr="0071576F">
        <w:rPr>
          <w:rFonts w:ascii="微软雅黑" w:eastAsia="微软雅黑" w:hAnsi="微软雅黑" w:cs="Calibri" w:hint="eastAsia"/>
          <w:bCs/>
          <w:szCs w:val="21"/>
          <w:highlight w:val="yellow"/>
        </w:rPr>
        <w:t>没有。</w:t>
      </w:r>
    </w:p>
    <w:p w14:paraId="14A7112B" w14:textId="77777777" w:rsidR="002437B0" w:rsidRPr="00A36823" w:rsidRDefault="00886669" w:rsidP="00A36823">
      <w:pPr>
        <w:spacing w:line="360" w:lineRule="auto"/>
        <w:rPr>
          <w:rFonts w:ascii="微软雅黑" w:eastAsia="微软雅黑" w:hAnsi="微软雅黑" w:cs="Calibri"/>
          <w:bCs/>
          <w:szCs w:val="21"/>
        </w:rPr>
      </w:pPr>
      <w:r w:rsidRPr="00A36823">
        <w:rPr>
          <w:rFonts w:ascii="微软雅黑" w:eastAsia="微软雅黑" w:hAnsi="微软雅黑" w:cs="Calibri" w:hint="eastAsia"/>
          <w:b/>
          <w:bCs/>
          <w:szCs w:val="21"/>
        </w:rPr>
        <w:t>反馈：</w:t>
      </w:r>
      <w:r w:rsidRPr="00A36823">
        <w:rPr>
          <w:rFonts w:ascii="微软雅黑" w:eastAsia="微软雅黑" w:hAnsi="微软雅黑" w:cs="Calibri" w:hint="eastAsia"/>
          <w:bCs/>
          <w:szCs w:val="21"/>
        </w:rPr>
        <w:t>总统候选人的电视演讲就好比商业广告，</w:t>
      </w:r>
      <w:r w:rsidR="00B46E40" w:rsidRPr="00A36823">
        <w:rPr>
          <w:rFonts w:ascii="微软雅黑" w:eastAsia="微软雅黑" w:hAnsi="微软雅黑" w:cs="Calibri" w:hint="eastAsia"/>
          <w:bCs/>
          <w:szCs w:val="21"/>
        </w:rPr>
        <w:t>其本质</w:t>
      </w:r>
      <w:r w:rsidR="00AB3703" w:rsidRPr="00A36823">
        <w:rPr>
          <w:rFonts w:ascii="微软雅黑" w:eastAsia="微软雅黑" w:hAnsi="微软雅黑" w:cs="Calibri" w:hint="eastAsia"/>
          <w:bCs/>
          <w:szCs w:val="21"/>
        </w:rPr>
        <w:t>问题不在于减不减税，</w:t>
      </w:r>
      <w:r w:rsidR="002437B0" w:rsidRPr="00A36823">
        <w:rPr>
          <w:rFonts w:ascii="微软雅黑" w:eastAsia="微软雅黑" w:hAnsi="微软雅黑" w:cs="Calibri" w:hint="eastAsia"/>
          <w:bCs/>
          <w:szCs w:val="21"/>
        </w:rPr>
        <w:t>而是“你们为什么应该选我？”</w:t>
      </w:r>
      <w:r w:rsidR="00AB3703" w:rsidRPr="00A36823">
        <w:rPr>
          <w:rFonts w:ascii="微软雅黑" w:eastAsia="微软雅黑" w:hAnsi="微软雅黑" w:cs="Calibri" w:hint="eastAsia"/>
          <w:bCs/>
          <w:szCs w:val="21"/>
        </w:rPr>
        <w:t>或者</w:t>
      </w:r>
      <w:r w:rsidR="002437B0" w:rsidRPr="00A36823">
        <w:rPr>
          <w:rFonts w:ascii="微软雅黑" w:eastAsia="微软雅黑" w:hAnsi="微软雅黑" w:cs="Calibri" w:hint="eastAsia"/>
          <w:bCs/>
          <w:szCs w:val="21"/>
        </w:rPr>
        <w:t xml:space="preserve">“选我会给你们带来什么好处？” </w:t>
      </w:r>
      <w:r w:rsidR="00E57262" w:rsidRPr="00A36823">
        <w:rPr>
          <w:rFonts w:ascii="微软雅黑" w:eastAsia="微软雅黑" w:hAnsi="微软雅黑" w:cs="Calibri" w:hint="eastAsia"/>
          <w:bCs/>
          <w:szCs w:val="21"/>
        </w:rPr>
        <w:t>至于</w:t>
      </w:r>
      <w:r w:rsidR="007763B3" w:rsidRPr="00A36823">
        <w:rPr>
          <w:rFonts w:ascii="微软雅黑" w:eastAsia="微软雅黑" w:hAnsi="微软雅黑" w:cs="Calibri" w:hint="eastAsia"/>
          <w:bCs/>
          <w:szCs w:val="21"/>
        </w:rPr>
        <w:t>减税，只是自我宣传的工具之一，并没有实际证据支持他的这一承诺。</w:t>
      </w:r>
    </w:p>
    <w:p w14:paraId="684A4AC0" w14:textId="77777777" w:rsidR="001E6FEA" w:rsidRPr="00A36823" w:rsidRDefault="001E6FEA" w:rsidP="00A36823">
      <w:pPr>
        <w:spacing w:line="360" w:lineRule="auto"/>
        <w:rPr>
          <w:rFonts w:ascii="微软雅黑" w:eastAsia="微软雅黑" w:hAnsi="微软雅黑" w:cs="Calibri"/>
          <w:b/>
          <w:bCs/>
          <w:szCs w:val="21"/>
        </w:rPr>
      </w:pPr>
      <w:r w:rsidRPr="00A36823">
        <w:rPr>
          <w:rFonts w:ascii="微软雅黑" w:eastAsia="微软雅黑" w:hAnsi="微软雅黑" w:cs="Calibri" w:hint="eastAsia"/>
          <w:b/>
          <w:bCs/>
          <w:szCs w:val="21"/>
        </w:rPr>
        <w:t>01U0</w:t>
      </w:r>
      <w:r w:rsidR="00FB0492" w:rsidRPr="00A36823">
        <w:rPr>
          <w:rFonts w:ascii="微软雅黑" w:eastAsia="微软雅黑" w:hAnsi="微软雅黑" w:cs="Calibri"/>
          <w:b/>
          <w:bCs/>
          <w:szCs w:val="21"/>
        </w:rPr>
        <w:t>3</w:t>
      </w:r>
      <w:r w:rsidRPr="00A36823">
        <w:rPr>
          <w:rFonts w:ascii="微软雅黑" w:eastAsia="微软雅黑" w:hAnsi="微软雅黑" w:cs="Calibri" w:hint="eastAsia"/>
          <w:b/>
          <w:bCs/>
          <w:szCs w:val="21"/>
        </w:rPr>
        <w:t>a</w:t>
      </w:r>
      <w:r w:rsidRPr="00A36823">
        <w:rPr>
          <w:rFonts w:ascii="微软雅黑" w:eastAsia="微软雅黑" w:hAnsi="微软雅黑" w:cs="Calibri"/>
          <w:b/>
          <w:bCs/>
          <w:szCs w:val="21"/>
        </w:rPr>
        <w:t xml:space="preserve"> 小测验</w:t>
      </w:r>
      <w:r w:rsidRPr="00A36823">
        <w:rPr>
          <w:rFonts w:ascii="微软雅黑" w:eastAsia="微软雅黑" w:hAnsi="微软雅黑" w:cs="Calibri" w:hint="eastAsia"/>
          <w:b/>
          <w:bCs/>
          <w:szCs w:val="21"/>
        </w:rPr>
        <w:t>：</w:t>
      </w:r>
      <w:r w:rsidR="003072AB" w:rsidRPr="00A36823">
        <w:rPr>
          <w:rFonts w:ascii="微软雅黑" w:eastAsia="微软雅黑" w:hAnsi="微软雅黑" w:cs="Calibri" w:hint="eastAsia"/>
          <w:b/>
          <w:bCs/>
          <w:szCs w:val="21"/>
        </w:rPr>
        <w:t>找出</w:t>
      </w:r>
      <w:r w:rsidR="001A264E" w:rsidRPr="00A36823">
        <w:rPr>
          <w:rFonts w:ascii="微软雅黑" w:eastAsia="微软雅黑" w:hAnsi="微软雅黑" w:cs="Calibri" w:hint="eastAsia"/>
          <w:b/>
          <w:bCs/>
          <w:szCs w:val="21"/>
        </w:rPr>
        <w:t>那些典型的</w:t>
      </w:r>
      <w:r w:rsidR="001A264E" w:rsidRPr="00A36823">
        <w:rPr>
          <w:rFonts w:ascii="微软雅黑" w:eastAsia="微软雅黑" w:hAnsi="微软雅黑" w:cs="Calibri"/>
          <w:b/>
          <w:bCs/>
          <w:szCs w:val="21"/>
        </w:rPr>
        <w:t>思维</w:t>
      </w:r>
      <w:r w:rsidR="001A264E" w:rsidRPr="00A36823">
        <w:rPr>
          <w:rFonts w:ascii="微软雅黑" w:eastAsia="微软雅黑" w:hAnsi="微软雅黑" w:cs="Calibri" w:hint="eastAsia"/>
          <w:b/>
          <w:bCs/>
          <w:szCs w:val="21"/>
        </w:rPr>
        <w:t>误区</w:t>
      </w:r>
      <w:r w:rsidRPr="00A36823">
        <w:rPr>
          <w:rFonts w:ascii="微软雅黑" w:eastAsia="微软雅黑" w:hAnsi="微软雅黑" w:cs="Calibri" w:hint="eastAsia"/>
          <w:b/>
          <w:bCs/>
          <w:szCs w:val="21"/>
        </w:rPr>
        <w:t>（3）</w:t>
      </w:r>
    </w:p>
    <w:p w14:paraId="0522A76F" w14:textId="77777777" w:rsidR="001E6FEA" w:rsidRPr="00A36823" w:rsidRDefault="00A87053"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运营部</w:t>
      </w:r>
      <w:r w:rsidR="001E6FEA" w:rsidRPr="00A36823">
        <w:rPr>
          <w:rFonts w:ascii="微软雅黑" w:eastAsia="微软雅黑" w:hAnsi="微软雅黑" w:cs="Calibri"/>
          <w:bCs/>
          <w:szCs w:val="21"/>
        </w:rPr>
        <w:t>海伦</w:t>
      </w:r>
      <w:r w:rsidRPr="00A36823">
        <w:rPr>
          <w:rFonts w:ascii="微软雅黑" w:eastAsia="微软雅黑" w:hAnsi="微软雅黑" w:cs="Calibri" w:hint="eastAsia"/>
          <w:bCs/>
          <w:szCs w:val="21"/>
        </w:rPr>
        <w:t>：“市场总监艾德</w:t>
      </w:r>
      <w:r w:rsidR="001E6FEA" w:rsidRPr="00A36823">
        <w:rPr>
          <w:rFonts w:ascii="微软雅黑" w:eastAsia="微软雅黑" w:hAnsi="微软雅黑" w:cs="Calibri" w:hint="eastAsia"/>
          <w:bCs/>
          <w:szCs w:val="21"/>
        </w:rPr>
        <w:t>考察回来了，他跟我说国易门店的商品摆设和楼层布局是目前</w:t>
      </w:r>
      <w:r w:rsidR="001E6FEA" w:rsidRPr="00A36823">
        <w:rPr>
          <w:rFonts w:ascii="微软雅黑" w:eastAsia="微软雅黑" w:hAnsi="微软雅黑" w:cs="Calibri" w:hint="eastAsia"/>
          <w:bCs/>
          <w:szCs w:val="21"/>
        </w:rPr>
        <w:lastRenderedPageBreak/>
        <w:t>国内</w:t>
      </w:r>
      <w:r w:rsidR="00143053" w:rsidRPr="00A36823">
        <w:rPr>
          <w:rFonts w:ascii="微软雅黑" w:eastAsia="微软雅黑" w:hAnsi="微软雅黑" w:cs="Calibri" w:hint="eastAsia"/>
          <w:bCs/>
          <w:szCs w:val="21"/>
        </w:rPr>
        <w:t>最</w:t>
      </w:r>
      <w:r w:rsidR="001E6FEA" w:rsidRPr="00A36823">
        <w:rPr>
          <w:rFonts w:ascii="微软雅黑" w:eastAsia="微软雅黑" w:hAnsi="微软雅黑" w:cs="Calibri" w:hint="eastAsia"/>
          <w:bCs/>
          <w:szCs w:val="21"/>
        </w:rPr>
        <w:t>一流</w:t>
      </w:r>
      <w:r w:rsidR="00143053" w:rsidRPr="00A36823">
        <w:rPr>
          <w:rFonts w:ascii="微软雅黑" w:eastAsia="微软雅黑" w:hAnsi="微软雅黑" w:cs="Calibri" w:hint="eastAsia"/>
          <w:bCs/>
          <w:szCs w:val="21"/>
        </w:rPr>
        <w:t>、最优秀</w:t>
      </w:r>
      <w:r w:rsidR="001444FD" w:rsidRPr="00A36823">
        <w:rPr>
          <w:rFonts w:ascii="微软雅黑" w:eastAsia="微软雅黑" w:hAnsi="微软雅黑" w:cs="Calibri" w:hint="eastAsia"/>
          <w:bCs/>
          <w:szCs w:val="21"/>
        </w:rPr>
        <w:t>的。我打算立即</w:t>
      </w:r>
      <w:r w:rsidR="001E6FEA" w:rsidRPr="00A36823">
        <w:rPr>
          <w:rFonts w:ascii="微软雅黑" w:eastAsia="微软雅黑" w:hAnsi="微软雅黑" w:cs="Calibri" w:hint="eastAsia"/>
          <w:bCs/>
          <w:szCs w:val="21"/>
        </w:rPr>
        <w:t>派人去学习，然后在全市范围内效仿。”</w:t>
      </w:r>
    </w:p>
    <w:p w14:paraId="1D7DEE38" w14:textId="77777777" w:rsidR="001E6FEA" w:rsidRPr="00A36823" w:rsidRDefault="001444FD"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海伦把市场总监</w:t>
      </w:r>
      <w:r w:rsidR="001E6FEA" w:rsidRPr="00A36823">
        <w:rPr>
          <w:rFonts w:ascii="微软雅黑" w:eastAsia="微软雅黑" w:hAnsi="微软雅黑" w:cs="Calibri"/>
          <w:bCs/>
          <w:szCs w:val="21"/>
        </w:rPr>
        <w:t>的话当成了</w:t>
      </w:r>
      <w:r w:rsidR="001E6FEA" w:rsidRPr="00A36823">
        <w:rPr>
          <w:rFonts w:ascii="微软雅黑" w:eastAsia="微软雅黑" w:hAnsi="微软雅黑" w:cs="Calibri" w:hint="eastAsia"/>
          <w:bCs/>
          <w:szCs w:val="21"/>
        </w:rPr>
        <w:t>：</w:t>
      </w:r>
    </w:p>
    <w:p w14:paraId="0328AA39" w14:textId="77777777" w:rsidR="001E6FEA" w:rsidRPr="00A36823" w:rsidRDefault="001E6FEA" w:rsidP="00A36823">
      <w:pPr>
        <w:spacing w:line="360" w:lineRule="auto"/>
        <w:rPr>
          <w:rFonts w:ascii="微软雅黑" w:eastAsia="微软雅黑" w:hAnsi="微软雅黑" w:cs="Calibri"/>
          <w:bCs/>
          <w:szCs w:val="21"/>
        </w:rPr>
      </w:pPr>
      <w:r w:rsidRPr="0071576F">
        <w:rPr>
          <w:rFonts w:ascii="微软雅黑" w:eastAsia="微软雅黑" w:hAnsi="微软雅黑" w:cs="Calibri" w:hint="eastAsia"/>
          <w:bCs/>
          <w:szCs w:val="21"/>
          <w:highlight w:val="yellow"/>
        </w:rPr>
        <w:t>A. 客观事实</w:t>
      </w:r>
    </w:p>
    <w:p w14:paraId="4A16F1F2" w14:textId="77777777" w:rsidR="001E6FEA" w:rsidRPr="00A36823" w:rsidRDefault="001E6FEA" w:rsidP="00A36823">
      <w:pPr>
        <w:spacing w:line="360" w:lineRule="auto"/>
        <w:rPr>
          <w:rFonts w:ascii="微软雅黑" w:eastAsia="微软雅黑" w:hAnsi="微软雅黑" w:cs="Calibri"/>
          <w:bCs/>
          <w:szCs w:val="21"/>
        </w:rPr>
      </w:pPr>
      <w:r w:rsidRPr="00A36823">
        <w:rPr>
          <w:rFonts w:ascii="微软雅黑" w:eastAsia="微软雅黑" w:hAnsi="微软雅黑" w:cs="Calibri" w:hint="eastAsia"/>
          <w:bCs/>
          <w:szCs w:val="21"/>
        </w:rPr>
        <w:t>B. 个人观点</w:t>
      </w:r>
    </w:p>
    <w:p w14:paraId="6D4CB551" w14:textId="77777777" w:rsidR="00267669" w:rsidRPr="00A36823" w:rsidRDefault="001E6FEA" w:rsidP="00A36823">
      <w:pPr>
        <w:spacing w:line="360" w:lineRule="auto"/>
        <w:rPr>
          <w:rFonts w:ascii="微软雅黑" w:eastAsia="微软雅黑" w:hAnsi="微软雅黑" w:cs="Calibri"/>
          <w:bCs/>
          <w:szCs w:val="21"/>
        </w:rPr>
      </w:pPr>
      <w:r w:rsidRPr="00A36823">
        <w:rPr>
          <w:rFonts w:ascii="微软雅黑" w:eastAsia="微软雅黑" w:hAnsi="微软雅黑" w:cs="Calibri" w:hint="eastAsia"/>
          <w:b/>
          <w:bCs/>
          <w:szCs w:val="21"/>
        </w:rPr>
        <w:t>反馈：</w:t>
      </w:r>
      <w:r w:rsidR="00BF7270" w:rsidRPr="00A36823">
        <w:rPr>
          <w:rFonts w:ascii="微软雅黑" w:eastAsia="微软雅黑" w:hAnsi="微软雅黑" w:cs="Calibri" w:hint="eastAsia"/>
          <w:bCs/>
          <w:szCs w:val="21"/>
        </w:rPr>
        <w:t>海伦不加思考、探讨及考察，就认可了</w:t>
      </w:r>
      <w:r w:rsidR="00A87053" w:rsidRPr="00A36823">
        <w:rPr>
          <w:rFonts w:ascii="微软雅黑" w:eastAsia="微软雅黑" w:hAnsi="微软雅黑" w:cs="Calibri" w:hint="eastAsia"/>
          <w:bCs/>
          <w:szCs w:val="21"/>
        </w:rPr>
        <w:t>艾德</w:t>
      </w:r>
      <w:r w:rsidR="00BF7270" w:rsidRPr="00A36823">
        <w:rPr>
          <w:rFonts w:ascii="微软雅黑" w:eastAsia="微软雅黑" w:hAnsi="微软雅黑" w:cs="Calibri" w:hint="eastAsia"/>
          <w:bCs/>
          <w:szCs w:val="21"/>
        </w:rPr>
        <w:t>“最</w:t>
      </w:r>
      <w:r w:rsidRPr="00A36823">
        <w:rPr>
          <w:rFonts w:ascii="微软雅黑" w:eastAsia="微软雅黑" w:hAnsi="微软雅黑" w:cs="Calibri" w:hint="eastAsia"/>
          <w:bCs/>
          <w:szCs w:val="21"/>
        </w:rPr>
        <w:t xml:space="preserve">一流”的说法， </w:t>
      </w:r>
      <w:r w:rsidR="00A87053" w:rsidRPr="00A36823">
        <w:rPr>
          <w:rFonts w:ascii="微软雅黑" w:eastAsia="微软雅黑" w:hAnsi="微软雅黑" w:cs="Calibri" w:hint="eastAsia"/>
          <w:bCs/>
          <w:szCs w:val="21"/>
        </w:rPr>
        <w:t>并要在全市范围内</w:t>
      </w:r>
      <w:r w:rsidRPr="00A36823">
        <w:rPr>
          <w:rFonts w:ascii="微软雅黑" w:eastAsia="微软雅黑" w:hAnsi="微软雅黑" w:cs="Calibri" w:hint="eastAsia"/>
          <w:bCs/>
          <w:szCs w:val="21"/>
        </w:rPr>
        <w:t>效仿。可见她把个人观点当成了客观事实。</w:t>
      </w:r>
    </w:p>
    <w:p w14:paraId="32D4E48E" w14:textId="77777777" w:rsidR="00267669" w:rsidRPr="00A36823" w:rsidRDefault="00BF7270" w:rsidP="00A36823">
      <w:pPr>
        <w:spacing w:line="360" w:lineRule="auto"/>
        <w:rPr>
          <w:rFonts w:ascii="微软雅黑" w:eastAsia="微软雅黑" w:hAnsi="微软雅黑" w:cs="Calibri"/>
          <w:b/>
          <w:bCs/>
          <w:szCs w:val="21"/>
        </w:rPr>
      </w:pPr>
      <w:r w:rsidRPr="00A36823">
        <w:rPr>
          <w:rFonts w:ascii="微软雅黑" w:eastAsia="微软雅黑" w:hAnsi="微软雅黑" w:cs="Calibri" w:hint="eastAsia"/>
          <w:b/>
          <w:bCs/>
          <w:szCs w:val="21"/>
        </w:rPr>
        <w:t>01U0</w:t>
      </w:r>
      <w:r w:rsidRPr="00A36823">
        <w:rPr>
          <w:rFonts w:ascii="微软雅黑" w:eastAsia="微软雅黑" w:hAnsi="微软雅黑" w:cs="Calibri"/>
          <w:b/>
          <w:bCs/>
          <w:szCs w:val="21"/>
        </w:rPr>
        <w:t>4</w:t>
      </w:r>
      <w:r w:rsidRPr="00A36823">
        <w:rPr>
          <w:rFonts w:ascii="微软雅黑" w:eastAsia="微软雅黑" w:hAnsi="微软雅黑" w:cs="Calibri" w:hint="eastAsia"/>
          <w:b/>
          <w:bCs/>
          <w:szCs w:val="21"/>
        </w:rPr>
        <w:t>a</w:t>
      </w:r>
      <w:r w:rsidRPr="00A36823">
        <w:rPr>
          <w:rFonts w:ascii="微软雅黑" w:eastAsia="微软雅黑" w:hAnsi="微软雅黑" w:cs="Calibri"/>
          <w:b/>
          <w:bCs/>
          <w:szCs w:val="21"/>
        </w:rPr>
        <w:t xml:space="preserve"> 小测验</w:t>
      </w:r>
      <w:r w:rsidRPr="00A36823">
        <w:rPr>
          <w:rFonts w:ascii="微软雅黑" w:eastAsia="微软雅黑" w:hAnsi="微软雅黑" w:cs="Calibri" w:hint="eastAsia"/>
          <w:b/>
          <w:bCs/>
          <w:szCs w:val="21"/>
        </w:rPr>
        <w:t>：</w:t>
      </w:r>
      <w:r w:rsidR="003072AB" w:rsidRPr="00A36823">
        <w:rPr>
          <w:rFonts w:ascii="微软雅黑" w:eastAsia="微软雅黑" w:hAnsi="微软雅黑" w:cs="Calibri" w:hint="eastAsia"/>
          <w:b/>
          <w:bCs/>
          <w:szCs w:val="21"/>
        </w:rPr>
        <w:t>找出</w:t>
      </w:r>
      <w:r w:rsidR="001A264E" w:rsidRPr="00A36823">
        <w:rPr>
          <w:rFonts w:ascii="微软雅黑" w:eastAsia="微软雅黑" w:hAnsi="微软雅黑" w:cs="Calibri" w:hint="eastAsia"/>
          <w:b/>
          <w:bCs/>
          <w:szCs w:val="21"/>
        </w:rPr>
        <w:t>那些典型的</w:t>
      </w:r>
      <w:r w:rsidR="001A264E" w:rsidRPr="00A36823">
        <w:rPr>
          <w:rFonts w:ascii="微软雅黑" w:eastAsia="微软雅黑" w:hAnsi="微软雅黑" w:cs="Calibri"/>
          <w:b/>
          <w:bCs/>
          <w:szCs w:val="21"/>
        </w:rPr>
        <w:t>思维</w:t>
      </w:r>
      <w:r w:rsidR="001A264E" w:rsidRPr="00A36823">
        <w:rPr>
          <w:rFonts w:ascii="微软雅黑" w:eastAsia="微软雅黑" w:hAnsi="微软雅黑" w:cs="Calibri" w:hint="eastAsia"/>
          <w:b/>
          <w:bCs/>
          <w:szCs w:val="21"/>
        </w:rPr>
        <w:t>误区</w:t>
      </w:r>
      <w:r w:rsidRPr="00A36823">
        <w:rPr>
          <w:rFonts w:ascii="微软雅黑" w:eastAsia="微软雅黑" w:hAnsi="微软雅黑" w:cs="Calibri" w:hint="eastAsia"/>
          <w:b/>
          <w:bCs/>
          <w:szCs w:val="21"/>
        </w:rPr>
        <w:t>（4）</w:t>
      </w:r>
    </w:p>
    <w:p w14:paraId="2C50E671" w14:textId="77777777" w:rsidR="00BF7270" w:rsidRPr="00A36823" w:rsidRDefault="00B46E40"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销售</w:t>
      </w:r>
      <w:r w:rsidR="001444FD" w:rsidRPr="00A36823">
        <w:rPr>
          <w:rFonts w:ascii="微软雅黑" w:eastAsia="微软雅黑" w:hAnsi="微软雅黑" w:cs="Calibri"/>
          <w:bCs/>
          <w:szCs w:val="21"/>
        </w:rPr>
        <w:t>部经理</w:t>
      </w:r>
      <w:r w:rsidR="000E1885" w:rsidRPr="00A36823">
        <w:rPr>
          <w:rFonts w:ascii="微软雅黑" w:eastAsia="微软雅黑" w:hAnsi="微软雅黑" w:cs="Calibri"/>
          <w:bCs/>
          <w:szCs w:val="21"/>
        </w:rPr>
        <w:t>鲁林</w:t>
      </w:r>
      <w:r w:rsidR="00BF7270" w:rsidRPr="00A36823">
        <w:rPr>
          <w:rFonts w:ascii="微软雅黑" w:eastAsia="微软雅黑" w:hAnsi="微软雅黑" w:cs="Calibri" w:hint="eastAsia"/>
          <w:bCs/>
          <w:szCs w:val="21"/>
        </w:rPr>
        <w:t>：“</w:t>
      </w:r>
      <w:r w:rsidR="00B600A5" w:rsidRPr="00A36823">
        <w:rPr>
          <w:rFonts w:ascii="微软雅黑" w:eastAsia="微软雅黑" w:hAnsi="微软雅黑" w:cs="Calibri" w:hint="eastAsia"/>
          <w:bCs/>
          <w:szCs w:val="21"/>
        </w:rPr>
        <w:t>现在上头很重视我们销售三部的业务，信用卡发卡是今年全行业务的重中之重</w:t>
      </w:r>
      <w:r w:rsidR="00BF7270" w:rsidRPr="00A36823">
        <w:rPr>
          <w:rFonts w:ascii="微软雅黑" w:eastAsia="微软雅黑" w:hAnsi="微软雅黑" w:cs="Calibri" w:hint="eastAsia"/>
          <w:bCs/>
          <w:szCs w:val="21"/>
        </w:rPr>
        <w:t>。只要好好干，</w:t>
      </w:r>
      <w:r w:rsidR="00B600A5" w:rsidRPr="00A36823">
        <w:rPr>
          <w:rFonts w:ascii="微软雅黑" w:eastAsia="微软雅黑" w:hAnsi="微软雅黑" w:cs="Calibri" w:hint="eastAsia"/>
          <w:bCs/>
          <w:szCs w:val="21"/>
        </w:rPr>
        <w:t>把数字做上去，</w:t>
      </w:r>
      <w:r w:rsidR="00BF7270" w:rsidRPr="00A36823">
        <w:rPr>
          <w:rFonts w:ascii="微软雅黑" w:eastAsia="微软雅黑" w:hAnsi="微软雅黑" w:cs="Calibri" w:hint="eastAsia"/>
          <w:bCs/>
          <w:szCs w:val="21"/>
        </w:rPr>
        <w:t>年底就绝不会亏待你们！”</w:t>
      </w:r>
      <w:r w:rsidR="001A264E" w:rsidRPr="00A36823">
        <w:rPr>
          <w:rFonts w:ascii="微软雅黑" w:eastAsia="微软雅黑" w:hAnsi="微软雅黑" w:cs="Calibri" w:hint="eastAsia"/>
          <w:bCs/>
          <w:szCs w:val="21"/>
        </w:rPr>
        <w:t>销售部的同事听后，都拍手叫好。</w:t>
      </w:r>
    </w:p>
    <w:p w14:paraId="36A54223" w14:textId="77777777" w:rsidR="001444FD" w:rsidRPr="00A36823" w:rsidRDefault="00BF7270"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你</w:t>
      </w:r>
      <w:r w:rsidR="001444FD" w:rsidRPr="00A36823">
        <w:rPr>
          <w:rFonts w:ascii="微软雅黑" w:eastAsia="微软雅黑" w:hAnsi="微软雅黑" w:cs="Calibri"/>
          <w:bCs/>
          <w:szCs w:val="21"/>
        </w:rPr>
        <w:t>认为</w:t>
      </w:r>
      <w:r w:rsidR="000E1885" w:rsidRPr="00A36823">
        <w:rPr>
          <w:rFonts w:ascii="微软雅黑" w:eastAsia="微软雅黑" w:hAnsi="微软雅黑" w:cs="Calibri"/>
          <w:bCs/>
          <w:szCs w:val="21"/>
        </w:rPr>
        <w:t>鲁林</w:t>
      </w:r>
      <w:r w:rsidR="00FC1866" w:rsidRPr="00A36823">
        <w:rPr>
          <w:rFonts w:ascii="微软雅黑" w:eastAsia="微软雅黑" w:hAnsi="微软雅黑" w:cs="Calibri"/>
          <w:bCs/>
          <w:szCs w:val="21"/>
        </w:rPr>
        <w:t>是否为自己的这一说法</w:t>
      </w:r>
      <w:r w:rsidR="00FC1866" w:rsidRPr="00A36823">
        <w:rPr>
          <w:rFonts w:ascii="微软雅黑" w:eastAsia="微软雅黑" w:hAnsi="微软雅黑" w:cs="Calibri" w:hint="eastAsia"/>
          <w:bCs/>
          <w:szCs w:val="21"/>
        </w:rPr>
        <w:t xml:space="preserve">—— </w:t>
      </w:r>
      <w:r w:rsidR="001444FD" w:rsidRPr="00A36823">
        <w:rPr>
          <w:rFonts w:ascii="微软雅黑" w:eastAsia="微软雅黑" w:hAnsi="微软雅黑" w:cs="Calibri" w:hint="eastAsia"/>
          <w:bCs/>
          <w:szCs w:val="21"/>
        </w:rPr>
        <w:t>“年底就绝不会亏待你们！”</w:t>
      </w:r>
      <w:r w:rsidR="00FC1866" w:rsidRPr="00A36823">
        <w:rPr>
          <w:rFonts w:ascii="微软雅黑" w:eastAsia="微软雅黑" w:hAnsi="微软雅黑" w:cs="Calibri" w:hint="eastAsia"/>
          <w:bCs/>
          <w:szCs w:val="21"/>
        </w:rPr>
        <w:t>提供了</w:t>
      </w:r>
      <w:r w:rsidR="00B46E40" w:rsidRPr="00A36823">
        <w:rPr>
          <w:rFonts w:ascii="微软雅黑" w:eastAsia="微软雅黑" w:hAnsi="微软雅黑" w:cs="Calibri"/>
          <w:bCs/>
          <w:szCs w:val="21"/>
        </w:rPr>
        <w:t>事实</w:t>
      </w:r>
      <w:r w:rsidR="00FC1866" w:rsidRPr="00A36823">
        <w:rPr>
          <w:rFonts w:ascii="微软雅黑" w:eastAsia="微软雅黑" w:hAnsi="微软雅黑" w:cs="Calibri"/>
          <w:bCs/>
          <w:szCs w:val="21"/>
        </w:rPr>
        <w:t>证据</w:t>
      </w:r>
      <w:r w:rsidR="001444FD" w:rsidRPr="00A36823">
        <w:rPr>
          <w:rFonts w:ascii="微软雅黑" w:eastAsia="微软雅黑" w:hAnsi="微软雅黑" w:cs="Calibri" w:hint="eastAsia"/>
          <w:bCs/>
          <w:szCs w:val="21"/>
        </w:rPr>
        <w:t>？</w:t>
      </w:r>
    </w:p>
    <w:p w14:paraId="7CE6FE52" w14:textId="77777777" w:rsidR="00BF7270" w:rsidRPr="00A36823" w:rsidRDefault="00FC1866" w:rsidP="00A36823">
      <w:pPr>
        <w:pStyle w:val="a5"/>
        <w:numPr>
          <w:ilvl w:val="0"/>
          <w:numId w:val="8"/>
        </w:numPr>
        <w:spacing w:line="360" w:lineRule="auto"/>
        <w:ind w:firstLineChars="0"/>
        <w:rPr>
          <w:rFonts w:ascii="微软雅黑" w:eastAsia="微软雅黑" w:hAnsi="微软雅黑" w:cs="Calibri"/>
          <w:bCs/>
          <w:szCs w:val="21"/>
        </w:rPr>
      </w:pPr>
      <w:r w:rsidRPr="00A36823">
        <w:rPr>
          <w:rFonts w:ascii="微软雅黑" w:eastAsia="微软雅黑" w:hAnsi="微软雅黑" w:cs="Calibri" w:hint="eastAsia"/>
          <w:bCs/>
          <w:szCs w:val="21"/>
        </w:rPr>
        <w:t>提供了</w:t>
      </w:r>
    </w:p>
    <w:p w14:paraId="44B7862D" w14:textId="77777777" w:rsidR="00BF7270" w:rsidRPr="0071576F" w:rsidRDefault="00FC1866" w:rsidP="00A36823">
      <w:pPr>
        <w:pStyle w:val="a5"/>
        <w:numPr>
          <w:ilvl w:val="0"/>
          <w:numId w:val="8"/>
        </w:numPr>
        <w:spacing w:line="360" w:lineRule="auto"/>
        <w:ind w:firstLineChars="0"/>
        <w:rPr>
          <w:rFonts w:ascii="微软雅黑" w:eastAsia="微软雅黑" w:hAnsi="微软雅黑" w:cs="Calibri"/>
          <w:bCs/>
          <w:szCs w:val="21"/>
          <w:highlight w:val="yellow"/>
        </w:rPr>
      </w:pPr>
      <w:r w:rsidRPr="0071576F">
        <w:rPr>
          <w:rFonts w:ascii="微软雅黑" w:eastAsia="微软雅黑" w:hAnsi="微软雅黑" w:cs="Calibri"/>
          <w:bCs/>
          <w:szCs w:val="21"/>
          <w:highlight w:val="yellow"/>
        </w:rPr>
        <w:t>没有提供</w:t>
      </w:r>
    </w:p>
    <w:p w14:paraId="4FA345E3" w14:textId="77777777" w:rsidR="00BF7270" w:rsidRPr="00A36823" w:rsidRDefault="00BF7270" w:rsidP="00A36823">
      <w:pPr>
        <w:spacing w:line="360" w:lineRule="auto"/>
        <w:rPr>
          <w:rFonts w:ascii="微软雅黑" w:eastAsia="微软雅黑" w:hAnsi="微软雅黑" w:cs="Calibri"/>
          <w:bCs/>
          <w:szCs w:val="21"/>
        </w:rPr>
      </w:pPr>
      <w:r w:rsidRPr="00A36823">
        <w:rPr>
          <w:rFonts w:ascii="微软雅黑" w:eastAsia="微软雅黑" w:hAnsi="微软雅黑" w:cs="Calibri"/>
          <w:b/>
          <w:bCs/>
          <w:szCs w:val="21"/>
        </w:rPr>
        <w:t>反馈</w:t>
      </w:r>
      <w:r w:rsidRPr="00A36823">
        <w:rPr>
          <w:rFonts w:ascii="微软雅黑" w:eastAsia="微软雅黑" w:hAnsi="微软雅黑" w:cs="Calibri" w:hint="eastAsia"/>
          <w:b/>
          <w:bCs/>
          <w:szCs w:val="21"/>
        </w:rPr>
        <w:t>：</w:t>
      </w:r>
      <w:r w:rsidRPr="00A36823">
        <w:rPr>
          <w:rFonts w:ascii="微软雅黑" w:eastAsia="微软雅黑" w:hAnsi="微软雅黑" w:cs="Calibri" w:hint="eastAsia"/>
          <w:bCs/>
          <w:szCs w:val="21"/>
        </w:rPr>
        <w:t>如果你仔细回顾鲁经理的话，</w:t>
      </w:r>
      <w:r w:rsidR="00B600A5" w:rsidRPr="00A36823">
        <w:rPr>
          <w:rFonts w:ascii="微软雅黑" w:eastAsia="微软雅黑" w:hAnsi="微软雅黑" w:cs="Calibri" w:hint="eastAsia"/>
          <w:bCs/>
          <w:szCs w:val="21"/>
        </w:rPr>
        <w:t>会发现他并没有</w:t>
      </w:r>
      <w:r w:rsidR="00FC1866" w:rsidRPr="00A36823">
        <w:rPr>
          <w:rFonts w:ascii="微软雅黑" w:eastAsia="微软雅黑" w:hAnsi="微软雅黑" w:cs="Calibri" w:hint="eastAsia"/>
          <w:bCs/>
          <w:szCs w:val="21"/>
        </w:rPr>
        <w:t>说出这么保证的理由</w:t>
      </w:r>
      <w:r w:rsidRPr="00A36823">
        <w:rPr>
          <w:rFonts w:ascii="微软雅黑" w:eastAsia="微软雅黑" w:hAnsi="微软雅黑" w:cs="Calibri" w:hint="eastAsia"/>
          <w:bCs/>
          <w:szCs w:val="21"/>
        </w:rPr>
        <w:t>。他声称好好干，年底可以获得重酬，然而并没有提供切实的证据来支持这个说法。</w:t>
      </w:r>
    </w:p>
    <w:p w14:paraId="45BCF1A0" w14:textId="77777777" w:rsidR="00B600A5" w:rsidRPr="00A36823" w:rsidRDefault="00B600A5" w:rsidP="00A36823">
      <w:pPr>
        <w:spacing w:line="360" w:lineRule="auto"/>
        <w:rPr>
          <w:rFonts w:ascii="微软雅黑" w:eastAsia="微软雅黑" w:hAnsi="微软雅黑" w:cs="Calibri"/>
          <w:b/>
          <w:bCs/>
          <w:szCs w:val="21"/>
        </w:rPr>
      </w:pPr>
      <w:r w:rsidRPr="00A36823">
        <w:rPr>
          <w:rFonts w:ascii="微软雅黑" w:eastAsia="微软雅黑" w:hAnsi="微软雅黑" w:cs="Calibri" w:hint="eastAsia"/>
          <w:b/>
          <w:bCs/>
          <w:szCs w:val="21"/>
        </w:rPr>
        <w:t>01U0</w:t>
      </w:r>
      <w:r w:rsidR="00C9367C" w:rsidRPr="00A36823">
        <w:rPr>
          <w:rFonts w:ascii="微软雅黑" w:eastAsia="微软雅黑" w:hAnsi="微软雅黑" w:cs="Calibri"/>
          <w:b/>
          <w:bCs/>
          <w:szCs w:val="21"/>
        </w:rPr>
        <w:t>5</w:t>
      </w:r>
      <w:r w:rsidRPr="00A36823">
        <w:rPr>
          <w:rFonts w:ascii="微软雅黑" w:eastAsia="微软雅黑" w:hAnsi="微软雅黑" w:cs="Calibri" w:hint="eastAsia"/>
          <w:b/>
          <w:bCs/>
          <w:szCs w:val="21"/>
        </w:rPr>
        <w:t>a</w:t>
      </w:r>
      <w:r w:rsidRPr="00A36823">
        <w:rPr>
          <w:rFonts w:ascii="微软雅黑" w:eastAsia="微软雅黑" w:hAnsi="微软雅黑" w:cs="Calibri"/>
          <w:b/>
          <w:bCs/>
          <w:szCs w:val="21"/>
        </w:rPr>
        <w:t xml:space="preserve"> 小测验</w:t>
      </w:r>
      <w:r w:rsidRPr="00A36823">
        <w:rPr>
          <w:rFonts w:ascii="微软雅黑" w:eastAsia="微软雅黑" w:hAnsi="微软雅黑" w:cs="Calibri" w:hint="eastAsia"/>
          <w:b/>
          <w:bCs/>
          <w:szCs w:val="21"/>
        </w:rPr>
        <w:t>：</w:t>
      </w:r>
      <w:r w:rsidR="003072AB" w:rsidRPr="00A36823">
        <w:rPr>
          <w:rFonts w:ascii="微软雅黑" w:eastAsia="微软雅黑" w:hAnsi="微软雅黑" w:cs="Calibri" w:hint="eastAsia"/>
          <w:b/>
          <w:bCs/>
          <w:szCs w:val="21"/>
        </w:rPr>
        <w:t>找出</w:t>
      </w:r>
      <w:r w:rsidR="001A264E" w:rsidRPr="00A36823">
        <w:rPr>
          <w:rFonts w:ascii="微软雅黑" w:eastAsia="微软雅黑" w:hAnsi="微软雅黑" w:cs="Calibri" w:hint="eastAsia"/>
          <w:b/>
          <w:bCs/>
          <w:szCs w:val="21"/>
        </w:rPr>
        <w:t>那些典型的</w:t>
      </w:r>
      <w:r w:rsidR="001A264E" w:rsidRPr="00A36823">
        <w:rPr>
          <w:rFonts w:ascii="微软雅黑" w:eastAsia="微软雅黑" w:hAnsi="微软雅黑" w:cs="Calibri"/>
          <w:b/>
          <w:bCs/>
          <w:szCs w:val="21"/>
        </w:rPr>
        <w:t>思维</w:t>
      </w:r>
      <w:r w:rsidR="001A264E" w:rsidRPr="00A36823">
        <w:rPr>
          <w:rFonts w:ascii="微软雅黑" w:eastAsia="微软雅黑" w:hAnsi="微软雅黑" w:cs="Calibri" w:hint="eastAsia"/>
          <w:b/>
          <w:bCs/>
          <w:szCs w:val="21"/>
        </w:rPr>
        <w:t>误区</w:t>
      </w:r>
      <w:r w:rsidRPr="00A36823">
        <w:rPr>
          <w:rFonts w:ascii="微软雅黑" w:eastAsia="微软雅黑" w:hAnsi="微软雅黑" w:cs="Calibri" w:hint="eastAsia"/>
          <w:b/>
          <w:bCs/>
          <w:szCs w:val="21"/>
        </w:rPr>
        <w:t>（5）</w:t>
      </w:r>
    </w:p>
    <w:p w14:paraId="7C8E70FF" w14:textId="77777777" w:rsidR="00B600A5" w:rsidRPr="00A36823" w:rsidRDefault="00B600A5" w:rsidP="00A36823">
      <w:pPr>
        <w:spacing w:line="360" w:lineRule="auto"/>
        <w:rPr>
          <w:rFonts w:ascii="微软雅黑" w:eastAsia="微软雅黑" w:hAnsi="微软雅黑" w:cs="Calibri"/>
          <w:bCs/>
          <w:szCs w:val="21"/>
        </w:rPr>
      </w:pPr>
      <w:r w:rsidRPr="00A36823">
        <w:rPr>
          <w:rFonts w:ascii="微软雅黑" w:eastAsia="微软雅黑" w:hAnsi="微软雅黑" w:cs="Calibri" w:hint="eastAsia"/>
          <w:bCs/>
          <w:szCs w:val="21"/>
        </w:rPr>
        <w:t>罗伯特：“有天我们在探讨关于动物的话题。茜拉认为，动物是有思想的，我们不应该猎杀动物。但索罗认为，我们</w:t>
      </w:r>
      <w:r w:rsidR="00676468" w:rsidRPr="00A36823">
        <w:rPr>
          <w:rFonts w:ascii="微软雅黑" w:eastAsia="微软雅黑" w:hAnsi="微软雅黑" w:cs="Calibri" w:hint="eastAsia"/>
          <w:bCs/>
          <w:szCs w:val="21"/>
        </w:rPr>
        <w:t>应该</w:t>
      </w:r>
      <w:r w:rsidR="002300E2" w:rsidRPr="00A36823">
        <w:rPr>
          <w:rFonts w:ascii="微软雅黑" w:eastAsia="微软雅黑" w:hAnsi="微软雅黑" w:cs="Calibri" w:hint="eastAsia"/>
          <w:bCs/>
          <w:szCs w:val="21"/>
        </w:rPr>
        <w:t>支持</w:t>
      </w:r>
      <w:r w:rsidRPr="00A36823">
        <w:rPr>
          <w:rFonts w:ascii="微软雅黑" w:eastAsia="微软雅黑" w:hAnsi="微软雅黑" w:cs="Calibri" w:hint="eastAsia"/>
          <w:bCs/>
          <w:szCs w:val="21"/>
        </w:rPr>
        <w:t>猎杀动物，不然人类就要饿死。”</w:t>
      </w:r>
    </w:p>
    <w:p w14:paraId="7F91D9B9" w14:textId="77777777" w:rsidR="00B600A5" w:rsidRPr="00A36823" w:rsidRDefault="00B600A5"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你</w:t>
      </w:r>
      <w:r w:rsidRPr="00A36823">
        <w:rPr>
          <w:rFonts w:ascii="微软雅黑" w:eastAsia="微软雅黑" w:hAnsi="微软雅黑" w:cs="Calibri" w:hint="eastAsia"/>
          <w:bCs/>
          <w:szCs w:val="21"/>
        </w:rPr>
        <w:t>怎么</w:t>
      </w:r>
      <w:r w:rsidRPr="00A36823">
        <w:rPr>
          <w:rFonts w:ascii="微软雅黑" w:eastAsia="微软雅黑" w:hAnsi="微软雅黑" w:cs="Calibri"/>
          <w:bCs/>
          <w:szCs w:val="21"/>
        </w:rPr>
        <w:t>看待茜拉和索罗的说法</w:t>
      </w:r>
      <w:r w:rsidRPr="00A36823">
        <w:rPr>
          <w:rFonts w:ascii="微软雅黑" w:eastAsia="微软雅黑" w:hAnsi="微软雅黑" w:cs="Calibri" w:hint="eastAsia"/>
          <w:bCs/>
          <w:szCs w:val="21"/>
        </w:rPr>
        <w:t>？</w:t>
      </w:r>
    </w:p>
    <w:p w14:paraId="195A8E69" w14:textId="77777777" w:rsidR="00B600A5" w:rsidRPr="00A36823" w:rsidRDefault="00B600A5" w:rsidP="00A36823">
      <w:pPr>
        <w:pStyle w:val="a5"/>
        <w:numPr>
          <w:ilvl w:val="0"/>
          <w:numId w:val="10"/>
        </w:numPr>
        <w:spacing w:line="360" w:lineRule="auto"/>
        <w:ind w:firstLineChars="0"/>
        <w:rPr>
          <w:rFonts w:ascii="微软雅黑" w:eastAsia="微软雅黑" w:hAnsi="微软雅黑" w:cs="Calibri"/>
          <w:bCs/>
          <w:szCs w:val="21"/>
        </w:rPr>
      </w:pPr>
      <w:r w:rsidRPr="00A36823">
        <w:rPr>
          <w:rFonts w:ascii="微软雅黑" w:eastAsia="微软雅黑" w:hAnsi="微软雅黑" w:cs="Calibri" w:hint="eastAsia"/>
          <w:bCs/>
          <w:szCs w:val="21"/>
        </w:rPr>
        <w:t>茜拉说得对</w:t>
      </w:r>
    </w:p>
    <w:p w14:paraId="421623E4" w14:textId="77777777" w:rsidR="00B600A5" w:rsidRPr="00A36823" w:rsidRDefault="00B600A5" w:rsidP="00A36823">
      <w:pPr>
        <w:pStyle w:val="a5"/>
        <w:numPr>
          <w:ilvl w:val="0"/>
          <w:numId w:val="10"/>
        </w:numPr>
        <w:spacing w:line="360" w:lineRule="auto"/>
        <w:ind w:firstLineChars="0"/>
        <w:rPr>
          <w:rFonts w:ascii="微软雅黑" w:eastAsia="微软雅黑" w:hAnsi="微软雅黑" w:cs="Calibri"/>
          <w:bCs/>
          <w:szCs w:val="21"/>
        </w:rPr>
      </w:pPr>
      <w:r w:rsidRPr="00A36823">
        <w:rPr>
          <w:rFonts w:ascii="微软雅黑" w:eastAsia="微软雅黑" w:hAnsi="微软雅黑" w:cs="Calibri"/>
          <w:bCs/>
          <w:szCs w:val="21"/>
        </w:rPr>
        <w:t>索罗说得对</w:t>
      </w:r>
    </w:p>
    <w:p w14:paraId="666BC22F" w14:textId="77777777" w:rsidR="00B600A5" w:rsidRPr="0071576F" w:rsidRDefault="00B600A5" w:rsidP="00A36823">
      <w:pPr>
        <w:pStyle w:val="a5"/>
        <w:numPr>
          <w:ilvl w:val="0"/>
          <w:numId w:val="10"/>
        </w:numPr>
        <w:spacing w:line="360" w:lineRule="auto"/>
        <w:ind w:firstLineChars="0"/>
        <w:rPr>
          <w:rFonts w:ascii="微软雅黑" w:eastAsia="微软雅黑" w:hAnsi="微软雅黑" w:cs="Calibri"/>
          <w:bCs/>
          <w:szCs w:val="21"/>
          <w:highlight w:val="yellow"/>
        </w:rPr>
      </w:pPr>
      <w:r w:rsidRPr="0071576F">
        <w:rPr>
          <w:rFonts w:ascii="微软雅黑" w:eastAsia="微软雅黑" w:hAnsi="微软雅黑" w:cs="Calibri" w:hint="eastAsia"/>
          <w:bCs/>
          <w:szCs w:val="21"/>
          <w:highlight w:val="yellow"/>
        </w:rPr>
        <w:t>两人看问题的角度不同而已</w:t>
      </w:r>
    </w:p>
    <w:p w14:paraId="4F05758A" w14:textId="77777777" w:rsidR="00267669" w:rsidRPr="00A36823" w:rsidRDefault="00B600A5" w:rsidP="00A36823">
      <w:pPr>
        <w:spacing w:line="360" w:lineRule="auto"/>
        <w:rPr>
          <w:rFonts w:ascii="微软雅黑" w:eastAsia="微软雅黑" w:hAnsi="微软雅黑" w:cs="Calibri"/>
          <w:bCs/>
          <w:szCs w:val="21"/>
        </w:rPr>
      </w:pPr>
      <w:r w:rsidRPr="00A36823">
        <w:rPr>
          <w:rFonts w:ascii="微软雅黑" w:eastAsia="微软雅黑" w:hAnsi="微软雅黑" w:cs="Calibri" w:hint="eastAsia"/>
          <w:b/>
          <w:bCs/>
          <w:szCs w:val="21"/>
        </w:rPr>
        <w:lastRenderedPageBreak/>
        <w:t>反馈：</w:t>
      </w:r>
      <w:r w:rsidR="002300E2" w:rsidRPr="00A36823">
        <w:rPr>
          <w:rFonts w:ascii="微软雅黑" w:eastAsia="微软雅黑" w:hAnsi="微软雅黑" w:cs="Calibri" w:hint="eastAsia"/>
          <w:bCs/>
          <w:szCs w:val="21"/>
        </w:rPr>
        <w:t>在这样的问题上总会有支持和反对的人</w:t>
      </w:r>
      <w:r w:rsidRPr="00A36823">
        <w:rPr>
          <w:rFonts w:ascii="微软雅黑" w:eastAsia="微软雅黑" w:hAnsi="微软雅黑" w:cs="Calibri" w:hint="eastAsia"/>
          <w:bCs/>
          <w:szCs w:val="21"/>
        </w:rPr>
        <w:t>，</w:t>
      </w:r>
      <w:r w:rsidR="002300E2" w:rsidRPr="00A36823">
        <w:rPr>
          <w:rFonts w:ascii="微软雅黑" w:eastAsia="微软雅黑" w:hAnsi="微软雅黑" w:cs="Calibri" w:hint="eastAsia"/>
          <w:bCs/>
          <w:szCs w:val="21"/>
        </w:rPr>
        <w:t>这</w:t>
      </w:r>
      <w:r w:rsidRPr="00A36823">
        <w:rPr>
          <w:rFonts w:ascii="微软雅黑" w:eastAsia="微软雅黑" w:hAnsi="微软雅黑" w:cs="Calibri" w:hint="eastAsia"/>
          <w:bCs/>
          <w:szCs w:val="21"/>
        </w:rPr>
        <w:t>只是个人的观点立场不同而已</w:t>
      </w:r>
      <w:r w:rsidR="00B74C92" w:rsidRPr="00A36823">
        <w:rPr>
          <w:rFonts w:ascii="微软雅黑" w:eastAsia="微软雅黑" w:hAnsi="微软雅黑" w:cs="Calibri" w:hint="eastAsia"/>
          <w:bCs/>
          <w:szCs w:val="21"/>
        </w:rPr>
        <w:t>。我们不应被别人的主观观点</w:t>
      </w:r>
      <w:r w:rsidR="009B1887" w:rsidRPr="00A36823">
        <w:rPr>
          <w:rFonts w:ascii="微软雅黑" w:eastAsia="微软雅黑" w:hAnsi="微软雅黑" w:cs="Calibri" w:hint="eastAsia"/>
          <w:bCs/>
          <w:szCs w:val="21"/>
        </w:rPr>
        <w:t>所引导而</w:t>
      </w:r>
      <w:r w:rsidRPr="00A36823">
        <w:rPr>
          <w:rFonts w:ascii="微软雅黑" w:eastAsia="微软雅黑" w:hAnsi="微软雅黑" w:cs="Calibri" w:hint="eastAsia"/>
          <w:bCs/>
          <w:szCs w:val="21"/>
        </w:rPr>
        <w:t>去</w:t>
      </w:r>
      <w:r w:rsidR="00B46E40" w:rsidRPr="00A36823">
        <w:rPr>
          <w:rFonts w:ascii="微软雅黑" w:eastAsia="微软雅黑" w:hAnsi="微软雅黑" w:cs="Calibri" w:hint="eastAsia"/>
          <w:bCs/>
          <w:szCs w:val="21"/>
        </w:rPr>
        <w:t>简单判断</w:t>
      </w:r>
      <w:r w:rsidR="00B74C92" w:rsidRPr="00A36823">
        <w:rPr>
          <w:rFonts w:ascii="微软雅黑" w:eastAsia="微软雅黑" w:hAnsi="微软雅黑" w:cs="Calibri" w:hint="eastAsia"/>
          <w:bCs/>
          <w:szCs w:val="21"/>
        </w:rPr>
        <w:t>谁对谁错，</w:t>
      </w:r>
      <w:r w:rsidR="00A87053" w:rsidRPr="00A36823">
        <w:rPr>
          <w:rFonts w:ascii="微软雅黑" w:eastAsia="微软雅黑" w:hAnsi="微软雅黑" w:cs="Calibri" w:hint="eastAsia"/>
          <w:bCs/>
          <w:szCs w:val="21"/>
        </w:rPr>
        <w:t>而是应</w:t>
      </w:r>
      <w:r w:rsidR="00B74C92" w:rsidRPr="00A36823">
        <w:rPr>
          <w:rFonts w:ascii="微软雅黑" w:eastAsia="微软雅黑" w:hAnsi="微软雅黑" w:cs="Calibri" w:hint="eastAsia"/>
          <w:bCs/>
          <w:szCs w:val="21"/>
        </w:rPr>
        <w:t>从中立的角度去识别</w:t>
      </w:r>
      <w:r w:rsidRPr="00A36823">
        <w:rPr>
          <w:rFonts w:ascii="微软雅黑" w:eastAsia="微软雅黑" w:hAnsi="微软雅黑" w:cs="Calibri" w:hint="eastAsia"/>
          <w:bCs/>
          <w:szCs w:val="21"/>
        </w:rPr>
        <w:t>不同人的不同立场。</w:t>
      </w:r>
    </w:p>
    <w:p w14:paraId="1F7B21A0" w14:textId="77777777" w:rsidR="00786BB4" w:rsidRPr="00A36823" w:rsidRDefault="00716ADD" w:rsidP="00A36823">
      <w:pPr>
        <w:spacing w:line="360" w:lineRule="auto"/>
        <w:rPr>
          <w:rFonts w:ascii="微软雅黑" w:eastAsia="微软雅黑" w:hAnsi="微软雅黑" w:cs="Calibri"/>
          <w:bCs/>
          <w:szCs w:val="21"/>
        </w:rPr>
      </w:pPr>
      <w:r w:rsidRPr="00A36823">
        <w:rPr>
          <w:rFonts w:ascii="微软雅黑" w:eastAsia="微软雅黑" w:hAnsi="微软雅黑" w:cs="Calibri" w:hint="eastAsia"/>
          <w:b/>
          <w:bCs/>
          <w:szCs w:val="21"/>
        </w:rPr>
        <w:t>01</w:t>
      </w:r>
      <w:r w:rsidR="00C9367C" w:rsidRPr="00A36823">
        <w:rPr>
          <w:rFonts w:ascii="微软雅黑" w:eastAsia="微软雅黑" w:hAnsi="微软雅黑" w:cs="Calibri"/>
          <w:b/>
          <w:bCs/>
          <w:szCs w:val="21"/>
        </w:rPr>
        <w:t>U06</w:t>
      </w:r>
      <w:r w:rsidRPr="00A36823">
        <w:rPr>
          <w:rFonts w:ascii="微软雅黑" w:eastAsia="微软雅黑" w:hAnsi="微软雅黑" w:cs="Calibri"/>
          <w:b/>
          <w:bCs/>
          <w:szCs w:val="21"/>
        </w:rPr>
        <w:t xml:space="preserve"> </w:t>
      </w:r>
      <w:r w:rsidR="00786BB4" w:rsidRPr="00A36823">
        <w:rPr>
          <w:rFonts w:ascii="微软雅黑" w:eastAsia="微软雅黑" w:hAnsi="微软雅黑" w:cs="Calibri" w:hint="eastAsia"/>
          <w:b/>
          <w:bCs/>
          <w:szCs w:val="21"/>
        </w:rPr>
        <w:t>思维误区回顾</w:t>
      </w:r>
    </w:p>
    <w:p w14:paraId="51C5BF94" w14:textId="77777777" w:rsidR="00786BB4" w:rsidRPr="00A36823" w:rsidRDefault="00786BB4" w:rsidP="00A36823">
      <w:pPr>
        <w:spacing w:line="360" w:lineRule="auto"/>
        <w:rPr>
          <w:rFonts w:ascii="微软雅黑" w:eastAsia="微软雅黑" w:hAnsi="微软雅黑" w:cs="Calibri"/>
          <w:bCs/>
          <w:szCs w:val="21"/>
        </w:rPr>
      </w:pPr>
      <w:r w:rsidRPr="00A36823">
        <w:rPr>
          <w:rFonts w:ascii="微软雅黑" w:eastAsia="微软雅黑" w:hAnsi="微软雅黑" w:cs="Calibri" w:hint="eastAsia"/>
          <w:bCs/>
          <w:szCs w:val="21"/>
        </w:rPr>
        <w:t>以上都是一些你可能会不知不觉走入的思维误区，让我们来总结一下，</w:t>
      </w:r>
      <w:r w:rsidR="00B411B9" w:rsidRPr="00A36823">
        <w:rPr>
          <w:rFonts w:ascii="微软雅黑" w:eastAsia="微软雅黑" w:hAnsi="微软雅黑" w:cs="Calibri" w:hint="eastAsia"/>
          <w:bCs/>
          <w:szCs w:val="21"/>
        </w:rPr>
        <w:t>你可能会</w:t>
      </w:r>
      <w:r w:rsidRPr="00A36823">
        <w:rPr>
          <w:rFonts w:ascii="微软雅黑" w:eastAsia="微软雅黑" w:hAnsi="微软雅黑" w:cs="Calibri" w:hint="eastAsia"/>
          <w:bCs/>
          <w:szCs w:val="21"/>
        </w:rPr>
        <w:t>：</w:t>
      </w:r>
    </w:p>
    <w:p w14:paraId="2A538368" w14:textId="77777777" w:rsidR="00786BB4" w:rsidRPr="00A36823" w:rsidRDefault="00B411B9" w:rsidP="00A36823">
      <w:pPr>
        <w:pStyle w:val="a5"/>
        <w:numPr>
          <w:ilvl w:val="0"/>
          <w:numId w:val="9"/>
        </w:numPr>
        <w:spacing w:line="360" w:lineRule="auto"/>
        <w:ind w:firstLineChars="0"/>
        <w:rPr>
          <w:rFonts w:ascii="微软雅黑" w:eastAsia="微软雅黑" w:hAnsi="微软雅黑" w:cs="Calibri"/>
          <w:bCs/>
          <w:szCs w:val="21"/>
        </w:rPr>
      </w:pPr>
      <w:r w:rsidRPr="00A36823">
        <w:rPr>
          <w:rFonts w:ascii="微软雅黑" w:eastAsia="微软雅黑" w:hAnsi="微软雅黑" w:cs="Calibri" w:hint="eastAsia"/>
          <w:bCs/>
          <w:szCs w:val="21"/>
        </w:rPr>
        <w:t>让</w:t>
      </w:r>
      <w:r w:rsidR="00786BB4" w:rsidRPr="00A36823">
        <w:rPr>
          <w:rFonts w:ascii="微软雅黑" w:eastAsia="微软雅黑" w:hAnsi="微软雅黑" w:cs="Calibri" w:hint="eastAsia"/>
          <w:bCs/>
          <w:szCs w:val="21"/>
        </w:rPr>
        <w:t>感性</w:t>
      </w:r>
      <w:r w:rsidR="00761BE5" w:rsidRPr="00A36823">
        <w:rPr>
          <w:rFonts w:ascii="微软雅黑" w:eastAsia="微软雅黑" w:hAnsi="微软雅黑" w:cs="Calibri" w:hint="eastAsia"/>
          <w:bCs/>
          <w:szCs w:val="21"/>
        </w:rPr>
        <w:t>思维</w:t>
      </w:r>
      <w:r w:rsidRPr="00A36823">
        <w:rPr>
          <w:rFonts w:ascii="微软雅黑" w:eastAsia="微软雅黑" w:hAnsi="微软雅黑" w:cs="Calibri" w:hint="eastAsia"/>
          <w:bCs/>
          <w:szCs w:val="21"/>
        </w:rPr>
        <w:t>战胜</w:t>
      </w:r>
      <w:r w:rsidR="00786BB4" w:rsidRPr="00A36823">
        <w:rPr>
          <w:rFonts w:ascii="微软雅黑" w:eastAsia="微软雅黑" w:hAnsi="微软雅黑" w:cs="Calibri" w:hint="eastAsia"/>
          <w:bCs/>
          <w:szCs w:val="21"/>
        </w:rPr>
        <w:t>理性</w:t>
      </w:r>
      <w:r w:rsidR="00761BE5" w:rsidRPr="00A36823">
        <w:rPr>
          <w:rFonts w:ascii="微软雅黑" w:eastAsia="微软雅黑" w:hAnsi="微软雅黑" w:cs="Calibri" w:hint="eastAsia"/>
          <w:bCs/>
          <w:szCs w:val="21"/>
        </w:rPr>
        <w:t>思维</w:t>
      </w:r>
    </w:p>
    <w:p w14:paraId="60E5032C" w14:textId="77777777" w:rsidR="00786BB4" w:rsidRPr="00A36823" w:rsidRDefault="00761BE5" w:rsidP="00A36823">
      <w:pPr>
        <w:pStyle w:val="a5"/>
        <w:numPr>
          <w:ilvl w:val="0"/>
          <w:numId w:val="9"/>
        </w:numPr>
        <w:spacing w:line="360" w:lineRule="auto"/>
        <w:ind w:firstLineChars="0"/>
        <w:rPr>
          <w:rFonts w:ascii="微软雅黑" w:eastAsia="微软雅黑" w:hAnsi="微软雅黑" w:cs="Calibri"/>
          <w:bCs/>
          <w:szCs w:val="21"/>
        </w:rPr>
      </w:pPr>
      <w:r w:rsidRPr="00A36823">
        <w:rPr>
          <w:rFonts w:ascii="微软雅黑" w:eastAsia="微软雅黑" w:hAnsi="微软雅黑" w:cs="Calibri" w:hint="eastAsia"/>
          <w:bCs/>
          <w:szCs w:val="21"/>
        </w:rPr>
        <w:t>被事物表面所迷惑，</w:t>
      </w:r>
      <w:r w:rsidR="009B1887" w:rsidRPr="00A36823">
        <w:rPr>
          <w:rFonts w:ascii="微软雅黑" w:eastAsia="微软雅黑" w:hAnsi="微软雅黑" w:cs="Calibri" w:hint="eastAsia"/>
          <w:bCs/>
          <w:szCs w:val="21"/>
        </w:rPr>
        <w:t>没</w:t>
      </w:r>
      <w:r w:rsidRPr="00A36823">
        <w:rPr>
          <w:rFonts w:ascii="微软雅黑" w:eastAsia="微软雅黑" w:hAnsi="微软雅黑" w:cs="Calibri" w:hint="eastAsia"/>
          <w:bCs/>
          <w:szCs w:val="21"/>
        </w:rPr>
        <w:t>找到本质问题</w:t>
      </w:r>
    </w:p>
    <w:p w14:paraId="4CB79962" w14:textId="77777777" w:rsidR="00786BB4" w:rsidRPr="00A36823" w:rsidRDefault="00786BB4" w:rsidP="00A36823">
      <w:pPr>
        <w:pStyle w:val="a5"/>
        <w:numPr>
          <w:ilvl w:val="0"/>
          <w:numId w:val="9"/>
        </w:numPr>
        <w:spacing w:line="360" w:lineRule="auto"/>
        <w:ind w:firstLineChars="0"/>
        <w:rPr>
          <w:rFonts w:ascii="微软雅黑" w:eastAsia="微软雅黑" w:hAnsi="微软雅黑" w:cs="Calibri"/>
          <w:bCs/>
          <w:szCs w:val="21"/>
        </w:rPr>
      </w:pPr>
      <w:r w:rsidRPr="00A36823">
        <w:rPr>
          <w:rFonts w:ascii="微软雅黑" w:eastAsia="微软雅黑" w:hAnsi="微软雅黑" w:cs="Calibri" w:hint="eastAsia"/>
          <w:bCs/>
          <w:szCs w:val="21"/>
        </w:rPr>
        <w:t>将个人观点当作既定事实</w:t>
      </w:r>
    </w:p>
    <w:p w14:paraId="3A841BBE" w14:textId="77777777" w:rsidR="00485BCC" w:rsidRPr="00A36823" w:rsidRDefault="00786BB4" w:rsidP="00A36823">
      <w:pPr>
        <w:pStyle w:val="a5"/>
        <w:numPr>
          <w:ilvl w:val="0"/>
          <w:numId w:val="9"/>
        </w:numPr>
        <w:spacing w:line="360" w:lineRule="auto"/>
        <w:ind w:firstLineChars="0"/>
        <w:rPr>
          <w:rFonts w:ascii="微软雅黑" w:eastAsia="微软雅黑" w:hAnsi="微软雅黑" w:cs="Calibri"/>
          <w:bCs/>
          <w:szCs w:val="21"/>
        </w:rPr>
      </w:pPr>
      <w:r w:rsidRPr="00A36823">
        <w:rPr>
          <w:rFonts w:ascii="微软雅黑" w:eastAsia="微软雅黑" w:hAnsi="微软雅黑" w:cs="Calibri" w:hint="eastAsia"/>
          <w:bCs/>
          <w:szCs w:val="21"/>
        </w:rPr>
        <w:t>轻信没有事实</w:t>
      </w:r>
      <w:r w:rsidR="00FC1866" w:rsidRPr="00A36823">
        <w:rPr>
          <w:rFonts w:ascii="微软雅黑" w:eastAsia="微软雅黑" w:hAnsi="微软雅黑" w:cs="Calibri" w:hint="eastAsia"/>
          <w:bCs/>
          <w:szCs w:val="21"/>
        </w:rPr>
        <w:t>证据的主张</w:t>
      </w:r>
    </w:p>
    <w:p w14:paraId="79292B60" w14:textId="77777777" w:rsidR="00716ADD" w:rsidRPr="00A36823" w:rsidRDefault="00D77C24" w:rsidP="00A36823">
      <w:pPr>
        <w:pStyle w:val="a5"/>
        <w:numPr>
          <w:ilvl w:val="0"/>
          <w:numId w:val="9"/>
        </w:numPr>
        <w:spacing w:line="360" w:lineRule="auto"/>
        <w:ind w:firstLineChars="0"/>
        <w:rPr>
          <w:rFonts w:ascii="微软雅黑" w:eastAsia="微软雅黑" w:hAnsi="微软雅黑" w:cs="Calibri"/>
          <w:bCs/>
          <w:szCs w:val="21"/>
        </w:rPr>
      </w:pPr>
      <w:r w:rsidRPr="00A36823">
        <w:rPr>
          <w:rFonts w:ascii="微软雅黑" w:eastAsia="微软雅黑" w:hAnsi="微软雅黑" w:cs="Calibri"/>
          <w:bCs/>
          <w:szCs w:val="21"/>
        </w:rPr>
        <w:t>轻易认同或否定带有</w:t>
      </w:r>
      <w:r w:rsidR="0017486F" w:rsidRPr="00A36823">
        <w:rPr>
          <w:rFonts w:ascii="微软雅黑" w:eastAsia="微软雅黑" w:hAnsi="微软雅黑" w:cs="Calibri"/>
          <w:bCs/>
          <w:szCs w:val="21"/>
        </w:rPr>
        <w:t>主观</w:t>
      </w:r>
      <w:r w:rsidRPr="00A36823">
        <w:rPr>
          <w:rFonts w:ascii="微软雅黑" w:eastAsia="微软雅黑" w:hAnsi="微软雅黑" w:cs="Calibri"/>
          <w:bCs/>
          <w:szCs w:val="21"/>
        </w:rPr>
        <w:t>性质</w:t>
      </w:r>
      <w:r w:rsidR="0017486F" w:rsidRPr="00A36823">
        <w:rPr>
          <w:rFonts w:ascii="微软雅黑" w:eastAsia="微软雅黑" w:hAnsi="微软雅黑" w:cs="Calibri"/>
          <w:bCs/>
          <w:szCs w:val="21"/>
        </w:rPr>
        <w:t>的</w:t>
      </w:r>
      <w:r w:rsidR="003676C0" w:rsidRPr="00A36823">
        <w:rPr>
          <w:rFonts w:ascii="微软雅黑" w:eastAsia="微软雅黑" w:hAnsi="微软雅黑" w:cs="Calibri"/>
          <w:bCs/>
          <w:szCs w:val="21"/>
        </w:rPr>
        <w:t>观点</w:t>
      </w:r>
    </w:p>
    <w:p w14:paraId="3B71FC89" w14:textId="77777777" w:rsidR="00095657" w:rsidRPr="00A36823" w:rsidRDefault="00095657" w:rsidP="00A36823">
      <w:pPr>
        <w:spacing w:line="360" w:lineRule="auto"/>
        <w:rPr>
          <w:rFonts w:ascii="微软雅黑" w:eastAsia="微软雅黑" w:hAnsi="微软雅黑" w:cs="Calibri"/>
          <w:b/>
          <w:bCs/>
          <w:szCs w:val="21"/>
        </w:rPr>
      </w:pPr>
      <w:r w:rsidRPr="00A36823">
        <w:rPr>
          <w:rFonts w:ascii="微软雅黑" w:eastAsia="微软雅黑" w:hAnsi="微软雅黑" w:cs="Calibri" w:hint="eastAsia"/>
          <w:b/>
          <w:bCs/>
          <w:szCs w:val="21"/>
        </w:rPr>
        <w:t>0</w:t>
      </w:r>
      <w:r w:rsidR="00C9367C" w:rsidRPr="00A36823">
        <w:rPr>
          <w:rFonts w:ascii="微软雅黑" w:eastAsia="微软雅黑" w:hAnsi="微软雅黑" w:cs="Calibri"/>
          <w:b/>
          <w:bCs/>
          <w:szCs w:val="21"/>
        </w:rPr>
        <w:t>1U07</w:t>
      </w:r>
      <w:r w:rsidR="00255E1E" w:rsidRPr="00A36823">
        <w:rPr>
          <w:rFonts w:ascii="微软雅黑" w:eastAsia="微软雅黑" w:hAnsi="微软雅黑" w:cs="Calibri"/>
          <w:b/>
          <w:bCs/>
          <w:szCs w:val="21"/>
        </w:rPr>
        <w:t>a</w:t>
      </w:r>
      <w:r w:rsidR="00716ADD" w:rsidRPr="00A36823">
        <w:rPr>
          <w:rFonts w:ascii="微软雅黑" w:eastAsia="微软雅黑" w:hAnsi="微软雅黑" w:cs="Calibri"/>
          <w:b/>
          <w:bCs/>
          <w:szCs w:val="21"/>
        </w:rPr>
        <w:t xml:space="preserve"> </w:t>
      </w:r>
      <w:r w:rsidRPr="00A36823">
        <w:rPr>
          <w:rFonts w:ascii="微软雅黑" w:eastAsia="微软雅黑" w:hAnsi="微软雅黑" w:cs="Calibri" w:hint="eastAsia"/>
          <w:b/>
          <w:bCs/>
          <w:szCs w:val="21"/>
        </w:rPr>
        <w:t xml:space="preserve"> </w:t>
      </w:r>
      <w:r w:rsidR="00255E1E" w:rsidRPr="00A36823">
        <w:rPr>
          <w:rFonts w:ascii="微软雅黑" w:eastAsia="微软雅黑" w:hAnsi="微软雅黑" w:cs="Calibri" w:hint="eastAsia"/>
          <w:b/>
          <w:bCs/>
          <w:szCs w:val="21"/>
        </w:rPr>
        <w:t>小测验：批判性思维的基本流程</w:t>
      </w:r>
    </w:p>
    <w:p w14:paraId="1EF1D496" w14:textId="77777777" w:rsidR="00255E1E" w:rsidRPr="00A36823" w:rsidRDefault="00716ADD" w:rsidP="00A36823">
      <w:pPr>
        <w:spacing w:line="360" w:lineRule="auto"/>
        <w:rPr>
          <w:rFonts w:ascii="微软雅黑" w:eastAsia="微软雅黑" w:hAnsi="微软雅黑" w:cs="Calibri"/>
          <w:bCs/>
          <w:szCs w:val="21"/>
        </w:rPr>
      </w:pPr>
      <w:r w:rsidRPr="00A36823">
        <w:rPr>
          <w:rFonts w:ascii="微软雅黑" w:eastAsia="微软雅黑" w:hAnsi="微软雅黑" w:cs="Calibri" w:hint="eastAsia"/>
          <w:bCs/>
          <w:szCs w:val="21"/>
        </w:rPr>
        <w:t>通过</w:t>
      </w:r>
      <w:r w:rsidR="00095657" w:rsidRPr="00A36823">
        <w:rPr>
          <w:rFonts w:ascii="微软雅黑" w:eastAsia="微软雅黑" w:hAnsi="微软雅黑" w:cs="Calibri"/>
          <w:bCs/>
          <w:szCs w:val="21"/>
        </w:rPr>
        <w:t>刚才总结</w:t>
      </w:r>
      <w:r w:rsidR="0017486F" w:rsidRPr="00A36823">
        <w:rPr>
          <w:rFonts w:ascii="微软雅黑" w:eastAsia="微软雅黑" w:hAnsi="微软雅黑" w:cs="Calibri"/>
          <w:bCs/>
          <w:szCs w:val="21"/>
        </w:rPr>
        <w:t>出</w:t>
      </w:r>
      <w:r w:rsidR="00095657" w:rsidRPr="00A36823">
        <w:rPr>
          <w:rFonts w:ascii="微软雅黑" w:eastAsia="微软雅黑" w:hAnsi="微软雅黑" w:cs="Calibri"/>
          <w:bCs/>
          <w:szCs w:val="21"/>
        </w:rPr>
        <w:t>的思维误区</w:t>
      </w:r>
      <w:r w:rsidR="00095657" w:rsidRPr="00A36823">
        <w:rPr>
          <w:rFonts w:ascii="微软雅黑" w:eastAsia="微软雅黑" w:hAnsi="微软雅黑" w:cs="Calibri" w:hint="eastAsia"/>
          <w:bCs/>
          <w:szCs w:val="21"/>
        </w:rPr>
        <w:t>，</w:t>
      </w:r>
      <w:r w:rsidR="00095657" w:rsidRPr="00A36823">
        <w:rPr>
          <w:rFonts w:ascii="微软雅黑" w:eastAsia="微软雅黑" w:hAnsi="微软雅黑" w:cs="Calibri"/>
          <w:bCs/>
          <w:szCs w:val="21"/>
        </w:rPr>
        <w:t>我们</w:t>
      </w:r>
      <w:r w:rsidR="0017486F" w:rsidRPr="00A36823">
        <w:rPr>
          <w:rFonts w:ascii="微软雅黑" w:eastAsia="微软雅黑" w:hAnsi="微软雅黑" w:cs="Calibri"/>
          <w:bCs/>
          <w:szCs w:val="21"/>
        </w:rPr>
        <w:t>就</w:t>
      </w:r>
      <w:r w:rsidR="00095657" w:rsidRPr="00A36823">
        <w:rPr>
          <w:rFonts w:ascii="微软雅黑" w:eastAsia="微软雅黑" w:hAnsi="微软雅黑" w:cs="Calibri"/>
          <w:bCs/>
          <w:szCs w:val="21"/>
        </w:rPr>
        <w:t>可以</w:t>
      </w:r>
      <w:r w:rsidRPr="00A36823">
        <w:rPr>
          <w:rFonts w:ascii="微软雅黑" w:eastAsia="微软雅黑" w:hAnsi="微软雅黑" w:cs="Calibri"/>
          <w:bCs/>
          <w:szCs w:val="21"/>
        </w:rPr>
        <w:t>推导</w:t>
      </w:r>
      <w:r w:rsidR="00676468" w:rsidRPr="00A36823">
        <w:rPr>
          <w:rFonts w:ascii="微软雅黑" w:eastAsia="微软雅黑" w:hAnsi="微软雅黑" w:cs="Calibri"/>
          <w:bCs/>
          <w:szCs w:val="21"/>
        </w:rPr>
        <w:t>出本课所推荐的批判性思维</w:t>
      </w:r>
      <w:r w:rsidR="0017486F" w:rsidRPr="00A36823">
        <w:rPr>
          <w:rFonts w:ascii="微软雅黑" w:eastAsia="微软雅黑" w:hAnsi="微软雅黑" w:cs="Calibri" w:hint="eastAsia"/>
          <w:bCs/>
          <w:szCs w:val="21"/>
        </w:rPr>
        <w:t>“五步法”了</w:t>
      </w:r>
      <w:r w:rsidR="00255E1E" w:rsidRPr="00A36823">
        <w:rPr>
          <w:rFonts w:ascii="微软雅黑" w:eastAsia="微软雅黑" w:hAnsi="微软雅黑" w:cs="Calibri" w:hint="eastAsia"/>
          <w:bCs/>
          <w:szCs w:val="21"/>
        </w:rPr>
        <w:t>。</w:t>
      </w:r>
      <w:r w:rsidR="00A0287C" w:rsidRPr="00A36823">
        <w:rPr>
          <w:rFonts w:ascii="微软雅黑" w:eastAsia="微软雅黑" w:hAnsi="微软雅黑" w:cs="Calibri"/>
          <w:bCs/>
          <w:szCs w:val="21"/>
        </w:rPr>
        <w:t>请试着</w:t>
      </w:r>
      <w:r w:rsidR="00255E1E" w:rsidRPr="00A36823">
        <w:rPr>
          <w:rFonts w:ascii="微软雅黑" w:eastAsia="微软雅黑" w:hAnsi="微软雅黑" w:cs="Calibri"/>
          <w:bCs/>
          <w:szCs w:val="21"/>
        </w:rPr>
        <w:t>将正确的步骤拖至合适的位置</w:t>
      </w:r>
      <w:r w:rsidR="00255E1E" w:rsidRPr="00A36823">
        <w:rPr>
          <w:rFonts w:ascii="微软雅黑" w:eastAsia="微软雅黑" w:hAnsi="微软雅黑" w:cs="Calibri" w:hint="eastAsia"/>
          <w:bCs/>
          <w:szCs w:val="21"/>
        </w:rPr>
        <w:t>：（拖拽题）</w:t>
      </w:r>
    </w:p>
    <w:p w14:paraId="3E75368A" w14:textId="77777777" w:rsidR="00554D28" w:rsidRPr="00A36823" w:rsidRDefault="00CB3C4A" w:rsidP="00A36823">
      <w:pPr>
        <w:spacing w:line="360" w:lineRule="auto"/>
        <w:rPr>
          <w:rFonts w:ascii="微软雅黑" w:eastAsia="微软雅黑" w:hAnsi="微软雅黑" w:cs="Calibri"/>
          <w:bCs/>
          <w:szCs w:val="21"/>
        </w:rPr>
      </w:pPr>
      <w:r w:rsidRPr="00A36823">
        <w:rPr>
          <w:rFonts w:ascii="微软雅黑" w:eastAsia="微软雅黑" w:hAnsi="微软雅黑" w:cs="Calibri" w:hint="eastAsia"/>
          <w:bCs/>
          <w:noProof/>
          <w:szCs w:val="21"/>
        </w:rPr>
        <mc:AlternateContent>
          <mc:Choice Requires="wps">
            <w:drawing>
              <wp:anchor distT="0" distB="0" distL="114300" distR="114300" simplePos="0" relativeHeight="251659264" behindDoc="0" locked="0" layoutInCell="1" allowOverlap="1" wp14:anchorId="10F403B2" wp14:editId="7C3E8B25">
                <wp:simplePos x="0" y="0"/>
                <wp:positionH relativeFrom="column">
                  <wp:posOffset>1642533</wp:posOffset>
                </wp:positionH>
                <wp:positionV relativeFrom="paragraph">
                  <wp:posOffset>187113</wp:posOffset>
                </wp:positionV>
                <wp:extent cx="232834" cy="4234"/>
                <wp:effectExtent l="0" t="76200" r="34290" b="91440"/>
                <wp:wrapNone/>
                <wp:docPr id="22" name="直接箭头连接符 22"/>
                <wp:cNvGraphicFramePr/>
                <a:graphic xmlns:a="http://schemas.openxmlformats.org/drawingml/2006/main">
                  <a:graphicData uri="http://schemas.microsoft.com/office/word/2010/wordprocessingShape">
                    <wps:wsp>
                      <wps:cNvCnPr/>
                      <wps:spPr>
                        <a:xfrm>
                          <a:off x="0" y="0"/>
                          <a:ext cx="232834" cy="42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3A602B6" id="_x0000_t32" coordsize="21600,21600" o:spt="32" o:oned="t" path="m,l21600,21600e" filled="f">
                <v:path arrowok="t" fillok="f" o:connecttype="none"/>
                <o:lock v:ext="edit" shapetype="t"/>
              </v:shapetype>
              <v:shape id="直接箭头连接符 22" o:spid="_x0000_s1026" type="#_x0000_t32" style="position:absolute;left:0;text-align:left;margin-left:129.35pt;margin-top:14.75pt;width:18.35pt;height:.3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" strokecolor="#5b9bd5 [3204]" strokeweight=".5pt">
                <v:stroke endarrow="block" joinstyle="miter"/>
              </v:shape>
            </w:pict>
          </mc:Fallback>
        </mc:AlternateContent>
      </w:r>
      <w:r w:rsidR="004233EB" w:rsidRPr="00A36823">
        <w:rPr>
          <w:rFonts w:ascii="微软雅黑" w:eastAsia="微软雅黑" w:hAnsi="微软雅黑" w:cs="Calibri" w:hint="eastAsia"/>
          <w:bCs/>
          <w:szCs w:val="21"/>
        </w:rPr>
        <w:t>感性思维战胜理性</w:t>
      </w:r>
      <w:r w:rsidR="00A0287C" w:rsidRPr="00A36823">
        <w:rPr>
          <w:rFonts w:ascii="微软雅黑" w:eastAsia="微软雅黑" w:hAnsi="微软雅黑" w:cs="Calibri" w:hint="eastAsia"/>
          <w:bCs/>
          <w:szCs w:val="21"/>
        </w:rPr>
        <w:t>思维</w:t>
      </w:r>
      <w:r w:rsidR="00554D28" w:rsidRPr="00A36823">
        <w:rPr>
          <w:rFonts w:ascii="微软雅黑" w:eastAsia="微软雅黑" w:hAnsi="微软雅黑" w:cs="Calibri" w:hint="eastAsia"/>
          <w:bCs/>
          <w:szCs w:val="21"/>
        </w:rPr>
        <w:t xml:space="preserve">    </w:t>
      </w:r>
      <w:r w:rsidR="00554D28" w:rsidRPr="00A36823">
        <w:rPr>
          <w:rFonts w:ascii="微软雅黑" w:eastAsia="微软雅黑" w:hAnsi="微软雅黑" w:cs="Calibri"/>
          <w:bCs/>
          <w:szCs w:val="21"/>
        </w:rPr>
        <w:t xml:space="preserve">   </w:t>
      </w:r>
      <w:r w:rsidR="00554D28" w:rsidRPr="00A36823">
        <w:rPr>
          <w:rFonts w:ascii="微软雅黑" w:eastAsia="微软雅黑" w:hAnsi="微软雅黑" w:cs="Calibri" w:hint="eastAsia"/>
          <w:bCs/>
          <w:szCs w:val="21"/>
        </w:rPr>
        <w:t xml:space="preserve"> </w:t>
      </w:r>
      <w:r w:rsidR="004233EB" w:rsidRPr="00A36823">
        <w:rPr>
          <w:rFonts w:ascii="微软雅黑" w:eastAsia="微软雅黑" w:hAnsi="微软雅黑" w:cs="Calibri"/>
          <w:bCs/>
          <w:szCs w:val="21"/>
        </w:rPr>
        <w:t xml:space="preserve">   </w:t>
      </w:r>
      <w:r w:rsidR="00554D28" w:rsidRPr="00A36823">
        <w:rPr>
          <w:rFonts w:ascii="微软雅黑" w:eastAsia="微软雅黑" w:hAnsi="微软雅黑" w:cs="Calibri" w:hint="eastAsia"/>
          <w:bCs/>
          <w:szCs w:val="21"/>
        </w:rPr>
        <w:t>建立理性距离</w:t>
      </w:r>
    </w:p>
    <w:p w14:paraId="31BA20E1" w14:textId="77777777" w:rsidR="00554D28" w:rsidRPr="00A36823" w:rsidRDefault="004233EB" w:rsidP="00A36823">
      <w:pPr>
        <w:spacing w:line="360" w:lineRule="auto"/>
        <w:rPr>
          <w:rFonts w:ascii="微软雅黑" w:eastAsia="微软雅黑" w:hAnsi="微软雅黑" w:cs="Calibri"/>
          <w:bCs/>
          <w:szCs w:val="21"/>
        </w:rPr>
      </w:pPr>
      <w:r w:rsidRPr="00A36823">
        <w:rPr>
          <w:rFonts w:ascii="微软雅黑" w:eastAsia="微软雅黑" w:hAnsi="微软雅黑" w:cs="Calibri" w:hint="eastAsia"/>
          <w:bCs/>
          <w:noProof/>
          <w:szCs w:val="21"/>
        </w:rPr>
        <mc:AlternateContent>
          <mc:Choice Requires="wps">
            <w:drawing>
              <wp:anchor distT="0" distB="0" distL="114300" distR="114300" simplePos="0" relativeHeight="251665408" behindDoc="0" locked="0" layoutInCell="1" allowOverlap="1" wp14:anchorId="066CFABA" wp14:editId="1DDB5936">
                <wp:simplePos x="0" y="0"/>
                <wp:positionH relativeFrom="column">
                  <wp:posOffset>2319512</wp:posOffset>
                </wp:positionH>
                <wp:positionV relativeFrom="paragraph">
                  <wp:posOffset>195399</wp:posOffset>
                </wp:positionV>
                <wp:extent cx="232834" cy="4234"/>
                <wp:effectExtent l="0" t="76200" r="34290" b="91440"/>
                <wp:wrapNone/>
                <wp:docPr id="25" name="直接箭头连接符 25"/>
                <wp:cNvGraphicFramePr/>
                <a:graphic xmlns:a="http://schemas.openxmlformats.org/drawingml/2006/main">
                  <a:graphicData uri="http://schemas.microsoft.com/office/word/2010/wordprocessingShape">
                    <wps:wsp>
                      <wps:cNvCnPr/>
                      <wps:spPr>
                        <a:xfrm>
                          <a:off x="0" y="0"/>
                          <a:ext cx="232834" cy="42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5FF1C79" id="直接箭头连接符 25" o:spid="_x0000_s1026" type="#_x0000_t32" style="position:absolute;left:0;text-align:left;margin-left:182.65pt;margin-top:15.4pt;width:18.35pt;height:.3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" strokecolor="#5b9bd5 [3204]" strokeweight=".5pt">
                <v:stroke endarrow="block" joinstyle="miter"/>
              </v:shape>
            </w:pict>
          </mc:Fallback>
        </mc:AlternateContent>
      </w:r>
      <w:r w:rsidRPr="00A36823">
        <w:rPr>
          <w:rFonts w:ascii="微软雅黑" w:eastAsia="微软雅黑" w:hAnsi="微软雅黑" w:cs="Calibri" w:hint="eastAsia"/>
          <w:bCs/>
          <w:szCs w:val="21"/>
        </w:rPr>
        <w:t>被事物表面所迷惑，没找到本质问题</w:t>
      </w:r>
      <w:r w:rsidR="00554D28" w:rsidRPr="00A36823">
        <w:rPr>
          <w:rFonts w:ascii="微软雅黑" w:eastAsia="微软雅黑" w:hAnsi="微软雅黑" w:cs="Calibri" w:hint="eastAsia"/>
          <w:bCs/>
          <w:szCs w:val="21"/>
        </w:rPr>
        <w:t xml:space="preserve">        </w:t>
      </w:r>
      <w:r w:rsidRPr="00A36823">
        <w:rPr>
          <w:rFonts w:ascii="微软雅黑" w:eastAsia="微软雅黑" w:hAnsi="微软雅黑" w:cs="Calibri" w:hint="eastAsia"/>
          <w:bCs/>
          <w:szCs w:val="21"/>
        </w:rPr>
        <w:t>找到本质问题</w:t>
      </w:r>
    </w:p>
    <w:p w14:paraId="4C8C1BEC" w14:textId="77777777" w:rsidR="00554D28" w:rsidRPr="00A36823" w:rsidRDefault="00CB3C4A" w:rsidP="00A36823">
      <w:pPr>
        <w:spacing w:line="360" w:lineRule="auto"/>
        <w:rPr>
          <w:rFonts w:ascii="微软雅黑" w:eastAsia="微软雅黑" w:hAnsi="微软雅黑" w:cs="Calibri"/>
          <w:bCs/>
          <w:szCs w:val="21"/>
        </w:rPr>
      </w:pPr>
      <w:r w:rsidRPr="00A36823">
        <w:rPr>
          <w:rFonts w:ascii="微软雅黑" w:eastAsia="微软雅黑" w:hAnsi="微软雅黑" w:cs="Calibri" w:hint="eastAsia"/>
          <w:bCs/>
          <w:noProof/>
          <w:szCs w:val="21"/>
        </w:rPr>
        <mc:AlternateContent>
          <mc:Choice Requires="wps">
            <w:drawing>
              <wp:anchor distT="0" distB="0" distL="114300" distR="114300" simplePos="0" relativeHeight="251667456" behindDoc="0" locked="0" layoutInCell="1" allowOverlap="1" wp14:anchorId="02FA2378" wp14:editId="512F6492">
                <wp:simplePos x="0" y="0"/>
                <wp:positionH relativeFrom="column">
                  <wp:posOffset>1699571</wp:posOffset>
                </wp:positionH>
                <wp:positionV relativeFrom="paragraph">
                  <wp:posOffset>192936</wp:posOffset>
                </wp:positionV>
                <wp:extent cx="232834" cy="4234"/>
                <wp:effectExtent l="0" t="76200" r="34290" b="91440"/>
                <wp:wrapNone/>
                <wp:docPr id="26" name="直接箭头连接符 26"/>
                <wp:cNvGraphicFramePr/>
                <a:graphic xmlns:a="http://schemas.openxmlformats.org/drawingml/2006/main">
                  <a:graphicData uri="http://schemas.microsoft.com/office/word/2010/wordprocessingShape">
                    <wps:wsp>
                      <wps:cNvCnPr/>
                      <wps:spPr>
                        <a:xfrm>
                          <a:off x="0" y="0"/>
                          <a:ext cx="232834" cy="42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79D1355" id="直接箭头连接符 26" o:spid="_x0000_s1026" type="#_x0000_t32" style="position:absolute;left:0;text-align:left;margin-left:133.8pt;margin-top:15.2pt;width:18.35pt;height:.3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" strokecolor="#5b9bd5 [3204]" strokeweight=".5pt">
                <v:stroke endarrow="block" joinstyle="miter"/>
              </v:shape>
            </w:pict>
          </mc:Fallback>
        </mc:AlternateContent>
      </w:r>
      <w:r w:rsidR="00554D28" w:rsidRPr="00A36823">
        <w:rPr>
          <w:rFonts w:ascii="微软雅黑" w:eastAsia="微软雅黑" w:hAnsi="微软雅黑" w:cs="Calibri" w:hint="eastAsia"/>
          <w:bCs/>
          <w:szCs w:val="21"/>
        </w:rPr>
        <w:t>将个人观点当作既定事实          区分客观事实与个人观点</w:t>
      </w:r>
    </w:p>
    <w:p w14:paraId="361811D0" w14:textId="77777777" w:rsidR="00554D28" w:rsidRPr="00A36823" w:rsidRDefault="00CB3C4A" w:rsidP="00A36823">
      <w:pPr>
        <w:spacing w:line="360" w:lineRule="auto"/>
        <w:rPr>
          <w:rFonts w:ascii="微软雅黑" w:eastAsia="微软雅黑" w:hAnsi="微软雅黑" w:cs="Calibri"/>
          <w:bCs/>
          <w:szCs w:val="21"/>
        </w:rPr>
      </w:pPr>
      <w:r w:rsidRPr="00A36823">
        <w:rPr>
          <w:rFonts w:ascii="微软雅黑" w:eastAsia="微软雅黑" w:hAnsi="微软雅黑" w:cs="Calibri" w:hint="eastAsia"/>
          <w:bCs/>
          <w:noProof/>
          <w:szCs w:val="21"/>
        </w:rPr>
        <mc:AlternateContent>
          <mc:Choice Requires="wps">
            <w:drawing>
              <wp:anchor distT="0" distB="0" distL="114300" distR="114300" simplePos="0" relativeHeight="251661312" behindDoc="0" locked="0" layoutInCell="1" allowOverlap="1" wp14:anchorId="223214CD" wp14:editId="7654CC32">
                <wp:simplePos x="0" y="0"/>
                <wp:positionH relativeFrom="column">
                  <wp:posOffset>1684444</wp:posOffset>
                </wp:positionH>
                <wp:positionV relativeFrom="paragraph">
                  <wp:posOffset>191770</wp:posOffset>
                </wp:positionV>
                <wp:extent cx="232834" cy="4234"/>
                <wp:effectExtent l="0" t="76200" r="34290" b="91440"/>
                <wp:wrapNone/>
                <wp:docPr id="23" name="直接箭头连接符 23"/>
                <wp:cNvGraphicFramePr/>
                <a:graphic xmlns:a="http://schemas.openxmlformats.org/drawingml/2006/main">
                  <a:graphicData uri="http://schemas.microsoft.com/office/word/2010/wordprocessingShape">
                    <wps:wsp>
                      <wps:cNvCnPr/>
                      <wps:spPr>
                        <a:xfrm>
                          <a:off x="0" y="0"/>
                          <a:ext cx="232834" cy="42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ABAF4C2" id="直接箭头连接符 23" o:spid="_x0000_s1026" type="#_x0000_t32" style="position:absolute;left:0;text-align:left;margin-left:132.65pt;margin-top:15.1pt;width:18.35pt;height:.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" strokecolor="#5b9bd5 [3204]" strokeweight=".5pt">
                <v:stroke endarrow="block" joinstyle="miter"/>
              </v:shape>
            </w:pict>
          </mc:Fallback>
        </mc:AlternateContent>
      </w:r>
      <w:r w:rsidR="0017486F" w:rsidRPr="00A36823">
        <w:rPr>
          <w:rFonts w:ascii="微软雅黑" w:eastAsia="微软雅黑" w:hAnsi="微软雅黑" w:cs="Calibri" w:hint="eastAsia"/>
          <w:bCs/>
          <w:szCs w:val="21"/>
        </w:rPr>
        <w:t>轻信没有事实论证的主张</w:t>
      </w:r>
      <w:r w:rsidR="00554D28" w:rsidRPr="00A36823">
        <w:rPr>
          <w:rFonts w:ascii="微软雅黑" w:eastAsia="微软雅黑" w:hAnsi="微软雅黑" w:cs="Calibri" w:hint="eastAsia"/>
          <w:bCs/>
          <w:szCs w:val="21"/>
        </w:rPr>
        <w:t xml:space="preserve">          </w:t>
      </w:r>
      <w:r w:rsidR="00BA6EEE" w:rsidRPr="00A36823">
        <w:rPr>
          <w:rFonts w:ascii="微软雅黑" w:eastAsia="微软雅黑" w:hAnsi="微软雅黑" w:cs="Calibri" w:hint="eastAsia"/>
          <w:bCs/>
          <w:szCs w:val="21"/>
        </w:rPr>
        <w:t>找出事实与逻辑论证并加以辨别</w:t>
      </w:r>
    </w:p>
    <w:p w14:paraId="547033AD" w14:textId="77777777" w:rsidR="00554D28" w:rsidRPr="00A36823" w:rsidRDefault="004233EB" w:rsidP="00A36823">
      <w:pPr>
        <w:spacing w:line="360" w:lineRule="auto"/>
        <w:rPr>
          <w:rFonts w:ascii="微软雅黑" w:eastAsia="微软雅黑" w:hAnsi="微软雅黑" w:cs="Calibri"/>
          <w:bCs/>
          <w:szCs w:val="21"/>
        </w:rPr>
      </w:pPr>
      <w:r w:rsidRPr="00A36823">
        <w:rPr>
          <w:rFonts w:ascii="微软雅黑" w:eastAsia="微软雅黑" w:hAnsi="微软雅黑" w:cs="Calibri" w:hint="eastAsia"/>
          <w:bCs/>
          <w:noProof/>
          <w:szCs w:val="21"/>
        </w:rPr>
        <mc:AlternateContent>
          <mc:Choice Requires="wps">
            <w:drawing>
              <wp:anchor distT="0" distB="0" distL="114300" distR="114300" simplePos="0" relativeHeight="251663360" behindDoc="0" locked="0" layoutInCell="1" allowOverlap="1" wp14:anchorId="2E2A7E32" wp14:editId="2F380A86">
                <wp:simplePos x="0" y="0"/>
                <wp:positionH relativeFrom="column">
                  <wp:posOffset>2430807</wp:posOffset>
                </wp:positionH>
                <wp:positionV relativeFrom="paragraph">
                  <wp:posOffset>206375</wp:posOffset>
                </wp:positionV>
                <wp:extent cx="232834" cy="4234"/>
                <wp:effectExtent l="0" t="76200" r="34290" b="91440"/>
                <wp:wrapNone/>
                <wp:docPr id="24" name="直接箭头连接符 24"/>
                <wp:cNvGraphicFramePr/>
                <a:graphic xmlns:a="http://schemas.openxmlformats.org/drawingml/2006/main">
                  <a:graphicData uri="http://schemas.microsoft.com/office/word/2010/wordprocessingShape">
                    <wps:wsp>
                      <wps:cNvCnPr/>
                      <wps:spPr>
                        <a:xfrm>
                          <a:off x="0" y="0"/>
                          <a:ext cx="232834" cy="42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6258E07" id="_x0000_t32" coordsize="21600,21600" o:spt="32" o:oned="t" path="m,l21600,21600e" filled="f">
                <v:path arrowok="t" fillok="f" o:connecttype="none"/>
                <o:lock v:ext="edit" shapetype="t"/>
              </v:shapetype>
              <v:shape id="直接箭头连接符 24" o:spid="_x0000_s1026" type="#_x0000_t32" style="position:absolute;left:0;text-align:left;margin-left:191.4pt;margin-top:16.25pt;width:18.35pt;height:.3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" strokecolor="#5b9bd5 [3204]" strokeweight=".5pt">
                <v:stroke endarrow="block" joinstyle="miter"/>
              </v:shape>
            </w:pict>
          </mc:Fallback>
        </mc:AlternateContent>
      </w:r>
      <w:r w:rsidRPr="00A36823">
        <w:rPr>
          <w:rFonts w:ascii="微软雅黑" w:eastAsia="微软雅黑" w:hAnsi="微软雅黑" w:cs="Calibri" w:hint="eastAsia"/>
          <w:bCs/>
          <w:szCs w:val="21"/>
        </w:rPr>
        <w:t>轻易认同或否定</w:t>
      </w:r>
      <w:r w:rsidR="00D77C24" w:rsidRPr="00A36823">
        <w:rPr>
          <w:rFonts w:ascii="微软雅黑" w:eastAsia="微软雅黑" w:hAnsi="微软雅黑" w:cs="Calibri" w:hint="eastAsia"/>
          <w:bCs/>
          <w:szCs w:val="21"/>
        </w:rPr>
        <w:t>带有主观性质</w:t>
      </w:r>
      <w:r w:rsidRPr="00A36823">
        <w:rPr>
          <w:rFonts w:ascii="微软雅黑" w:eastAsia="微软雅黑" w:hAnsi="微软雅黑" w:cs="Calibri" w:hint="eastAsia"/>
          <w:bCs/>
          <w:szCs w:val="21"/>
        </w:rPr>
        <w:t xml:space="preserve">的观点           </w:t>
      </w:r>
      <w:r w:rsidR="00C4292A" w:rsidRPr="00A36823">
        <w:rPr>
          <w:rFonts w:ascii="微软雅黑" w:eastAsia="微软雅黑" w:hAnsi="微软雅黑" w:cs="Calibri" w:hint="eastAsia"/>
          <w:bCs/>
          <w:szCs w:val="21"/>
        </w:rPr>
        <w:t>识别</w:t>
      </w:r>
      <w:r w:rsidR="00D77C24" w:rsidRPr="00A36823">
        <w:rPr>
          <w:rFonts w:ascii="微软雅黑" w:eastAsia="微软雅黑" w:hAnsi="微软雅黑" w:cs="Calibri" w:hint="eastAsia"/>
          <w:bCs/>
          <w:szCs w:val="21"/>
        </w:rPr>
        <w:t>出</w:t>
      </w:r>
      <w:r w:rsidR="00554D28" w:rsidRPr="00A36823">
        <w:rPr>
          <w:rFonts w:ascii="微软雅黑" w:eastAsia="微软雅黑" w:hAnsi="微软雅黑" w:cs="Calibri" w:hint="eastAsia"/>
          <w:bCs/>
          <w:szCs w:val="21"/>
        </w:rPr>
        <w:t>主观主义</w:t>
      </w:r>
    </w:p>
    <w:p w14:paraId="6F7B48E4" w14:textId="77777777" w:rsidR="00AE54F3" w:rsidRPr="00A36823" w:rsidRDefault="00AE54F3" w:rsidP="00A36823">
      <w:pPr>
        <w:spacing w:line="360" w:lineRule="auto"/>
        <w:rPr>
          <w:rFonts w:ascii="微软雅黑" w:eastAsia="微软雅黑" w:hAnsi="微软雅黑" w:cs="Calibri"/>
          <w:bCs/>
          <w:szCs w:val="21"/>
        </w:rPr>
      </w:pPr>
      <w:r w:rsidRPr="00A36823">
        <w:rPr>
          <w:rFonts w:ascii="微软雅黑" w:eastAsia="微软雅黑" w:hAnsi="微软雅黑" w:cs="Calibri"/>
          <w:b/>
          <w:bCs/>
          <w:szCs w:val="21"/>
        </w:rPr>
        <w:t>反馈</w:t>
      </w:r>
      <w:r w:rsidRPr="00A36823">
        <w:rPr>
          <w:rFonts w:ascii="微软雅黑" w:eastAsia="微软雅黑" w:hAnsi="微软雅黑" w:cs="Calibri" w:hint="eastAsia"/>
          <w:b/>
          <w:bCs/>
          <w:szCs w:val="21"/>
        </w:rPr>
        <w:t>：</w:t>
      </w:r>
      <w:r w:rsidRPr="00A36823">
        <w:rPr>
          <w:rFonts w:ascii="微软雅黑" w:eastAsia="微软雅黑" w:hAnsi="微软雅黑" w:cs="Calibri"/>
          <w:bCs/>
          <w:szCs w:val="21"/>
        </w:rPr>
        <w:t>你答对了</w:t>
      </w:r>
      <w:r w:rsidRPr="00A36823">
        <w:rPr>
          <w:rFonts w:ascii="微软雅黑" w:eastAsia="微软雅黑" w:hAnsi="微软雅黑" w:cs="Calibri" w:hint="eastAsia"/>
          <w:bCs/>
          <w:szCs w:val="21"/>
        </w:rPr>
        <w:t>！</w:t>
      </w:r>
    </w:p>
    <w:p w14:paraId="67A832E2" w14:textId="77777777" w:rsidR="00AE54F3" w:rsidRPr="00A36823" w:rsidRDefault="00AE54F3"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你的回答不太正确</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请查看我们的</w:t>
      </w:r>
      <w:r w:rsidR="00D13A55" w:rsidRPr="00A36823">
        <w:rPr>
          <w:rFonts w:ascii="微软雅黑" w:eastAsia="微软雅黑" w:hAnsi="微软雅黑" w:cs="Calibri" w:hint="eastAsia"/>
          <w:bCs/>
          <w:szCs w:val="21"/>
        </w:rPr>
        <w:t>观点</w:t>
      </w:r>
      <w:r w:rsidRPr="00A36823">
        <w:rPr>
          <w:rFonts w:ascii="微软雅黑" w:eastAsia="微软雅黑" w:hAnsi="微软雅黑" w:cs="Calibri" w:hint="eastAsia"/>
          <w:bCs/>
          <w:szCs w:val="21"/>
        </w:rPr>
        <w:t>。</w:t>
      </w:r>
    </w:p>
    <w:p w14:paraId="3AB50336" w14:textId="77777777" w:rsidR="00554D28" w:rsidRPr="00A36823" w:rsidRDefault="00554D28" w:rsidP="00A36823">
      <w:pPr>
        <w:spacing w:line="360" w:lineRule="auto"/>
        <w:rPr>
          <w:rFonts w:ascii="微软雅黑" w:eastAsia="微软雅黑" w:hAnsi="微软雅黑" w:cs="Calibri"/>
          <w:b/>
          <w:bCs/>
          <w:szCs w:val="21"/>
        </w:rPr>
      </w:pPr>
      <w:r w:rsidRPr="00A36823">
        <w:rPr>
          <w:rFonts w:ascii="微软雅黑" w:eastAsia="微软雅黑" w:hAnsi="微软雅黑" w:cs="Calibri" w:hint="eastAsia"/>
          <w:b/>
          <w:bCs/>
          <w:szCs w:val="21"/>
        </w:rPr>
        <w:t>0</w:t>
      </w:r>
      <w:r w:rsidR="00C9367C" w:rsidRPr="00A36823">
        <w:rPr>
          <w:rFonts w:ascii="微软雅黑" w:eastAsia="微软雅黑" w:hAnsi="微软雅黑" w:cs="Calibri"/>
          <w:b/>
          <w:bCs/>
          <w:szCs w:val="21"/>
        </w:rPr>
        <w:t>1U08</w:t>
      </w:r>
      <w:r w:rsidRPr="00A36823">
        <w:rPr>
          <w:rFonts w:ascii="微软雅黑" w:eastAsia="微软雅黑" w:hAnsi="微软雅黑" w:cs="Calibri"/>
          <w:b/>
          <w:bCs/>
          <w:szCs w:val="21"/>
        </w:rPr>
        <w:t xml:space="preserve"> </w:t>
      </w:r>
      <w:r w:rsidRPr="00A36823">
        <w:rPr>
          <w:rFonts w:ascii="微软雅黑" w:eastAsia="微软雅黑" w:hAnsi="微软雅黑" w:cs="Calibri" w:hint="eastAsia"/>
          <w:b/>
          <w:bCs/>
          <w:szCs w:val="21"/>
        </w:rPr>
        <w:t xml:space="preserve"> </w:t>
      </w:r>
      <w:r w:rsidR="006923B2" w:rsidRPr="00A36823">
        <w:rPr>
          <w:rFonts w:ascii="微软雅黑" w:eastAsia="微软雅黑" w:hAnsi="微软雅黑" w:cs="Calibri"/>
          <w:b/>
          <w:bCs/>
          <w:szCs w:val="21"/>
        </w:rPr>
        <w:t>运用批判性思维的五个主要流程</w:t>
      </w:r>
    </w:p>
    <w:p w14:paraId="4D48F2CD" w14:textId="77777777" w:rsidR="00095657" w:rsidRPr="00A36823" w:rsidRDefault="00C20F5A"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让我们再来</w:t>
      </w:r>
      <w:r w:rsidR="00D13A55" w:rsidRPr="00A36823">
        <w:rPr>
          <w:rFonts w:ascii="微软雅黑" w:eastAsia="微软雅黑" w:hAnsi="微软雅黑" w:cs="Calibri" w:hint="eastAsia"/>
          <w:bCs/>
          <w:szCs w:val="21"/>
        </w:rPr>
        <w:t>回顾</w:t>
      </w:r>
      <w:r w:rsidR="008047E7" w:rsidRPr="00A36823">
        <w:rPr>
          <w:rFonts w:ascii="微软雅黑" w:eastAsia="微软雅黑" w:hAnsi="微软雅黑" w:cs="Calibri"/>
          <w:bCs/>
          <w:szCs w:val="21"/>
        </w:rPr>
        <w:t>一遍</w:t>
      </w:r>
      <w:r w:rsidR="00095657" w:rsidRPr="00A36823">
        <w:rPr>
          <w:rFonts w:ascii="微软雅黑" w:eastAsia="微软雅黑" w:hAnsi="微软雅黑" w:cs="Calibri"/>
          <w:bCs/>
          <w:szCs w:val="21"/>
        </w:rPr>
        <w:t>运</w:t>
      </w:r>
      <w:r w:rsidRPr="00A36823">
        <w:rPr>
          <w:rFonts w:ascii="微软雅黑" w:eastAsia="微软雅黑" w:hAnsi="微软雅黑" w:cs="Calibri"/>
          <w:bCs/>
          <w:szCs w:val="21"/>
        </w:rPr>
        <w:t>用批判性思维的五个主要流程</w:t>
      </w:r>
      <w:r w:rsidR="00D13A55" w:rsidRPr="00A36823">
        <w:rPr>
          <w:rFonts w:ascii="微软雅黑" w:eastAsia="微软雅黑" w:hAnsi="微软雅黑" w:cs="Calibri" w:hint="eastAsia"/>
          <w:bCs/>
          <w:szCs w:val="21"/>
        </w:rPr>
        <w:t>，</w:t>
      </w:r>
      <w:r w:rsidR="00D13A55" w:rsidRPr="00A36823">
        <w:rPr>
          <w:rFonts w:ascii="微软雅黑" w:eastAsia="微软雅黑" w:hAnsi="微软雅黑" w:cs="Calibri"/>
          <w:bCs/>
          <w:szCs w:val="21"/>
        </w:rPr>
        <w:t>它</w:t>
      </w:r>
      <w:r w:rsidRPr="00A36823">
        <w:rPr>
          <w:rFonts w:ascii="微软雅黑" w:eastAsia="微软雅黑" w:hAnsi="微软雅黑" w:cs="Calibri"/>
          <w:bCs/>
          <w:szCs w:val="21"/>
        </w:rPr>
        <w:t>包括</w:t>
      </w:r>
      <w:r w:rsidR="00095657" w:rsidRPr="00A36823">
        <w:rPr>
          <w:rFonts w:ascii="微软雅黑" w:eastAsia="微软雅黑" w:hAnsi="微软雅黑" w:cs="Calibri" w:hint="eastAsia"/>
          <w:bCs/>
          <w:szCs w:val="21"/>
        </w:rPr>
        <w:t>：</w:t>
      </w:r>
    </w:p>
    <w:p w14:paraId="0297878E" w14:textId="77777777" w:rsidR="00095657" w:rsidRPr="00A36823" w:rsidRDefault="00D13A55"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lastRenderedPageBreak/>
        <w:t xml:space="preserve">Step1  </w:t>
      </w:r>
      <w:r w:rsidR="00095657" w:rsidRPr="00A36823">
        <w:rPr>
          <w:rFonts w:ascii="微软雅黑" w:eastAsia="微软雅黑" w:hAnsi="微软雅黑" w:cs="Calibri" w:hint="eastAsia"/>
          <w:bCs/>
          <w:szCs w:val="21"/>
        </w:rPr>
        <w:t>建立理性距离</w:t>
      </w:r>
    </w:p>
    <w:p w14:paraId="0A380757" w14:textId="77777777" w:rsidR="00095657" w:rsidRPr="00A36823" w:rsidRDefault="00D13A55"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 xml:space="preserve">Step2  </w:t>
      </w:r>
      <w:r w:rsidRPr="00A36823">
        <w:rPr>
          <w:rFonts w:ascii="微软雅黑" w:eastAsia="微软雅黑" w:hAnsi="微软雅黑" w:cs="Calibri" w:hint="eastAsia"/>
          <w:bCs/>
          <w:szCs w:val="21"/>
        </w:rPr>
        <w:t>找到本质问题</w:t>
      </w:r>
    </w:p>
    <w:p w14:paraId="227E434A" w14:textId="77777777" w:rsidR="00095657" w:rsidRPr="00A36823" w:rsidRDefault="00D13A55"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 xml:space="preserve">Step3  </w:t>
      </w:r>
      <w:r w:rsidR="00095657" w:rsidRPr="00A36823">
        <w:rPr>
          <w:rFonts w:ascii="微软雅黑" w:eastAsia="微软雅黑" w:hAnsi="微软雅黑" w:cs="Calibri" w:hint="eastAsia"/>
          <w:bCs/>
          <w:szCs w:val="21"/>
        </w:rPr>
        <w:t>区分客观事实与个人观点</w:t>
      </w:r>
    </w:p>
    <w:p w14:paraId="60E83E92" w14:textId="77777777" w:rsidR="00095657" w:rsidRPr="00A36823" w:rsidRDefault="00D13A55"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 xml:space="preserve">Step4  </w:t>
      </w:r>
      <w:r w:rsidR="00BA6EEE" w:rsidRPr="00A36823">
        <w:rPr>
          <w:rFonts w:ascii="微软雅黑" w:eastAsia="微软雅黑" w:hAnsi="微软雅黑" w:cs="Calibri" w:hint="eastAsia"/>
          <w:bCs/>
          <w:szCs w:val="21"/>
        </w:rPr>
        <w:t>找出事实与逻辑论证并加以辨别</w:t>
      </w:r>
    </w:p>
    <w:p w14:paraId="48B549AF" w14:textId="77777777" w:rsidR="008047E7" w:rsidRPr="00A36823" w:rsidRDefault="00661A26"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 xml:space="preserve">Step5  </w:t>
      </w:r>
      <w:r w:rsidR="00C4292A" w:rsidRPr="00A36823">
        <w:rPr>
          <w:rFonts w:ascii="微软雅黑" w:eastAsia="微软雅黑" w:hAnsi="微软雅黑" w:cs="Calibri" w:hint="eastAsia"/>
          <w:bCs/>
          <w:szCs w:val="21"/>
        </w:rPr>
        <w:t>识别</w:t>
      </w:r>
      <w:r w:rsidR="00095657" w:rsidRPr="00A36823">
        <w:rPr>
          <w:rFonts w:ascii="微软雅黑" w:eastAsia="微软雅黑" w:hAnsi="微软雅黑" w:cs="Calibri" w:hint="eastAsia"/>
          <w:bCs/>
          <w:szCs w:val="21"/>
        </w:rPr>
        <w:t>出主观主义</w:t>
      </w:r>
    </w:p>
    <w:p w14:paraId="6DD88A40" w14:textId="77777777" w:rsidR="003E51B9" w:rsidRPr="00A36823" w:rsidRDefault="00A0287C"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通过对思维误区的识别</w:t>
      </w:r>
      <w:r w:rsidRPr="00A36823">
        <w:rPr>
          <w:rFonts w:ascii="微软雅黑" w:eastAsia="微软雅黑" w:hAnsi="微软雅黑" w:cs="Calibri" w:hint="eastAsia"/>
          <w:bCs/>
          <w:szCs w:val="21"/>
        </w:rPr>
        <w:t>，</w:t>
      </w:r>
      <w:r w:rsidR="00650742" w:rsidRPr="00A36823">
        <w:rPr>
          <w:rFonts w:ascii="微软雅黑" w:eastAsia="微软雅黑" w:hAnsi="微软雅黑" w:cs="Calibri"/>
          <w:bCs/>
          <w:szCs w:val="21"/>
        </w:rPr>
        <w:t>推导出这5个步骤</w:t>
      </w:r>
      <w:r w:rsidR="00650742" w:rsidRPr="00A36823">
        <w:rPr>
          <w:rFonts w:ascii="微软雅黑" w:eastAsia="微软雅黑" w:hAnsi="微软雅黑" w:cs="Calibri" w:hint="eastAsia"/>
          <w:bCs/>
          <w:szCs w:val="21"/>
        </w:rPr>
        <w:t>后，</w:t>
      </w:r>
      <w:r w:rsidR="003E51B9" w:rsidRPr="00A36823">
        <w:rPr>
          <w:rFonts w:ascii="微软雅黑" w:eastAsia="微软雅黑" w:hAnsi="微软雅黑" w:cs="Calibri"/>
          <w:bCs/>
          <w:szCs w:val="21"/>
        </w:rPr>
        <w:t>我们该怎么运用呢</w:t>
      </w:r>
      <w:r w:rsidR="003E51B9" w:rsidRPr="00A36823">
        <w:rPr>
          <w:rFonts w:ascii="微软雅黑" w:eastAsia="微软雅黑" w:hAnsi="微软雅黑" w:cs="Calibri" w:hint="eastAsia"/>
          <w:bCs/>
          <w:szCs w:val="21"/>
        </w:rPr>
        <w:t>？</w:t>
      </w:r>
      <w:r w:rsidR="003E51B9" w:rsidRPr="00A36823">
        <w:rPr>
          <w:rFonts w:ascii="微软雅黑" w:eastAsia="微软雅黑" w:hAnsi="微软雅黑" w:cs="Calibri"/>
          <w:bCs/>
          <w:szCs w:val="21"/>
        </w:rPr>
        <w:t>请继续学习</w:t>
      </w:r>
      <w:r w:rsidR="003E51B9" w:rsidRPr="00A36823">
        <w:rPr>
          <w:rFonts w:ascii="微软雅黑" w:eastAsia="微软雅黑" w:hAnsi="微软雅黑" w:cs="Calibri" w:hint="eastAsia"/>
          <w:bCs/>
          <w:szCs w:val="21"/>
        </w:rPr>
        <w:t>。</w:t>
      </w:r>
    </w:p>
    <w:p w14:paraId="273CA4A0" w14:textId="77777777" w:rsidR="008A0A6C" w:rsidRDefault="00786BB4" w:rsidP="00A36823">
      <w:pPr>
        <w:spacing w:line="360" w:lineRule="auto"/>
        <w:rPr>
          <w:rFonts w:ascii="微软雅黑" w:eastAsia="微软雅黑" w:hAnsi="微软雅黑" w:cs="Calibri"/>
          <w:b/>
          <w:bCs/>
          <w:szCs w:val="21"/>
        </w:rPr>
      </w:pPr>
      <w:r w:rsidRPr="00A36823">
        <w:rPr>
          <w:rFonts w:ascii="微软雅黑" w:eastAsia="微软雅黑" w:hAnsi="微软雅黑" w:cs="Calibri"/>
          <w:b/>
          <w:bCs/>
          <w:szCs w:val="21"/>
        </w:rPr>
        <w:t>02U 如何运用五步法</w:t>
      </w:r>
    </w:p>
    <w:p w14:paraId="5C844CD7" w14:textId="77777777" w:rsidR="000D64F9" w:rsidRPr="00A36823" w:rsidRDefault="000D64F9" w:rsidP="00A36823">
      <w:pPr>
        <w:spacing w:line="360" w:lineRule="auto"/>
        <w:rPr>
          <w:rFonts w:ascii="微软雅黑" w:eastAsia="微软雅黑" w:hAnsi="微软雅黑" w:cs="Calibri"/>
          <w:b/>
          <w:bCs/>
          <w:szCs w:val="21"/>
        </w:rPr>
      </w:pPr>
      <w:r>
        <w:rPr>
          <w:rFonts w:ascii="微软雅黑" w:eastAsia="微软雅黑" w:hAnsi="微软雅黑" w:cs="Calibri" w:hint="eastAsia"/>
          <w:b/>
          <w:bCs/>
          <w:szCs w:val="21"/>
        </w:rPr>
        <w:t>02U01 “五步法”引言</w:t>
      </w:r>
    </w:p>
    <w:p w14:paraId="5A84AF38" w14:textId="77777777" w:rsidR="00B93D33" w:rsidRPr="00A36823" w:rsidRDefault="005B556B"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我们的</w:t>
      </w:r>
      <w:r w:rsidR="00471B29" w:rsidRPr="00A36823">
        <w:rPr>
          <w:rFonts w:ascii="微软雅黑" w:eastAsia="微软雅黑" w:hAnsi="微软雅黑" w:cs="Calibri"/>
          <w:bCs/>
          <w:szCs w:val="21"/>
        </w:rPr>
        <w:t>工作和生活中充斥着各种各样</w:t>
      </w:r>
      <w:r w:rsidRPr="00A36823">
        <w:rPr>
          <w:rFonts w:ascii="微软雅黑" w:eastAsia="微软雅黑" w:hAnsi="微软雅黑" w:cs="Calibri"/>
          <w:bCs/>
          <w:szCs w:val="21"/>
        </w:rPr>
        <w:t>的</w:t>
      </w:r>
      <w:r w:rsidR="00471B29" w:rsidRPr="00A36823">
        <w:rPr>
          <w:rFonts w:ascii="微软雅黑" w:eastAsia="微软雅黑" w:hAnsi="微软雅黑" w:cs="Calibri"/>
          <w:bCs/>
          <w:szCs w:val="21"/>
        </w:rPr>
        <w:t>决策和问题解决</w:t>
      </w:r>
      <w:r w:rsidRPr="00A36823">
        <w:rPr>
          <w:rFonts w:ascii="微软雅黑" w:eastAsia="微软雅黑" w:hAnsi="微软雅黑" w:cs="Calibri"/>
          <w:bCs/>
          <w:szCs w:val="21"/>
        </w:rPr>
        <w:t>需求</w:t>
      </w:r>
      <w:r w:rsidR="00B93D33" w:rsidRPr="00A36823">
        <w:rPr>
          <w:rFonts w:ascii="微软雅黑" w:eastAsia="微软雅黑" w:hAnsi="微软雅黑" w:cs="Calibri" w:hint="eastAsia"/>
          <w:bCs/>
          <w:szCs w:val="21"/>
        </w:rPr>
        <w:t>，而</w:t>
      </w:r>
      <w:r w:rsidR="00B93D33" w:rsidRPr="00A36823">
        <w:rPr>
          <w:rFonts w:ascii="微软雅黑" w:eastAsia="微软雅黑" w:hAnsi="微软雅黑" w:cs="Calibri"/>
          <w:bCs/>
          <w:szCs w:val="21"/>
        </w:rPr>
        <w:t>决策的质量和问题解决的能力在很大程度上决定着事业或生活的成败</w:t>
      </w:r>
      <w:r w:rsidR="00B93D33" w:rsidRPr="00A36823">
        <w:rPr>
          <w:rFonts w:ascii="微软雅黑" w:eastAsia="微软雅黑" w:hAnsi="微软雅黑" w:cs="Calibri" w:hint="eastAsia"/>
          <w:bCs/>
          <w:szCs w:val="21"/>
        </w:rPr>
        <w:t>。大多数人是根据自己的直观判断而不是系统的方法来进行决策和问题解决。有时，抛弃系统方法的直观判断是可行的，但有时却行不通。</w:t>
      </w:r>
      <w:r w:rsidR="00C303BC" w:rsidRPr="00A36823">
        <w:rPr>
          <w:rFonts w:ascii="微软雅黑" w:eastAsia="微软雅黑" w:hAnsi="微软雅黑" w:cs="Calibri" w:hint="eastAsia"/>
          <w:bCs/>
          <w:szCs w:val="21"/>
        </w:rPr>
        <w:t>只有当我们把批判性思维运用到我们的决策和问题解决过程中，我们才有</w:t>
      </w:r>
      <w:r w:rsidR="00B93D33" w:rsidRPr="00A36823">
        <w:rPr>
          <w:rFonts w:ascii="微软雅黑" w:eastAsia="微软雅黑" w:hAnsi="微软雅黑" w:cs="Calibri" w:hint="eastAsia"/>
          <w:bCs/>
          <w:szCs w:val="21"/>
        </w:rPr>
        <w:t>可能更好地解决我们所面临的问题，并做出理性的决定。</w:t>
      </w:r>
    </w:p>
    <w:p w14:paraId="2F42CC64" w14:textId="77777777" w:rsidR="006F2B6B" w:rsidRPr="00A36823" w:rsidRDefault="006F2B6B" w:rsidP="00A36823">
      <w:pPr>
        <w:spacing w:line="360" w:lineRule="auto"/>
        <w:rPr>
          <w:rFonts w:ascii="微软雅黑" w:eastAsia="微软雅黑" w:hAnsi="微软雅黑" w:cs="Calibri"/>
          <w:bCs/>
          <w:szCs w:val="21"/>
        </w:rPr>
      </w:pPr>
      <w:r w:rsidRPr="00A36823">
        <w:rPr>
          <w:rFonts w:ascii="微软雅黑" w:eastAsia="微软雅黑" w:hAnsi="微软雅黑" w:cs="Calibri" w:hint="eastAsia"/>
          <w:bCs/>
          <w:szCs w:val="21"/>
        </w:rPr>
        <w:t>接下来，我们要带你进入一个</w:t>
      </w:r>
      <w:r w:rsidR="00FE4C9C" w:rsidRPr="00A36823">
        <w:rPr>
          <w:rFonts w:ascii="微软雅黑" w:eastAsia="微软雅黑" w:hAnsi="微软雅黑" w:cs="Calibri" w:hint="eastAsia"/>
          <w:bCs/>
          <w:szCs w:val="21"/>
        </w:rPr>
        <w:t>模拟的</w:t>
      </w:r>
      <w:r w:rsidRPr="00A36823">
        <w:rPr>
          <w:rFonts w:ascii="微软雅黑" w:eastAsia="微软雅黑" w:hAnsi="微软雅黑" w:cs="Calibri" w:hint="eastAsia"/>
          <w:bCs/>
          <w:szCs w:val="21"/>
        </w:rPr>
        <w:t>决策游戏，请你试着利用批判性思维的五步法，尽量做出理性且合理的决策。期间你会遇到很多</w:t>
      </w:r>
      <w:r w:rsidR="002A7BEA" w:rsidRPr="00A36823">
        <w:rPr>
          <w:rFonts w:ascii="微软雅黑" w:eastAsia="微软雅黑" w:hAnsi="微软雅黑" w:cs="Calibri" w:hint="eastAsia"/>
          <w:bCs/>
          <w:szCs w:val="21"/>
        </w:rPr>
        <w:t>“</w:t>
      </w:r>
      <w:r w:rsidRPr="00A36823">
        <w:rPr>
          <w:rFonts w:ascii="微软雅黑" w:eastAsia="微软雅黑" w:hAnsi="微软雅黑" w:cs="Calibri" w:hint="eastAsia"/>
          <w:bCs/>
          <w:szCs w:val="21"/>
        </w:rPr>
        <w:t>诱惑</w:t>
      </w:r>
      <w:r w:rsidR="002A7BEA" w:rsidRPr="00A36823">
        <w:rPr>
          <w:rFonts w:ascii="微软雅黑" w:eastAsia="微软雅黑" w:hAnsi="微软雅黑" w:cs="Calibri" w:hint="eastAsia"/>
          <w:bCs/>
          <w:szCs w:val="21"/>
        </w:rPr>
        <w:t>”</w:t>
      </w:r>
      <w:r w:rsidRPr="00A36823">
        <w:rPr>
          <w:rFonts w:ascii="微软雅黑" w:eastAsia="微软雅黑" w:hAnsi="微软雅黑" w:cs="Calibri" w:hint="eastAsia"/>
          <w:bCs/>
          <w:szCs w:val="21"/>
        </w:rPr>
        <w:t>，但“真相”只有一个。</w:t>
      </w:r>
    </w:p>
    <w:p w14:paraId="30A7D206" w14:textId="77777777" w:rsidR="00EA0B27" w:rsidRPr="00A36823" w:rsidRDefault="00786BB4" w:rsidP="00A36823">
      <w:pPr>
        <w:spacing w:line="360" w:lineRule="auto"/>
        <w:rPr>
          <w:rFonts w:ascii="微软雅黑" w:eastAsia="微软雅黑" w:hAnsi="微软雅黑" w:cs="Calibri"/>
          <w:b/>
          <w:bCs/>
          <w:szCs w:val="21"/>
        </w:rPr>
      </w:pPr>
      <w:r w:rsidRPr="00A36823">
        <w:rPr>
          <w:rFonts w:ascii="微软雅黑" w:eastAsia="微软雅黑" w:hAnsi="微软雅黑" w:cs="Calibri" w:hint="eastAsia"/>
          <w:b/>
          <w:bCs/>
          <w:szCs w:val="21"/>
        </w:rPr>
        <w:t>02</w:t>
      </w:r>
      <w:r w:rsidR="003E4603" w:rsidRPr="00A36823">
        <w:rPr>
          <w:rFonts w:ascii="微软雅黑" w:eastAsia="微软雅黑" w:hAnsi="微软雅黑" w:cs="Calibri"/>
          <w:b/>
          <w:bCs/>
          <w:szCs w:val="21"/>
        </w:rPr>
        <w:t>U</w:t>
      </w:r>
      <w:r w:rsidR="000D64F9">
        <w:rPr>
          <w:rFonts w:ascii="微软雅黑" w:eastAsia="微软雅黑" w:hAnsi="微软雅黑" w:cs="Calibri"/>
          <w:b/>
          <w:bCs/>
          <w:szCs w:val="21"/>
        </w:rPr>
        <w:t>02</w:t>
      </w:r>
      <w:r w:rsidR="00727988" w:rsidRPr="00A36823">
        <w:rPr>
          <w:rFonts w:ascii="微软雅黑" w:eastAsia="微软雅黑" w:hAnsi="微软雅黑" w:cs="Calibri"/>
          <w:b/>
          <w:bCs/>
          <w:szCs w:val="21"/>
        </w:rPr>
        <w:t xml:space="preserve"> </w:t>
      </w:r>
      <w:r w:rsidR="006F2B6B" w:rsidRPr="00A36823">
        <w:rPr>
          <w:rFonts w:ascii="微软雅黑" w:eastAsia="微软雅黑" w:hAnsi="微软雅黑" w:cs="Calibri" w:hint="eastAsia"/>
          <w:b/>
          <w:bCs/>
          <w:szCs w:val="21"/>
        </w:rPr>
        <w:t>游戏背景：甲乙公司的“盟约”</w:t>
      </w:r>
    </w:p>
    <w:p w14:paraId="313104C6" w14:textId="77777777" w:rsidR="007459F8" w:rsidRDefault="007459F8" w:rsidP="00A36823">
      <w:pPr>
        <w:spacing w:line="360" w:lineRule="auto"/>
        <w:rPr>
          <w:ins w:id="111" w:author="Liting Ji" w:date="2018-02-13T14:20:00Z"/>
          <w:rFonts w:ascii="微软雅黑" w:eastAsia="微软雅黑" w:hAnsi="微软雅黑" w:cs="Calibri"/>
          <w:bCs/>
          <w:szCs w:val="21"/>
        </w:rPr>
      </w:pPr>
      <w:r w:rsidRPr="00A36823">
        <w:rPr>
          <w:rFonts w:ascii="微软雅黑" w:eastAsia="微软雅黑" w:hAnsi="微软雅黑" w:cs="Calibri"/>
          <w:bCs/>
          <w:szCs w:val="21"/>
        </w:rPr>
        <w:t>现在</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你就将作为甲公司的老板甲老板</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进入游戏环节</w:t>
      </w:r>
      <w:r w:rsidRPr="00A36823">
        <w:rPr>
          <w:rFonts w:ascii="微软雅黑" w:eastAsia="微软雅黑" w:hAnsi="微软雅黑" w:cs="Calibri" w:hint="eastAsia"/>
          <w:bCs/>
          <w:szCs w:val="21"/>
        </w:rPr>
        <w:t>。你的任务是，帮助甲公司顺利摆脱亏损</w:t>
      </w:r>
      <w:r w:rsidR="00EC6963" w:rsidRPr="00A36823">
        <w:rPr>
          <w:rFonts w:ascii="微软雅黑" w:eastAsia="微软雅黑" w:hAnsi="微软雅黑" w:cs="Calibri" w:hint="eastAsia"/>
          <w:bCs/>
          <w:szCs w:val="21"/>
        </w:rPr>
        <w:t>板块</w:t>
      </w:r>
      <w:r w:rsidRPr="00A36823">
        <w:rPr>
          <w:rFonts w:ascii="微软雅黑" w:eastAsia="微软雅黑" w:hAnsi="微软雅黑" w:cs="Calibri" w:hint="eastAsia"/>
          <w:bCs/>
          <w:szCs w:val="21"/>
        </w:rPr>
        <w:t>，</w:t>
      </w:r>
      <w:r w:rsidR="00416274" w:rsidRPr="00A36823">
        <w:rPr>
          <w:rFonts w:ascii="微软雅黑" w:eastAsia="微软雅黑" w:hAnsi="微软雅黑" w:cs="Calibri" w:hint="eastAsia"/>
          <w:bCs/>
          <w:szCs w:val="21"/>
        </w:rPr>
        <w:t>以最小的风险谋求</w:t>
      </w:r>
      <w:r w:rsidRPr="00A36823">
        <w:rPr>
          <w:rFonts w:ascii="微软雅黑" w:eastAsia="微软雅黑" w:hAnsi="微软雅黑" w:cs="Calibri" w:hint="eastAsia"/>
          <w:bCs/>
          <w:szCs w:val="21"/>
        </w:rPr>
        <w:t>最大收益。</w:t>
      </w:r>
    </w:p>
    <w:p w14:paraId="4090FC8B" w14:textId="77777777" w:rsidR="00B01443" w:rsidRPr="00A36823" w:rsidRDefault="00B01443" w:rsidP="00A36823">
      <w:pPr>
        <w:spacing w:line="360" w:lineRule="auto"/>
        <w:rPr>
          <w:rFonts w:ascii="微软雅黑" w:eastAsia="微软雅黑" w:hAnsi="微软雅黑" w:cs="Calibri"/>
          <w:bCs/>
          <w:szCs w:val="21"/>
        </w:rPr>
      </w:pPr>
      <w:ins w:id="112" w:author="Liting Ji" w:date="2018-02-13T14:20:00Z">
        <w:r w:rsidRPr="00B01443">
          <w:rPr>
            <w:rFonts w:ascii="微软雅黑" w:eastAsia="微软雅黑" w:hAnsi="微软雅黑" w:cs="Calibri" w:hint="eastAsia"/>
            <w:bCs/>
            <w:szCs w:val="21"/>
          </w:rPr>
          <w:t>请看案例背景：</w:t>
        </w:r>
      </w:ins>
    </w:p>
    <w:p w14:paraId="15352775" w14:textId="77777777" w:rsidR="006F2B6B" w:rsidRPr="00A36823" w:rsidRDefault="00AB5C18" w:rsidP="00A36823">
      <w:pPr>
        <w:pStyle w:val="a5"/>
        <w:numPr>
          <w:ilvl w:val="0"/>
          <w:numId w:val="9"/>
        </w:numPr>
        <w:spacing w:line="360" w:lineRule="auto"/>
        <w:ind w:firstLineChars="0"/>
        <w:rPr>
          <w:rFonts w:ascii="微软雅黑" w:eastAsia="微软雅黑" w:hAnsi="微软雅黑" w:cs="Calibri"/>
          <w:b/>
          <w:bCs/>
          <w:szCs w:val="21"/>
        </w:rPr>
      </w:pPr>
      <w:r w:rsidRPr="00A36823">
        <w:rPr>
          <w:rFonts w:ascii="微软雅黑" w:eastAsia="微软雅黑" w:hAnsi="微软雅黑" w:cs="Calibri"/>
          <w:bCs/>
          <w:szCs w:val="21"/>
        </w:rPr>
        <w:t>市场上有甲</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乙两家公司</w:t>
      </w:r>
      <w:r w:rsidRPr="00A36823">
        <w:rPr>
          <w:rFonts w:ascii="微软雅黑" w:eastAsia="微软雅黑" w:hAnsi="微软雅黑" w:cs="Calibri" w:hint="eastAsia"/>
          <w:bCs/>
          <w:szCs w:val="21"/>
        </w:rPr>
        <w:t>，在一种稀缺金属X</w:t>
      </w:r>
      <w:r w:rsidRPr="00A36823">
        <w:rPr>
          <w:rFonts w:ascii="微软雅黑" w:eastAsia="微软雅黑" w:hAnsi="微软雅黑" w:cs="Calibri"/>
          <w:bCs/>
          <w:szCs w:val="21"/>
        </w:rPr>
        <w:t>的供应上几乎处于垄断地位</w:t>
      </w:r>
      <w:r w:rsidRPr="00A36823">
        <w:rPr>
          <w:rFonts w:ascii="微软雅黑" w:eastAsia="微软雅黑" w:hAnsi="微软雅黑" w:cs="Calibri" w:hint="eastAsia"/>
          <w:bCs/>
          <w:szCs w:val="21"/>
        </w:rPr>
        <w:t>。但由于</w:t>
      </w:r>
      <w:r w:rsidR="008128B8" w:rsidRPr="00A36823">
        <w:rPr>
          <w:rFonts w:ascii="微软雅黑" w:eastAsia="微软雅黑" w:hAnsi="微软雅黑" w:cs="Calibri" w:hint="eastAsia"/>
          <w:bCs/>
          <w:szCs w:val="21"/>
        </w:rPr>
        <w:t>该金属的实际市场需求狭小，</w:t>
      </w:r>
      <w:r w:rsidRPr="00A36823">
        <w:rPr>
          <w:rFonts w:ascii="微软雅黑" w:eastAsia="微软雅黑" w:hAnsi="微软雅黑" w:cs="Calibri" w:hint="eastAsia"/>
          <w:bCs/>
          <w:szCs w:val="21"/>
        </w:rPr>
        <w:t>保存</w:t>
      </w:r>
      <w:r w:rsidR="008128B8" w:rsidRPr="00A36823">
        <w:rPr>
          <w:rFonts w:ascii="微软雅黑" w:eastAsia="微软雅黑" w:hAnsi="微软雅黑" w:cs="Calibri" w:hint="eastAsia"/>
          <w:bCs/>
          <w:szCs w:val="21"/>
        </w:rPr>
        <w:t>费用又非常昂贵，两家公司都在找机会撤出</w:t>
      </w:r>
      <w:r w:rsidR="00EC6963" w:rsidRPr="00A36823">
        <w:rPr>
          <w:rFonts w:ascii="微软雅黑" w:eastAsia="微软雅黑" w:hAnsi="微软雅黑" w:cs="Calibri" w:hint="eastAsia"/>
          <w:bCs/>
          <w:szCs w:val="21"/>
        </w:rPr>
        <w:t>这一亏损</w:t>
      </w:r>
      <w:r w:rsidR="006A7FD5" w:rsidRPr="00A36823">
        <w:rPr>
          <w:rFonts w:ascii="微软雅黑" w:eastAsia="微软雅黑" w:hAnsi="微软雅黑" w:cs="Calibri" w:hint="eastAsia"/>
          <w:bCs/>
          <w:szCs w:val="21"/>
        </w:rPr>
        <w:t>板块</w:t>
      </w:r>
      <w:r w:rsidRPr="00A36823">
        <w:rPr>
          <w:rFonts w:ascii="微软雅黑" w:eastAsia="微软雅黑" w:hAnsi="微软雅黑" w:cs="Calibri" w:hint="eastAsia"/>
          <w:bCs/>
          <w:szCs w:val="21"/>
        </w:rPr>
        <w:t>。</w:t>
      </w:r>
    </w:p>
    <w:p w14:paraId="33376781" w14:textId="77777777" w:rsidR="00AB5C18" w:rsidRPr="00A36823" w:rsidRDefault="006A7FD5" w:rsidP="00A36823">
      <w:pPr>
        <w:pStyle w:val="a5"/>
        <w:numPr>
          <w:ilvl w:val="0"/>
          <w:numId w:val="9"/>
        </w:numPr>
        <w:spacing w:line="360" w:lineRule="auto"/>
        <w:ind w:firstLineChars="0"/>
        <w:rPr>
          <w:rFonts w:ascii="微软雅黑" w:eastAsia="微软雅黑" w:hAnsi="微软雅黑" w:cs="Calibri"/>
          <w:bCs/>
          <w:szCs w:val="21"/>
        </w:rPr>
      </w:pPr>
      <w:r w:rsidRPr="00A36823">
        <w:rPr>
          <w:rFonts w:ascii="微软雅黑" w:eastAsia="微软雅黑" w:hAnsi="微软雅黑" w:cs="Calibri"/>
          <w:bCs/>
          <w:szCs w:val="21"/>
        </w:rPr>
        <w:t>其中</w:t>
      </w:r>
      <w:r w:rsidRPr="00A36823">
        <w:rPr>
          <w:rFonts w:ascii="微软雅黑" w:eastAsia="微软雅黑" w:hAnsi="微软雅黑" w:cs="Calibri" w:hint="eastAsia"/>
          <w:bCs/>
          <w:szCs w:val="21"/>
        </w:rPr>
        <w:t>，</w:t>
      </w:r>
      <w:r w:rsidR="00AB5C18" w:rsidRPr="00A36823">
        <w:rPr>
          <w:rFonts w:ascii="微软雅黑" w:eastAsia="微软雅黑" w:hAnsi="微软雅黑" w:cs="Calibri"/>
          <w:bCs/>
          <w:szCs w:val="21"/>
        </w:rPr>
        <w:t>甲公司</w:t>
      </w:r>
      <w:r w:rsidRPr="00A36823">
        <w:rPr>
          <w:rFonts w:ascii="微软雅黑" w:eastAsia="微软雅黑" w:hAnsi="微软雅黑" w:cs="Calibri"/>
          <w:bCs/>
          <w:szCs w:val="21"/>
        </w:rPr>
        <w:t>规模偏小</w:t>
      </w:r>
      <w:r w:rsidR="00AB5C18" w:rsidRPr="00A36823">
        <w:rPr>
          <w:rFonts w:ascii="微软雅黑" w:eastAsia="微软雅黑" w:hAnsi="微软雅黑" w:cs="Calibri" w:hint="eastAsia"/>
          <w:bCs/>
          <w:szCs w:val="21"/>
        </w:rPr>
        <w:t>，</w:t>
      </w:r>
      <w:r w:rsidR="00AB5C18" w:rsidRPr="00A36823">
        <w:rPr>
          <w:rFonts w:ascii="微软雅黑" w:eastAsia="微软雅黑" w:hAnsi="微软雅黑" w:cs="Calibri"/>
          <w:bCs/>
          <w:szCs w:val="21"/>
        </w:rPr>
        <w:t>专营几项有色金属业务</w:t>
      </w:r>
      <w:r w:rsidRPr="00A36823">
        <w:rPr>
          <w:rFonts w:ascii="微软雅黑" w:eastAsia="微软雅黑" w:hAnsi="微软雅黑" w:cs="Calibri" w:hint="eastAsia"/>
          <w:bCs/>
          <w:szCs w:val="21"/>
        </w:rPr>
        <w:t>。由于</w:t>
      </w:r>
      <w:r w:rsidR="00AB5C18" w:rsidRPr="00A36823">
        <w:rPr>
          <w:rFonts w:ascii="微软雅黑" w:eastAsia="微软雅黑" w:hAnsi="微软雅黑" w:cs="Calibri"/>
          <w:bCs/>
          <w:szCs w:val="21"/>
        </w:rPr>
        <w:t>近几年</w:t>
      </w:r>
      <w:r w:rsidR="00EC6963" w:rsidRPr="00A36823">
        <w:rPr>
          <w:rFonts w:ascii="微软雅黑" w:eastAsia="微软雅黑" w:hAnsi="微软雅黑" w:cs="Calibri" w:hint="eastAsia"/>
          <w:bCs/>
          <w:szCs w:val="21"/>
        </w:rPr>
        <w:t>仓储</w:t>
      </w:r>
      <w:r w:rsidR="00AB5C18" w:rsidRPr="00A36823">
        <w:rPr>
          <w:rFonts w:ascii="微软雅黑" w:eastAsia="微软雅黑" w:hAnsi="微软雅黑" w:cs="Calibri"/>
          <w:bCs/>
          <w:szCs w:val="21"/>
        </w:rPr>
        <w:t>投入大增</w:t>
      </w:r>
      <w:r w:rsidR="00AB5C18" w:rsidRPr="00A36823">
        <w:rPr>
          <w:rFonts w:ascii="微软雅黑" w:eastAsia="微软雅黑" w:hAnsi="微软雅黑" w:cs="Calibri" w:hint="eastAsia"/>
          <w:bCs/>
          <w:szCs w:val="21"/>
        </w:rPr>
        <w:t>，</w:t>
      </w:r>
      <w:r w:rsidRPr="00A36823">
        <w:rPr>
          <w:rFonts w:ascii="微软雅黑" w:eastAsia="微软雅黑" w:hAnsi="微软雅黑" w:cs="Calibri"/>
          <w:bCs/>
          <w:szCs w:val="21"/>
        </w:rPr>
        <w:t>而市场需</w:t>
      </w:r>
      <w:r w:rsidRPr="00A36823">
        <w:rPr>
          <w:rFonts w:ascii="微软雅黑" w:eastAsia="微软雅黑" w:hAnsi="微软雅黑" w:cs="Calibri"/>
          <w:bCs/>
          <w:szCs w:val="21"/>
        </w:rPr>
        <w:lastRenderedPageBreak/>
        <w:t>求低迷</w:t>
      </w:r>
      <w:r w:rsidR="00AB5C18" w:rsidRPr="00A36823">
        <w:rPr>
          <w:rFonts w:ascii="微软雅黑" w:eastAsia="微软雅黑" w:hAnsi="微软雅黑" w:cs="Calibri" w:hint="eastAsia"/>
          <w:bCs/>
          <w:szCs w:val="21"/>
        </w:rPr>
        <w:t>，</w:t>
      </w:r>
      <w:r w:rsidRPr="00A36823">
        <w:rPr>
          <w:rFonts w:ascii="微软雅黑" w:eastAsia="微软雅黑" w:hAnsi="微软雅黑" w:cs="Calibri"/>
          <w:bCs/>
          <w:szCs w:val="21"/>
        </w:rPr>
        <w:t>使其</w:t>
      </w:r>
      <w:r w:rsidR="00AB5C18" w:rsidRPr="00A36823">
        <w:rPr>
          <w:rFonts w:ascii="微软雅黑" w:eastAsia="微软雅黑" w:hAnsi="微软雅黑" w:cs="Calibri"/>
          <w:bCs/>
          <w:szCs w:val="21"/>
        </w:rPr>
        <w:t>处于非常不利的局面</w:t>
      </w:r>
      <w:r w:rsidR="00AB5C18" w:rsidRPr="00A36823">
        <w:rPr>
          <w:rFonts w:ascii="微软雅黑" w:eastAsia="微软雅黑" w:hAnsi="微软雅黑" w:cs="Calibri" w:hint="eastAsia"/>
          <w:bCs/>
          <w:szCs w:val="21"/>
        </w:rPr>
        <w:t>。</w:t>
      </w:r>
      <w:r w:rsidR="00AB5C18" w:rsidRPr="00A36823">
        <w:rPr>
          <w:rFonts w:ascii="微软雅黑" w:eastAsia="微软雅黑" w:hAnsi="微软雅黑" w:cs="Calibri"/>
          <w:bCs/>
          <w:szCs w:val="21"/>
        </w:rPr>
        <w:t>目前</w:t>
      </w:r>
      <w:r w:rsidRPr="00A36823">
        <w:rPr>
          <w:rFonts w:ascii="微软雅黑" w:eastAsia="微软雅黑" w:hAnsi="微软雅黑" w:cs="Calibri"/>
          <w:bCs/>
          <w:szCs w:val="21"/>
        </w:rPr>
        <w:t>甲公司</w:t>
      </w:r>
      <w:r w:rsidR="00AB5C18" w:rsidRPr="00A36823">
        <w:rPr>
          <w:rFonts w:ascii="微软雅黑" w:eastAsia="微软雅黑" w:hAnsi="微软雅黑" w:cs="Calibri" w:hint="eastAsia"/>
          <w:bCs/>
          <w:szCs w:val="21"/>
        </w:rPr>
        <w:t>急于将手头的金属X变现。</w:t>
      </w:r>
    </w:p>
    <w:p w14:paraId="6F8A9BF3" w14:textId="77777777" w:rsidR="00EC6963" w:rsidRPr="00A36823" w:rsidRDefault="006A7FD5" w:rsidP="00A36823">
      <w:pPr>
        <w:pStyle w:val="a5"/>
        <w:numPr>
          <w:ilvl w:val="0"/>
          <w:numId w:val="9"/>
        </w:numPr>
        <w:spacing w:line="360" w:lineRule="auto"/>
        <w:ind w:firstLineChars="0"/>
        <w:rPr>
          <w:rFonts w:ascii="微软雅黑" w:eastAsia="微软雅黑" w:hAnsi="微软雅黑" w:cs="Calibri"/>
          <w:bCs/>
          <w:szCs w:val="21"/>
        </w:rPr>
      </w:pPr>
      <w:r w:rsidRPr="00A36823">
        <w:rPr>
          <w:rFonts w:ascii="微软雅黑" w:eastAsia="微软雅黑" w:hAnsi="微软雅黑" w:cs="Calibri"/>
          <w:bCs/>
          <w:szCs w:val="21"/>
        </w:rPr>
        <w:t>相对而言</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乙公司规模要大</w:t>
      </w:r>
      <w:r w:rsidR="00EC6963" w:rsidRPr="00A36823">
        <w:rPr>
          <w:rFonts w:ascii="微软雅黑" w:eastAsia="微软雅黑" w:hAnsi="微软雅黑" w:cs="Calibri" w:hint="eastAsia"/>
          <w:bCs/>
          <w:szCs w:val="21"/>
        </w:rPr>
        <w:t>一些</w:t>
      </w:r>
      <w:r w:rsidR="00A37D5D" w:rsidRPr="00A36823">
        <w:rPr>
          <w:rFonts w:ascii="微软雅黑" w:eastAsia="微软雅黑" w:hAnsi="微软雅黑" w:cs="Calibri" w:hint="eastAsia"/>
          <w:bCs/>
          <w:szCs w:val="21"/>
        </w:rPr>
        <w:t>，</w:t>
      </w:r>
      <w:r w:rsidR="00EC6963" w:rsidRPr="00A36823">
        <w:rPr>
          <w:rFonts w:ascii="微软雅黑" w:eastAsia="微软雅黑" w:hAnsi="微软雅黑" w:cs="Calibri" w:hint="eastAsia"/>
          <w:bCs/>
          <w:szCs w:val="21"/>
        </w:rPr>
        <w:t>因涉足领域较广，处境也要好一些。但金属X也是该公司急于希望摆脱的一个亏损点。</w:t>
      </w:r>
    </w:p>
    <w:p w14:paraId="338D9C2F" w14:textId="77777777" w:rsidR="00EC6963" w:rsidRPr="00A36823" w:rsidRDefault="00716A00" w:rsidP="00A36823">
      <w:pPr>
        <w:pStyle w:val="a5"/>
        <w:numPr>
          <w:ilvl w:val="0"/>
          <w:numId w:val="9"/>
        </w:numPr>
        <w:spacing w:line="360" w:lineRule="auto"/>
        <w:ind w:firstLineChars="0"/>
        <w:rPr>
          <w:rFonts w:ascii="微软雅黑" w:eastAsia="微软雅黑" w:hAnsi="微软雅黑" w:cs="Calibri"/>
          <w:bCs/>
          <w:szCs w:val="21"/>
        </w:rPr>
      </w:pPr>
      <w:r w:rsidRPr="00A36823">
        <w:rPr>
          <w:rFonts w:ascii="微软雅黑" w:eastAsia="微软雅黑" w:hAnsi="微软雅黑" w:cs="Calibri" w:hint="eastAsia"/>
          <w:bCs/>
          <w:szCs w:val="21"/>
        </w:rPr>
        <w:t>现在，</w:t>
      </w:r>
      <w:r w:rsidRPr="00A36823">
        <w:rPr>
          <w:rFonts w:ascii="微软雅黑" w:eastAsia="微软雅黑" w:hAnsi="微软雅黑" w:cs="Calibri"/>
          <w:bCs/>
          <w:szCs w:val="21"/>
        </w:rPr>
        <w:t>你就</w:t>
      </w:r>
      <w:r w:rsidRPr="00A36823">
        <w:rPr>
          <w:rFonts w:ascii="微软雅黑" w:eastAsia="微软雅黑" w:hAnsi="微软雅黑" w:cs="Calibri" w:hint="eastAsia"/>
          <w:bCs/>
          <w:szCs w:val="21"/>
        </w:rPr>
        <w:t>是</w:t>
      </w:r>
      <w:r w:rsidRPr="00A36823">
        <w:rPr>
          <w:rFonts w:ascii="微软雅黑" w:eastAsia="微软雅黑" w:hAnsi="微软雅黑" w:cs="Calibri"/>
          <w:bCs/>
          <w:szCs w:val="21"/>
        </w:rPr>
        <w:t>游戏中的甲老板</w:t>
      </w:r>
      <w:r w:rsidR="00EC6963" w:rsidRPr="00A36823">
        <w:rPr>
          <w:rFonts w:ascii="微软雅黑" w:eastAsia="微软雅黑" w:hAnsi="微软雅黑" w:cs="Calibri" w:hint="eastAsia"/>
          <w:bCs/>
          <w:szCs w:val="21"/>
        </w:rPr>
        <w:t>。就在市场行情低迷，现金流告急的当口，你终于获得了一家公司——康采贸易</w:t>
      </w:r>
      <w:r w:rsidRPr="00A36823">
        <w:rPr>
          <w:rFonts w:ascii="微软雅黑" w:eastAsia="微软雅黑" w:hAnsi="微软雅黑" w:cs="Calibri" w:hint="eastAsia"/>
          <w:bCs/>
          <w:szCs w:val="21"/>
        </w:rPr>
        <w:t>对金属X的询价。你兴奋得不能自已，</w:t>
      </w:r>
      <w:r w:rsidR="00EC6963" w:rsidRPr="00A36823">
        <w:rPr>
          <w:rFonts w:ascii="微软雅黑" w:eastAsia="微软雅黑" w:hAnsi="微软雅黑" w:cs="Calibri" w:hint="eastAsia"/>
          <w:bCs/>
          <w:szCs w:val="21"/>
        </w:rPr>
        <w:t>但又怕订单会被乙公司抢走。</w:t>
      </w:r>
      <w:r w:rsidR="00160ADE" w:rsidRPr="00A36823">
        <w:rPr>
          <w:rFonts w:ascii="微软雅黑" w:eastAsia="微软雅黑" w:hAnsi="微软雅黑" w:cs="Calibri" w:hint="eastAsia"/>
          <w:bCs/>
          <w:szCs w:val="21"/>
        </w:rPr>
        <w:t>可</w:t>
      </w:r>
      <w:r w:rsidR="00EC6963" w:rsidRPr="00A36823">
        <w:rPr>
          <w:rFonts w:ascii="微软雅黑" w:eastAsia="微软雅黑" w:hAnsi="微软雅黑" w:cs="Calibri" w:hint="eastAsia"/>
          <w:bCs/>
          <w:szCs w:val="21"/>
        </w:rPr>
        <w:t>没想到，乙公司</w:t>
      </w:r>
      <w:r w:rsidR="004B571C" w:rsidRPr="00A36823">
        <w:rPr>
          <w:rFonts w:ascii="微软雅黑" w:eastAsia="微软雅黑" w:hAnsi="微软雅黑" w:cs="Calibri" w:hint="eastAsia"/>
          <w:bCs/>
          <w:szCs w:val="21"/>
        </w:rPr>
        <w:t>的乙</w:t>
      </w:r>
      <w:r w:rsidR="00EC6963" w:rsidRPr="00A36823">
        <w:rPr>
          <w:rFonts w:ascii="微软雅黑" w:eastAsia="微软雅黑" w:hAnsi="微软雅黑" w:cs="Calibri" w:hint="eastAsia"/>
          <w:bCs/>
          <w:szCs w:val="21"/>
        </w:rPr>
        <w:t>老板却自己找上门来。</w:t>
      </w:r>
    </w:p>
    <w:p w14:paraId="5AAD87EC" w14:textId="77777777" w:rsidR="008128B8" w:rsidRPr="00FD5A45" w:rsidDel="009109A9" w:rsidRDefault="00752B71" w:rsidP="00A36823">
      <w:pPr>
        <w:spacing w:line="360" w:lineRule="auto"/>
        <w:rPr>
          <w:del w:id="113" w:author="Liting Ji" w:date="2018-02-13T14:10:00Z"/>
          <w:rFonts w:ascii="微软雅黑" w:eastAsia="微软雅黑" w:hAnsi="微软雅黑" w:cs="Calibri"/>
          <w:bCs/>
          <w:sz w:val="18"/>
          <w:szCs w:val="18"/>
        </w:rPr>
      </w:pPr>
      <w:r w:rsidRPr="00A36823">
        <w:rPr>
          <w:rFonts w:ascii="微软雅黑" w:eastAsia="微软雅黑" w:hAnsi="微软雅黑" w:cs="Calibri"/>
          <w:bCs/>
          <w:szCs w:val="21"/>
        </w:rPr>
        <w:t>乙老板</w:t>
      </w:r>
      <w:r w:rsidRPr="00A36823">
        <w:rPr>
          <w:rFonts w:ascii="微软雅黑" w:eastAsia="微软雅黑" w:hAnsi="微软雅黑" w:cs="Calibri" w:hint="eastAsia"/>
          <w:bCs/>
          <w:szCs w:val="21"/>
        </w:rPr>
        <w:t>：</w:t>
      </w:r>
      <w:r w:rsidR="0006575E" w:rsidRPr="00A36823">
        <w:rPr>
          <w:rFonts w:ascii="微软雅黑" w:eastAsia="微软雅黑" w:hAnsi="微软雅黑" w:cs="Calibri"/>
          <w:bCs/>
          <w:szCs w:val="21"/>
        </w:rPr>
        <w:t>甲老板你好</w:t>
      </w:r>
      <w:r w:rsidR="0006575E" w:rsidRPr="00A36823">
        <w:rPr>
          <w:rFonts w:ascii="微软雅黑" w:eastAsia="微软雅黑" w:hAnsi="微软雅黑" w:cs="Calibri" w:hint="eastAsia"/>
          <w:bCs/>
          <w:szCs w:val="21"/>
        </w:rPr>
        <w:t>，</w:t>
      </w:r>
      <w:r w:rsidR="000E1BF8" w:rsidRPr="00A36823">
        <w:rPr>
          <w:rFonts w:ascii="微软雅黑" w:eastAsia="微软雅黑" w:hAnsi="微软雅黑" w:cs="Calibri" w:hint="eastAsia"/>
          <w:bCs/>
          <w:szCs w:val="21"/>
        </w:rPr>
        <w:t>想必康采公司也向</w:t>
      </w:r>
      <w:r w:rsidR="007A7002" w:rsidRPr="00A36823">
        <w:rPr>
          <w:rFonts w:ascii="微软雅黑" w:eastAsia="微软雅黑" w:hAnsi="微软雅黑" w:cs="Calibri" w:hint="eastAsia"/>
          <w:bCs/>
          <w:szCs w:val="21"/>
        </w:rPr>
        <w:t>你们</w:t>
      </w:r>
      <w:r w:rsidR="00D90615" w:rsidRPr="00A36823">
        <w:rPr>
          <w:rFonts w:ascii="微软雅黑" w:eastAsia="微软雅黑" w:hAnsi="微软雅黑" w:cs="Calibri" w:hint="eastAsia"/>
          <w:bCs/>
          <w:szCs w:val="21"/>
        </w:rPr>
        <w:t>询盘</w:t>
      </w:r>
      <w:r w:rsidR="000E1BF8" w:rsidRPr="00A36823">
        <w:rPr>
          <w:rFonts w:ascii="微软雅黑" w:eastAsia="微软雅黑" w:hAnsi="微软雅黑" w:cs="Calibri" w:hint="eastAsia"/>
          <w:bCs/>
          <w:szCs w:val="21"/>
        </w:rPr>
        <w:t>了吧。</w:t>
      </w:r>
      <w:r w:rsidR="00FE3A36" w:rsidRPr="00FD5A45">
        <w:rPr>
          <w:rFonts w:ascii="微软雅黑" w:eastAsia="微软雅黑" w:hAnsi="微软雅黑" w:cs="Calibri" w:hint="eastAsia"/>
          <w:bCs/>
          <w:szCs w:val="21"/>
          <w:highlight w:val="cyan"/>
        </w:rPr>
        <w:t>据我所知，康采拿到了一份海外</w:t>
      </w:r>
      <w:r w:rsidR="00FD5A45">
        <w:rPr>
          <w:rFonts w:ascii="微软雅黑" w:eastAsia="微软雅黑" w:hAnsi="微软雅黑" w:cs="Calibri" w:hint="eastAsia"/>
          <w:bCs/>
          <w:szCs w:val="21"/>
          <w:highlight w:val="cyan"/>
        </w:rPr>
        <w:t>金属板</w:t>
      </w:r>
      <w:r w:rsidR="00FE3A36" w:rsidRPr="00FD5A45">
        <w:rPr>
          <w:rFonts w:ascii="微软雅黑" w:eastAsia="微软雅黑" w:hAnsi="微软雅黑" w:cs="Calibri" w:hint="eastAsia"/>
          <w:bCs/>
          <w:szCs w:val="21"/>
          <w:highlight w:val="cyan"/>
        </w:rPr>
        <w:t>制成品订单，</w:t>
      </w:r>
      <w:r w:rsidR="00FD5A45">
        <w:rPr>
          <w:rFonts w:ascii="微软雅黑" w:eastAsia="微软雅黑" w:hAnsi="微软雅黑" w:cs="Calibri" w:hint="eastAsia"/>
          <w:bCs/>
          <w:szCs w:val="21"/>
          <w:highlight w:val="cyan"/>
        </w:rPr>
        <w:t>用于打造</w:t>
      </w:r>
      <w:r w:rsidR="009A691C">
        <w:rPr>
          <w:rFonts w:ascii="微软雅黑" w:eastAsia="微软雅黑" w:hAnsi="微软雅黑" w:cs="Calibri" w:hint="eastAsia"/>
          <w:bCs/>
          <w:szCs w:val="21"/>
          <w:highlight w:val="cyan"/>
        </w:rPr>
        <w:t>几艘</w:t>
      </w:r>
      <w:r w:rsidR="00FD5A45" w:rsidRPr="00FD5A45">
        <w:rPr>
          <w:rFonts w:ascii="微软雅黑" w:eastAsia="微软雅黑" w:hAnsi="微软雅黑" w:cs="Calibri" w:hint="eastAsia"/>
          <w:bCs/>
          <w:szCs w:val="21"/>
          <w:highlight w:val="cyan"/>
        </w:rPr>
        <w:t>特殊液体船舶</w:t>
      </w:r>
      <w:r w:rsidR="00FE3A36" w:rsidRPr="00FD5A45">
        <w:rPr>
          <w:rFonts w:ascii="微软雅黑" w:eastAsia="微软雅黑" w:hAnsi="微软雅黑" w:cs="Calibri" w:hint="eastAsia"/>
          <w:bCs/>
          <w:szCs w:val="21"/>
          <w:highlight w:val="cyan"/>
        </w:rPr>
        <w:t>，急需要</w:t>
      </w:r>
      <w:r w:rsidR="00FD5A45" w:rsidRPr="00FD5A45">
        <w:rPr>
          <w:rFonts w:ascii="微软雅黑" w:eastAsia="微软雅黑" w:hAnsi="微软雅黑" w:cs="Calibri" w:hint="eastAsia"/>
          <w:bCs/>
          <w:szCs w:val="21"/>
          <w:highlight w:val="cyan"/>
        </w:rPr>
        <w:t>用</w:t>
      </w:r>
      <w:r w:rsidR="00FE3A36" w:rsidRPr="00FD5A45">
        <w:rPr>
          <w:rFonts w:ascii="微软雅黑" w:eastAsia="微软雅黑" w:hAnsi="微软雅黑" w:cs="Calibri" w:hint="eastAsia"/>
          <w:bCs/>
          <w:szCs w:val="21"/>
          <w:highlight w:val="cyan"/>
        </w:rPr>
        <w:t>金属X。谁都知道，目前只有</w:t>
      </w:r>
      <w:r w:rsidR="00FD5A45" w:rsidRPr="00FD5A45">
        <w:rPr>
          <w:rFonts w:ascii="微软雅黑" w:eastAsia="微软雅黑" w:hAnsi="微软雅黑" w:cs="Calibri" w:hint="eastAsia"/>
          <w:bCs/>
          <w:szCs w:val="21"/>
          <w:highlight w:val="cyan"/>
        </w:rPr>
        <w:t>我们两家</w:t>
      </w:r>
      <w:r w:rsidR="00FE3A36" w:rsidRPr="00FD5A45">
        <w:rPr>
          <w:rFonts w:ascii="微软雅黑" w:eastAsia="微软雅黑" w:hAnsi="微软雅黑" w:cs="Calibri" w:hint="eastAsia"/>
          <w:bCs/>
          <w:szCs w:val="21"/>
          <w:highlight w:val="cyan"/>
        </w:rPr>
        <w:t>“垄断”了这个市场</w:t>
      </w:r>
      <w:r w:rsidR="000E1BF8" w:rsidRPr="00FD5A45">
        <w:rPr>
          <w:rFonts w:ascii="微软雅黑" w:eastAsia="微软雅黑" w:hAnsi="微软雅黑" w:cs="Calibri" w:hint="eastAsia"/>
          <w:bCs/>
          <w:szCs w:val="21"/>
          <w:highlight w:val="cyan"/>
        </w:rPr>
        <w:t>。</w:t>
      </w:r>
      <w:del w:id="114" w:author="Liting Ji" w:date="2018-02-13T14:10:00Z">
        <w:r w:rsidR="00FD5A45" w:rsidRPr="00FD5A45" w:rsidDel="009109A9">
          <w:rPr>
            <w:rFonts w:ascii="微软雅黑" w:eastAsia="微软雅黑" w:hAnsi="微软雅黑" w:cs="Calibri" w:hint="eastAsia"/>
            <w:bCs/>
            <w:sz w:val="18"/>
            <w:szCs w:val="18"/>
            <w:highlight w:val="cyan"/>
          </w:rPr>
          <w:delText>（注：</w:delText>
        </w:r>
        <w:r w:rsidR="00967FFA" w:rsidDel="009109A9">
          <w:rPr>
            <w:rFonts w:ascii="微软雅黑" w:eastAsia="微软雅黑" w:hAnsi="微软雅黑" w:cs="Calibri" w:hint="eastAsia"/>
            <w:bCs/>
            <w:sz w:val="18"/>
            <w:szCs w:val="18"/>
            <w:highlight w:val="cyan"/>
          </w:rPr>
          <w:delText>造一艘船的价格都在上亿元，可以覆盖几百万的溢价了。另外，我认为</w:delText>
        </w:r>
        <w:r w:rsidR="00FD5A45" w:rsidRPr="00FD5A45" w:rsidDel="009109A9">
          <w:rPr>
            <w:rFonts w:ascii="微软雅黑" w:eastAsia="微软雅黑" w:hAnsi="微软雅黑" w:cs="Calibri" w:hint="eastAsia"/>
            <w:bCs/>
            <w:sz w:val="18"/>
            <w:szCs w:val="18"/>
            <w:highlight w:val="cyan"/>
          </w:rPr>
          <w:delText>“囚徒困境”本身就base在一个</w:delText>
        </w:r>
        <w:r w:rsidR="00FD5A45" w:rsidRPr="00FD5A45" w:rsidDel="009109A9">
          <w:rPr>
            <w:rFonts w:ascii="微软雅黑" w:eastAsia="微软雅黑" w:hAnsi="微软雅黑" w:cs="Calibri"/>
            <w:bCs/>
            <w:sz w:val="18"/>
            <w:szCs w:val="18"/>
            <w:highlight w:val="cyan"/>
          </w:rPr>
          <w:delText>assumption</w:delText>
        </w:r>
        <w:r w:rsidR="00FD5A45" w:rsidRPr="00FD5A45" w:rsidDel="009109A9">
          <w:rPr>
            <w:rFonts w:ascii="微软雅黑" w:eastAsia="微软雅黑" w:hAnsi="微软雅黑" w:cs="Calibri" w:hint="eastAsia"/>
            <w:bCs/>
            <w:sz w:val="18"/>
            <w:szCs w:val="18"/>
            <w:highlight w:val="cyan"/>
          </w:rPr>
          <w:delText>上，我觉得如果学员check，我们也可以回答</w:delText>
        </w:r>
        <w:r w:rsidR="00725DF2" w:rsidDel="009109A9">
          <w:rPr>
            <w:rFonts w:ascii="微软雅黑" w:eastAsia="微软雅黑" w:hAnsi="微软雅黑" w:cs="Calibri" w:hint="eastAsia"/>
            <w:bCs/>
            <w:sz w:val="18"/>
            <w:szCs w:val="18"/>
            <w:highlight w:val="cyan"/>
          </w:rPr>
          <w:delText>说：</w:delText>
        </w:r>
        <w:r w:rsidR="00FD5A45" w:rsidRPr="00FD5A45" w:rsidDel="009109A9">
          <w:rPr>
            <w:rFonts w:ascii="微软雅黑" w:eastAsia="微软雅黑" w:hAnsi="微软雅黑" w:cs="Calibri" w:hint="eastAsia"/>
            <w:bCs/>
            <w:sz w:val="18"/>
            <w:szCs w:val="18"/>
            <w:highlight w:val="cyan"/>
          </w:rPr>
          <w:delText>这只是一个思维游戏，base在一个assumption上的虚拟的思维锻炼过程</w:delText>
        </w:r>
        <w:r w:rsidR="008D4A79" w:rsidDel="009109A9">
          <w:rPr>
            <w:rFonts w:ascii="微软雅黑" w:eastAsia="微软雅黑" w:hAnsi="微软雅黑" w:cs="Calibri" w:hint="eastAsia"/>
            <w:bCs/>
            <w:sz w:val="18"/>
            <w:szCs w:val="18"/>
            <w:highlight w:val="cyan"/>
          </w:rPr>
          <w:delText>。</w:delText>
        </w:r>
        <w:r w:rsidR="00FD5A45" w:rsidRPr="00FD5A45" w:rsidDel="009109A9">
          <w:rPr>
            <w:rFonts w:ascii="微软雅黑" w:eastAsia="微软雅黑" w:hAnsi="微软雅黑" w:cs="Calibri" w:hint="eastAsia"/>
            <w:bCs/>
            <w:sz w:val="18"/>
            <w:szCs w:val="18"/>
            <w:highlight w:val="cyan"/>
          </w:rPr>
          <w:delText>）</w:delText>
        </w:r>
      </w:del>
    </w:p>
    <w:p w14:paraId="4E444233" w14:textId="77777777" w:rsidR="008128B8" w:rsidRPr="00A36823" w:rsidRDefault="008128B8"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甲老板</w:t>
      </w:r>
      <w:r w:rsidRPr="00A36823">
        <w:rPr>
          <w:rFonts w:ascii="微软雅黑" w:eastAsia="微软雅黑" w:hAnsi="微软雅黑" w:cs="Calibri" w:hint="eastAsia"/>
          <w:bCs/>
          <w:szCs w:val="21"/>
        </w:rPr>
        <w:t>：</w:t>
      </w:r>
      <w:r w:rsidR="00D73264">
        <w:rPr>
          <w:rFonts w:ascii="微软雅黑" w:eastAsia="微软雅黑" w:hAnsi="微软雅黑" w:cs="Calibri" w:hint="eastAsia"/>
          <w:bCs/>
          <w:szCs w:val="21"/>
        </w:rPr>
        <w:t>你</w:t>
      </w:r>
      <w:r w:rsidR="00D73264">
        <w:rPr>
          <w:rFonts w:ascii="微软雅黑" w:eastAsia="微软雅黑" w:hAnsi="微软雅黑" w:cs="Calibri"/>
          <w:bCs/>
          <w:szCs w:val="21"/>
        </w:rPr>
        <w:t>的消息没错</w:t>
      </w:r>
      <w:r w:rsidR="00D73264">
        <w:rPr>
          <w:rFonts w:ascii="微软雅黑" w:eastAsia="微软雅黑" w:hAnsi="微软雅黑" w:cs="Calibri" w:hint="eastAsia"/>
          <w:bCs/>
          <w:szCs w:val="21"/>
        </w:rPr>
        <w:t>。</w:t>
      </w:r>
      <w:r w:rsidRPr="00A36823">
        <w:rPr>
          <w:rFonts w:ascii="微软雅黑" w:eastAsia="微软雅黑" w:hAnsi="微软雅黑" w:cs="Calibri"/>
          <w:bCs/>
          <w:szCs w:val="21"/>
        </w:rPr>
        <w:t>我们也刚刚收到询价</w:t>
      </w:r>
      <w:r w:rsidRPr="00A36823">
        <w:rPr>
          <w:rFonts w:ascii="微软雅黑" w:eastAsia="微软雅黑" w:hAnsi="微软雅黑" w:cs="Calibri" w:hint="eastAsia"/>
          <w:bCs/>
          <w:szCs w:val="21"/>
        </w:rPr>
        <w:t>。</w:t>
      </w:r>
    </w:p>
    <w:p w14:paraId="2BAC73B9" w14:textId="77777777" w:rsidR="007A7002" w:rsidRPr="00A36823" w:rsidRDefault="008128B8"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乙老板</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现在这个局面下</w:t>
      </w:r>
      <w:r w:rsidRPr="00A36823">
        <w:rPr>
          <w:rFonts w:ascii="微软雅黑" w:eastAsia="微软雅黑" w:hAnsi="微软雅黑" w:cs="Calibri" w:hint="eastAsia"/>
          <w:bCs/>
          <w:szCs w:val="21"/>
        </w:rPr>
        <w:t>，</w:t>
      </w:r>
      <w:r w:rsidR="004B571C" w:rsidRPr="00A36823">
        <w:rPr>
          <w:rFonts w:ascii="微软雅黑" w:eastAsia="微软雅黑" w:hAnsi="微软雅黑" w:cs="Calibri" w:hint="eastAsia"/>
          <w:bCs/>
          <w:szCs w:val="21"/>
        </w:rPr>
        <w:t>咋俩要是</w:t>
      </w:r>
      <w:r w:rsidR="007A7002" w:rsidRPr="00A36823">
        <w:rPr>
          <w:rFonts w:ascii="微软雅黑" w:eastAsia="微软雅黑" w:hAnsi="微软雅黑" w:cs="Calibri" w:hint="eastAsia"/>
          <w:bCs/>
          <w:szCs w:val="21"/>
        </w:rPr>
        <w:t>恶性竞争，</w:t>
      </w:r>
      <w:r w:rsidRPr="00A36823">
        <w:rPr>
          <w:rFonts w:ascii="微软雅黑" w:eastAsia="微软雅黑" w:hAnsi="微软雅黑" w:cs="Calibri" w:hint="eastAsia"/>
          <w:bCs/>
          <w:szCs w:val="21"/>
        </w:rPr>
        <w:t>比谁开的价更低，</w:t>
      </w:r>
      <w:r w:rsidR="007A7002" w:rsidRPr="00A36823">
        <w:rPr>
          <w:rFonts w:ascii="微软雅黑" w:eastAsia="微软雅黑" w:hAnsi="微软雅黑" w:cs="Calibri" w:hint="eastAsia"/>
          <w:bCs/>
          <w:szCs w:val="21"/>
        </w:rPr>
        <w:t>谁都没有好果子吃。</w:t>
      </w:r>
      <w:r w:rsidRPr="00A36823">
        <w:rPr>
          <w:rFonts w:ascii="微软雅黑" w:eastAsia="微软雅黑" w:hAnsi="微软雅黑" w:cs="Calibri" w:hint="eastAsia"/>
          <w:bCs/>
          <w:szCs w:val="21"/>
        </w:rPr>
        <w:t>您说是不是？但咱俩这次要是联手，就能一起实现退出。</w:t>
      </w:r>
    </w:p>
    <w:p w14:paraId="11E047D7" w14:textId="77777777" w:rsidR="007A7002" w:rsidRPr="00A36823" w:rsidRDefault="004B571C"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甲老板</w:t>
      </w:r>
      <w:r w:rsidRPr="00A36823">
        <w:rPr>
          <w:rFonts w:ascii="微软雅黑" w:eastAsia="微软雅黑" w:hAnsi="微软雅黑" w:cs="Calibri" w:hint="eastAsia"/>
          <w:bCs/>
          <w:szCs w:val="21"/>
        </w:rPr>
        <w:t>：</w:t>
      </w:r>
      <w:r w:rsidR="008128B8" w:rsidRPr="00A36823">
        <w:rPr>
          <w:rFonts w:ascii="微软雅黑" w:eastAsia="微软雅黑" w:hAnsi="微软雅黑" w:cs="Calibri"/>
          <w:bCs/>
          <w:szCs w:val="21"/>
        </w:rPr>
        <w:t>怎么说</w:t>
      </w:r>
      <w:r w:rsidR="008128B8" w:rsidRPr="00A36823">
        <w:rPr>
          <w:rFonts w:ascii="微软雅黑" w:eastAsia="微软雅黑" w:hAnsi="微软雅黑" w:cs="Calibri" w:hint="eastAsia"/>
          <w:bCs/>
          <w:szCs w:val="21"/>
        </w:rPr>
        <w:t>？</w:t>
      </w:r>
      <w:r w:rsidRPr="00A36823">
        <w:rPr>
          <w:rFonts w:ascii="微软雅黑" w:eastAsia="微软雅黑" w:hAnsi="微软雅黑" w:cs="Calibri"/>
          <w:bCs/>
          <w:szCs w:val="21"/>
        </w:rPr>
        <w:t>我们合作供货</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我了解到康采是要</w:t>
      </w:r>
      <w:r w:rsidRPr="00A36823">
        <w:rPr>
          <w:rFonts w:ascii="微软雅黑" w:eastAsia="微软雅黑" w:hAnsi="微软雅黑" w:cs="Calibri" w:hint="eastAsia"/>
          <w:bCs/>
          <w:szCs w:val="21"/>
        </w:rPr>
        <w:t>8</w:t>
      </w:r>
      <w:r w:rsidR="008128B8" w:rsidRPr="00A36823">
        <w:rPr>
          <w:rFonts w:ascii="微软雅黑" w:eastAsia="微软雅黑" w:hAnsi="微软雅黑" w:cs="Calibri" w:hint="eastAsia"/>
          <w:bCs/>
          <w:szCs w:val="21"/>
        </w:rPr>
        <w:t>吨，你我手中的量也都是差不多8吨。</w:t>
      </w:r>
    </w:p>
    <w:p w14:paraId="6430CF75" w14:textId="77777777" w:rsidR="003830E2" w:rsidRPr="00A36823" w:rsidRDefault="004B571C"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乙老板</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康采这次</w:t>
      </w:r>
      <w:r w:rsidR="003830E2" w:rsidRPr="00A36823">
        <w:rPr>
          <w:rFonts w:ascii="微软雅黑" w:eastAsia="微软雅黑" w:hAnsi="微软雅黑" w:cs="Calibri"/>
          <w:bCs/>
          <w:szCs w:val="21"/>
        </w:rPr>
        <w:t>要那么多货</w:t>
      </w:r>
      <w:r w:rsidR="003830E2" w:rsidRPr="00A36823">
        <w:rPr>
          <w:rFonts w:ascii="微软雅黑" w:eastAsia="微软雅黑" w:hAnsi="微软雅黑" w:cs="Calibri" w:hint="eastAsia"/>
          <w:bCs/>
          <w:szCs w:val="21"/>
        </w:rPr>
        <w:t>，</w:t>
      </w:r>
      <w:r w:rsidR="003830E2" w:rsidRPr="00A36823">
        <w:rPr>
          <w:rFonts w:ascii="微软雅黑" w:eastAsia="微软雅黑" w:hAnsi="微软雅黑" w:cs="Calibri"/>
          <w:bCs/>
          <w:szCs w:val="21"/>
        </w:rPr>
        <w:t>今后也很难再有这样的机会了</w:t>
      </w:r>
      <w:r w:rsidR="003830E2" w:rsidRPr="00A36823">
        <w:rPr>
          <w:rFonts w:ascii="微软雅黑" w:eastAsia="微软雅黑" w:hAnsi="微软雅黑" w:cs="Calibri" w:hint="eastAsia"/>
          <w:bCs/>
          <w:szCs w:val="21"/>
        </w:rPr>
        <w:t>。</w:t>
      </w:r>
      <w:r w:rsidR="003830E2" w:rsidRPr="00A36823">
        <w:rPr>
          <w:rFonts w:ascii="微软雅黑" w:eastAsia="微软雅黑" w:hAnsi="微软雅黑" w:cs="Calibri"/>
          <w:bCs/>
          <w:szCs w:val="21"/>
        </w:rPr>
        <w:t>这叫什么</w:t>
      </w:r>
      <w:r w:rsidR="003830E2" w:rsidRPr="00A36823">
        <w:rPr>
          <w:rFonts w:ascii="微软雅黑" w:eastAsia="微软雅黑" w:hAnsi="微软雅黑" w:cs="Calibri" w:hint="eastAsia"/>
          <w:bCs/>
          <w:szCs w:val="21"/>
        </w:rPr>
        <w:t>？</w:t>
      </w:r>
      <w:r w:rsidR="003830E2" w:rsidRPr="00A36823">
        <w:rPr>
          <w:rFonts w:ascii="微软雅黑" w:eastAsia="微软雅黑" w:hAnsi="微软雅黑" w:cs="Calibri"/>
          <w:bCs/>
          <w:szCs w:val="21"/>
        </w:rPr>
        <w:t>千载难逢</w:t>
      </w:r>
      <w:r w:rsidR="003830E2" w:rsidRPr="00A36823">
        <w:rPr>
          <w:rFonts w:ascii="微软雅黑" w:eastAsia="微软雅黑" w:hAnsi="微软雅黑" w:cs="Calibri" w:hint="eastAsia"/>
          <w:bCs/>
          <w:szCs w:val="21"/>
        </w:rPr>
        <w:t>！</w:t>
      </w:r>
      <w:r w:rsidR="008128B8" w:rsidRPr="00A36823">
        <w:rPr>
          <w:rFonts w:ascii="微软雅黑" w:eastAsia="微软雅黑" w:hAnsi="微软雅黑" w:cs="Calibri" w:hint="eastAsia"/>
          <w:bCs/>
          <w:szCs w:val="21"/>
        </w:rPr>
        <w:t>如果</w:t>
      </w:r>
      <w:r w:rsidR="003830E2" w:rsidRPr="00A36823">
        <w:rPr>
          <w:rFonts w:ascii="微软雅黑" w:eastAsia="微软雅黑" w:hAnsi="微软雅黑" w:cs="Calibri" w:hint="eastAsia"/>
          <w:bCs/>
          <w:szCs w:val="21"/>
        </w:rPr>
        <w:t>我们恶性竞争，康采能不死命压价吗？</w:t>
      </w:r>
      <w:r w:rsidR="008128B8" w:rsidRPr="00A36823">
        <w:rPr>
          <w:rFonts w:ascii="微软雅黑" w:eastAsia="微软雅黑" w:hAnsi="微软雅黑" w:cs="Calibri" w:hint="eastAsia"/>
          <w:bCs/>
          <w:szCs w:val="21"/>
        </w:rPr>
        <w:t>就算抢到了订单，</w:t>
      </w:r>
      <w:r w:rsidR="00321997" w:rsidRPr="00A36823">
        <w:rPr>
          <w:rFonts w:ascii="微软雅黑" w:eastAsia="微软雅黑" w:hAnsi="微软雅黑" w:cs="Calibri" w:hint="eastAsia"/>
          <w:bCs/>
          <w:szCs w:val="21"/>
        </w:rPr>
        <w:t>也赚不到什么钱。</w:t>
      </w:r>
    </w:p>
    <w:p w14:paraId="3F9398DD" w14:textId="77777777" w:rsidR="003830E2" w:rsidRPr="00A36823" w:rsidRDefault="003830E2"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甲老板</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说的也是</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你的想法我也看出来了</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是建议我们一起供货</w:t>
      </w:r>
      <w:r w:rsidRPr="00A36823">
        <w:rPr>
          <w:rFonts w:ascii="微软雅黑" w:eastAsia="微软雅黑" w:hAnsi="微软雅黑" w:cs="Calibri" w:hint="eastAsia"/>
          <w:bCs/>
          <w:szCs w:val="21"/>
        </w:rPr>
        <w:t>，</w:t>
      </w:r>
      <w:r w:rsidR="008128B8" w:rsidRPr="00A36823">
        <w:rPr>
          <w:rFonts w:ascii="微软雅黑" w:eastAsia="微软雅黑" w:hAnsi="微软雅黑" w:cs="Calibri" w:hint="eastAsia"/>
          <w:bCs/>
          <w:szCs w:val="21"/>
        </w:rPr>
        <w:t>哄抬价格</w:t>
      </w:r>
      <w:r w:rsidRPr="00A36823">
        <w:rPr>
          <w:rFonts w:ascii="微软雅黑" w:eastAsia="微软雅黑" w:hAnsi="微软雅黑" w:cs="Calibri" w:hint="eastAsia"/>
          <w:bCs/>
          <w:szCs w:val="21"/>
        </w:rPr>
        <w:t>！</w:t>
      </w:r>
    </w:p>
    <w:p w14:paraId="1C5C3C91" w14:textId="77777777" w:rsidR="003830E2" w:rsidRPr="00A36823" w:rsidRDefault="003830E2"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乙老板</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都说甲老板聪明不是</w:t>
      </w:r>
      <w:r w:rsidRPr="00A36823">
        <w:rPr>
          <w:rFonts w:ascii="微软雅黑" w:eastAsia="微软雅黑" w:hAnsi="微软雅黑" w:cs="Calibri" w:hint="eastAsia"/>
          <w:bCs/>
          <w:szCs w:val="21"/>
        </w:rPr>
        <w:t>。</w:t>
      </w:r>
      <w:r w:rsidR="00A36823" w:rsidRPr="00A36823">
        <w:rPr>
          <w:rFonts w:ascii="微软雅黑" w:eastAsia="微软雅黑" w:hAnsi="微软雅黑" w:cs="Calibri" w:hint="eastAsia"/>
          <w:bCs/>
          <w:szCs w:val="21"/>
        </w:rPr>
        <w:t>金属X被我俩垄断了，康采对我们没有还手之力</w:t>
      </w:r>
      <w:r w:rsidR="008128B8" w:rsidRPr="00A36823">
        <w:rPr>
          <w:rFonts w:ascii="微软雅黑" w:eastAsia="微软雅黑" w:hAnsi="微软雅黑" w:cs="Calibri" w:hint="eastAsia"/>
          <w:bCs/>
          <w:szCs w:val="21"/>
        </w:rPr>
        <w:t>。我给你算笔账：</w:t>
      </w:r>
      <w:r w:rsidR="0078302D" w:rsidRPr="00A36823">
        <w:rPr>
          <w:rFonts w:ascii="微软雅黑" w:eastAsia="微软雅黑" w:hAnsi="微软雅黑" w:cs="Calibri" w:hint="eastAsia"/>
          <w:bCs/>
          <w:szCs w:val="21"/>
        </w:rPr>
        <w:t>你</w:t>
      </w:r>
      <w:r w:rsidR="000E1885" w:rsidRPr="00A36823">
        <w:rPr>
          <w:rFonts w:ascii="微软雅黑" w:eastAsia="微软雅黑" w:hAnsi="微软雅黑" w:cs="Calibri"/>
          <w:bCs/>
          <w:szCs w:val="21"/>
        </w:rPr>
        <w:t>原来考虑的价格</w:t>
      </w:r>
      <w:r w:rsidR="0078302D" w:rsidRPr="00A36823">
        <w:rPr>
          <w:rFonts w:ascii="微软雅黑" w:eastAsia="微软雅黑" w:hAnsi="微软雅黑" w:cs="Calibri"/>
          <w:bCs/>
          <w:szCs w:val="21"/>
        </w:rPr>
        <w:t>差不多</w:t>
      </w:r>
      <w:r w:rsidR="000E1885" w:rsidRPr="00A36823">
        <w:rPr>
          <w:rFonts w:ascii="微软雅黑" w:eastAsia="微软雅黑" w:hAnsi="微软雅黑" w:cs="Calibri" w:hint="eastAsia"/>
          <w:bCs/>
          <w:szCs w:val="21"/>
        </w:rPr>
        <w:t>14</w:t>
      </w:r>
      <w:r w:rsidR="0078302D" w:rsidRPr="00A36823">
        <w:rPr>
          <w:rFonts w:ascii="微软雅黑" w:eastAsia="微软雅黑" w:hAnsi="微软雅黑" w:cs="Calibri" w:hint="eastAsia"/>
          <w:bCs/>
          <w:szCs w:val="21"/>
        </w:rPr>
        <w:t>00元/公斤，一旦联手就能哄抬到2500元/公斤，一人出货4吨，捞他一笔大的，剩下的那些就核销掉吧。</w:t>
      </w:r>
    </w:p>
    <w:p w14:paraId="198C37D5" w14:textId="77777777" w:rsidR="00243025" w:rsidRPr="00A36823" w:rsidRDefault="00243025"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甲老板</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利润</w:t>
      </w:r>
      <w:r w:rsidR="008128B8" w:rsidRPr="00A36823">
        <w:rPr>
          <w:rFonts w:ascii="微软雅黑" w:eastAsia="微软雅黑" w:hAnsi="微软雅黑" w:cs="Calibri" w:hint="eastAsia"/>
          <w:bCs/>
          <w:szCs w:val="21"/>
        </w:rPr>
        <w:t>我</w:t>
      </w:r>
      <w:r w:rsidR="008128B8" w:rsidRPr="00A36823">
        <w:rPr>
          <w:rFonts w:ascii="微软雅黑" w:eastAsia="微软雅黑" w:hAnsi="微软雅黑" w:cs="Calibri"/>
          <w:bCs/>
          <w:szCs w:val="21"/>
        </w:rPr>
        <w:t>还要算算</w:t>
      </w:r>
      <w:r w:rsidR="008128B8" w:rsidRPr="00A36823">
        <w:rPr>
          <w:rFonts w:ascii="微软雅黑" w:eastAsia="微软雅黑" w:hAnsi="微软雅黑" w:cs="Calibri" w:hint="eastAsia"/>
          <w:bCs/>
          <w:szCs w:val="21"/>
        </w:rPr>
        <w:t>。</w:t>
      </w:r>
    </w:p>
    <w:p w14:paraId="33469FDA" w14:textId="77777777" w:rsidR="00243025" w:rsidRPr="00A36823" w:rsidRDefault="00243025"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lastRenderedPageBreak/>
        <w:t>乙老板</w:t>
      </w:r>
      <w:r w:rsidRPr="00A36823">
        <w:rPr>
          <w:rFonts w:ascii="微软雅黑" w:eastAsia="微软雅黑" w:hAnsi="微软雅黑" w:cs="Calibri" w:hint="eastAsia"/>
          <w:bCs/>
          <w:szCs w:val="21"/>
        </w:rPr>
        <w:t>：我按</w:t>
      </w:r>
      <w:r w:rsidR="008128B8" w:rsidRPr="00A36823">
        <w:rPr>
          <w:rFonts w:ascii="微软雅黑" w:eastAsia="微软雅黑" w:hAnsi="微软雅黑" w:cs="Calibri" w:hint="eastAsia"/>
          <w:bCs/>
          <w:szCs w:val="21"/>
        </w:rPr>
        <w:t>双方</w:t>
      </w:r>
      <w:r w:rsidRPr="00A36823">
        <w:rPr>
          <w:rFonts w:ascii="微软雅黑" w:eastAsia="微软雅黑" w:hAnsi="微软雅黑" w:cs="Calibri" w:hint="eastAsia"/>
          <w:bCs/>
          <w:szCs w:val="21"/>
        </w:rPr>
        <w:t>手里都是</w:t>
      </w:r>
      <w:r w:rsidR="008128B8" w:rsidRPr="00A36823">
        <w:rPr>
          <w:rFonts w:ascii="微软雅黑" w:eastAsia="微软雅黑" w:hAnsi="微软雅黑" w:cs="Calibri"/>
          <w:bCs/>
          <w:szCs w:val="21"/>
        </w:rPr>
        <w:t>8吨</w:t>
      </w:r>
      <w:r w:rsidRPr="00A36823">
        <w:rPr>
          <w:rFonts w:ascii="微软雅黑" w:eastAsia="微软雅黑" w:hAnsi="微软雅黑" w:cs="Calibri" w:hint="eastAsia"/>
          <w:bCs/>
          <w:szCs w:val="21"/>
        </w:rPr>
        <w:t>，账面成本</w:t>
      </w:r>
      <w:r w:rsidR="008128B8" w:rsidRPr="00A36823">
        <w:rPr>
          <w:rFonts w:ascii="微软雅黑" w:eastAsia="微软雅黑" w:hAnsi="微软雅黑" w:cs="Calibri" w:hint="eastAsia"/>
          <w:bCs/>
          <w:szCs w:val="21"/>
        </w:rPr>
        <w:t>都是</w:t>
      </w:r>
      <w:r w:rsidRPr="00A36823">
        <w:rPr>
          <w:rFonts w:ascii="微软雅黑" w:eastAsia="微软雅黑" w:hAnsi="微软雅黑" w:cs="Calibri" w:hint="eastAsia"/>
          <w:bCs/>
          <w:szCs w:val="21"/>
        </w:rPr>
        <w:t>700元/</w:t>
      </w:r>
      <w:r w:rsidR="008128B8" w:rsidRPr="00A36823">
        <w:rPr>
          <w:rFonts w:ascii="微软雅黑" w:eastAsia="微软雅黑" w:hAnsi="微软雅黑" w:cs="Calibri" w:hint="eastAsia"/>
          <w:bCs/>
          <w:szCs w:val="21"/>
        </w:rPr>
        <w:t>公斤来算好了。</w:t>
      </w:r>
      <w:r w:rsidRPr="00A36823">
        <w:rPr>
          <w:rFonts w:ascii="微软雅黑" w:eastAsia="微软雅黑" w:hAnsi="微软雅黑" w:cs="Calibri" w:hint="eastAsia"/>
          <w:bCs/>
          <w:szCs w:val="21"/>
        </w:rPr>
        <w:t>利润（2500-</w:t>
      </w:r>
      <w:r w:rsidRPr="00A36823">
        <w:rPr>
          <w:rFonts w:ascii="微软雅黑" w:eastAsia="微软雅黑" w:hAnsi="微软雅黑" w:cs="Calibri"/>
          <w:bCs/>
          <w:szCs w:val="21"/>
        </w:rPr>
        <w:t>700</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4000</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720万</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咋们互相倾轧的话</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你单价最多开到</w:t>
      </w:r>
      <w:r w:rsidRPr="00A36823">
        <w:rPr>
          <w:rFonts w:ascii="微软雅黑" w:eastAsia="微软雅黑" w:hAnsi="微软雅黑" w:cs="Calibri" w:hint="eastAsia"/>
          <w:bCs/>
          <w:szCs w:val="21"/>
        </w:rPr>
        <w:t>1400，</w:t>
      </w:r>
      <w:r w:rsidR="00A81C2F" w:rsidRPr="00A36823">
        <w:rPr>
          <w:rFonts w:ascii="微软雅黑" w:eastAsia="微软雅黑" w:hAnsi="微软雅黑" w:cs="Calibri" w:hint="eastAsia"/>
          <w:bCs/>
          <w:szCs w:val="21"/>
        </w:rPr>
        <w:t>利润就是</w:t>
      </w:r>
      <w:r w:rsidRPr="00A36823">
        <w:rPr>
          <w:rFonts w:ascii="微软雅黑" w:eastAsia="微软雅黑" w:hAnsi="微软雅黑" w:cs="Calibri" w:hint="eastAsia"/>
          <w:bCs/>
          <w:szCs w:val="21"/>
        </w:rPr>
        <w:t>（1400-</w:t>
      </w:r>
      <w:r w:rsidRPr="00A36823">
        <w:rPr>
          <w:rFonts w:ascii="微软雅黑" w:eastAsia="微软雅黑" w:hAnsi="微软雅黑" w:cs="Calibri"/>
          <w:bCs/>
          <w:szCs w:val="21"/>
        </w:rPr>
        <w:t>700</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8000</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560万</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现在下游急着要货</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我们合作的话</w:t>
      </w:r>
      <w:r w:rsidRPr="00A36823">
        <w:rPr>
          <w:rFonts w:ascii="微软雅黑" w:eastAsia="微软雅黑" w:hAnsi="微软雅黑" w:cs="Calibri" w:hint="eastAsia"/>
          <w:bCs/>
          <w:szCs w:val="21"/>
        </w:rPr>
        <w:t>，</w:t>
      </w:r>
      <w:r w:rsidR="008128B8" w:rsidRPr="00A36823">
        <w:rPr>
          <w:rFonts w:ascii="微软雅黑" w:eastAsia="微软雅黑" w:hAnsi="微软雅黑" w:cs="Calibri" w:hint="eastAsia"/>
          <w:bCs/>
          <w:szCs w:val="21"/>
        </w:rPr>
        <w:t>就一劳永逸了</w:t>
      </w:r>
      <w:r w:rsidR="00F9787D" w:rsidRPr="00A36823">
        <w:rPr>
          <w:rFonts w:ascii="微软雅黑" w:eastAsia="微软雅黑" w:hAnsi="微软雅黑" w:cs="Calibri" w:hint="eastAsia"/>
          <w:bCs/>
          <w:szCs w:val="21"/>
        </w:rPr>
        <w:t>。</w:t>
      </w:r>
    </w:p>
    <w:p w14:paraId="376F2DE3" w14:textId="77777777" w:rsidR="003830E2" w:rsidRPr="00A36823" w:rsidRDefault="003830E2"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甲老板</w:t>
      </w:r>
      <w:r w:rsidR="00F9787D" w:rsidRPr="00A36823">
        <w:rPr>
          <w:rFonts w:ascii="微软雅黑" w:eastAsia="微软雅黑" w:hAnsi="微软雅黑" w:cs="Calibri"/>
          <w:bCs/>
          <w:szCs w:val="21"/>
        </w:rPr>
        <w:t>默默做着算术</w:t>
      </w:r>
      <w:r w:rsidR="00F9787D" w:rsidRPr="00A36823">
        <w:rPr>
          <w:rFonts w:ascii="微软雅黑" w:eastAsia="微软雅黑" w:hAnsi="微软雅黑" w:cs="Calibri" w:hint="eastAsia"/>
          <w:bCs/>
          <w:szCs w:val="21"/>
        </w:rPr>
        <w:t>，</w:t>
      </w:r>
      <w:r w:rsidR="008128B8" w:rsidRPr="00A36823">
        <w:rPr>
          <w:rFonts w:ascii="微软雅黑" w:eastAsia="微软雅黑" w:hAnsi="微软雅黑" w:cs="Calibri"/>
          <w:bCs/>
          <w:szCs w:val="21"/>
        </w:rPr>
        <w:t>觉得乙老板说的不无道理</w:t>
      </w:r>
      <w:r w:rsidR="00F9787D" w:rsidRPr="00A36823">
        <w:rPr>
          <w:rFonts w:ascii="微软雅黑" w:eastAsia="微软雅黑" w:hAnsi="微软雅黑" w:cs="Calibri" w:hint="eastAsia"/>
          <w:bCs/>
          <w:szCs w:val="21"/>
        </w:rPr>
        <w:t>。</w:t>
      </w:r>
      <w:r w:rsidR="008128B8" w:rsidRPr="00A36823">
        <w:rPr>
          <w:rFonts w:ascii="微软雅黑" w:eastAsia="微软雅黑" w:hAnsi="微软雅黑" w:cs="Calibri" w:hint="eastAsia"/>
          <w:bCs/>
          <w:szCs w:val="21"/>
        </w:rPr>
        <w:t>恶性竞争，既赚不到钱，还有丢单的风险。</w:t>
      </w:r>
      <w:r w:rsidR="00F9787D" w:rsidRPr="00A36823">
        <w:rPr>
          <w:rFonts w:ascii="微软雅黑" w:eastAsia="微软雅黑" w:hAnsi="微软雅黑" w:cs="Calibri"/>
          <w:bCs/>
          <w:szCs w:val="21"/>
        </w:rPr>
        <w:t>他</w:t>
      </w:r>
      <w:r w:rsidR="008128B8" w:rsidRPr="00A36823">
        <w:rPr>
          <w:rFonts w:ascii="微软雅黑" w:eastAsia="微软雅黑" w:hAnsi="微软雅黑" w:cs="Calibri"/>
          <w:bCs/>
          <w:szCs w:val="21"/>
        </w:rPr>
        <w:t>越想越高兴</w:t>
      </w:r>
      <w:r w:rsidR="008128B8" w:rsidRPr="00A36823">
        <w:rPr>
          <w:rFonts w:ascii="微软雅黑" w:eastAsia="微软雅黑" w:hAnsi="微软雅黑" w:cs="Calibri" w:hint="eastAsia"/>
          <w:bCs/>
          <w:szCs w:val="21"/>
        </w:rPr>
        <w:t>，心里激动得砰砰乱跳。</w:t>
      </w:r>
    </w:p>
    <w:p w14:paraId="3F402014" w14:textId="77777777" w:rsidR="00A37D5D" w:rsidRPr="00A36823" w:rsidRDefault="00A37D5D" w:rsidP="00A36823">
      <w:pPr>
        <w:spacing w:line="360" w:lineRule="auto"/>
        <w:rPr>
          <w:rFonts w:ascii="微软雅黑" w:eastAsia="微软雅黑" w:hAnsi="微软雅黑" w:cs="Calibri"/>
          <w:b/>
          <w:bCs/>
          <w:szCs w:val="21"/>
        </w:rPr>
      </w:pPr>
      <w:r w:rsidRPr="00A36823">
        <w:rPr>
          <w:rFonts w:ascii="微软雅黑" w:eastAsia="微软雅黑" w:hAnsi="微软雅黑" w:cs="Calibri" w:hint="eastAsia"/>
          <w:b/>
          <w:bCs/>
          <w:szCs w:val="21"/>
        </w:rPr>
        <w:t>02</w:t>
      </w:r>
      <w:r w:rsidR="00B15447">
        <w:rPr>
          <w:rFonts w:ascii="微软雅黑" w:eastAsia="微软雅黑" w:hAnsi="微软雅黑" w:cs="Calibri"/>
          <w:b/>
          <w:bCs/>
          <w:szCs w:val="21"/>
        </w:rPr>
        <w:t>U03</w:t>
      </w:r>
      <w:r w:rsidRPr="00A36823">
        <w:rPr>
          <w:rFonts w:ascii="微软雅黑" w:eastAsia="微软雅黑" w:hAnsi="微软雅黑" w:cs="Calibri"/>
          <w:b/>
          <w:bCs/>
          <w:szCs w:val="21"/>
        </w:rPr>
        <w:t>a</w:t>
      </w:r>
      <w:r w:rsidR="00B142A1" w:rsidRPr="00A36823">
        <w:rPr>
          <w:rFonts w:ascii="微软雅黑" w:eastAsia="微软雅黑" w:hAnsi="微软雅黑" w:cs="Calibri"/>
          <w:b/>
          <w:bCs/>
          <w:szCs w:val="21"/>
        </w:rPr>
        <w:t xml:space="preserve"> </w:t>
      </w:r>
      <w:r w:rsidR="007F70B0">
        <w:rPr>
          <w:rFonts w:ascii="微软雅黑" w:eastAsia="微软雅黑" w:hAnsi="微软雅黑" w:cs="Calibri" w:hint="eastAsia"/>
          <w:b/>
          <w:bCs/>
          <w:szCs w:val="21"/>
        </w:rPr>
        <w:t>思维</w:t>
      </w:r>
      <w:r w:rsidR="007F70B0">
        <w:rPr>
          <w:rFonts w:ascii="微软雅黑" w:eastAsia="微软雅黑" w:hAnsi="微软雅黑" w:cs="Calibri"/>
          <w:b/>
          <w:bCs/>
          <w:szCs w:val="21"/>
        </w:rPr>
        <w:t>小测验</w:t>
      </w:r>
      <w:r w:rsidRPr="00A36823">
        <w:rPr>
          <w:rFonts w:ascii="微软雅黑" w:eastAsia="微软雅黑" w:hAnsi="微软雅黑" w:cs="Calibri" w:hint="eastAsia"/>
          <w:b/>
          <w:bCs/>
          <w:szCs w:val="21"/>
        </w:rPr>
        <w:t>：</w:t>
      </w:r>
      <w:r w:rsidR="000E1BF8" w:rsidRPr="00A36823">
        <w:rPr>
          <w:rFonts w:ascii="微软雅黑" w:eastAsia="微软雅黑" w:hAnsi="微软雅黑" w:cs="Calibri" w:hint="eastAsia"/>
          <w:b/>
          <w:bCs/>
          <w:szCs w:val="21"/>
        </w:rPr>
        <w:t>作为甲老板，</w:t>
      </w:r>
      <w:r w:rsidRPr="00A36823">
        <w:rPr>
          <w:rFonts w:ascii="微软雅黑" w:eastAsia="微软雅黑" w:hAnsi="微软雅黑" w:cs="Calibri"/>
          <w:b/>
          <w:bCs/>
          <w:szCs w:val="21"/>
        </w:rPr>
        <w:t>你应该接受吗</w:t>
      </w:r>
      <w:r w:rsidRPr="00A36823">
        <w:rPr>
          <w:rFonts w:ascii="微软雅黑" w:eastAsia="微软雅黑" w:hAnsi="微软雅黑" w:cs="Calibri" w:hint="eastAsia"/>
          <w:b/>
          <w:bCs/>
          <w:szCs w:val="21"/>
        </w:rPr>
        <w:t>？</w:t>
      </w:r>
    </w:p>
    <w:p w14:paraId="1A1B651A" w14:textId="77777777" w:rsidR="008C3771" w:rsidRPr="00A36823" w:rsidRDefault="00E63D90" w:rsidP="00A36823">
      <w:pPr>
        <w:pStyle w:val="a5"/>
        <w:numPr>
          <w:ilvl w:val="0"/>
          <w:numId w:val="26"/>
        </w:numPr>
        <w:spacing w:line="360" w:lineRule="auto"/>
        <w:ind w:firstLineChars="0"/>
        <w:rPr>
          <w:rFonts w:ascii="微软雅黑" w:eastAsia="微软雅黑" w:hAnsi="微软雅黑" w:cs="Calibri"/>
          <w:bCs/>
          <w:szCs w:val="21"/>
        </w:rPr>
      </w:pPr>
      <w:r w:rsidRPr="00A36823">
        <w:rPr>
          <w:rFonts w:ascii="微软雅黑" w:eastAsia="微软雅黑" w:hAnsi="微软雅黑" w:cs="Calibri"/>
          <w:bCs/>
          <w:szCs w:val="21"/>
        </w:rPr>
        <w:t>这时候</w:t>
      </w:r>
      <w:r w:rsidRPr="00A36823">
        <w:rPr>
          <w:rFonts w:ascii="微软雅黑" w:eastAsia="微软雅黑" w:hAnsi="微软雅黑" w:cs="Calibri" w:hint="eastAsia"/>
          <w:bCs/>
          <w:szCs w:val="21"/>
        </w:rPr>
        <w:t>，乙老板主动找上门来，要</w:t>
      </w:r>
      <w:r w:rsidR="00416274" w:rsidRPr="00A36823">
        <w:rPr>
          <w:rFonts w:ascii="微软雅黑" w:eastAsia="微软雅黑" w:hAnsi="微软雅黑" w:cs="Calibri" w:hint="eastAsia"/>
          <w:bCs/>
          <w:szCs w:val="21"/>
        </w:rPr>
        <w:t>为你俩一起解去燃眉之急。</w:t>
      </w:r>
      <w:r w:rsidR="00B8038B" w:rsidRPr="00A36823">
        <w:rPr>
          <w:rFonts w:ascii="微软雅黑" w:eastAsia="微软雅黑" w:hAnsi="微软雅黑" w:cs="Calibri" w:hint="eastAsia"/>
          <w:bCs/>
          <w:szCs w:val="21"/>
        </w:rPr>
        <w:t>分头行动，都没有好果子吃</w:t>
      </w:r>
      <w:r w:rsidRPr="00A36823">
        <w:rPr>
          <w:rFonts w:ascii="微软雅黑" w:eastAsia="微软雅黑" w:hAnsi="微软雅黑" w:cs="Calibri" w:hint="eastAsia"/>
          <w:bCs/>
          <w:szCs w:val="21"/>
        </w:rPr>
        <w:t>。合作哄抬价格，一起</w:t>
      </w:r>
      <w:r w:rsidR="008C3771" w:rsidRPr="00A36823">
        <w:rPr>
          <w:rFonts w:ascii="微软雅黑" w:eastAsia="微软雅黑" w:hAnsi="微软雅黑" w:cs="Calibri" w:hint="eastAsia"/>
          <w:bCs/>
          <w:szCs w:val="21"/>
        </w:rPr>
        <w:t>携手退出。</w:t>
      </w:r>
      <w:r w:rsidR="008C3771" w:rsidRPr="00A36823">
        <w:rPr>
          <w:rFonts w:ascii="微软雅黑" w:eastAsia="微软雅黑" w:hAnsi="微软雅黑" w:cs="Calibri"/>
          <w:bCs/>
          <w:szCs w:val="21"/>
        </w:rPr>
        <w:t>作为甲老板</w:t>
      </w:r>
      <w:r w:rsidR="008C3771" w:rsidRPr="00A36823">
        <w:rPr>
          <w:rFonts w:ascii="微软雅黑" w:eastAsia="微软雅黑" w:hAnsi="微软雅黑" w:cs="Calibri" w:hint="eastAsia"/>
          <w:bCs/>
          <w:szCs w:val="21"/>
        </w:rPr>
        <w:t>，</w:t>
      </w:r>
      <w:r w:rsidR="008C3771" w:rsidRPr="00A36823">
        <w:rPr>
          <w:rFonts w:ascii="微软雅黑" w:eastAsia="微软雅黑" w:hAnsi="微软雅黑" w:cs="Calibri"/>
          <w:bCs/>
          <w:szCs w:val="21"/>
        </w:rPr>
        <w:t>你觉得应该与乙老板</w:t>
      </w:r>
      <w:r w:rsidR="008C3771" w:rsidRPr="00A36823">
        <w:rPr>
          <w:rFonts w:ascii="微软雅黑" w:eastAsia="微软雅黑" w:hAnsi="微软雅黑" w:cs="Calibri" w:hint="eastAsia"/>
          <w:bCs/>
          <w:szCs w:val="21"/>
        </w:rPr>
        <w:t>“结盟”吗？（单选题）</w:t>
      </w:r>
    </w:p>
    <w:p w14:paraId="28025503" w14:textId="77777777" w:rsidR="008C3771" w:rsidRPr="00A36823" w:rsidRDefault="008C3771" w:rsidP="00A36823">
      <w:pPr>
        <w:pStyle w:val="a5"/>
        <w:numPr>
          <w:ilvl w:val="0"/>
          <w:numId w:val="28"/>
        </w:numPr>
        <w:spacing w:line="360" w:lineRule="auto"/>
        <w:ind w:firstLineChars="0"/>
        <w:rPr>
          <w:rFonts w:ascii="微软雅黑" w:eastAsia="微软雅黑" w:hAnsi="微软雅黑" w:cs="Calibri"/>
          <w:bCs/>
          <w:szCs w:val="21"/>
        </w:rPr>
      </w:pPr>
      <w:r w:rsidRPr="00A36823">
        <w:rPr>
          <w:rFonts w:ascii="微软雅黑" w:eastAsia="微软雅黑" w:hAnsi="微软雅黑" w:cs="Calibri" w:hint="eastAsia"/>
          <w:bCs/>
          <w:szCs w:val="21"/>
        </w:rPr>
        <w:t>应该</w:t>
      </w:r>
    </w:p>
    <w:p w14:paraId="7C842143" w14:textId="77777777" w:rsidR="008C3771" w:rsidRPr="00A36823" w:rsidRDefault="008C3771" w:rsidP="00A36823">
      <w:pPr>
        <w:pStyle w:val="a5"/>
        <w:numPr>
          <w:ilvl w:val="0"/>
          <w:numId w:val="28"/>
        </w:numPr>
        <w:spacing w:line="360" w:lineRule="auto"/>
        <w:ind w:firstLineChars="0"/>
        <w:rPr>
          <w:rFonts w:ascii="微软雅黑" w:eastAsia="微软雅黑" w:hAnsi="微软雅黑" w:cs="Calibri"/>
          <w:bCs/>
          <w:szCs w:val="21"/>
        </w:rPr>
      </w:pPr>
      <w:r w:rsidRPr="00A36823">
        <w:rPr>
          <w:rFonts w:ascii="微软雅黑" w:eastAsia="微软雅黑" w:hAnsi="微软雅黑" w:cs="Calibri"/>
          <w:bCs/>
          <w:szCs w:val="21"/>
        </w:rPr>
        <w:t>不应该</w:t>
      </w:r>
    </w:p>
    <w:p w14:paraId="73FD0AFC" w14:textId="77777777" w:rsidR="00E63D90" w:rsidRPr="00A36823" w:rsidRDefault="008C3771" w:rsidP="00A36823">
      <w:pPr>
        <w:pStyle w:val="a5"/>
        <w:numPr>
          <w:ilvl w:val="0"/>
          <w:numId w:val="26"/>
        </w:numPr>
        <w:spacing w:line="360" w:lineRule="auto"/>
        <w:ind w:firstLineChars="0"/>
        <w:rPr>
          <w:rFonts w:ascii="微软雅黑" w:eastAsia="微软雅黑" w:hAnsi="微软雅黑" w:cs="Calibri"/>
          <w:bCs/>
          <w:szCs w:val="21"/>
        </w:rPr>
      </w:pPr>
      <w:r w:rsidRPr="00A36823">
        <w:rPr>
          <w:rFonts w:ascii="微软雅黑" w:eastAsia="微软雅黑" w:hAnsi="微软雅黑" w:cs="Calibri" w:hint="eastAsia"/>
          <w:bCs/>
          <w:szCs w:val="21"/>
        </w:rPr>
        <w:t>在告诉你我们的看法</w:t>
      </w:r>
      <w:r w:rsidR="00E63D90" w:rsidRPr="00A36823">
        <w:rPr>
          <w:rFonts w:ascii="微软雅黑" w:eastAsia="微软雅黑" w:hAnsi="微软雅黑" w:cs="Calibri" w:hint="eastAsia"/>
          <w:bCs/>
          <w:szCs w:val="21"/>
        </w:rPr>
        <w:t>之前，我们先问你两个小问题：</w:t>
      </w:r>
    </w:p>
    <w:p w14:paraId="4D9B6B4B" w14:textId="77777777" w:rsidR="00E63D90" w:rsidRPr="00A36823" w:rsidRDefault="00B8038B" w:rsidP="00A36823">
      <w:pPr>
        <w:spacing w:line="360" w:lineRule="auto"/>
        <w:rPr>
          <w:rFonts w:ascii="微软雅黑" w:eastAsia="微软雅黑" w:hAnsi="微软雅黑" w:cs="Calibri"/>
          <w:bCs/>
          <w:szCs w:val="21"/>
        </w:rPr>
      </w:pPr>
      <w:r w:rsidRPr="00A36823">
        <w:rPr>
          <w:rFonts w:ascii="微软雅黑" w:eastAsia="微软雅黑" w:hAnsi="微软雅黑" w:cs="Calibri" w:hint="eastAsia"/>
          <w:bCs/>
          <w:noProof/>
          <w:szCs w:val="21"/>
        </w:rPr>
        <mc:AlternateContent>
          <mc:Choice Requires="wps">
            <w:drawing>
              <wp:anchor distT="0" distB="0" distL="114300" distR="114300" simplePos="0" relativeHeight="251701248" behindDoc="0" locked="0" layoutInCell="1" allowOverlap="1" wp14:anchorId="13F87FAA" wp14:editId="3F464D16">
                <wp:simplePos x="0" y="0"/>
                <wp:positionH relativeFrom="column">
                  <wp:posOffset>2549023</wp:posOffset>
                </wp:positionH>
                <wp:positionV relativeFrom="paragraph">
                  <wp:posOffset>735357</wp:posOffset>
                </wp:positionV>
                <wp:extent cx="631825" cy="511175"/>
                <wp:effectExtent l="0" t="0" r="15875" b="22225"/>
                <wp:wrapNone/>
                <wp:docPr id="4" name="椭圆 4"/>
                <wp:cNvGraphicFramePr/>
                <a:graphic xmlns:a="http://schemas.openxmlformats.org/drawingml/2006/main">
                  <a:graphicData uri="http://schemas.microsoft.com/office/word/2010/wordprocessingShape">
                    <wps:wsp>
                      <wps:cNvSpPr/>
                      <wps:spPr>
                        <a:xfrm>
                          <a:off x="0" y="0"/>
                          <a:ext cx="631825" cy="51117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6293B24E" w14:textId="77777777" w:rsidR="0078302D" w:rsidRPr="008C3771" w:rsidRDefault="0078302D" w:rsidP="00B8038B">
                            <w:pPr>
                              <w:jc w:val="center"/>
                              <w:rPr>
                                <w:sz w:val="18"/>
                                <w:szCs w:val="18"/>
                              </w:rPr>
                            </w:pPr>
                            <w:r>
                              <w:rPr>
                                <w:rFonts w:hint="eastAsia"/>
                                <w:sz w:val="18"/>
                                <w:szCs w:val="18"/>
                              </w:rPr>
                              <w:t>激动</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3D0C770F" id="椭圆 4" o:spid="_x0000_s1026" style="position:absolute;left:0;text-align:left;margin-left:200.7pt;margin-top:57.9pt;width:49.75pt;height:40.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" fillcolor="white [3201]" strokecolor="#70ad47 [3209]" strokeweight="1pt">
                <v:stroke joinstyle="miter"/>
                <v:textbox>
                  <w:txbxContent>
                    <w:p w:rsidR="0078302D" w:rsidRPr="008C3771" w:rsidRDefault="0078302D" w:rsidP="00B8038B">
                      <w:pPr>
                        <w:jc w:val="center"/>
                        <w:rPr>
                          <w:sz w:val="18"/>
                          <w:szCs w:val="18"/>
                        </w:rPr>
                      </w:pPr>
                      <w:r>
                        <w:rPr>
                          <w:rFonts w:hint="eastAsia"/>
                          <w:sz w:val="18"/>
                          <w:szCs w:val="18"/>
                        </w:rPr>
                        <w:t>激动</w:t>
                      </w:r>
                    </w:p>
                  </w:txbxContent>
                </v:textbox>
              </v:oval>
            </w:pict>
          </mc:Fallback>
        </mc:AlternateContent>
      </w:r>
      <w:r w:rsidRPr="00A36823">
        <w:rPr>
          <w:rFonts w:ascii="微软雅黑" w:eastAsia="微软雅黑" w:hAnsi="微软雅黑" w:cs="Calibri" w:hint="eastAsia"/>
          <w:bCs/>
          <w:szCs w:val="21"/>
        </w:rPr>
        <w:t>1）作为甲公司老板，你觉得你现在最大的、最明显的情绪特点</w:t>
      </w:r>
      <w:r w:rsidR="00E63D90" w:rsidRPr="00A36823">
        <w:rPr>
          <w:rFonts w:ascii="微软雅黑" w:eastAsia="微软雅黑" w:hAnsi="微软雅黑" w:cs="Calibri" w:hint="eastAsia"/>
          <w:bCs/>
          <w:szCs w:val="21"/>
        </w:rPr>
        <w:t>是什么？</w:t>
      </w:r>
      <w:r w:rsidRPr="00A36823">
        <w:rPr>
          <w:rFonts w:ascii="微软雅黑" w:eastAsia="微软雅黑" w:hAnsi="微软雅黑" w:cs="Calibri" w:hint="eastAsia"/>
          <w:bCs/>
          <w:szCs w:val="21"/>
        </w:rPr>
        <w:t>请点击你认为符合甲老板情绪特点的圈圈</w:t>
      </w:r>
      <w:r w:rsidR="008C3771" w:rsidRPr="00A36823">
        <w:rPr>
          <w:rFonts w:ascii="微软雅黑" w:eastAsia="微软雅黑" w:hAnsi="微软雅黑" w:cs="Calibri" w:hint="eastAsia"/>
          <w:bCs/>
          <w:szCs w:val="21"/>
        </w:rPr>
        <w:t>：</w:t>
      </w:r>
    </w:p>
    <w:p w14:paraId="5E6FFEED" w14:textId="77777777" w:rsidR="008C3771" w:rsidRPr="00A36823" w:rsidRDefault="008C3771" w:rsidP="00A36823">
      <w:pPr>
        <w:spacing w:line="360" w:lineRule="auto"/>
        <w:rPr>
          <w:rFonts w:ascii="微软雅黑" w:eastAsia="微软雅黑" w:hAnsi="微软雅黑" w:cs="Calibri"/>
          <w:bCs/>
          <w:szCs w:val="21"/>
        </w:rPr>
      </w:pPr>
      <w:r w:rsidRPr="00A36823">
        <w:rPr>
          <w:rFonts w:ascii="微软雅黑" w:eastAsia="微软雅黑" w:hAnsi="微软雅黑" w:cs="Calibri" w:hint="eastAsia"/>
          <w:bCs/>
          <w:noProof/>
          <w:szCs w:val="21"/>
        </w:rPr>
        <mc:AlternateContent>
          <mc:Choice Requires="wps">
            <w:drawing>
              <wp:anchor distT="0" distB="0" distL="114300" distR="114300" simplePos="0" relativeHeight="251692032" behindDoc="0" locked="0" layoutInCell="1" allowOverlap="1" wp14:anchorId="070824E7" wp14:editId="5E7C7893">
                <wp:simplePos x="0" y="0"/>
                <wp:positionH relativeFrom="column">
                  <wp:posOffset>1727200</wp:posOffset>
                </wp:positionH>
                <wp:positionV relativeFrom="paragraph">
                  <wp:posOffset>-44450</wp:posOffset>
                </wp:positionV>
                <wp:extent cx="631825" cy="511175"/>
                <wp:effectExtent l="0" t="0" r="15875" b="22225"/>
                <wp:wrapNone/>
                <wp:docPr id="3" name="椭圆 3"/>
                <wp:cNvGraphicFramePr/>
                <a:graphic xmlns:a="http://schemas.openxmlformats.org/drawingml/2006/main">
                  <a:graphicData uri="http://schemas.microsoft.com/office/word/2010/wordprocessingShape">
                    <wps:wsp>
                      <wps:cNvSpPr/>
                      <wps:spPr>
                        <a:xfrm>
                          <a:off x="0" y="0"/>
                          <a:ext cx="631825" cy="51117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5755E2F3" w14:textId="77777777" w:rsidR="0078302D" w:rsidRPr="008C3771" w:rsidRDefault="0078302D" w:rsidP="008C3771">
                            <w:pPr>
                              <w:jc w:val="center"/>
                              <w:rPr>
                                <w:sz w:val="18"/>
                                <w:szCs w:val="18"/>
                              </w:rPr>
                            </w:pPr>
                            <w:r>
                              <w:rPr>
                                <w:rFonts w:hint="eastAsia"/>
                                <w:sz w:val="18"/>
                                <w:szCs w:val="18"/>
                              </w:rPr>
                              <w:t>渴求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465C450B" id="椭圆 3" o:spid="_x0000_s1027" style="position:absolute;left:0;text-align:left;margin-left:136pt;margin-top:-3.5pt;width:49.75pt;height:40.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" fillcolor="white [3201]" strokecolor="#70ad47 [3209]" strokeweight="1pt">
                <v:stroke joinstyle="miter"/>
                <v:textbox>
                  <w:txbxContent>
                    <w:p w:rsidR="0078302D" w:rsidRPr="008C3771" w:rsidRDefault="0078302D" w:rsidP="008C3771">
                      <w:pPr>
                        <w:jc w:val="center"/>
                        <w:rPr>
                          <w:sz w:val="18"/>
                          <w:szCs w:val="18"/>
                        </w:rPr>
                      </w:pPr>
                      <w:r>
                        <w:rPr>
                          <w:rFonts w:hint="eastAsia"/>
                          <w:sz w:val="18"/>
                          <w:szCs w:val="18"/>
                        </w:rPr>
                        <w:t>渴求</w:t>
                      </w:r>
                    </w:p>
                  </w:txbxContent>
                </v:textbox>
              </v:oval>
            </w:pict>
          </mc:Fallback>
        </mc:AlternateContent>
      </w:r>
      <w:r w:rsidRPr="00A36823">
        <w:rPr>
          <w:rFonts w:ascii="微软雅黑" w:eastAsia="微软雅黑" w:hAnsi="微软雅黑" w:cs="Calibri" w:hint="eastAsia"/>
          <w:bCs/>
          <w:noProof/>
          <w:szCs w:val="21"/>
        </w:rPr>
        <mc:AlternateContent>
          <mc:Choice Requires="wps">
            <w:drawing>
              <wp:anchor distT="0" distB="0" distL="114300" distR="114300" simplePos="0" relativeHeight="251689984" behindDoc="0" locked="0" layoutInCell="1" allowOverlap="1" wp14:anchorId="682A8441" wp14:editId="42209E2F">
                <wp:simplePos x="0" y="0"/>
                <wp:positionH relativeFrom="column">
                  <wp:posOffset>920750</wp:posOffset>
                </wp:positionH>
                <wp:positionV relativeFrom="paragraph">
                  <wp:posOffset>-53975</wp:posOffset>
                </wp:positionV>
                <wp:extent cx="631825" cy="511175"/>
                <wp:effectExtent l="0" t="0" r="15875" b="22225"/>
                <wp:wrapNone/>
                <wp:docPr id="2" name="椭圆 2"/>
                <wp:cNvGraphicFramePr/>
                <a:graphic xmlns:a="http://schemas.openxmlformats.org/drawingml/2006/main">
                  <a:graphicData uri="http://schemas.microsoft.com/office/word/2010/wordprocessingShape">
                    <wps:wsp>
                      <wps:cNvSpPr/>
                      <wps:spPr>
                        <a:xfrm>
                          <a:off x="0" y="0"/>
                          <a:ext cx="631825" cy="51117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633DC33E" w14:textId="77777777" w:rsidR="0078302D" w:rsidRPr="008C3771" w:rsidRDefault="0078302D" w:rsidP="008C3771">
                            <w:pPr>
                              <w:jc w:val="center"/>
                              <w:rPr>
                                <w:sz w:val="18"/>
                                <w:szCs w:val="18"/>
                              </w:rPr>
                            </w:pPr>
                            <w:r>
                              <w:rPr>
                                <w:rFonts w:hint="eastAsia"/>
                                <w:sz w:val="18"/>
                                <w:szCs w:val="18"/>
                              </w:rPr>
                              <w:t>害怕</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0CC67042" id="椭圆 2" o:spid="_x0000_s1028" style="position:absolute;left:0;text-align:left;margin-left:72.5pt;margin-top:-4.25pt;width:49.75pt;height:40.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" fillcolor="white [3201]" strokecolor="#70ad47 [3209]" strokeweight="1pt">
                <v:stroke joinstyle="miter"/>
                <v:textbox>
                  <w:txbxContent>
                    <w:p w:rsidR="0078302D" w:rsidRPr="008C3771" w:rsidRDefault="0078302D" w:rsidP="008C3771">
                      <w:pPr>
                        <w:jc w:val="center"/>
                        <w:rPr>
                          <w:sz w:val="18"/>
                          <w:szCs w:val="18"/>
                        </w:rPr>
                      </w:pPr>
                      <w:r>
                        <w:rPr>
                          <w:rFonts w:hint="eastAsia"/>
                          <w:sz w:val="18"/>
                          <w:szCs w:val="18"/>
                        </w:rPr>
                        <w:t>害怕</w:t>
                      </w:r>
                    </w:p>
                  </w:txbxContent>
                </v:textbox>
              </v:oval>
            </w:pict>
          </mc:Fallback>
        </mc:AlternateContent>
      </w:r>
      <w:r w:rsidRPr="00A36823">
        <w:rPr>
          <w:rFonts w:ascii="微软雅黑" w:eastAsia="微软雅黑" w:hAnsi="微软雅黑" w:cs="Calibri" w:hint="eastAsia"/>
          <w:bCs/>
          <w:noProof/>
          <w:szCs w:val="21"/>
        </w:rPr>
        <mc:AlternateContent>
          <mc:Choice Requires="wps">
            <w:drawing>
              <wp:anchor distT="0" distB="0" distL="114300" distR="114300" simplePos="0" relativeHeight="251687936" behindDoc="0" locked="0" layoutInCell="1" allowOverlap="1" wp14:anchorId="7861527A" wp14:editId="48A6179E">
                <wp:simplePos x="0" y="0"/>
                <wp:positionH relativeFrom="column">
                  <wp:posOffset>111125</wp:posOffset>
                </wp:positionH>
                <wp:positionV relativeFrom="paragraph">
                  <wp:posOffset>-57150</wp:posOffset>
                </wp:positionV>
                <wp:extent cx="631825" cy="511175"/>
                <wp:effectExtent l="0" t="0" r="15875" b="22225"/>
                <wp:wrapNone/>
                <wp:docPr id="1" name="椭圆 1"/>
                <wp:cNvGraphicFramePr/>
                <a:graphic xmlns:a="http://schemas.openxmlformats.org/drawingml/2006/main">
                  <a:graphicData uri="http://schemas.microsoft.com/office/word/2010/wordprocessingShape">
                    <wps:wsp>
                      <wps:cNvSpPr/>
                      <wps:spPr>
                        <a:xfrm>
                          <a:off x="0" y="0"/>
                          <a:ext cx="631825" cy="51117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3FE9CE51" w14:textId="77777777" w:rsidR="0078302D" w:rsidRPr="008C3771" w:rsidRDefault="0078302D" w:rsidP="008C3771">
                            <w:pPr>
                              <w:jc w:val="center"/>
                              <w:rPr>
                                <w:sz w:val="18"/>
                                <w:szCs w:val="18"/>
                              </w:rPr>
                            </w:pPr>
                            <w:r>
                              <w:rPr>
                                <w:rFonts w:hint="eastAsia"/>
                                <w:sz w:val="18"/>
                                <w:szCs w:val="18"/>
                              </w:rPr>
                              <w:t>急切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id="椭圆 1" o:spid="_x0000_s1029" style="position:absolute;left:0;text-align:left;margin-left:8.75pt;margin-top:-4.5pt;width:49.75pt;height:40.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" fillcolor="white [3201]" strokecolor="#70ad47 [3209]" strokeweight="1pt">
                <v:stroke joinstyle="miter"/>
                <v:textbox>
                  <w:txbxContent>
                    <w:p w:rsidR="0078302D" w:rsidRPr="008C3771" w:rsidRDefault="0078302D" w:rsidP="008C3771">
                      <w:pPr>
                        <w:jc w:val="center"/>
                        <w:rPr>
                          <w:sz w:val="18"/>
                          <w:szCs w:val="18"/>
                        </w:rPr>
                      </w:pPr>
                      <w:r>
                        <w:rPr>
                          <w:rFonts w:hint="eastAsia"/>
                          <w:sz w:val="18"/>
                          <w:szCs w:val="18"/>
                        </w:rPr>
                        <w:t>急切</w:t>
                      </w:r>
                    </w:p>
                  </w:txbxContent>
                </v:textbox>
              </v:oval>
            </w:pict>
          </mc:Fallback>
        </mc:AlternateContent>
      </w:r>
    </w:p>
    <w:p w14:paraId="0993AC68" w14:textId="77777777" w:rsidR="00E63D90" w:rsidRPr="00A36823" w:rsidRDefault="00B8038B" w:rsidP="00A36823">
      <w:pPr>
        <w:spacing w:line="360" w:lineRule="auto"/>
        <w:rPr>
          <w:rFonts w:ascii="微软雅黑" w:eastAsia="微软雅黑" w:hAnsi="微软雅黑" w:cs="Calibri"/>
          <w:bCs/>
          <w:szCs w:val="21"/>
        </w:rPr>
      </w:pPr>
      <w:r w:rsidRPr="00A36823">
        <w:rPr>
          <w:rFonts w:ascii="微软雅黑" w:eastAsia="微软雅黑" w:hAnsi="微软雅黑" w:cs="Calibri" w:hint="eastAsia"/>
          <w:bCs/>
          <w:szCs w:val="21"/>
        </w:rPr>
        <w:t>2）</w:t>
      </w:r>
      <w:r w:rsidR="008C3771" w:rsidRPr="00A36823">
        <w:rPr>
          <w:rFonts w:ascii="微软雅黑" w:eastAsia="微软雅黑" w:hAnsi="微软雅黑" w:cs="Calibri" w:hint="eastAsia"/>
          <w:bCs/>
          <w:szCs w:val="21"/>
        </w:rPr>
        <w:t>你觉得外人（譬如乙公司和康采贸易公司）看得出来吗？</w:t>
      </w:r>
    </w:p>
    <w:p w14:paraId="0149D140" w14:textId="77777777" w:rsidR="00E63D90" w:rsidRPr="00A36823" w:rsidRDefault="008C3771" w:rsidP="00A36823">
      <w:pPr>
        <w:pStyle w:val="a5"/>
        <w:numPr>
          <w:ilvl w:val="0"/>
          <w:numId w:val="30"/>
        </w:numPr>
        <w:spacing w:line="360" w:lineRule="auto"/>
        <w:ind w:firstLineChars="0"/>
        <w:rPr>
          <w:rFonts w:ascii="微软雅黑" w:eastAsia="微软雅黑" w:hAnsi="微软雅黑" w:cs="Calibri"/>
          <w:bCs/>
          <w:szCs w:val="21"/>
        </w:rPr>
      </w:pPr>
      <w:r w:rsidRPr="00A36823">
        <w:rPr>
          <w:rFonts w:ascii="微软雅黑" w:eastAsia="微软雅黑" w:hAnsi="微软雅黑" w:cs="Calibri" w:hint="eastAsia"/>
          <w:bCs/>
          <w:szCs w:val="21"/>
        </w:rPr>
        <w:t>看的出来</w:t>
      </w:r>
    </w:p>
    <w:p w14:paraId="07ED31F6" w14:textId="77777777" w:rsidR="00E63D90" w:rsidRPr="00A36823" w:rsidRDefault="008C3771" w:rsidP="00A36823">
      <w:pPr>
        <w:pStyle w:val="a5"/>
        <w:numPr>
          <w:ilvl w:val="0"/>
          <w:numId w:val="30"/>
        </w:numPr>
        <w:spacing w:line="360" w:lineRule="auto"/>
        <w:ind w:firstLineChars="0"/>
        <w:rPr>
          <w:rFonts w:ascii="微软雅黑" w:eastAsia="微软雅黑" w:hAnsi="微软雅黑" w:cs="Calibri"/>
          <w:bCs/>
          <w:szCs w:val="21"/>
        </w:rPr>
      </w:pPr>
      <w:r w:rsidRPr="00A36823">
        <w:rPr>
          <w:rFonts w:ascii="微软雅黑" w:eastAsia="微软雅黑" w:hAnsi="微软雅黑" w:cs="Calibri"/>
          <w:bCs/>
          <w:szCs w:val="21"/>
        </w:rPr>
        <w:t>看不出来</w:t>
      </w:r>
    </w:p>
    <w:p w14:paraId="31A25634" w14:textId="77777777" w:rsidR="004773F1" w:rsidRPr="00A36823" w:rsidRDefault="004773F1" w:rsidP="00A36823">
      <w:pPr>
        <w:spacing w:line="360" w:lineRule="auto"/>
        <w:rPr>
          <w:rFonts w:ascii="微软雅黑" w:eastAsia="微软雅黑" w:hAnsi="微软雅黑" w:cs="Calibri"/>
          <w:bCs/>
          <w:szCs w:val="21"/>
        </w:rPr>
      </w:pPr>
      <w:r w:rsidRPr="00A36823">
        <w:rPr>
          <w:rFonts w:ascii="微软雅黑" w:eastAsia="微软雅黑" w:hAnsi="微软雅黑" w:cs="Calibri"/>
          <w:b/>
          <w:bCs/>
          <w:szCs w:val="21"/>
        </w:rPr>
        <w:t>反馈</w:t>
      </w:r>
      <w:r w:rsidRPr="00A36823">
        <w:rPr>
          <w:rFonts w:ascii="微软雅黑" w:eastAsia="微软雅黑" w:hAnsi="微软雅黑" w:cs="Calibri" w:hint="eastAsia"/>
          <w:b/>
          <w:bCs/>
          <w:szCs w:val="21"/>
        </w:rPr>
        <w:t xml:space="preserve">: </w:t>
      </w:r>
      <w:r w:rsidR="008C3771" w:rsidRPr="00A36823">
        <w:rPr>
          <w:rFonts w:ascii="微软雅黑" w:eastAsia="微软雅黑" w:hAnsi="微软雅黑" w:cs="Calibri" w:hint="eastAsia"/>
          <w:bCs/>
          <w:szCs w:val="21"/>
        </w:rPr>
        <w:t>甲乙公司真的是命运共同体，必须合作才能走出困境吗？或许是的，也或许未必。这时候我们认为，作为甲老板的你</w:t>
      </w:r>
      <w:r w:rsidR="007459F8" w:rsidRPr="00A36823">
        <w:rPr>
          <w:rFonts w:ascii="微软雅黑" w:eastAsia="微软雅黑" w:hAnsi="微软雅黑" w:cs="Calibri" w:hint="eastAsia"/>
          <w:bCs/>
          <w:szCs w:val="21"/>
        </w:rPr>
        <w:t>不应立即接受这个盟约</w:t>
      </w:r>
      <w:r w:rsidRPr="00A36823">
        <w:rPr>
          <w:rFonts w:ascii="微软雅黑" w:eastAsia="微软雅黑" w:hAnsi="微软雅黑" w:cs="Calibri" w:hint="eastAsia"/>
          <w:bCs/>
          <w:szCs w:val="21"/>
        </w:rPr>
        <w:t>，</w:t>
      </w:r>
      <w:r w:rsidR="003421C0" w:rsidRPr="00A36823">
        <w:rPr>
          <w:rFonts w:ascii="微软雅黑" w:eastAsia="微软雅黑" w:hAnsi="微软雅黑" w:cs="Calibri" w:hint="eastAsia"/>
          <w:bCs/>
          <w:szCs w:val="21"/>
        </w:rPr>
        <w:t>而是先</w:t>
      </w:r>
      <w:r w:rsidR="007459F8" w:rsidRPr="00A36823">
        <w:rPr>
          <w:rFonts w:ascii="微软雅黑" w:eastAsia="微软雅黑" w:hAnsi="微软雅黑" w:cs="Calibri" w:hint="eastAsia"/>
          <w:bCs/>
          <w:szCs w:val="21"/>
        </w:rPr>
        <w:t>让自己抽身其中，从更远的距离来审视乙公司</w:t>
      </w:r>
      <w:r w:rsidR="006F0BE4" w:rsidRPr="00A36823">
        <w:rPr>
          <w:rFonts w:ascii="微软雅黑" w:eastAsia="微软雅黑" w:hAnsi="微软雅黑" w:cs="Calibri" w:hint="eastAsia"/>
          <w:bCs/>
          <w:szCs w:val="21"/>
        </w:rPr>
        <w:t>的提议。</w:t>
      </w:r>
    </w:p>
    <w:p w14:paraId="3BD1D1D5" w14:textId="77777777" w:rsidR="00B93D33" w:rsidRPr="00A36823" w:rsidRDefault="0031083D" w:rsidP="00A36823">
      <w:pPr>
        <w:spacing w:line="360" w:lineRule="auto"/>
        <w:rPr>
          <w:rFonts w:ascii="微软雅黑" w:eastAsia="微软雅黑" w:hAnsi="微软雅黑" w:cs="Calibri"/>
          <w:b/>
          <w:bCs/>
          <w:szCs w:val="21"/>
        </w:rPr>
      </w:pPr>
      <w:r>
        <w:rPr>
          <w:rFonts w:ascii="微软雅黑" w:eastAsia="微软雅黑" w:hAnsi="微软雅黑" w:cs="Calibri" w:hint="eastAsia"/>
          <w:b/>
          <w:bCs/>
          <w:szCs w:val="21"/>
        </w:rPr>
        <w:t>02U04</w:t>
      </w:r>
      <w:r w:rsidR="00C45C63" w:rsidRPr="00A36823">
        <w:rPr>
          <w:rFonts w:ascii="微软雅黑" w:eastAsia="微软雅黑" w:hAnsi="微软雅黑" w:cs="Calibri" w:hint="eastAsia"/>
          <w:b/>
          <w:bCs/>
          <w:szCs w:val="21"/>
        </w:rPr>
        <w:t xml:space="preserve"> </w:t>
      </w:r>
      <w:r w:rsidR="00B93D33" w:rsidRPr="00A36823">
        <w:rPr>
          <w:rFonts w:ascii="微软雅黑" w:eastAsia="微软雅黑" w:hAnsi="微软雅黑" w:cs="Calibri"/>
          <w:b/>
          <w:bCs/>
          <w:szCs w:val="21"/>
        </w:rPr>
        <w:t>建立理性距离</w:t>
      </w:r>
    </w:p>
    <w:p w14:paraId="7B6BBEC4" w14:textId="77777777" w:rsidR="004773F1" w:rsidRPr="00A36823" w:rsidRDefault="00C45C63"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lastRenderedPageBreak/>
        <w:t>在决策之前</w:t>
      </w:r>
      <w:r w:rsidRPr="00A36823">
        <w:rPr>
          <w:rFonts w:ascii="微软雅黑" w:eastAsia="微软雅黑" w:hAnsi="微软雅黑" w:cs="Calibri" w:hint="eastAsia"/>
          <w:bCs/>
          <w:szCs w:val="21"/>
        </w:rPr>
        <w:t>，</w:t>
      </w:r>
      <w:r w:rsidR="004773F1" w:rsidRPr="00A36823">
        <w:rPr>
          <w:rFonts w:ascii="微软雅黑" w:eastAsia="微软雅黑" w:hAnsi="微软雅黑" w:cs="Calibri"/>
          <w:bCs/>
          <w:szCs w:val="21"/>
        </w:rPr>
        <w:t>你必须建立一个正确的思维模式</w:t>
      </w:r>
      <w:r w:rsidR="004773F1" w:rsidRPr="00A36823">
        <w:rPr>
          <w:rFonts w:ascii="微软雅黑" w:eastAsia="微软雅黑" w:hAnsi="微软雅黑" w:cs="Calibri" w:hint="eastAsia"/>
          <w:bCs/>
          <w:szCs w:val="21"/>
        </w:rPr>
        <w:t>，</w:t>
      </w:r>
      <w:r w:rsidR="004773F1" w:rsidRPr="00A36823">
        <w:rPr>
          <w:rFonts w:ascii="微软雅黑" w:eastAsia="微软雅黑" w:hAnsi="微软雅黑" w:cs="Calibri"/>
          <w:bCs/>
          <w:szCs w:val="21"/>
        </w:rPr>
        <w:t>尤其是要与你</w:t>
      </w:r>
      <w:r w:rsidR="003421C0" w:rsidRPr="00A36823">
        <w:rPr>
          <w:rFonts w:ascii="微软雅黑" w:eastAsia="微软雅黑" w:hAnsi="微软雅黑" w:cs="Calibri" w:hint="eastAsia"/>
          <w:bCs/>
          <w:szCs w:val="21"/>
        </w:rPr>
        <w:t>急于</w:t>
      </w:r>
      <w:r w:rsidR="003421C0" w:rsidRPr="00A36823">
        <w:rPr>
          <w:rFonts w:ascii="微软雅黑" w:eastAsia="微软雅黑" w:hAnsi="微软雅黑" w:cs="Calibri"/>
          <w:bCs/>
          <w:szCs w:val="21"/>
        </w:rPr>
        <w:t>想要</w:t>
      </w:r>
      <w:r w:rsidR="004773F1" w:rsidRPr="00A36823">
        <w:rPr>
          <w:rFonts w:ascii="微软雅黑" w:eastAsia="微软雅黑" w:hAnsi="微软雅黑" w:cs="Calibri"/>
          <w:bCs/>
          <w:szCs w:val="21"/>
        </w:rPr>
        <w:t>的东西保持一定的情感距离</w:t>
      </w:r>
      <w:r w:rsidR="004773F1" w:rsidRPr="00A36823">
        <w:rPr>
          <w:rFonts w:ascii="微软雅黑" w:eastAsia="微软雅黑" w:hAnsi="微软雅黑" w:cs="Calibri" w:hint="eastAsia"/>
          <w:bCs/>
          <w:szCs w:val="21"/>
        </w:rPr>
        <w:t>。</w:t>
      </w:r>
      <w:r w:rsidR="00FE18C8" w:rsidRPr="00A36823">
        <w:rPr>
          <w:rFonts w:ascii="微软雅黑" w:eastAsia="微软雅黑" w:hAnsi="微软雅黑" w:cs="Calibri" w:hint="eastAsia"/>
          <w:bCs/>
          <w:szCs w:val="21"/>
        </w:rPr>
        <w:t>就好比</w:t>
      </w:r>
      <w:r w:rsidR="00FE18C8" w:rsidRPr="00A36823">
        <w:rPr>
          <w:rFonts w:ascii="微软雅黑" w:eastAsia="微软雅黑" w:hAnsi="微软雅黑" w:cs="Calibri"/>
          <w:bCs/>
          <w:szCs w:val="21"/>
        </w:rPr>
        <w:t>你在一个郊区加油站突然饿了</w:t>
      </w:r>
      <w:r w:rsidR="00FE18C8" w:rsidRPr="00A36823">
        <w:rPr>
          <w:rFonts w:ascii="微软雅黑" w:eastAsia="微软雅黑" w:hAnsi="微软雅黑" w:cs="Calibri" w:hint="eastAsia"/>
          <w:bCs/>
          <w:szCs w:val="21"/>
        </w:rPr>
        <w:t>，</w:t>
      </w:r>
      <w:r w:rsidR="00FE18C8" w:rsidRPr="00A36823">
        <w:rPr>
          <w:rFonts w:ascii="微软雅黑" w:eastAsia="微软雅黑" w:hAnsi="微软雅黑" w:cs="Calibri"/>
          <w:bCs/>
          <w:szCs w:val="21"/>
        </w:rPr>
        <w:t>这时候你很容易在感性因素的驱动下去购买</w:t>
      </w:r>
      <w:r w:rsidR="00FE18C8" w:rsidRPr="00A36823">
        <w:rPr>
          <w:rFonts w:ascii="微软雅黑" w:eastAsia="微软雅黑" w:hAnsi="微软雅黑" w:cs="Calibri" w:hint="eastAsia"/>
          <w:bCs/>
          <w:szCs w:val="21"/>
        </w:rPr>
        <w:t>贵得离谱</w:t>
      </w:r>
      <w:r w:rsidR="005629A9" w:rsidRPr="00A36823">
        <w:rPr>
          <w:rFonts w:ascii="微软雅黑" w:eastAsia="微软雅黑" w:hAnsi="微软雅黑" w:cs="Calibri" w:hint="eastAsia"/>
          <w:bCs/>
          <w:szCs w:val="21"/>
        </w:rPr>
        <w:t>、又很难吃</w:t>
      </w:r>
      <w:r w:rsidR="00FE18C8" w:rsidRPr="00A36823">
        <w:rPr>
          <w:rFonts w:ascii="微软雅黑" w:eastAsia="微软雅黑" w:hAnsi="微软雅黑" w:cs="Calibri"/>
          <w:bCs/>
          <w:szCs w:val="21"/>
        </w:rPr>
        <w:t>的小食充饥</w:t>
      </w:r>
      <w:r w:rsidR="00FE18C8" w:rsidRPr="00A36823">
        <w:rPr>
          <w:rFonts w:ascii="微软雅黑" w:eastAsia="微软雅黑" w:hAnsi="微软雅黑" w:cs="Calibri" w:hint="eastAsia"/>
          <w:bCs/>
          <w:szCs w:val="21"/>
        </w:rPr>
        <w:t>。</w:t>
      </w:r>
      <w:r w:rsidR="00FE18C8" w:rsidRPr="00A36823">
        <w:rPr>
          <w:rFonts w:ascii="微软雅黑" w:eastAsia="微软雅黑" w:hAnsi="微软雅黑" w:cs="Calibri"/>
          <w:bCs/>
          <w:szCs w:val="21"/>
        </w:rPr>
        <w:t>这是因为你在饥饿的生理因素的驱动下</w:t>
      </w:r>
      <w:r w:rsidR="00FE18C8" w:rsidRPr="00A36823">
        <w:rPr>
          <w:rFonts w:ascii="微软雅黑" w:eastAsia="微软雅黑" w:hAnsi="微软雅黑" w:cs="Calibri" w:hint="eastAsia"/>
          <w:bCs/>
          <w:szCs w:val="21"/>
        </w:rPr>
        <w:t>，</w:t>
      </w:r>
      <w:r w:rsidR="00FE18C8" w:rsidRPr="00A36823">
        <w:rPr>
          <w:rFonts w:ascii="微软雅黑" w:eastAsia="微软雅黑" w:hAnsi="微软雅黑" w:cs="Calibri"/>
          <w:bCs/>
          <w:szCs w:val="21"/>
        </w:rPr>
        <w:t>很难做出理性决定</w:t>
      </w:r>
      <w:r w:rsidR="00FE18C8" w:rsidRPr="00A36823">
        <w:rPr>
          <w:rFonts w:ascii="微软雅黑" w:eastAsia="微软雅黑" w:hAnsi="微软雅黑" w:cs="Calibri" w:hint="eastAsia"/>
          <w:bCs/>
          <w:szCs w:val="21"/>
        </w:rPr>
        <w:t>，俗话说“饥不择食”。</w:t>
      </w:r>
      <w:r w:rsidRPr="00A36823">
        <w:rPr>
          <w:rFonts w:ascii="微软雅黑" w:eastAsia="微软雅黑" w:hAnsi="微软雅黑" w:cs="Calibri"/>
          <w:bCs/>
          <w:szCs w:val="21"/>
        </w:rPr>
        <w:t>这就和</w:t>
      </w:r>
      <w:r w:rsidR="00E63D90" w:rsidRPr="00A36823">
        <w:rPr>
          <w:rFonts w:ascii="微软雅黑" w:eastAsia="微软雅黑" w:hAnsi="微软雅黑" w:cs="Calibri" w:hint="eastAsia"/>
          <w:bCs/>
          <w:szCs w:val="21"/>
        </w:rPr>
        <w:t>甲老板</w:t>
      </w:r>
      <w:r w:rsidRPr="00A36823">
        <w:rPr>
          <w:rFonts w:ascii="微软雅黑" w:eastAsia="微软雅黑" w:hAnsi="微软雅黑" w:cs="Calibri"/>
          <w:bCs/>
          <w:szCs w:val="21"/>
        </w:rPr>
        <w:t>的</w:t>
      </w:r>
      <w:r w:rsidR="004773F1" w:rsidRPr="00A36823">
        <w:rPr>
          <w:rFonts w:ascii="微软雅黑" w:eastAsia="微软雅黑" w:hAnsi="微软雅黑" w:cs="Calibri"/>
          <w:bCs/>
          <w:szCs w:val="21"/>
        </w:rPr>
        <w:t>情况</w:t>
      </w:r>
      <w:r w:rsidR="00886EEE" w:rsidRPr="00A36823">
        <w:rPr>
          <w:rFonts w:ascii="微软雅黑" w:eastAsia="微软雅黑" w:hAnsi="微软雅黑" w:cs="Calibri"/>
          <w:bCs/>
          <w:szCs w:val="21"/>
        </w:rPr>
        <w:t>是</w:t>
      </w:r>
      <w:r w:rsidR="004773F1" w:rsidRPr="00A36823">
        <w:rPr>
          <w:rFonts w:ascii="微软雅黑" w:eastAsia="微软雅黑" w:hAnsi="微软雅黑" w:cs="Calibri"/>
          <w:bCs/>
          <w:szCs w:val="21"/>
        </w:rPr>
        <w:t>一样</w:t>
      </w:r>
      <w:r w:rsidR="00886EEE" w:rsidRPr="00A36823">
        <w:rPr>
          <w:rFonts w:ascii="微软雅黑" w:eastAsia="微软雅黑" w:hAnsi="微软雅黑" w:cs="Calibri"/>
          <w:bCs/>
          <w:szCs w:val="21"/>
        </w:rPr>
        <w:t>的</w:t>
      </w:r>
      <w:r w:rsidR="003339B4" w:rsidRPr="00A36823">
        <w:rPr>
          <w:rFonts w:ascii="微软雅黑" w:eastAsia="微软雅黑" w:hAnsi="微软雅黑" w:cs="Calibri" w:hint="eastAsia"/>
          <w:bCs/>
          <w:szCs w:val="21"/>
        </w:rPr>
        <w:t>。</w:t>
      </w:r>
    </w:p>
    <w:p w14:paraId="6F825A63" w14:textId="77777777" w:rsidR="006806F5" w:rsidRPr="00A36823" w:rsidRDefault="003339B4"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如果你在处理问题时</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用感性的方式去应对</w:t>
      </w:r>
      <w:r w:rsidRPr="00A36823">
        <w:rPr>
          <w:rFonts w:ascii="微软雅黑" w:eastAsia="微软雅黑" w:hAnsi="微软雅黑" w:cs="Calibri" w:hint="eastAsia"/>
          <w:bCs/>
          <w:szCs w:val="21"/>
        </w:rPr>
        <w:t>，</w:t>
      </w:r>
      <w:r w:rsidR="001D120C" w:rsidRPr="00A36823">
        <w:rPr>
          <w:rFonts w:ascii="微软雅黑" w:eastAsia="微软雅黑" w:hAnsi="微软雅黑" w:cs="Calibri"/>
          <w:bCs/>
          <w:szCs w:val="21"/>
        </w:rPr>
        <w:t>你就很容易被</w:t>
      </w:r>
      <w:r w:rsidR="00886EEE" w:rsidRPr="00A36823">
        <w:rPr>
          <w:rFonts w:ascii="微软雅黑" w:eastAsia="微软雅黑" w:hAnsi="微软雅黑" w:cs="Calibri" w:hint="eastAsia"/>
          <w:bCs/>
          <w:szCs w:val="21"/>
        </w:rPr>
        <w:t>外部信息所引导、所吸引</w:t>
      </w:r>
      <w:r w:rsidRPr="00A36823">
        <w:rPr>
          <w:rFonts w:ascii="微软雅黑" w:eastAsia="微软雅黑" w:hAnsi="微软雅黑" w:cs="Calibri" w:hint="eastAsia"/>
          <w:bCs/>
          <w:szCs w:val="21"/>
        </w:rPr>
        <w:t>。但如果你保持一个批判性的距离，从远观的角度去</w:t>
      </w:r>
      <w:r w:rsidR="00886EEE" w:rsidRPr="00A36823">
        <w:rPr>
          <w:rFonts w:ascii="微软雅黑" w:eastAsia="微软雅黑" w:hAnsi="微软雅黑" w:cs="Calibri" w:hint="eastAsia"/>
          <w:bCs/>
          <w:szCs w:val="21"/>
        </w:rPr>
        <w:t>看待</w:t>
      </w:r>
      <w:r w:rsidRPr="00A36823">
        <w:rPr>
          <w:rFonts w:ascii="微软雅黑" w:eastAsia="微软雅黑" w:hAnsi="微软雅黑" w:cs="Calibri" w:hint="eastAsia"/>
          <w:bCs/>
          <w:szCs w:val="21"/>
        </w:rPr>
        <w:t>，</w:t>
      </w:r>
      <w:r w:rsidR="00775898" w:rsidRPr="00A36823">
        <w:rPr>
          <w:rFonts w:ascii="微软雅黑" w:eastAsia="微软雅黑" w:hAnsi="微软雅黑" w:cs="Calibri" w:hint="eastAsia"/>
          <w:bCs/>
          <w:szCs w:val="21"/>
        </w:rPr>
        <w:t>你就</w:t>
      </w:r>
      <w:r w:rsidR="00D056B2" w:rsidRPr="00A36823">
        <w:rPr>
          <w:rFonts w:ascii="微软雅黑" w:eastAsia="微软雅黑" w:hAnsi="微软雅黑" w:cs="Calibri" w:hint="eastAsia"/>
          <w:bCs/>
          <w:szCs w:val="21"/>
        </w:rPr>
        <w:t>有</w:t>
      </w:r>
      <w:r w:rsidR="002668B6" w:rsidRPr="00A36823">
        <w:rPr>
          <w:rFonts w:ascii="微软雅黑" w:eastAsia="微软雅黑" w:hAnsi="微软雅黑" w:cs="Calibri" w:hint="eastAsia"/>
          <w:bCs/>
          <w:szCs w:val="21"/>
        </w:rPr>
        <w:t>足够的思维空间去</w:t>
      </w:r>
      <w:r w:rsidR="00886EEE" w:rsidRPr="00A36823">
        <w:rPr>
          <w:rFonts w:ascii="微软雅黑" w:eastAsia="微软雅黑" w:hAnsi="微软雅黑" w:cs="Calibri" w:hint="eastAsia"/>
          <w:bCs/>
          <w:szCs w:val="21"/>
        </w:rPr>
        <w:t>分析</w:t>
      </w:r>
      <w:r w:rsidR="00775898" w:rsidRPr="00A36823">
        <w:rPr>
          <w:rFonts w:ascii="微软雅黑" w:eastAsia="微软雅黑" w:hAnsi="微软雅黑" w:cs="Calibri" w:hint="eastAsia"/>
          <w:bCs/>
          <w:szCs w:val="21"/>
        </w:rPr>
        <w:t>目前的处境。建立理性距离的目的，就是让你在遇到某个</w:t>
      </w:r>
      <w:r w:rsidR="00630BE9" w:rsidRPr="00A36823">
        <w:rPr>
          <w:rFonts w:ascii="微软雅黑" w:eastAsia="微软雅黑" w:hAnsi="微软雅黑" w:cs="Calibri" w:hint="eastAsia"/>
          <w:bCs/>
          <w:szCs w:val="21"/>
        </w:rPr>
        <w:t>让你非常心动的</w:t>
      </w:r>
      <w:r w:rsidR="00D056B2" w:rsidRPr="00A36823">
        <w:rPr>
          <w:rFonts w:ascii="微软雅黑" w:eastAsia="微软雅黑" w:hAnsi="微软雅黑" w:cs="Calibri" w:hint="eastAsia"/>
          <w:bCs/>
          <w:szCs w:val="21"/>
        </w:rPr>
        <w:t>提议或主张</w:t>
      </w:r>
      <w:r w:rsidR="00775898" w:rsidRPr="00A36823">
        <w:rPr>
          <w:rFonts w:ascii="微软雅黑" w:eastAsia="微软雅黑" w:hAnsi="微软雅黑" w:cs="Calibri" w:hint="eastAsia"/>
          <w:bCs/>
          <w:szCs w:val="21"/>
        </w:rPr>
        <w:t>时，能</w:t>
      </w:r>
      <w:r w:rsidR="00630BE9" w:rsidRPr="00A36823">
        <w:rPr>
          <w:rFonts w:ascii="微软雅黑" w:eastAsia="微软雅黑" w:hAnsi="微软雅黑" w:cs="Calibri" w:hint="eastAsia"/>
          <w:bCs/>
          <w:szCs w:val="21"/>
        </w:rPr>
        <w:t>将思维调拨至理性“档位”</w:t>
      </w:r>
      <w:r w:rsidRPr="00A36823">
        <w:rPr>
          <w:rFonts w:ascii="微软雅黑" w:eastAsia="微软雅黑" w:hAnsi="微软雅黑" w:cs="Calibri" w:hint="eastAsia"/>
          <w:bCs/>
          <w:szCs w:val="21"/>
        </w:rPr>
        <w:t>，</w:t>
      </w:r>
      <w:r w:rsidR="009108BE" w:rsidRPr="00A36823">
        <w:rPr>
          <w:rFonts w:ascii="微软雅黑" w:eastAsia="微软雅黑" w:hAnsi="微软雅黑" w:cs="Calibri" w:hint="eastAsia"/>
          <w:bCs/>
          <w:szCs w:val="21"/>
        </w:rPr>
        <w:t>不轻信于外部信息。</w:t>
      </w:r>
    </w:p>
    <w:p w14:paraId="76D28B76" w14:textId="77777777" w:rsidR="006806F5" w:rsidRPr="00A36823" w:rsidRDefault="0031083D" w:rsidP="00A36823">
      <w:pPr>
        <w:spacing w:line="360" w:lineRule="auto"/>
        <w:rPr>
          <w:rFonts w:ascii="微软雅黑" w:eastAsia="微软雅黑" w:hAnsi="微软雅黑" w:cs="Calibri"/>
          <w:b/>
          <w:bCs/>
          <w:szCs w:val="21"/>
        </w:rPr>
      </w:pPr>
      <w:r>
        <w:rPr>
          <w:rFonts w:ascii="微软雅黑" w:eastAsia="微软雅黑" w:hAnsi="微软雅黑" w:cs="Calibri" w:hint="eastAsia"/>
          <w:b/>
          <w:bCs/>
          <w:szCs w:val="21"/>
        </w:rPr>
        <w:t>02U05</w:t>
      </w:r>
      <w:r w:rsidR="001858F1" w:rsidRPr="00A36823">
        <w:rPr>
          <w:rFonts w:ascii="微软雅黑" w:eastAsia="微软雅黑" w:hAnsi="微软雅黑" w:cs="Calibri" w:hint="eastAsia"/>
          <w:b/>
          <w:bCs/>
          <w:szCs w:val="21"/>
        </w:rPr>
        <w:t>a</w:t>
      </w:r>
      <w:r w:rsidR="007F70B0">
        <w:rPr>
          <w:rFonts w:ascii="微软雅黑" w:eastAsia="微软雅黑" w:hAnsi="微软雅黑" w:cs="Calibri" w:hint="eastAsia"/>
          <w:b/>
          <w:bCs/>
          <w:szCs w:val="21"/>
        </w:rPr>
        <w:t>思维</w:t>
      </w:r>
      <w:r w:rsidR="007F70B0">
        <w:rPr>
          <w:rFonts w:ascii="微软雅黑" w:eastAsia="微软雅黑" w:hAnsi="微软雅黑" w:cs="Calibri"/>
          <w:b/>
          <w:bCs/>
          <w:szCs w:val="21"/>
        </w:rPr>
        <w:t>小测验</w:t>
      </w:r>
      <w:r w:rsidR="003339B4" w:rsidRPr="00A36823">
        <w:rPr>
          <w:rFonts w:ascii="微软雅黑" w:eastAsia="微软雅黑" w:hAnsi="微软雅黑" w:cs="Calibri" w:hint="eastAsia"/>
          <w:b/>
          <w:bCs/>
          <w:szCs w:val="21"/>
        </w:rPr>
        <w:t>：</w:t>
      </w:r>
      <w:r w:rsidR="00EA6277" w:rsidRPr="00A36823">
        <w:rPr>
          <w:rFonts w:ascii="微软雅黑" w:eastAsia="微软雅黑" w:hAnsi="微软雅黑" w:cs="Calibri" w:hint="eastAsia"/>
          <w:b/>
          <w:bCs/>
          <w:szCs w:val="21"/>
        </w:rPr>
        <w:t>究竟</w:t>
      </w:r>
      <w:r w:rsidR="006D7CE8" w:rsidRPr="00A36823">
        <w:rPr>
          <w:rFonts w:ascii="微软雅黑" w:eastAsia="微软雅黑" w:hAnsi="微软雅黑" w:cs="Calibri" w:hint="eastAsia"/>
          <w:b/>
          <w:bCs/>
          <w:szCs w:val="21"/>
        </w:rPr>
        <w:t>要</w:t>
      </w:r>
      <w:r w:rsidR="005C4047" w:rsidRPr="00A36823">
        <w:rPr>
          <w:rFonts w:ascii="微软雅黑" w:eastAsia="微软雅黑" w:hAnsi="微软雅黑" w:cs="Calibri" w:hint="eastAsia"/>
          <w:b/>
          <w:bCs/>
          <w:szCs w:val="21"/>
        </w:rPr>
        <w:t>解决什么？</w:t>
      </w:r>
    </w:p>
    <w:p w14:paraId="063D25AE" w14:textId="77777777" w:rsidR="005C4047" w:rsidRPr="00A36823" w:rsidRDefault="00630BE9" w:rsidP="00A36823">
      <w:pPr>
        <w:spacing w:line="360" w:lineRule="auto"/>
        <w:rPr>
          <w:rFonts w:ascii="微软雅黑" w:eastAsia="微软雅黑" w:hAnsi="微软雅黑" w:cs="Calibri"/>
          <w:bCs/>
          <w:szCs w:val="21"/>
        </w:rPr>
      </w:pPr>
      <w:r w:rsidRPr="00A36823">
        <w:rPr>
          <w:rFonts w:ascii="微软雅黑" w:eastAsia="微软雅黑" w:hAnsi="微软雅黑" w:cs="Calibri" w:hint="eastAsia"/>
          <w:bCs/>
          <w:szCs w:val="21"/>
        </w:rPr>
        <w:t>在思维上</w:t>
      </w:r>
      <w:r w:rsidR="00AB6175" w:rsidRPr="00A36823">
        <w:rPr>
          <w:rFonts w:ascii="微软雅黑" w:eastAsia="微软雅黑" w:hAnsi="微软雅黑" w:cs="Calibri" w:hint="eastAsia"/>
          <w:bCs/>
          <w:szCs w:val="21"/>
        </w:rPr>
        <w:t>建立了一定的理性距离之后，</w:t>
      </w:r>
      <w:r w:rsidR="00BE6E03" w:rsidRPr="00A36823">
        <w:rPr>
          <w:rFonts w:ascii="微软雅黑" w:eastAsia="微软雅黑" w:hAnsi="微软雅黑" w:cs="Calibri" w:hint="eastAsia"/>
          <w:bCs/>
          <w:szCs w:val="21"/>
        </w:rPr>
        <w:t>面对目前的处境</w:t>
      </w:r>
      <w:r w:rsidR="00784F7A" w:rsidRPr="00A36823">
        <w:rPr>
          <w:rFonts w:ascii="微软雅黑" w:eastAsia="微软雅黑" w:hAnsi="微软雅黑" w:cs="Calibri" w:hint="eastAsia"/>
          <w:bCs/>
          <w:szCs w:val="21"/>
        </w:rPr>
        <w:t>，</w:t>
      </w:r>
      <w:r w:rsidRPr="00A36823">
        <w:rPr>
          <w:rFonts w:ascii="微软雅黑" w:eastAsia="微软雅黑" w:hAnsi="微软雅黑" w:cs="Calibri" w:hint="eastAsia"/>
          <w:bCs/>
          <w:szCs w:val="21"/>
        </w:rPr>
        <w:t>作为甲老板的你</w:t>
      </w:r>
      <w:r w:rsidR="00BE6E03" w:rsidRPr="00A36823">
        <w:rPr>
          <w:rFonts w:ascii="微软雅黑" w:eastAsia="微软雅黑" w:hAnsi="微软雅黑" w:cs="Calibri" w:hint="eastAsia"/>
          <w:bCs/>
          <w:szCs w:val="21"/>
        </w:rPr>
        <w:t>应该</w:t>
      </w:r>
      <w:r w:rsidR="00EA6277" w:rsidRPr="00A36823">
        <w:rPr>
          <w:rFonts w:ascii="微软雅黑" w:eastAsia="微软雅黑" w:hAnsi="微软雅黑" w:cs="Calibri" w:hint="eastAsia"/>
          <w:bCs/>
          <w:szCs w:val="21"/>
        </w:rPr>
        <w:t>问自己</w:t>
      </w:r>
      <w:r w:rsidR="006D7CE8" w:rsidRPr="00A36823">
        <w:rPr>
          <w:rFonts w:ascii="微软雅黑" w:eastAsia="微软雅黑" w:hAnsi="微软雅黑" w:cs="Calibri" w:hint="eastAsia"/>
          <w:bCs/>
          <w:szCs w:val="21"/>
        </w:rPr>
        <w:t>一个什么样的</w:t>
      </w:r>
      <w:r w:rsidR="006D7CE8" w:rsidRPr="00A36823">
        <w:rPr>
          <w:rFonts w:ascii="微软雅黑" w:eastAsia="微软雅黑" w:hAnsi="微软雅黑" w:cs="Calibri"/>
          <w:bCs/>
          <w:szCs w:val="21"/>
        </w:rPr>
        <w:t>问题</w:t>
      </w:r>
      <w:r w:rsidR="00E45728" w:rsidRPr="00A36823">
        <w:rPr>
          <w:rFonts w:ascii="微软雅黑" w:eastAsia="微软雅黑" w:hAnsi="微软雅黑" w:cs="Calibri" w:hint="eastAsia"/>
          <w:bCs/>
          <w:szCs w:val="21"/>
        </w:rPr>
        <w:t>？</w:t>
      </w:r>
      <w:r w:rsidR="00784F7A" w:rsidRPr="00A36823">
        <w:rPr>
          <w:rFonts w:ascii="微软雅黑" w:eastAsia="微软雅黑" w:hAnsi="微软雅黑" w:cs="Calibri" w:hint="eastAsia"/>
          <w:bCs/>
          <w:szCs w:val="21"/>
        </w:rPr>
        <w:t>（</w:t>
      </w:r>
      <w:r w:rsidR="006D7CE8" w:rsidRPr="00A36823">
        <w:rPr>
          <w:rFonts w:ascii="微软雅黑" w:eastAsia="微软雅黑" w:hAnsi="微软雅黑" w:cs="Calibri" w:hint="eastAsia"/>
          <w:bCs/>
          <w:szCs w:val="21"/>
        </w:rPr>
        <w:t>多选题</w:t>
      </w:r>
      <w:r w:rsidR="00784F7A" w:rsidRPr="00A36823">
        <w:rPr>
          <w:rFonts w:ascii="微软雅黑" w:eastAsia="微软雅黑" w:hAnsi="微软雅黑" w:cs="Calibri" w:hint="eastAsia"/>
          <w:bCs/>
          <w:szCs w:val="21"/>
        </w:rPr>
        <w:t>）</w:t>
      </w:r>
    </w:p>
    <w:p w14:paraId="72DB48C4" w14:textId="77777777" w:rsidR="00361F85" w:rsidRPr="00A36823" w:rsidRDefault="00630BE9" w:rsidP="00A36823">
      <w:pPr>
        <w:pStyle w:val="a5"/>
        <w:numPr>
          <w:ilvl w:val="0"/>
          <w:numId w:val="19"/>
        </w:numPr>
        <w:spacing w:line="360" w:lineRule="auto"/>
        <w:ind w:firstLineChars="0"/>
        <w:rPr>
          <w:rFonts w:ascii="微软雅黑" w:eastAsia="微软雅黑" w:hAnsi="微软雅黑" w:cs="Calibri"/>
          <w:bCs/>
          <w:szCs w:val="21"/>
        </w:rPr>
      </w:pPr>
      <w:r w:rsidRPr="00A36823">
        <w:rPr>
          <w:rFonts w:ascii="微软雅黑" w:eastAsia="微软雅黑" w:hAnsi="微软雅黑" w:cs="Calibri" w:hint="eastAsia"/>
          <w:bCs/>
          <w:szCs w:val="21"/>
        </w:rPr>
        <w:t>乙老板建议的提价幅度合不合理？</w:t>
      </w:r>
    </w:p>
    <w:p w14:paraId="61838F1F" w14:textId="77777777" w:rsidR="00784F7A" w:rsidRPr="00A36823" w:rsidRDefault="00630BE9" w:rsidP="00A36823">
      <w:pPr>
        <w:pStyle w:val="a5"/>
        <w:numPr>
          <w:ilvl w:val="0"/>
          <w:numId w:val="19"/>
        </w:numPr>
        <w:spacing w:line="360" w:lineRule="auto"/>
        <w:ind w:firstLineChars="0"/>
        <w:rPr>
          <w:rFonts w:ascii="微软雅黑" w:eastAsia="微软雅黑" w:hAnsi="微软雅黑" w:cs="Calibri"/>
          <w:bCs/>
          <w:szCs w:val="21"/>
        </w:rPr>
      </w:pPr>
      <w:r w:rsidRPr="00A36823">
        <w:rPr>
          <w:rFonts w:ascii="微软雅黑" w:eastAsia="微软雅黑" w:hAnsi="微软雅黑" w:cs="Calibri"/>
          <w:bCs/>
          <w:szCs w:val="21"/>
        </w:rPr>
        <w:t>和乙老板合作有什么好处</w:t>
      </w:r>
      <w:r w:rsidRPr="00A36823">
        <w:rPr>
          <w:rFonts w:ascii="微软雅黑" w:eastAsia="微软雅黑" w:hAnsi="微软雅黑" w:cs="Calibri" w:hint="eastAsia"/>
          <w:bCs/>
          <w:szCs w:val="21"/>
        </w:rPr>
        <w:t>？</w:t>
      </w:r>
    </w:p>
    <w:p w14:paraId="0F168549" w14:textId="77777777" w:rsidR="00784F7A" w:rsidRPr="00A36823" w:rsidRDefault="00630BE9" w:rsidP="00A36823">
      <w:pPr>
        <w:pStyle w:val="a5"/>
        <w:numPr>
          <w:ilvl w:val="0"/>
          <w:numId w:val="19"/>
        </w:numPr>
        <w:spacing w:line="360" w:lineRule="auto"/>
        <w:ind w:firstLineChars="0"/>
        <w:rPr>
          <w:rFonts w:ascii="微软雅黑" w:eastAsia="微软雅黑" w:hAnsi="微软雅黑" w:cs="Calibri"/>
          <w:bCs/>
          <w:szCs w:val="21"/>
        </w:rPr>
      </w:pPr>
      <w:r w:rsidRPr="00A36823">
        <w:rPr>
          <w:rFonts w:ascii="微软雅黑" w:eastAsia="微软雅黑" w:hAnsi="微软雅黑" w:cs="Calibri" w:hint="eastAsia"/>
          <w:bCs/>
          <w:szCs w:val="21"/>
        </w:rPr>
        <w:t>我为什么要和乙老板合作？</w:t>
      </w:r>
    </w:p>
    <w:p w14:paraId="6E040002" w14:textId="77777777" w:rsidR="001858F1" w:rsidRPr="00A36823" w:rsidRDefault="001B05B0" w:rsidP="00A36823">
      <w:pPr>
        <w:pStyle w:val="a5"/>
        <w:numPr>
          <w:ilvl w:val="0"/>
          <w:numId w:val="19"/>
        </w:numPr>
        <w:spacing w:line="360" w:lineRule="auto"/>
        <w:ind w:firstLineChars="0"/>
        <w:rPr>
          <w:rFonts w:ascii="微软雅黑" w:eastAsia="微软雅黑" w:hAnsi="微软雅黑" w:cs="Calibri"/>
          <w:bCs/>
          <w:szCs w:val="21"/>
        </w:rPr>
      </w:pPr>
      <w:r w:rsidRPr="00A36823">
        <w:rPr>
          <w:rFonts w:ascii="微软雅黑" w:eastAsia="微软雅黑" w:hAnsi="微软雅黑" w:cs="Calibri" w:hint="eastAsia"/>
          <w:bCs/>
          <w:szCs w:val="21"/>
        </w:rPr>
        <w:t>我怎样</w:t>
      </w:r>
      <w:r w:rsidR="00630BE9" w:rsidRPr="00A36823">
        <w:rPr>
          <w:rFonts w:ascii="微软雅黑" w:eastAsia="微软雅黑" w:hAnsi="微软雅黑" w:cs="Calibri" w:hint="eastAsia"/>
          <w:bCs/>
          <w:szCs w:val="21"/>
        </w:rPr>
        <w:t>才能找到最好的方式进行市场退出？</w:t>
      </w:r>
    </w:p>
    <w:p w14:paraId="2A81394D" w14:textId="77777777" w:rsidR="001858F1" w:rsidRPr="00A36823" w:rsidRDefault="001858F1" w:rsidP="00A36823">
      <w:pPr>
        <w:spacing w:line="360" w:lineRule="auto"/>
        <w:rPr>
          <w:rFonts w:ascii="微软雅黑" w:eastAsia="微软雅黑" w:hAnsi="微软雅黑" w:cs="Calibri"/>
          <w:bCs/>
          <w:szCs w:val="21"/>
        </w:rPr>
      </w:pPr>
      <w:r w:rsidRPr="00A36823">
        <w:rPr>
          <w:rFonts w:ascii="微软雅黑" w:eastAsia="微软雅黑" w:hAnsi="微软雅黑" w:cs="Calibri"/>
          <w:b/>
          <w:bCs/>
          <w:szCs w:val="21"/>
        </w:rPr>
        <w:t>反馈</w:t>
      </w:r>
      <w:r w:rsidRPr="00A36823">
        <w:rPr>
          <w:rFonts w:ascii="微软雅黑" w:eastAsia="微软雅黑" w:hAnsi="微软雅黑" w:cs="Calibri" w:hint="eastAsia"/>
          <w:b/>
          <w:bCs/>
          <w:szCs w:val="21"/>
        </w:rPr>
        <w:t>：</w:t>
      </w:r>
      <w:r w:rsidR="001B05B0" w:rsidRPr="00A36823">
        <w:rPr>
          <w:rFonts w:ascii="微软雅黑" w:eastAsia="微软雅黑" w:hAnsi="微软雅黑" w:cs="Calibri" w:hint="eastAsia"/>
          <w:bCs/>
          <w:szCs w:val="21"/>
        </w:rPr>
        <w:t>我们认为BCD都是可取的问题。请继续学习，查看我们的解释。</w:t>
      </w:r>
    </w:p>
    <w:p w14:paraId="3A7FFA17" w14:textId="77777777" w:rsidR="006F0BE4" w:rsidRPr="00A36823" w:rsidRDefault="0031083D" w:rsidP="00A36823">
      <w:pPr>
        <w:spacing w:line="360" w:lineRule="auto"/>
        <w:rPr>
          <w:rFonts w:ascii="微软雅黑" w:eastAsia="微软雅黑" w:hAnsi="微软雅黑" w:cs="Calibri"/>
          <w:b/>
          <w:bCs/>
          <w:szCs w:val="21"/>
        </w:rPr>
      </w:pPr>
      <w:r>
        <w:rPr>
          <w:rFonts w:ascii="微软雅黑" w:eastAsia="微软雅黑" w:hAnsi="微软雅黑" w:cs="Calibri" w:hint="eastAsia"/>
          <w:b/>
          <w:bCs/>
          <w:szCs w:val="21"/>
        </w:rPr>
        <w:t>02U06</w:t>
      </w:r>
      <w:r w:rsidR="00775898" w:rsidRPr="00A36823">
        <w:rPr>
          <w:rFonts w:ascii="微软雅黑" w:eastAsia="微软雅黑" w:hAnsi="微软雅黑" w:cs="Calibri" w:hint="eastAsia"/>
          <w:b/>
          <w:bCs/>
          <w:szCs w:val="21"/>
        </w:rPr>
        <w:t xml:space="preserve"> 找到</w:t>
      </w:r>
      <w:r w:rsidR="002A599B" w:rsidRPr="00A36823">
        <w:rPr>
          <w:rFonts w:ascii="微软雅黑" w:eastAsia="微软雅黑" w:hAnsi="微软雅黑" w:cs="Calibri" w:hint="eastAsia"/>
          <w:b/>
          <w:bCs/>
          <w:szCs w:val="21"/>
        </w:rPr>
        <w:t>本质问题</w:t>
      </w:r>
    </w:p>
    <w:p w14:paraId="5AAA2A42" w14:textId="77777777" w:rsidR="002A599B" w:rsidRPr="00A36823" w:rsidRDefault="00952796"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第二步</w:t>
      </w:r>
      <w:r w:rsidR="00630BE9" w:rsidRPr="00A36823">
        <w:rPr>
          <w:rFonts w:ascii="微软雅黑" w:eastAsia="微软雅黑" w:hAnsi="微软雅黑" w:cs="Calibri"/>
          <w:bCs/>
          <w:szCs w:val="21"/>
        </w:rPr>
        <w:t>要做的是弄懂真正的问题是什么</w:t>
      </w:r>
      <w:r w:rsidR="00630BE9" w:rsidRPr="00A36823">
        <w:rPr>
          <w:rFonts w:ascii="微软雅黑" w:eastAsia="微软雅黑" w:hAnsi="微软雅黑" w:cs="Calibri" w:hint="eastAsia"/>
          <w:bCs/>
          <w:szCs w:val="21"/>
        </w:rPr>
        <w:t>？</w:t>
      </w:r>
      <w:r w:rsidR="00630BE9" w:rsidRPr="00A36823">
        <w:rPr>
          <w:rFonts w:ascii="微软雅黑" w:eastAsia="微软雅黑" w:hAnsi="微软雅黑" w:cs="Calibri"/>
          <w:bCs/>
          <w:szCs w:val="21"/>
        </w:rPr>
        <w:t>也就是</w:t>
      </w:r>
      <w:r w:rsidRPr="00A36823">
        <w:rPr>
          <w:rFonts w:ascii="微软雅黑" w:eastAsia="微软雅黑" w:hAnsi="微软雅黑" w:cs="Calibri"/>
          <w:bCs/>
          <w:szCs w:val="21"/>
        </w:rPr>
        <w:t>透过纷繁的</w:t>
      </w:r>
      <w:r w:rsidR="00A16F2C" w:rsidRPr="00A36823">
        <w:rPr>
          <w:rFonts w:ascii="微软雅黑" w:eastAsia="微软雅黑" w:hAnsi="微软雅黑" w:cs="Calibri" w:hint="eastAsia"/>
          <w:bCs/>
          <w:szCs w:val="21"/>
        </w:rPr>
        <w:t>表面</w:t>
      </w:r>
      <w:r w:rsidR="00A16F2C" w:rsidRPr="00A36823">
        <w:rPr>
          <w:rFonts w:ascii="微软雅黑" w:eastAsia="微软雅黑" w:hAnsi="微软雅黑" w:cs="Calibri"/>
          <w:bCs/>
          <w:szCs w:val="21"/>
        </w:rPr>
        <w:t>信息</w:t>
      </w:r>
      <w:r w:rsidRPr="00A36823">
        <w:rPr>
          <w:rFonts w:ascii="微软雅黑" w:eastAsia="微软雅黑" w:hAnsi="微软雅黑" w:cs="Calibri" w:hint="eastAsia"/>
          <w:bCs/>
          <w:szCs w:val="21"/>
        </w:rPr>
        <w:t>，</w:t>
      </w:r>
      <w:r w:rsidR="00F31BFA" w:rsidRPr="00A36823">
        <w:rPr>
          <w:rFonts w:ascii="微软雅黑" w:eastAsia="微软雅黑" w:hAnsi="微软雅黑" w:cs="Calibri"/>
          <w:bCs/>
          <w:szCs w:val="21"/>
        </w:rPr>
        <w:t>提炼</w:t>
      </w:r>
      <w:r w:rsidR="00A16F2C" w:rsidRPr="00A36823">
        <w:rPr>
          <w:rFonts w:ascii="微软雅黑" w:eastAsia="微软雅黑" w:hAnsi="微软雅黑" w:cs="Calibri"/>
          <w:bCs/>
          <w:szCs w:val="21"/>
        </w:rPr>
        <w:t>出</w:t>
      </w:r>
      <w:r w:rsidR="001D120C" w:rsidRPr="00A36823">
        <w:rPr>
          <w:rFonts w:ascii="微软雅黑" w:eastAsia="微软雅黑" w:hAnsi="微软雅黑" w:cs="Calibri"/>
          <w:bCs/>
          <w:szCs w:val="21"/>
        </w:rPr>
        <w:t>你需要解决的</w:t>
      </w:r>
      <w:r w:rsidR="00A16F2C" w:rsidRPr="00A36823">
        <w:rPr>
          <w:rFonts w:ascii="微软雅黑" w:eastAsia="微软雅黑" w:hAnsi="微软雅黑" w:cs="Calibri" w:hint="eastAsia"/>
          <w:bCs/>
          <w:szCs w:val="21"/>
        </w:rPr>
        <w:t>本质问题</w:t>
      </w:r>
      <w:r w:rsidR="00775898" w:rsidRPr="00A36823">
        <w:rPr>
          <w:rFonts w:ascii="微软雅黑" w:eastAsia="微软雅黑" w:hAnsi="微软雅黑" w:cs="Calibri" w:hint="eastAsia"/>
          <w:bCs/>
          <w:szCs w:val="21"/>
        </w:rPr>
        <w:t>。</w:t>
      </w:r>
      <w:r w:rsidR="001D120C" w:rsidRPr="00A36823">
        <w:rPr>
          <w:rFonts w:ascii="微软雅黑" w:eastAsia="微软雅黑" w:hAnsi="微软雅黑" w:cs="Calibri" w:hint="eastAsia"/>
          <w:bCs/>
          <w:szCs w:val="21"/>
        </w:rPr>
        <w:t>当我们在</w:t>
      </w:r>
      <w:r w:rsidR="00784F7A" w:rsidRPr="00A36823">
        <w:rPr>
          <w:rFonts w:ascii="微软雅黑" w:eastAsia="微软雅黑" w:hAnsi="微软雅黑" w:cs="Calibri" w:hint="eastAsia"/>
          <w:bCs/>
          <w:szCs w:val="21"/>
        </w:rPr>
        <w:t>面对某种提议或主张时，</w:t>
      </w:r>
      <w:r w:rsidR="00C6540D" w:rsidRPr="00A36823">
        <w:rPr>
          <w:rFonts w:ascii="微软雅黑" w:eastAsia="微软雅黑" w:hAnsi="微软雅黑" w:cs="Calibri" w:hint="eastAsia"/>
          <w:bCs/>
          <w:szCs w:val="21"/>
        </w:rPr>
        <w:t>我们就需要</w:t>
      </w:r>
      <w:r w:rsidR="00AA3D39" w:rsidRPr="00A36823">
        <w:rPr>
          <w:rFonts w:ascii="微软雅黑" w:eastAsia="微软雅黑" w:hAnsi="微软雅黑" w:cs="Calibri" w:hint="eastAsia"/>
          <w:bCs/>
          <w:szCs w:val="21"/>
        </w:rPr>
        <w:t>建立一定的批判性</w:t>
      </w:r>
      <w:r w:rsidR="009373D4" w:rsidRPr="00A36823">
        <w:rPr>
          <w:rFonts w:ascii="微软雅黑" w:eastAsia="微软雅黑" w:hAnsi="微软雅黑" w:cs="Calibri" w:hint="eastAsia"/>
          <w:bCs/>
          <w:szCs w:val="21"/>
        </w:rPr>
        <w:t>距离，</w:t>
      </w:r>
      <w:r w:rsidR="00AA3D39" w:rsidRPr="00A36823">
        <w:rPr>
          <w:rFonts w:ascii="微软雅黑" w:eastAsia="微软雅黑" w:hAnsi="微软雅黑" w:cs="Calibri" w:hint="eastAsia"/>
          <w:bCs/>
          <w:szCs w:val="21"/>
        </w:rPr>
        <w:t>进行信息“穿刺”</w:t>
      </w:r>
      <w:r w:rsidR="00346F55" w:rsidRPr="00A36823">
        <w:rPr>
          <w:rFonts w:ascii="微软雅黑" w:eastAsia="微软雅黑" w:hAnsi="微软雅黑" w:cs="Calibri" w:hint="eastAsia"/>
          <w:bCs/>
          <w:szCs w:val="21"/>
        </w:rPr>
        <w:t>挖掘出</w:t>
      </w:r>
      <w:r w:rsidR="00AA3D39" w:rsidRPr="00A36823">
        <w:rPr>
          <w:rFonts w:ascii="微软雅黑" w:eastAsia="微软雅黑" w:hAnsi="微软雅黑" w:cs="Calibri" w:hint="eastAsia"/>
          <w:bCs/>
          <w:szCs w:val="21"/>
        </w:rPr>
        <w:t>其</w:t>
      </w:r>
      <w:r w:rsidR="00346F55" w:rsidRPr="00A36823">
        <w:rPr>
          <w:rFonts w:ascii="微软雅黑" w:eastAsia="微软雅黑" w:hAnsi="微软雅黑" w:cs="Calibri" w:hint="eastAsia"/>
          <w:bCs/>
          <w:szCs w:val="21"/>
        </w:rPr>
        <w:t>背后的一个或两个</w:t>
      </w:r>
      <w:r w:rsidR="00C6540D" w:rsidRPr="00A36823">
        <w:rPr>
          <w:rFonts w:ascii="微软雅黑" w:eastAsia="微软雅黑" w:hAnsi="微软雅黑" w:cs="Calibri" w:hint="eastAsia"/>
          <w:bCs/>
          <w:szCs w:val="21"/>
        </w:rPr>
        <w:t>本质问题。</w:t>
      </w:r>
      <w:r w:rsidR="002A599B" w:rsidRPr="00A36823">
        <w:rPr>
          <w:rFonts w:ascii="微软雅黑" w:eastAsia="微软雅黑" w:hAnsi="微软雅黑" w:cs="Calibri" w:hint="eastAsia"/>
          <w:bCs/>
          <w:szCs w:val="21"/>
        </w:rPr>
        <w:t>譬如</w:t>
      </w:r>
      <w:r w:rsidRPr="00A36823">
        <w:rPr>
          <w:rFonts w:ascii="微软雅黑" w:eastAsia="微软雅黑" w:hAnsi="微软雅黑" w:cs="Calibri" w:hint="eastAsia"/>
          <w:bCs/>
          <w:szCs w:val="21"/>
        </w:rPr>
        <w:t>在前面说到的例子中</w:t>
      </w:r>
      <w:r w:rsidR="002A599B" w:rsidRPr="00A36823">
        <w:rPr>
          <w:rFonts w:ascii="微软雅黑" w:eastAsia="微软雅黑" w:hAnsi="微软雅黑" w:cs="Calibri" w:hint="eastAsia"/>
          <w:bCs/>
          <w:szCs w:val="21"/>
        </w:rPr>
        <w:t>，</w:t>
      </w:r>
      <w:r w:rsidRPr="00A36823">
        <w:rPr>
          <w:rFonts w:ascii="微软雅黑" w:eastAsia="微软雅黑" w:hAnsi="微软雅黑" w:cs="Calibri" w:hint="eastAsia"/>
          <w:bCs/>
          <w:szCs w:val="21"/>
        </w:rPr>
        <w:t>你对于</w:t>
      </w:r>
      <w:r w:rsidR="001D120C" w:rsidRPr="00A36823">
        <w:rPr>
          <w:rFonts w:ascii="微软雅黑" w:eastAsia="微软雅黑" w:hAnsi="微软雅黑" w:cs="Calibri" w:hint="eastAsia"/>
          <w:bCs/>
          <w:szCs w:val="21"/>
        </w:rPr>
        <w:t>总统候选人唐德的</w:t>
      </w:r>
      <w:r w:rsidRPr="00A36823">
        <w:rPr>
          <w:rFonts w:ascii="微软雅黑" w:eastAsia="微软雅黑" w:hAnsi="微软雅黑" w:cs="Calibri" w:hint="eastAsia"/>
          <w:bCs/>
          <w:szCs w:val="21"/>
        </w:rPr>
        <w:t>电视演讲</w:t>
      </w:r>
      <w:r w:rsidR="001D120C" w:rsidRPr="00A36823">
        <w:rPr>
          <w:rFonts w:ascii="微软雅黑" w:eastAsia="微软雅黑" w:hAnsi="微软雅黑" w:cs="Calibri" w:hint="eastAsia"/>
          <w:bCs/>
          <w:szCs w:val="21"/>
        </w:rPr>
        <w:t>，</w:t>
      </w:r>
      <w:r w:rsidRPr="00A36823">
        <w:rPr>
          <w:rFonts w:ascii="微软雅黑" w:eastAsia="微软雅黑" w:hAnsi="微软雅黑" w:cs="Calibri" w:hint="eastAsia"/>
          <w:bCs/>
          <w:szCs w:val="21"/>
        </w:rPr>
        <w:t>应该提出的一个本质问题</w:t>
      </w:r>
      <w:r w:rsidR="002A599B" w:rsidRPr="00A36823">
        <w:rPr>
          <w:rFonts w:ascii="微软雅黑" w:eastAsia="微软雅黑" w:hAnsi="微软雅黑" w:cs="Calibri" w:hint="eastAsia"/>
          <w:bCs/>
          <w:szCs w:val="21"/>
        </w:rPr>
        <w:t>是：“我是否应该选他</w:t>
      </w:r>
      <w:r w:rsidRPr="00A36823">
        <w:rPr>
          <w:rFonts w:ascii="微软雅黑" w:eastAsia="微软雅黑" w:hAnsi="微软雅黑" w:cs="Calibri" w:hint="eastAsia"/>
          <w:bCs/>
          <w:szCs w:val="21"/>
        </w:rPr>
        <w:t>？</w:t>
      </w:r>
      <w:r w:rsidR="002A599B" w:rsidRPr="00A36823">
        <w:rPr>
          <w:rFonts w:ascii="微软雅黑" w:eastAsia="微软雅黑" w:hAnsi="微软雅黑" w:cs="Calibri" w:hint="eastAsia"/>
          <w:bCs/>
          <w:szCs w:val="21"/>
        </w:rPr>
        <w:t>”</w:t>
      </w:r>
      <w:r w:rsidR="001D120C" w:rsidRPr="00A36823">
        <w:rPr>
          <w:rFonts w:ascii="微软雅黑" w:eastAsia="微软雅黑" w:hAnsi="微软雅黑" w:cs="Calibri" w:hint="eastAsia"/>
          <w:bCs/>
          <w:szCs w:val="21"/>
        </w:rPr>
        <w:t>，</w:t>
      </w:r>
      <w:r w:rsidR="00D048D9" w:rsidRPr="00A36823">
        <w:rPr>
          <w:rFonts w:ascii="微软雅黑" w:eastAsia="微软雅黑" w:hAnsi="微软雅黑" w:cs="Calibri" w:hint="eastAsia"/>
          <w:bCs/>
          <w:szCs w:val="21"/>
        </w:rPr>
        <w:t>由此衍生出的</w:t>
      </w:r>
      <w:r w:rsidR="001D120C" w:rsidRPr="00A36823">
        <w:rPr>
          <w:rFonts w:ascii="微软雅黑" w:eastAsia="微软雅黑" w:hAnsi="微软雅黑" w:cs="Calibri" w:hint="eastAsia"/>
          <w:bCs/>
          <w:szCs w:val="21"/>
        </w:rPr>
        <w:t>一个</w:t>
      </w:r>
      <w:r w:rsidRPr="00A36823">
        <w:rPr>
          <w:rFonts w:ascii="微软雅黑" w:eastAsia="微软雅黑" w:hAnsi="微软雅黑" w:cs="Calibri" w:hint="eastAsia"/>
          <w:bCs/>
          <w:szCs w:val="21"/>
        </w:rPr>
        <w:t>问题也可以是</w:t>
      </w:r>
      <w:r w:rsidR="002A599B" w:rsidRPr="00A36823">
        <w:rPr>
          <w:rFonts w:ascii="微软雅黑" w:eastAsia="微软雅黑" w:hAnsi="微软雅黑" w:cs="Calibri" w:hint="eastAsia"/>
          <w:bCs/>
          <w:szCs w:val="21"/>
        </w:rPr>
        <w:t>“</w:t>
      </w:r>
      <w:r w:rsidRPr="00A36823">
        <w:rPr>
          <w:rFonts w:ascii="微软雅黑" w:eastAsia="微软雅黑" w:hAnsi="微软雅黑" w:cs="Calibri" w:hint="eastAsia"/>
          <w:bCs/>
          <w:szCs w:val="21"/>
        </w:rPr>
        <w:t>选</w:t>
      </w:r>
      <w:r w:rsidR="002A599B" w:rsidRPr="00A36823">
        <w:rPr>
          <w:rFonts w:ascii="微软雅黑" w:eastAsia="微软雅黑" w:hAnsi="微软雅黑" w:cs="Calibri" w:hint="eastAsia"/>
          <w:bCs/>
          <w:szCs w:val="21"/>
        </w:rPr>
        <w:t>唐德可以给我带来什么好处？”</w:t>
      </w:r>
    </w:p>
    <w:p w14:paraId="4D240104" w14:textId="77777777" w:rsidR="00775898" w:rsidRPr="00A36823" w:rsidRDefault="00952796"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lastRenderedPageBreak/>
        <w:t>我们提出的问题一般可以分为两类</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第一类比较简单和明确</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属于事实性问题</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一般都有客观答案</w:t>
      </w:r>
      <w:r w:rsidRPr="00A36823">
        <w:rPr>
          <w:rFonts w:ascii="微软雅黑" w:eastAsia="微软雅黑" w:hAnsi="微软雅黑" w:cs="Calibri" w:hint="eastAsia"/>
          <w:bCs/>
          <w:szCs w:val="21"/>
        </w:rPr>
        <w:t>。譬如“国际货币基金组织是哪一年成立的？”“</w:t>
      </w:r>
      <w:r w:rsidR="0093505F" w:rsidRPr="00A36823">
        <w:rPr>
          <w:rFonts w:ascii="微软雅黑" w:eastAsia="微软雅黑" w:hAnsi="微软雅黑" w:cs="Calibri" w:hint="eastAsia"/>
          <w:bCs/>
          <w:szCs w:val="21"/>
        </w:rPr>
        <w:t>是</w:t>
      </w:r>
      <w:r w:rsidR="0093505F" w:rsidRPr="00A36823">
        <w:rPr>
          <w:rFonts w:ascii="微软雅黑" w:eastAsia="微软雅黑" w:hAnsi="微软雅黑" w:cs="Calibri"/>
          <w:bCs/>
          <w:szCs w:val="21"/>
        </w:rPr>
        <w:t>谁发现了美国新大陆路</w:t>
      </w:r>
      <w:r w:rsidRPr="00A36823">
        <w:rPr>
          <w:rFonts w:ascii="微软雅黑" w:eastAsia="微软雅黑" w:hAnsi="微软雅黑" w:cs="Calibri" w:hint="eastAsia"/>
          <w:bCs/>
          <w:szCs w:val="21"/>
        </w:rPr>
        <w:t>？”第二种</w:t>
      </w:r>
      <w:r w:rsidR="00BE6E03" w:rsidRPr="00A36823">
        <w:rPr>
          <w:rFonts w:ascii="微软雅黑" w:eastAsia="微软雅黑" w:hAnsi="微软雅黑" w:cs="Calibri" w:hint="eastAsia"/>
          <w:bCs/>
          <w:szCs w:val="21"/>
        </w:rPr>
        <w:t>就</w:t>
      </w:r>
      <w:r w:rsidR="00346F55" w:rsidRPr="00A36823">
        <w:rPr>
          <w:rFonts w:ascii="微软雅黑" w:eastAsia="微软雅黑" w:hAnsi="微软雅黑" w:cs="Calibri" w:hint="eastAsia"/>
          <w:bCs/>
          <w:szCs w:val="21"/>
        </w:rPr>
        <w:t>比较</w:t>
      </w:r>
      <w:r w:rsidR="006E213B" w:rsidRPr="00A36823">
        <w:rPr>
          <w:rFonts w:ascii="微软雅黑" w:eastAsia="微软雅黑" w:hAnsi="微软雅黑" w:cs="Calibri" w:hint="eastAsia"/>
          <w:bCs/>
          <w:szCs w:val="21"/>
        </w:rPr>
        <w:t>普遍</w:t>
      </w:r>
      <w:r w:rsidR="00BE6E03" w:rsidRPr="00A36823">
        <w:rPr>
          <w:rFonts w:ascii="微软雅黑" w:eastAsia="微软雅黑" w:hAnsi="微软雅黑" w:cs="Calibri" w:hint="eastAsia"/>
          <w:bCs/>
          <w:szCs w:val="21"/>
        </w:rPr>
        <w:t>了</w:t>
      </w:r>
      <w:r w:rsidR="006E213B" w:rsidRPr="00A36823">
        <w:rPr>
          <w:rFonts w:ascii="微软雅黑" w:eastAsia="微软雅黑" w:hAnsi="微软雅黑" w:cs="Calibri" w:hint="eastAsia"/>
          <w:bCs/>
          <w:szCs w:val="21"/>
        </w:rPr>
        <w:t>，</w:t>
      </w:r>
      <w:r w:rsidRPr="00A36823">
        <w:rPr>
          <w:rFonts w:ascii="微软雅黑" w:eastAsia="微软雅黑" w:hAnsi="微软雅黑" w:cs="Calibri" w:hint="eastAsia"/>
          <w:bCs/>
          <w:szCs w:val="21"/>
        </w:rPr>
        <w:t>为</w:t>
      </w:r>
      <w:r w:rsidR="00BE6E03" w:rsidRPr="00A36823">
        <w:rPr>
          <w:rFonts w:ascii="微软雅黑" w:eastAsia="微软雅黑" w:hAnsi="微软雅黑" w:cs="Calibri"/>
          <w:bCs/>
          <w:szCs w:val="21"/>
        </w:rPr>
        <w:t>非事实性</w:t>
      </w:r>
      <w:r w:rsidRPr="00A36823">
        <w:rPr>
          <w:rFonts w:ascii="微软雅黑" w:eastAsia="微软雅黑" w:hAnsi="微软雅黑" w:cs="Calibri"/>
          <w:bCs/>
          <w:szCs w:val="21"/>
        </w:rPr>
        <w:t>问题</w:t>
      </w:r>
      <w:r w:rsidRPr="00A36823">
        <w:rPr>
          <w:rFonts w:ascii="微软雅黑" w:eastAsia="微软雅黑" w:hAnsi="微软雅黑" w:cs="Calibri" w:hint="eastAsia"/>
          <w:bCs/>
          <w:szCs w:val="21"/>
        </w:rPr>
        <w:t>，</w:t>
      </w:r>
      <w:r w:rsidR="00416274" w:rsidRPr="00A36823">
        <w:rPr>
          <w:rFonts w:ascii="微软雅黑" w:eastAsia="微软雅黑" w:hAnsi="微软雅黑" w:cs="Calibri" w:hint="eastAsia"/>
          <w:bCs/>
          <w:szCs w:val="21"/>
        </w:rPr>
        <w:t>其答案不是客观事实，因人、因情境而异。</w:t>
      </w:r>
      <w:r w:rsidRPr="00A36823">
        <w:rPr>
          <w:rFonts w:ascii="微软雅黑" w:eastAsia="微软雅黑" w:hAnsi="微软雅黑" w:cs="Calibri" w:hint="eastAsia"/>
          <w:bCs/>
          <w:szCs w:val="21"/>
        </w:rPr>
        <w:t>譬如“今年引进的好莱坞大片</w:t>
      </w:r>
      <w:r w:rsidR="00346F55" w:rsidRPr="00A36823">
        <w:rPr>
          <w:rFonts w:ascii="微软雅黑" w:eastAsia="微软雅黑" w:hAnsi="微软雅黑" w:cs="Calibri" w:hint="eastAsia"/>
          <w:bCs/>
          <w:szCs w:val="21"/>
        </w:rPr>
        <w:t>哪部最</w:t>
      </w:r>
      <w:r w:rsidRPr="00A36823">
        <w:rPr>
          <w:rFonts w:ascii="微软雅黑" w:eastAsia="微软雅黑" w:hAnsi="微软雅黑" w:cs="Calibri" w:hint="eastAsia"/>
          <w:bCs/>
          <w:szCs w:val="21"/>
        </w:rPr>
        <w:t>好看?”“</w:t>
      </w:r>
      <w:r w:rsidR="00416274" w:rsidRPr="00A36823">
        <w:rPr>
          <w:rFonts w:ascii="微软雅黑" w:eastAsia="微软雅黑" w:hAnsi="微软雅黑" w:cs="Calibri" w:hint="eastAsia"/>
          <w:bCs/>
          <w:szCs w:val="21"/>
        </w:rPr>
        <w:t>我应不应该接受这个offer</w:t>
      </w:r>
      <w:r w:rsidRPr="00A36823">
        <w:rPr>
          <w:rFonts w:ascii="微软雅黑" w:eastAsia="微软雅黑" w:hAnsi="微软雅黑" w:cs="Calibri" w:hint="eastAsia"/>
          <w:bCs/>
          <w:szCs w:val="21"/>
        </w:rPr>
        <w:t>？”</w:t>
      </w:r>
      <w:r w:rsidR="006E213B" w:rsidRPr="00A36823">
        <w:rPr>
          <w:rFonts w:ascii="微软雅黑" w:eastAsia="微软雅黑" w:hAnsi="微软雅黑" w:cs="Calibri" w:hint="eastAsia"/>
          <w:bCs/>
          <w:szCs w:val="21"/>
        </w:rPr>
        <w:t>等。</w:t>
      </w:r>
    </w:p>
    <w:p w14:paraId="7947C486" w14:textId="77777777" w:rsidR="00AA3D39" w:rsidRPr="00A36823" w:rsidRDefault="00AA3D39"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在甲老板面对的复杂决策中</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他应该提出什么样的问题呢</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如果针对的是乙老板的提议</w:t>
      </w:r>
      <w:r w:rsidRPr="00A36823">
        <w:rPr>
          <w:rFonts w:ascii="微软雅黑" w:eastAsia="微软雅黑" w:hAnsi="微软雅黑" w:cs="Calibri" w:hint="eastAsia"/>
          <w:bCs/>
          <w:szCs w:val="21"/>
        </w:rPr>
        <w:t xml:space="preserve">，可以是“我为什么要和乙老板合作？”或者由此衍生出的“与乙老板合作会有什么好处？” 如果从大局来看，则可以是“我怎样才能找到最好的方式进行市场退出？” </w:t>
      </w:r>
      <w:r w:rsidR="000E1885" w:rsidRPr="00A36823">
        <w:rPr>
          <w:rFonts w:ascii="微软雅黑" w:eastAsia="微软雅黑" w:hAnsi="微软雅黑" w:cs="Calibri" w:hint="eastAsia"/>
          <w:bCs/>
          <w:szCs w:val="21"/>
        </w:rPr>
        <w:t>至于打算把价格抬高到多少，以及具体的合作和</w:t>
      </w:r>
      <w:r w:rsidRPr="00A36823">
        <w:rPr>
          <w:rFonts w:ascii="微软雅黑" w:eastAsia="微软雅黑" w:hAnsi="微软雅黑" w:cs="Calibri" w:hint="eastAsia"/>
          <w:bCs/>
          <w:szCs w:val="21"/>
        </w:rPr>
        <w:t>供货方式等，都属于非本质性的分叉问题，要注意剔除。</w:t>
      </w:r>
    </w:p>
    <w:p w14:paraId="514B5339" w14:textId="77777777" w:rsidR="00E12C1D" w:rsidRPr="00A36823" w:rsidRDefault="0031083D" w:rsidP="00A36823">
      <w:pPr>
        <w:spacing w:line="360" w:lineRule="auto"/>
        <w:rPr>
          <w:rFonts w:ascii="微软雅黑" w:eastAsia="微软雅黑" w:hAnsi="微软雅黑" w:cs="Calibri"/>
          <w:b/>
          <w:bCs/>
          <w:szCs w:val="21"/>
        </w:rPr>
      </w:pPr>
      <w:r>
        <w:rPr>
          <w:rFonts w:ascii="微软雅黑" w:eastAsia="微软雅黑" w:hAnsi="微软雅黑" w:cs="Calibri" w:hint="eastAsia"/>
          <w:b/>
          <w:bCs/>
          <w:szCs w:val="21"/>
        </w:rPr>
        <w:t>02U07</w:t>
      </w:r>
      <w:r w:rsidR="00E12C1D" w:rsidRPr="00A36823">
        <w:rPr>
          <w:rFonts w:ascii="微软雅黑" w:eastAsia="微软雅黑" w:hAnsi="微软雅黑" w:cs="Calibri" w:hint="eastAsia"/>
          <w:b/>
          <w:bCs/>
          <w:szCs w:val="21"/>
        </w:rPr>
        <w:t>a</w:t>
      </w:r>
      <w:r w:rsidR="007F70B0">
        <w:rPr>
          <w:rFonts w:ascii="微软雅黑" w:eastAsia="微软雅黑" w:hAnsi="微软雅黑" w:cs="Calibri" w:hint="eastAsia"/>
          <w:b/>
          <w:bCs/>
          <w:szCs w:val="21"/>
        </w:rPr>
        <w:t>思维</w:t>
      </w:r>
      <w:r w:rsidR="007F70B0">
        <w:rPr>
          <w:rFonts w:ascii="微软雅黑" w:eastAsia="微软雅黑" w:hAnsi="微软雅黑" w:cs="Calibri"/>
          <w:b/>
          <w:bCs/>
          <w:szCs w:val="21"/>
        </w:rPr>
        <w:t>小测验</w:t>
      </w:r>
      <w:r w:rsidR="00E12C1D" w:rsidRPr="00A36823">
        <w:rPr>
          <w:rFonts w:ascii="微软雅黑" w:eastAsia="微软雅黑" w:hAnsi="微软雅黑" w:cs="Calibri" w:hint="eastAsia"/>
          <w:b/>
          <w:bCs/>
          <w:szCs w:val="21"/>
        </w:rPr>
        <w:t>：你觉得提议如何？</w:t>
      </w:r>
    </w:p>
    <w:p w14:paraId="51C48600" w14:textId="77777777" w:rsidR="00E12C1D" w:rsidRPr="00A36823" w:rsidRDefault="00387BDA"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现在甲老板已经找出了本质问题</w:t>
      </w:r>
      <w:r w:rsidRPr="00A36823">
        <w:rPr>
          <w:rFonts w:ascii="微软雅黑" w:eastAsia="微软雅黑" w:hAnsi="微软雅黑" w:cs="Calibri" w:hint="eastAsia"/>
          <w:bCs/>
          <w:szCs w:val="21"/>
        </w:rPr>
        <w:t>。如果我们</w:t>
      </w:r>
      <w:r w:rsidR="000E1885" w:rsidRPr="00A36823">
        <w:rPr>
          <w:rFonts w:ascii="微软雅黑" w:eastAsia="微软雅黑" w:hAnsi="微软雅黑" w:cs="Calibri" w:hint="eastAsia"/>
          <w:bCs/>
          <w:szCs w:val="21"/>
        </w:rPr>
        <w:t>现在仅</w:t>
      </w:r>
      <w:r w:rsidRPr="00A36823">
        <w:rPr>
          <w:rFonts w:ascii="微软雅黑" w:eastAsia="微软雅黑" w:hAnsi="微软雅黑" w:cs="Calibri" w:hint="eastAsia"/>
          <w:bCs/>
          <w:szCs w:val="21"/>
        </w:rPr>
        <w:t>针对乙老板的提议，你觉得这个“结盟”的</w:t>
      </w:r>
      <w:r w:rsidR="00E12C1D" w:rsidRPr="00A36823">
        <w:rPr>
          <w:rFonts w:ascii="微软雅黑" w:eastAsia="微软雅黑" w:hAnsi="微软雅黑" w:cs="Calibri"/>
          <w:bCs/>
          <w:szCs w:val="21"/>
        </w:rPr>
        <w:t>提议如何</w:t>
      </w:r>
      <w:r w:rsidR="00E12C1D" w:rsidRPr="00A36823">
        <w:rPr>
          <w:rFonts w:ascii="微软雅黑" w:eastAsia="微软雅黑" w:hAnsi="微软雅黑" w:cs="Calibri" w:hint="eastAsia"/>
          <w:bCs/>
          <w:szCs w:val="21"/>
        </w:rPr>
        <w:t>？</w:t>
      </w:r>
    </w:p>
    <w:p w14:paraId="7B559519" w14:textId="77777777" w:rsidR="00E12C1D" w:rsidRPr="00A36823" w:rsidRDefault="00E12C1D" w:rsidP="00A36823">
      <w:pPr>
        <w:pStyle w:val="a5"/>
        <w:numPr>
          <w:ilvl w:val="0"/>
          <w:numId w:val="31"/>
        </w:numPr>
        <w:spacing w:line="360" w:lineRule="auto"/>
        <w:ind w:firstLineChars="0"/>
        <w:rPr>
          <w:rFonts w:ascii="微软雅黑" w:eastAsia="微软雅黑" w:hAnsi="微软雅黑" w:cs="Calibri"/>
          <w:bCs/>
          <w:szCs w:val="21"/>
        </w:rPr>
      </w:pPr>
      <w:r w:rsidRPr="00A36823">
        <w:rPr>
          <w:rFonts w:ascii="微软雅黑" w:eastAsia="微软雅黑" w:hAnsi="微软雅黑" w:cs="Calibri" w:hint="eastAsia"/>
          <w:bCs/>
          <w:szCs w:val="21"/>
        </w:rPr>
        <w:t>好</w:t>
      </w:r>
    </w:p>
    <w:p w14:paraId="1D45DDE4" w14:textId="77777777" w:rsidR="00E12C1D" w:rsidRPr="00A36823" w:rsidRDefault="00E12C1D" w:rsidP="00A36823">
      <w:pPr>
        <w:pStyle w:val="a5"/>
        <w:numPr>
          <w:ilvl w:val="0"/>
          <w:numId w:val="31"/>
        </w:numPr>
        <w:spacing w:line="360" w:lineRule="auto"/>
        <w:ind w:firstLineChars="0"/>
        <w:rPr>
          <w:rFonts w:ascii="微软雅黑" w:eastAsia="微软雅黑" w:hAnsi="微软雅黑" w:cs="Calibri"/>
          <w:bCs/>
          <w:szCs w:val="21"/>
        </w:rPr>
      </w:pPr>
      <w:r w:rsidRPr="00A36823">
        <w:rPr>
          <w:rFonts w:ascii="微软雅黑" w:eastAsia="微软雅黑" w:hAnsi="微软雅黑" w:cs="Calibri"/>
          <w:bCs/>
          <w:szCs w:val="21"/>
        </w:rPr>
        <w:t>不好</w:t>
      </w:r>
    </w:p>
    <w:p w14:paraId="1C5E2668" w14:textId="77777777" w:rsidR="00E12C1D" w:rsidRPr="00A36823" w:rsidRDefault="00E12C1D" w:rsidP="00A36823">
      <w:pPr>
        <w:pStyle w:val="a5"/>
        <w:numPr>
          <w:ilvl w:val="0"/>
          <w:numId w:val="31"/>
        </w:numPr>
        <w:spacing w:line="360" w:lineRule="auto"/>
        <w:ind w:firstLineChars="0"/>
        <w:rPr>
          <w:rFonts w:ascii="微软雅黑" w:eastAsia="微软雅黑" w:hAnsi="微软雅黑" w:cs="Calibri"/>
          <w:bCs/>
          <w:szCs w:val="21"/>
        </w:rPr>
      </w:pPr>
      <w:r w:rsidRPr="00A36823">
        <w:rPr>
          <w:rFonts w:ascii="微软雅黑" w:eastAsia="微软雅黑" w:hAnsi="微软雅黑" w:cs="Calibri"/>
          <w:bCs/>
          <w:szCs w:val="21"/>
        </w:rPr>
        <w:t>很难判断</w:t>
      </w:r>
    </w:p>
    <w:p w14:paraId="62F42E8F" w14:textId="77777777" w:rsidR="00E12C1D" w:rsidRPr="00A36823" w:rsidRDefault="00387BDA"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选</w:t>
      </w:r>
      <w:r w:rsidRPr="00A36823">
        <w:rPr>
          <w:rFonts w:ascii="微软雅黑" w:eastAsia="微软雅黑" w:hAnsi="微软雅黑" w:cs="Calibri" w:hint="eastAsia"/>
          <w:bCs/>
          <w:szCs w:val="21"/>
        </w:rPr>
        <w:t>A和C</w:t>
      </w:r>
      <w:r w:rsidR="00ED7E9A" w:rsidRPr="00A36823">
        <w:rPr>
          <w:rFonts w:ascii="微软雅黑" w:eastAsia="微软雅黑" w:hAnsi="微软雅黑" w:cs="Calibri" w:hint="eastAsia"/>
          <w:bCs/>
          <w:szCs w:val="21"/>
        </w:rPr>
        <w:t>（希望计算出%）</w:t>
      </w:r>
      <w:r w:rsidRPr="00A36823">
        <w:rPr>
          <w:rFonts w:ascii="微软雅黑" w:eastAsia="微软雅黑" w:hAnsi="微软雅黑" w:cs="Calibri" w:hint="eastAsia"/>
          <w:bCs/>
          <w:szCs w:val="21"/>
        </w:rPr>
        <w:t>： 请你试着回答“我为什么要和乙老板合作？”</w:t>
      </w:r>
    </w:p>
    <w:tbl>
      <w:tblPr>
        <w:tblStyle w:val="a6"/>
        <w:tblW w:w="0" w:type="auto"/>
        <w:tblLook w:val="04A0" w:firstRow="1" w:lastRow="0" w:firstColumn="1" w:lastColumn="0" w:noHBand="0" w:noVBand="1"/>
      </w:tblPr>
      <w:tblGrid>
        <w:gridCol w:w="8296"/>
      </w:tblGrid>
      <w:tr w:rsidR="00387BDA" w:rsidRPr="00A36823" w14:paraId="586F2DB0" w14:textId="77777777" w:rsidTr="00387BDA">
        <w:tc>
          <w:tcPr>
            <w:tcW w:w="8296" w:type="dxa"/>
          </w:tcPr>
          <w:p w14:paraId="4CAB086D" w14:textId="77777777" w:rsidR="00387BDA" w:rsidRPr="00A36823" w:rsidRDefault="00387BDA" w:rsidP="00A36823">
            <w:pPr>
              <w:spacing w:line="360" w:lineRule="auto"/>
              <w:rPr>
                <w:rFonts w:ascii="微软雅黑" w:eastAsia="微软雅黑" w:hAnsi="微软雅黑" w:cs="Calibri"/>
                <w:b/>
                <w:bCs/>
                <w:szCs w:val="21"/>
              </w:rPr>
            </w:pPr>
          </w:p>
        </w:tc>
      </w:tr>
    </w:tbl>
    <w:p w14:paraId="3C38AEF3" w14:textId="77777777" w:rsidR="00B85184" w:rsidRDefault="00B85184" w:rsidP="00A36823">
      <w:pPr>
        <w:spacing w:line="360" w:lineRule="auto"/>
        <w:rPr>
          <w:rFonts w:ascii="微软雅黑" w:eastAsia="微软雅黑" w:hAnsi="微软雅黑" w:cs="Calibri"/>
          <w:bCs/>
          <w:szCs w:val="21"/>
        </w:rPr>
      </w:pPr>
      <w:r w:rsidRPr="00B85184">
        <w:rPr>
          <w:rFonts w:ascii="微软雅黑" w:eastAsia="微软雅黑" w:hAnsi="微软雅黑" w:cs="Calibri"/>
          <w:b/>
          <w:bCs/>
          <w:szCs w:val="21"/>
          <w:highlight w:val="cyan"/>
        </w:rPr>
        <w:t>反馈</w:t>
      </w:r>
      <w:r w:rsidRPr="00B85184">
        <w:rPr>
          <w:rFonts w:ascii="微软雅黑" w:eastAsia="微软雅黑" w:hAnsi="微软雅黑" w:cs="Calibri" w:hint="eastAsia"/>
          <w:b/>
          <w:bCs/>
          <w:szCs w:val="21"/>
          <w:highlight w:val="cyan"/>
        </w:rPr>
        <w:t>：</w:t>
      </w:r>
      <w:r w:rsidRPr="00B85184">
        <w:rPr>
          <w:rFonts w:ascii="微软雅黑" w:eastAsia="微软雅黑" w:hAnsi="微软雅黑" w:cs="Calibri"/>
          <w:bCs/>
          <w:szCs w:val="21"/>
          <w:highlight w:val="cyan"/>
        </w:rPr>
        <w:t>谢谢你的回答</w:t>
      </w:r>
      <w:r w:rsidRPr="00B85184">
        <w:rPr>
          <w:rFonts w:ascii="微软雅黑" w:eastAsia="微软雅黑" w:hAnsi="微软雅黑" w:cs="Calibri" w:hint="eastAsia"/>
          <w:bCs/>
          <w:szCs w:val="21"/>
          <w:highlight w:val="cyan"/>
        </w:rPr>
        <w:t>！</w:t>
      </w:r>
      <w:r w:rsidRPr="00B85184">
        <w:rPr>
          <w:rFonts w:ascii="微软雅黑" w:eastAsia="微软雅黑" w:hAnsi="微软雅黑" w:cs="Calibri"/>
          <w:bCs/>
          <w:szCs w:val="21"/>
          <w:highlight w:val="cyan"/>
        </w:rPr>
        <w:t>稍后</w:t>
      </w:r>
      <w:r w:rsidR="0049695B">
        <w:rPr>
          <w:rFonts w:ascii="微软雅黑" w:eastAsia="微软雅黑" w:hAnsi="微软雅黑" w:cs="Calibri" w:hint="eastAsia"/>
          <w:bCs/>
          <w:szCs w:val="21"/>
          <w:highlight w:val="cyan"/>
        </w:rPr>
        <w:t>你</w:t>
      </w:r>
      <w:r w:rsidR="0049695B">
        <w:rPr>
          <w:rFonts w:ascii="微软雅黑" w:eastAsia="微软雅黑" w:hAnsi="微软雅黑" w:cs="Calibri"/>
          <w:bCs/>
          <w:szCs w:val="21"/>
          <w:highlight w:val="cyan"/>
        </w:rPr>
        <w:t>就将了解</w:t>
      </w:r>
      <w:r w:rsidR="0049695B">
        <w:rPr>
          <w:rFonts w:ascii="微软雅黑" w:eastAsia="微软雅黑" w:hAnsi="微软雅黑" w:cs="Calibri" w:hint="eastAsia"/>
          <w:bCs/>
          <w:szCs w:val="21"/>
          <w:highlight w:val="cyan"/>
        </w:rPr>
        <w:t>“真相”</w:t>
      </w:r>
      <w:r w:rsidRPr="00B85184">
        <w:rPr>
          <w:rFonts w:ascii="微软雅黑" w:eastAsia="微软雅黑" w:hAnsi="微软雅黑" w:cs="Calibri" w:hint="eastAsia"/>
          <w:bCs/>
          <w:szCs w:val="21"/>
          <w:highlight w:val="cyan"/>
        </w:rPr>
        <w:t>。</w:t>
      </w:r>
    </w:p>
    <w:p w14:paraId="659C7D56" w14:textId="77777777" w:rsidR="00E12C1D" w:rsidRPr="00A36823" w:rsidRDefault="00387BDA" w:rsidP="00A36823">
      <w:pPr>
        <w:spacing w:line="360" w:lineRule="auto"/>
        <w:rPr>
          <w:rFonts w:ascii="微软雅黑" w:eastAsia="微软雅黑" w:hAnsi="微软雅黑" w:cs="Calibri"/>
          <w:bCs/>
          <w:szCs w:val="21"/>
        </w:rPr>
      </w:pPr>
      <w:r w:rsidRPr="00A36823">
        <w:rPr>
          <w:rFonts w:ascii="微软雅黑" w:eastAsia="微软雅黑" w:hAnsi="微软雅黑" w:cs="Calibri" w:hint="eastAsia"/>
          <w:bCs/>
          <w:szCs w:val="21"/>
        </w:rPr>
        <w:t>选B</w:t>
      </w:r>
      <w:r w:rsidR="00ED7E9A" w:rsidRPr="00A36823">
        <w:rPr>
          <w:rFonts w:ascii="微软雅黑" w:eastAsia="微软雅黑" w:hAnsi="微软雅黑" w:cs="Calibri" w:hint="eastAsia"/>
          <w:bCs/>
          <w:szCs w:val="21"/>
        </w:rPr>
        <w:t>（希望计算出%）</w:t>
      </w:r>
      <w:r w:rsidRPr="00A36823">
        <w:rPr>
          <w:rFonts w:ascii="微软雅黑" w:eastAsia="微软雅黑" w:hAnsi="微软雅黑" w:cs="Calibri" w:hint="eastAsia"/>
          <w:bCs/>
          <w:szCs w:val="21"/>
        </w:rPr>
        <w:t>：</w:t>
      </w:r>
      <w:r w:rsidR="00416274" w:rsidRPr="00A36823">
        <w:rPr>
          <w:rFonts w:ascii="微软雅黑" w:eastAsia="微软雅黑" w:hAnsi="微软雅黑" w:cs="Calibri" w:hint="eastAsia"/>
          <w:bCs/>
          <w:szCs w:val="21"/>
        </w:rPr>
        <w:t>请</w:t>
      </w:r>
      <w:r w:rsidRPr="00A36823">
        <w:rPr>
          <w:rFonts w:ascii="微软雅黑" w:eastAsia="微软雅黑" w:hAnsi="微软雅黑" w:cs="Calibri" w:hint="eastAsia"/>
          <w:bCs/>
          <w:szCs w:val="21"/>
        </w:rPr>
        <w:t>告诉我们，你为什么觉得不好？</w:t>
      </w:r>
    </w:p>
    <w:tbl>
      <w:tblPr>
        <w:tblStyle w:val="a6"/>
        <w:tblW w:w="0" w:type="auto"/>
        <w:tblLook w:val="04A0" w:firstRow="1" w:lastRow="0" w:firstColumn="1" w:lastColumn="0" w:noHBand="0" w:noVBand="1"/>
      </w:tblPr>
      <w:tblGrid>
        <w:gridCol w:w="8296"/>
      </w:tblGrid>
      <w:tr w:rsidR="00387BDA" w:rsidRPr="00A36823" w14:paraId="5C0E5DBA" w14:textId="77777777" w:rsidTr="00387BDA">
        <w:tc>
          <w:tcPr>
            <w:tcW w:w="8296" w:type="dxa"/>
          </w:tcPr>
          <w:p w14:paraId="3F813D02" w14:textId="77777777" w:rsidR="00387BDA" w:rsidRPr="00A36823" w:rsidRDefault="00387BDA" w:rsidP="00A36823">
            <w:pPr>
              <w:spacing w:line="360" w:lineRule="auto"/>
              <w:rPr>
                <w:rFonts w:ascii="微软雅黑" w:eastAsia="微软雅黑" w:hAnsi="微软雅黑" w:cs="Calibri"/>
                <w:b/>
                <w:bCs/>
                <w:szCs w:val="21"/>
              </w:rPr>
            </w:pPr>
          </w:p>
        </w:tc>
      </w:tr>
    </w:tbl>
    <w:p w14:paraId="2E2E86E8" w14:textId="77777777" w:rsidR="00B85184" w:rsidRPr="00B85184" w:rsidRDefault="00B85184" w:rsidP="00A36823">
      <w:pPr>
        <w:spacing w:line="360" w:lineRule="auto"/>
        <w:rPr>
          <w:rFonts w:ascii="微软雅黑" w:eastAsia="微软雅黑" w:hAnsi="微软雅黑" w:cs="Calibri"/>
          <w:bCs/>
          <w:szCs w:val="21"/>
        </w:rPr>
      </w:pPr>
      <w:r w:rsidRPr="00B85184">
        <w:rPr>
          <w:rFonts w:ascii="微软雅黑" w:eastAsia="微软雅黑" w:hAnsi="微软雅黑" w:cs="Calibri"/>
          <w:b/>
          <w:bCs/>
          <w:szCs w:val="21"/>
          <w:highlight w:val="cyan"/>
        </w:rPr>
        <w:t>反馈</w:t>
      </w:r>
      <w:r w:rsidRPr="00B85184">
        <w:rPr>
          <w:rFonts w:ascii="微软雅黑" w:eastAsia="微软雅黑" w:hAnsi="微软雅黑" w:cs="Calibri" w:hint="eastAsia"/>
          <w:b/>
          <w:bCs/>
          <w:szCs w:val="21"/>
          <w:highlight w:val="cyan"/>
        </w:rPr>
        <w:t>：</w:t>
      </w:r>
      <w:r w:rsidRPr="00B85184">
        <w:rPr>
          <w:rFonts w:ascii="微软雅黑" w:eastAsia="微软雅黑" w:hAnsi="微软雅黑" w:cs="Calibri"/>
          <w:bCs/>
          <w:szCs w:val="21"/>
          <w:highlight w:val="cyan"/>
        </w:rPr>
        <w:t>谢谢你的回答</w:t>
      </w:r>
      <w:r w:rsidRPr="00B85184">
        <w:rPr>
          <w:rFonts w:ascii="微软雅黑" w:eastAsia="微软雅黑" w:hAnsi="微软雅黑" w:cs="Calibri" w:hint="eastAsia"/>
          <w:bCs/>
          <w:szCs w:val="21"/>
          <w:highlight w:val="cyan"/>
        </w:rPr>
        <w:t>！</w:t>
      </w:r>
      <w:r w:rsidRPr="00B85184">
        <w:rPr>
          <w:rFonts w:ascii="微软雅黑" w:eastAsia="微软雅黑" w:hAnsi="微软雅黑" w:cs="Calibri"/>
          <w:bCs/>
          <w:szCs w:val="21"/>
          <w:highlight w:val="cyan"/>
        </w:rPr>
        <w:t>稍后</w:t>
      </w:r>
      <w:r w:rsidR="0049695B">
        <w:rPr>
          <w:rFonts w:ascii="微软雅黑" w:eastAsia="微软雅黑" w:hAnsi="微软雅黑" w:cs="Calibri" w:hint="eastAsia"/>
          <w:bCs/>
          <w:szCs w:val="21"/>
          <w:highlight w:val="cyan"/>
        </w:rPr>
        <w:t>你</w:t>
      </w:r>
      <w:r w:rsidR="0049695B">
        <w:rPr>
          <w:rFonts w:ascii="微软雅黑" w:eastAsia="微软雅黑" w:hAnsi="微软雅黑" w:cs="Calibri"/>
          <w:bCs/>
          <w:szCs w:val="21"/>
          <w:highlight w:val="cyan"/>
        </w:rPr>
        <w:t>就将了解</w:t>
      </w:r>
      <w:r w:rsidR="0049695B">
        <w:rPr>
          <w:rFonts w:ascii="微软雅黑" w:eastAsia="微软雅黑" w:hAnsi="微软雅黑" w:cs="Calibri" w:hint="eastAsia"/>
          <w:bCs/>
          <w:szCs w:val="21"/>
          <w:highlight w:val="cyan"/>
        </w:rPr>
        <w:t>“真相”</w:t>
      </w:r>
      <w:r w:rsidRPr="00B85184">
        <w:rPr>
          <w:rFonts w:ascii="微软雅黑" w:eastAsia="微软雅黑" w:hAnsi="微软雅黑" w:cs="Calibri" w:hint="eastAsia"/>
          <w:bCs/>
          <w:szCs w:val="21"/>
          <w:highlight w:val="cyan"/>
        </w:rPr>
        <w:t>。</w:t>
      </w:r>
    </w:p>
    <w:p w14:paraId="49FA400E" w14:textId="77777777" w:rsidR="000E1885" w:rsidRPr="00A36823" w:rsidRDefault="00B85184" w:rsidP="00A36823">
      <w:pPr>
        <w:spacing w:line="360" w:lineRule="auto"/>
        <w:rPr>
          <w:rFonts w:ascii="微软雅黑" w:eastAsia="微软雅黑" w:hAnsi="微软雅黑" w:cs="Calibri"/>
          <w:bCs/>
          <w:szCs w:val="21"/>
        </w:rPr>
      </w:pPr>
      <w:r w:rsidRPr="00A36823">
        <w:rPr>
          <w:rFonts w:ascii="微软雅黑" w:eastAsia="微软雅黑" w:hAnsi="微软雅黑"/>
          <w:noProof/>
          <w:szCs w:val="21"/>
        </w:rPr>
        <w:drawing>
          <wp:inline distT="0" distB="0" distL="0" distR="0" wp14:anchorId="26E4E7A2" wp14:editId="36970685">
            <wp:extent cx="1267450" cy="723265"/>
            <wp:effectExtent l="0" t="0" r="9525"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279320" cy="730038"/>
                    </a:xfrm>
                    <a:prstGeom prst="rect">
                      <a:avLst/>
                    </a:prstGeom>
                  </pic:spPr>
                </pic:pic>
              </a:graphicData>
            </a:graphic>
          </wp:inline>
        </w:drawing>
      </w:r>
    </w:p>
    <w:p w14:paraId="207847C2" w14:textId="77777777" w:rsidR="00D16F0D" w:rsidRPr="00A36823" w:rsidRDefault="0031083D" w:rsidP="00A36823">
      <w:pPr>
        <w:spacing w:line="360" w:lineRule="auto"/>
        <w:rPr>
          <w:rFonts w:ascii="微软雅黑" w:eastAsia="微软雅黑" w:hAnsi="微软雅黑" w:cs="Calibri"/>
          <w:b/>
          <w:bCs/>
          <w:szCs w:val="21"/>
        </w:rPr>
      </w:pPr>
      <w:r>
        <w:rPr>
          <w:rFonts w:ascii="微软雅黑" w:eastAsia="微软雅黑" w:hAnsi="微软雅黑" w:cs="Calibri" w:hint="eastAsia"/>
          <w:b/>
          <w:bCs/>
          <w:szCs w:val="21"/>
        </w:rPr>
        <w:lastRenderedPageBreak/>
        <w:t>02U08</w:t>
      </w:r>
      <w:r w:rsidR="00D16F0D" w:rsidRPr="00A36823">
        <w:rPr>
          <w:rFonts w:ascii="微软雅黑" w:eastAsia="微软雅黑" w:hAnsi="微软雅黑" w:cs="Calibri" w:hint="eastAsia"/>
          <w:b/>
          <w:bCs/>
          <w:szCs w:val="21"/>
        </w:rPr>
        <w:t>a</w:t>
      </w:r>
      <w:r w:rsidR="007F70B0">
        <w:rPr>
          <w:rFonts w:ascii="微软雅黑" w:eastAsia="微软雅黑" w:hAnsi="微软雅黑" w:cs="Calibri" w:hint="eastAsia"/>
          <w:b/>
          <w:bCs/>
          <w:szCs w:val="21"/>
        </w:rPr>
        <w:t>思维</w:t>
      </w:r>
      <w:r w:rsidR="007F70B0">
        <w:rPr>
          <w:rFonts w:ascii="微软雅黑" w:eastAsia="微软雅黑" w:hAnsi="微软雅黑" w:cs="Calibri"/>
          <w:b/>
          <w:bCs/>
          <w:szCs w:val="21"/>
        </w:rPr>
        <w:t>小测验</w:t>
      </w:r>
      <w:r w:rsidR="00D16F0D" w:rsidRPr="00A36823">
        <w:rPr>
          <w:rFonts w:ascii="微软雅黑" w:eastAsia="微软雅黑" w:hAnsi="微软雅黑" w:cs="Calibri" w:hint="eastAsia"/>
          <w:b/>
          <w:bCs/>
          <w:szCs w:val="21"/>
        </w:rPr>
        <w:t>：应该如何判断？</w:t>
      </w:r>
    </w:p>
    <w:p w14:paraId="41659BD1" w14:textId="77777777" w:rsidR="00355188" w:rsidRPr="00A36823" w:rsidRDefault="00D16F0D"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在上面那道题中</w:t>
      </w:r>
      <w:r w:rsidRPr="00A36823">
        <w:rPr>
          <w:rFonts w:ascii="微软雅黑" w:eastAsia="微软雅黑" w:hAnsi="微软雅黑" w:cs="Calibri" w:hint="eastAsia"/>
          <w:bCs/>
          <w:szCs w:val="21"/>
        </w:rPr>
        <w:t>，你可能觉得不好判断，也可能凭直觉认为</w:t>
      </w:r>
      <w:r w:rsidR="000E1885" w:rsidRPr="00A36823">
        <w:rPr>
          <w:rFonts w:ascii="微软雅黑" w:eastAsia="微软雅黑" w:hAnsi="微软雅黑" w:cs="Calibri" w:hint="eastAsia"/>
          <w:bCs/>
          <w:szCs w:val="21"/>
        </w:rPr>
        <w:t>乙老板的提议</w:t>
      </w:r>
      <w:r w:rsidRPr="00A36823">
        <w:rPr>
          <w:rFonts w:ascii="微软雅黑" w:eastAsia="微软雅黑" w:hAnsi="微软雅黑" w:cs="Calibri" w:hint="eastAsia"/>
          <w:bCs/>
          <w:szCs w:val="21"/>
        </w:rPr>
        <w:t>不错。批判性思考者会怎么处理这个情况呢？现在，先请你</w:t>
      </w:r>
      <w:r w:rsidR="00416274" w:rsidRPr="00A36823">
        <w:rPr>
          <w:rFonts w:ascii="微软雅黑" w:eastAsia="微软雅黑" w:hAnsi="微软雅黑" w:cs="Calibri" w:hint="eastAsia"/>
          <w:bCs/>
          <w:szCs w:val="21"/>
        </w:rPr>
        <w:t>试着</w:t>
      </w:r>
      <w:r w:rsidRPr="00A36823">
        <w:rPr>
          <w:rFonts w:ascii="微软雅黑" w:eastAsia="微软雅黑" w:hAnsi="微软雅黑" w:cs="Calibri" w:hint="eastAsia"/>
          <w:bCs/>
          <w:szCs w:val="21"/>
        </w:rPr>
        <w:t>判断一下乙老板说的话里，哪些</w:t>
      </w:r>
      <w:r w:rsidR="00FE3A36">
        <w:rPr>
          <w:rFonts w:ascii="微软雅黑" w:eastAsia="微软雅黑" w:hAnsi="微软雅黑" w:cs="Calibri" w:hint="eastAsia"/>
          <w:bCs/>
          <w:szCs w:val="21"/>
        </w:rPr>
        <w:t>偏向属于</w:t>
      </w:r>
      <w:r w:rsidR="00A81C2F" w:rsidRPr="00A36823">
        <w:rPr>
          <w:rFonts w:ascii="微软雅黑" w:eastAsia="微软雅黑" w:hAnsi="微软雅黑" w:cs="Calibri" w:hint="eastAsia"/>
          <w:bCs/>
          <w:szCs w:val="21"/>
        </w:rPr>
        <w:t>事实性观点</w:t>
      </w:r>
      <w:r w:rsidRPr="00A36823">
        <w:rPr>
          <w:rFonts w:ascii="微软雅黑" w:eastAsia="微软雅黑" w:hAnsi="微软雅黑" w:cs="Calibri" w:hint="eastAsia"/>
          <w:bCs/>
          <w:szCs w:val="21"/>
        </w:rPr>
        <w:t>？哪些</w:t>
      </w:r>
      <w:r w:rsidR="00FE3A36">
        <w:rPr>
          <w:rFonts w:ascii="微软雅黑" w:eastAsia="微软雅黑" w:hAnsi="微软雅黑" w:cs="Calibri" w:hint="eastAsia"/>
          <w:bCs/>
          <w:szCs w:val="21"/>
        </w:rPr>
        <w:t>偏向</w:t>
      </w:r>
      <w:r w:rsidRPr="00A36823">
        <w:rPr>
          <w:rFonts w:ascii="微软雅黑" w:eastAsia="微软雅黑" w:hAnsi="微软雅黑" w:cs="Calibri" w:hint="eastAsia"/>
          <w:bCs/>
          <w:szCs w:val="21"/>
        </w:rPr>
        <w:t>属于</w:t>
      </w:r>
      <w:r w:rsidR="00A81C2F" w:rsidRPr="00A36823">
        <w:rPr>
          <w:rFonts w:ascii="微软雅黑" w:eastAsia="微软雅黑" w:hAnsi="微软雅黑" w:cs="Calibri" w:hint="eastAsia"/>
          <w:bCs/>
          <w:szCs w:val="21"/>
        </w:rPr>
        <w:t>主观性</w:t>
      </w:r>
      <w:r w:rsidRPr="00A36823">
        <w:rPr>
          <w:rFonts w:ascii="微软雅黑" w:eastAsia="微软雅黑" w:hAnsi="微软雅黑" w:cs="Calibri" w:hint="eastAsia"/>
          <w:bCs/>
          <w:szCs w:val="21"/>
        </w:rPr>
        <w:t>观点？（拖拽题）</w:t>
      </w:r>
    </w:p>
    <w:p w14:paraId="72177F8F" w14:textId="77777777" w:rsidR="004C7DC3" w:rsidRPr="00A36823" w:rsidRDefault="00A81C2F" w:rsidP="00A36823">
      <w:pPr>
        <w:spacing w:line="360" w:lineRule="auto"/>
        <w:rPr>
          <w:rFonts w:ascii="微软雅黑" w:eastAsia="微软雅黑" w:hAnsi="微软雅黑" w:cs="Calibri"/>
          <w:bCs/>
          <w:szCs w:val="21"/>
        </w:rPr>
      </w:pPr>
      <w:r w:rsidRPr="00A36823">
        <w:rPr>
          <w:rFonts w:ascii="微软雅黑" w:eastAsia="微软雅黑" w:hAnsi="微软雅黑" w:cs="Calibri" w:hint="eastAsia"/>
          <w:bCs/>
          <w:szCs w:val="21"/>
        </w:rPr>
        <w:t>主观性</w:t>
      </w:r>
      <w:r w:rsidRPr="00A36823">
        <w:rPr>
          <w:rFonts w:ascii="微软雅黑" w:eastAsia="微软雅黑" w:hAnsi="微软雅黑" w:cs="Calibri"/>
          <w:bCs/>
          <w:szCs w:val="21"/>
        </w:rPr>
        <w:t>观点</w:t>
      </w:r>
      <w:r w:rsidR="004C7DC3" w:rsidRPr="00A36823">
        <w:rPr>
          <w:rFonts w:ascii="微软雅黑" w:eastAsia="微软雅黑" w:hAnsi="微软雅黑" w:cs="Calibri" w:hint="eastAsia"/>
          <w:bCs/>
          <w:szCs w:val="21"/>
        </w:rPr>
        <w:t>：</w:t>
      </w:r>
    </w:p>
    <w:p w14:paraId="0A857A9A" w14:textId="77777777" w:rsidR="004C7DC3" w:rsidRPr="00A36823" w:rsidRDefault="004C7DC3" w:rsidP="00A36823">
      <w:pPr>
        <w:pStyle w:val="a5"/>
        <w:numPr>
          <w:ilvl w:val="0"/>
          <w:numId w:val="9"/>
        </w:numPr>
        <w:spacing w:line="360" w:lineRule="auto"/>
        <w:ind w:firstLineChars="0"/>
        <w:rPr>
          <w:rFonts w:ascii="微软雅黑" w:eastAsia="微软雅黑" w:hAnsi="微软雅黑" w:cs="Calibri"/>
          <w:bCs/>
          <w:szCs w:val="21"/>
        </w:rPr>
      </w:pPr>
      <w:r w:rsidRPr="00A36823">
        <w:rPr>
          <w:rFonts w:ascii="微软雅黑" w:eastAsia="微软雅黑" w:hAnsi="微软雅黑" w:cs="Calibri" w:hint="eastAsia"/>
          <w:bCs/>
          <w:szCs w:val="21"/>
        </w:rPr>
        <w:t>如果我们恶性竞争，康采能不死命压价吗？就算抢到了订单，</w:t>
      </w:r>
      <w:r w:rsidR="00321997" w:rsidRPr="00A36823">
        <w:rPr>
          <w:rFonts w:ascii="微软雅黑" w:eastAsia="微软雅黑" w:hAnsi="微软雅黑" w:cs="Calibri" w:hint="eastAsia"/>
          <w:bCs/>
          <w:szCs w:val="21"/>
        </w:rPr>
        <w:t>也赚不到什么钱。</w:t>
      </w:r>
    </w:p>
    <w:p w14:paraId="3DBD1DEB" w14:textId="77777777" w:rsidR="004C7DC3" w:rsidRPr="00A36823" w:rsidRDefault="00A36823" w:rsidP="00A36823">
      <w:pPr>
        <w:pStyle w:val="a5"/>
        <w:numPr>
          <w:ilvl w:val="0"/>
          <w:numId w:val="9"/>
        </w:numPr>
        <w:spacing w:line="360" w:lineRule="auto"/>
        <w:ind w:firstLineChars="0"/>
        <w:rPr>
          <w:rFonts w:ascii="微软雅黑" w:eastAsia="微软雅黑" w:hAnsi="微软雅黑" w:cs="Calibri"/>
          <w:bCs/>
          <w:szCs w:val="21"/>
        </w:rPr>
      </w:pPr>
      <w:r w:rsidRPr="00A36823">
        <w:rPr>
          <w:rFonts w:ascii="微软雅黑" w:eastAsia="微软雅黑" w:hAnsi="微软雅黑" w:cs="Calibri" w:hint="eastAsia"/>
          <w:bCs/>
          <w:szCs w:val="21"/>
        </w:rPr>
        <w:t>金属X被我俩垄断了，康采对我们没有还手之力。</w:t>
      </w:r>
    </w:p>
    <w:p w14:paraId="1B318E26" w14:textId="77777777" w:rsidR="004C7DC3" w:rsidRPr="00A36823" w:rsidRDefault="004C7DC3" w:rsidP="00A36823">
      <w:pPr>
        <w:pStyle w:val="a5"/>
        <w:numPr>
          <w:ilvl w:val="0"/>
          <w:numId w:val="9"/>
        </w:numPr>
        <w:spacing w:line="360" w:lineRule="auto"/>
        <w:ind w:firstLineChars="0"/>
        <w:rPr>
          <w:rFonts w:ascii="微软雅黑" w:eastAsia="微软雅黑" w:hAnsi="微软雅黑" w:cs="Calibri"/>
          <w:bCs/>
          <w:szCs w:val="21"/>
        </w:rPr>
      </w:pPr>
      <w:r w:rsidRPr="00A36823">
        <w:rPr>
          <w:rFonts w:ascii="微软雅黑" w:eastAsia="微软雅黑" w:hAnsi="微软雅黑" w:cs="Calibri"/>
          <w:bCs/>
          <w:szCs w:val="21"/>
        </w:rPr>
        <w:t>现在下游急着要货</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我们合作的话</w:t>
      </w:r>
      <w:r w:rsidRPr="00A36823">
        <w:rPr>
          <w:rFonts w:ascii="微软雅黑" w:eastAsia="微软雅黑" w:hAnsi="微软雅黑" w:cs="Calibri" w:hint="eastAsia"/>
          <w:bCs/>
          <w:szCs w:val="21"/>
        </w:rPr>
        <w:t>，就一劳永逸了。</w:t>
      </w:r>
    </w:p>
    <w:p w14:paraId="5727101C" w14:textId="77777777" w:rsidR="004C7DC3" w:rsidRPr="00A36823" w:rsidRDefault="004C7DC3"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事实</w:t>
      </w:r>
      <w:r w:rsidR="00A81C2F" w:rsidRPr="00A36823">
        <w:rPr>
          <w:rFonts w:ascii="微软雅黑" w:eastAsia="微软雅黑" w:hAnsi="微软雅黑" w:cs="Calibri"/>
          <w:bCs/>
          <w:szCs w:val="21"/>
        </w:rPr>
        <w:t>性观点</w:t>
      </w:r>
      <w:r w:rsidRPr="00A36823">
        <w:rPr>
          <w:rFonts w:ascii="微软雅黑" w:eastAsia="微软雅黑" w:hAnsi="微软雅黑" w:cs="Calibri" w:hint="eastAsia"/>
          <w:bCs/>
          <w:szCs w:val="21"/>
        </w:rPr>
        <w:t>：</w:t>
      </w:r>
    </w:p>
    <w:p w14:paraId="10A1E6E1" w14:textId="77777777" w:rsidR="0078302D" w:rsidRPr="00A36823" w:rsidRDefault="0078302D" w:rsidP="00A36823">
      <w:pPr>
        <w:pStyle w:val="a5"/>
        <w:numPr>
          <w:ilvl w:val="0"/>
          <w:numId w:val="9"/>
        </w:numPr>
        <w:spacing w:line="360" w:lineRule="auto"/>
        <w:ind w:firstLineChars="0"/>
        <w:rPr>
          <w:rFonts w:ascii="微软雅黑" w:eastAsia="微软雅黑" w:hAnsi="微软雅黑" w:cs="Calibri"/>
          <w:bCs/>
          <w:szCs w:val="21"/>
        </w:rPr>
      </w:pPr>
      <w:r w:rsidRPr="00A36823">
        <w:rPr>
          <w:rFonts w:ascii="微软雅黑" w:eastAsia="微软雅黑" w:hAnsi="微软雅黑" w:cs="Calibri" w:hint="eastAsia"/>
          <w:bCs/>
          <w:szCs w:val="21"/>
        </w:rPr>
        <w:t>你</w:t>
      </w:r>
      <w:r w:rsidR="000E1885" w:rsidRPr="00A36823">
        <w:rPr>
          <w:rFonts w:ascii="微软雅黑" w:eastAsia="微软雅黑" w:hAnsi="微软雅黑" w:cs="Calibri"/>
          <w:bCs/>
          <w:szCs w:val="21"/>
        </w:rPr>
        <w:t>原来考虑的价格</w:t>
      </w:r>
      <w:r w:rsidRPr="00A36823">
        <w:rPr>
          <w:rFonts w:ascii="微软雅黑" w:eastAsia="微软雅黑" w:hAnsi="微软雅黑" w:cs="Calibri"/>
          <w:bCs/>
          <w:szCs w:val="21"/>
        </w:rPr>
        <w:t>差不多</w:t>
      </w:r>
      <w:r w:rsidR="000E1885" w:rsidRPr="00A36823">
        <w:rPr>
          <w:rFonts w:ascii="微软雅黑" w:eastAsia="微软雅黑" w:hAnsi="微软雅黑" w:cs="Calibri" w:hint="eastAsia"/>
          <w:bCs/>
          <w:szCs w:val="21"/>
        </w:rPr>
        <w:t>14</w:t>
      </w:r>
      <w:r w:rsidRPr="00A36823">
        <w:rPr>
          <w:rFonts w:ascii="微软雅黑" w:eastAsia="微软雅黑" w:hAnsi="微软雅黑" w:cs="Calibri" w:hint="eastAsia"/>
          <w:bCs/>
          <w:szCs w:val="21"/>
        </w:rPr>
        <w:t>00元/公斤，一旦联手就能哄抬到2500元/公斤，一人出货4吨，捞他一笔大的，剩下的那些就核销掉吧。</w:t>
      </w:r>
    </w:p>
    <w:p w14:paraId="2E22FE03" w14:textId="77777777" w:rsidR="004C7DC3" w:rsidRPr="00A36823" w:rsidRDefault="004C7DC3" w:rsidP="00A36823">
      <w:pPr>
        <w:pStyle w:val="a5"/>
        <w:numPr>
          <w:ilvl w:val="0"/>
          <w:numId w:val="9"/>
        </w:numPr>
        <w:spacing w:line="360" w:lineRule="auto"/>
        <w:ind w:firstLineChars="0"/>
        <w:rPr>
          <w:rFonts w:ascii="微软雅黑" w:eastAsia="微软雅黑" w:hAnsi="微软雅黑" w:cs="Calibri"/>
          <w:bCs/>
          <w:szCs w:val="21"/>
        </w:rPr>
      </w:pPr>
      <w:r w:rsidRPr="00A36823">
        <w:rPr>
          <w:rFonts w:ascii="微软雅黑" w:eastAsia="微软雅黑" w:hAnsi="微软雅黑" w:cs="Calibri" w:hint="eastAsia"/>
          <w:bCs/>
          <w:szCs w:val="21"/>
        </w:rPr>
        <w:t>我按双方手里都是</w:t>
      </w:r>
      <w:r w:rsidRPr="00A36823">
        <w:rPr>
          <w:rFonts w:ascii="微软雅黑" w:eastAsia="微软雅黑" w:hAnsi="微软雅黑" w:cs="Calibri"/>
          <w:bCs/>
          <w:szCs w:val="21"/>
        </w:rPr>
        <w:t>8吨</w:t>
      </w:r>
      <w:r w:rsidRPr="00A36823">
        <w:rPr>
          <w:rFonts w:ascii="微软雅黑" w:eastAsia="微软雅黑" w:hAnsi="微软雅黑" w:cs="Calibri" w:hint="eastAsia"/>
          <w:bCs/>
          <w:szCs w:val="21"/>
        </w:rPr>
        <w:t>，账面成本都是700元/公斤来算好了。利润（2500-</w:t>
      </w:r>
      <w:r w:rsidRPr="00A36823">
        <w:rPr>
          <w:rFonts w:ascii="微软雅黑" w:eastAsia="微软雅黑" w:hAnsi="微软雅黑" w:cs="Calibri"/>
          <w:bCs/>
          <w:szCs w:val="21"/>
        </w:rPr>
        <w:t>700</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4000</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720万</w:t>
      </w:r>
      <w:r w:rsidRPr="00A36823">
        <w:rPr>
          <w:rFonts w:ascii="微软雅黑" w:eastAsia="微软雅黑" w:hAnsi="微软雅黑" w:cs="Calibri" w:hint="eastAsia"/>
          <w:bCs/>
          <w:szCs w:val="21"/>
        </w:rPr>
        <w:t>！</w:t>
      </w:r>
    </w:p>
    <w:p w14:paraId="0F777C61" w14:textId="77777777" w:rsidR="00355188" w:rsidRPr="00A36823" w:rsidRDefault="004C7DC3" w:rsidP="00A36823">
      <w:pPr>
        <w:pStyle w:val="a5"/>
        <w:numPr>
          <w:ilvl w:val="0"/>
          <w:numId w:val="9"/>
        </w:numPr>
        <w:spacing w:line="360" w:lineRule="auto"/>
        <w:ind w:firstLineChars="0"/>
        <w:rPr>
          <w:rFonts w:ascii="微软雅黑" w:eastAsia="微软雅黑" w:hAnsi="微软雅黑" w:cs="Calibri"/>
          <w:bCs/>
          <w:szCs w:val="21"/>
        </w:rPr>
      </w:pPr>
      <w:r w:rsidRPr="00A36823">
        <w:rPr>
          <w:rFonts w:ascii="微软雅黑" w:eastAsia="微软雅黑" w:hAnsi="微软雅黑" w:cs="Calibri"/>
          <w:bCs/>
          <w:szCs w:val="21"/>
        </w:rPr>
        <w:t>咋们互相倾轧的话</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你单价最多开到</w:t>
      </w:r>
      <w:r w:rsidRPr="00A36823">
        <w:rPr>
          <w:rFonts w:ascii="微软雅黑" w:eastAsia="微软雅黑" w:hAnsi="微软雅黑" w:cs="Calibri" w:hint="eastAsia"/>
          <w:bCs/>
          <w:szCs w:val="21"/>
        </w:rPr>
        <w:t>1400，</w:t>
      </w:r>
      <w:r w:rsidR="00A81C2F" w:rsidRPr="00A36823">
        <w:rPr>
          <w:rFonts w:ascii="微软雅黑" w:eastAsia="微软雅黑" w:hAnsi="微软雅黑" w:cs="Calibri" w:hint="eastAsia"/>
          <w:bCs/>
          <w:szCs w:val="21"/>
        </w:rPr>
        <w:t>利润就是</w:t>
      </w:r>
      <w:r w:rsidRPr="00A36823">
        <w:rPr>
          <w:rFonts w:ascii="微软雅黑" w:eastAsia="微软雅黑" w:hAnsi="微软雅黑" w:cs="Calibri" w:hint="eastAsia"/>
          <w:bCs/>
          <w:szCs w:val="21"/>
        </w:rPr>
        <w:t>（1400-</w:t>
      </w:r>
      <w:r w:rsidRPr="00A36823">
        <w:rPr>
          <w:rFonts w:ascii="微软雅黑" w:eastAsia="微软雅黑" w:hAnsi="微软雅黑" w:cs="Calibri"/>
          <w:bCs/>
          <w:szCs w:val="21"/>
        </w:rPr>
        <w:t>700</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8000</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560万</w:t>
      </w:r>
      <w:r w:rsidRPr="00A36823">
        <w:rPr>
          <w:rFonts w:ascii="微软雅黑" w:eastAsia="微软雅黑" w:hAnsi="微软雅黑" w:cs="Calibri" w:hint="eastAsia"/>
          <w:bCs/>
          <w:szCs w:val="21"/>
        </w:rPr>
        <w:t>。</w:t>
      </w:r>
    </w:p>
    <w:p w14:paraId="75EB4D0F" w14:textId="77777777" w:rsidR="00BE570F" w:rsidRPr="00A36823" w:rsidRDefault="0031083D" w:rsidP="00A36823">
      <w:pPr>
        <w:spacing w:line="360" w:lineRule="auto"/>
        <w:rPr>
          <w:rFonts w:ascii="微软雅黑" w:eastAsia="微软雅黑" w:hAnsi="微软雅黑" w:cs="Calibri"/>
          <w:b/>
          <w:bCs/>
          <w:szCs w:val="21"/>
        </w:rPr>
      </w:pPr>
      <w:r>
        <w:rPr>
          <w:rFonts w:ascii="微软雅黑" w:eastAsia="微软雅黑" w:hAnsi="微软雅黑" w:cs="Calibri" w:hint="eastAsia"/>
          <w:b/>
          <w:bCs/>
          <w:szCs w:val="21"/>
        </w:rPr>
        <w:t xml:space="preserve">02U09 </w:t>
      </w:r>
      <w:r w:rsidR="00BE570F" w:rsidRPr="00A36823">
        <w:rPr>
          <w:rFonts w:ascii="微软雅黑" w:eastAsia="微软雅黑" w:hAnsi="微软雅黑" w:cs="Calibri" w:hint="eastAsia"/>
          <w:b/>
          <w:bCs/>
          <w:szCs w:val="21"/>
        </w:rPr>
        <w:t>区分客观事实与个人观点</w:t>
      </w:r>
    </w:p>
    <w:p w14:paraId="5EF81EA6" w14:textId="77777777" w:rsidR="009065DF" w:rsidRPr="00A36823" w:rsidRDefault="009065DF"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当你明确感到对方想要说服你的时候</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你就很有必要将</w:t>
      </w:r>
      <w:r w:rsidR="00D52190" w:rsidRPr="00A36823">
        <w:rPr>
          <w:rFonts w:ascii="微软雅黑" w:eastAsia="微软雅黑" w:hAnsi="微软雅黑" w:cs="Calibri" w:hint="eastAsia"/>
          <w:bCs/>
          <w:szCs w:val="21"/>
        </w:rPr>
        <w:t>他话语中</w:t>
      </w:r>
      <w:r w:rsidRPr="00A36823">
        <w:rPr>
          <w:rFonts w:ascii="微软雅黑" w:eastAsia="微软雅黑" w:hAnsi="微软雅黑" w:cs="Calibri"/>
          <w:bCs/>
          <w:szCs w:val="21"/>
        </w:rPr>
        <w:t>的</w:t>
      </w:r>
      <w:r w:rsidR="006E213B" w:rsidRPr="00A36823">
        <w:rPr>
          <w:rFonts w:ascii="微软雅黑" w:eastAsia="微软雅黑" w:hAnsi="微软雅黑" w:cs="Calibri" w:hint="eastAsia"/>
          <w:bCs/>
          <w:szCs w:val="21"/>
        </w:rPr>
        <w:t>事实性</w:t>
      </w:r>
      <w:r w:rsidR="006E213B" w:rsidRPr="00A36823">
        <w:rPr>
          <w:rFonts w:ascii="微软雅黑" w:eastAsia="微软雅黑" w:hAnsi="微软雅黑" w:cs="Calibri"/>
          <w:bCs/>
          <w:szCs w:val="21"/>
        </w:rPr>
        <w:t>信息</w:t>
      </w:r>
      <w:r w:rsidR="006E213B" w:rsidRPr="00A36823">
        <w:rPr>
          <w:rFonts w:ascii="微软雅黑" w:eastAsia="微软雅黑" w:hAnsi="微软雅黑" w:cs="Calibri" w:hint="eastAsia"/>
          <w:bCs/>
          <w:szCs w:val="21"/>
        </w:rPr>
        <w:t>（客观</w:t>
      </w:r>
      <w:r w:rsidR="000E1885" w:rsidRPr="00A36823">
        <w:rPr>
          <w:rFonts w:ascii="微软雅黑" w:eastAsia="微软雅黑" w:hAnsi="微软雅黑" w:cs="Calibri" w:hint="eastAsia"/>
          <w:bCs/>
          <w:szCs w:val="21"/>
        </w:rPr>
        <w:t>范畴</w:t>
      </w:r>
      <w:r w:rsidR="006E213B" w:rsidRPr="00A36823">
        <w:rPr>
          <w:rFonts w:ascii="微软雅黑" w:eastAsia="微软雅黑" w:hAnsi="微软雅黑" w:cs="Calibri" w:hint="eastAsia"/>
          <w:bCs/>
          <w:szCs w:val="21"/>
        </w:rPr>
        <w:t>）</w:t>
      </w:r>
      <w:r w:rsidR="00D52190" w:rsidRPr="00A36823">
        <w:rPr>
          <w:rFonts w:ascii="微软雅黑" w:eastAsia="微软雅黑" w:hAnsi="微软雅黑" w:cs="Calibri"/>
          <w:bCs/>
          <w:szCs w:val="21"/>
        </w:rPr>
        <w:t>和个人观点</w:t>
      </w:r>
      <w:r w:rsidR="006E213B" w:rsidRPr="00A36823">
        <w:rPr>
          <w:rFonts w:ascii="微软雅黑" w:eastAsia="微软雅黑" w:hAnsi="微软雅黑" w:cs="Calibri" w:hint="eastAsia"/>
          <w:bCs/>
          <w:szCs w:val="21"/>
        </w:rPr>
        <w:t>(主观</w:t>
      </w:r>
      <w:r w:rsidR="000E1885" w:rsidRPr="00A36823">
        <w:rPr>
          <w:rFonts w:ascii="微软雅黑" w:eastAsia="微软雅黑" w:hAnsi="微软雅黑" w:cs="Calibri" w:hint="eastAsia"/>
          <w:bCs/>
          <w:szCs w:val="21"/>
        </w:rPr>
        <w:t>范畴</w:t>
      </w:r>
      <w:r w:rsidR="006E213B" w:rsidRPr="00A36823">
        <w:rPr>
          <w:rFonts w:ascii="微软雅黑" w:eastAsia="微软雅黑" w:hAnsi="微软雅黑" w:cs="Calibri" w:hint="eastAsia"/>
          <w:bCs/>
          <w:szCs w:val="21"/>
        </w:rPr>
        <w:t>)</w:t>
      </w:r>
      <w:r w:rsidRPr="00A36823">
        <w:rPr>
          <w:rFonts w:ascii="微软雅黑" w:eastAsia="微软雅黑" w:hAnsi="微软雅黑" w:cs="Calibri"/>
          <w:bCs/>
          <w:szCs w:val="21"/>
        </w:rPr>
        <w:t>加以区分</w:t>
      </w:r>
      <w:r w:rsidRPr="00A36823">
        <w:rPr>
          <w:rFonts w:ascii="微软雅黑" w:eastAsia="微软雅黑" w:hAnsi="微软雅黑" w:cs="Calibri" w:hint="eastAsia"/>
          <w:bCs/>
          <w:szCs w:val="21"/>
        </w:rPr>
        <w:t>。</w:t>
      </w:r>
    </w:p>
    <w:p w14:paraId="6FBCBD37" w14:textId="77777777" w:rsidR="0093505F" w:rsidRPr="00A36823" w:rsidRDefault="006E213B"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我们刚才已经了解到</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 xml:space="preserve"> </w:t>
      </w:r>
      <w:r w:rsidRPr="00A36823">
        <w:rPr>
          <w:rFonts w:ascii="微软雅黑" w:eastAsia="微软雅黑" w:hAnsi="微软雅黑" w:cs="Calibri" w:hint="eastAsia"/>
          <w:bCs/>
          <w:szCs w:val="21"/>
        </w:rPr>
        <w:t>事实性</w:t>
      </w:r>
      <w:r w:rsidRPr="00A36823">
        <w:rPr>
          <w:rFonts w:ascii="微软雅黑" w:eastAsia="微软雅黑" w:hAnsi="微软雅黑" w:cs="Calibri"/>
          <w:bCs/>
          <w:szCs w:val="21"/>
        </w:rPr>
        <w:t>信息就是那些客观存在的</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可以被</w:t>
      </w:r>
      <w:r w:rsidR="00BE6E03" w:rsidRPr="00A36823">
        <w:rPr>
          <w:rFonts w:ascii="微软雅黑" w:eastAsia="微软雅黑" w:hAnsi="微软雅黑" w:cs="Calibri" w:hint="eastAsia"/>
          <w:bCs/>
          <w:szCs w:val="21"/>
        </w:rPr>
        <w:t>历史经验</w:t>
      </w:r>
      <w:r w:rsidRPr="00A36823">
        <w:rPr>
          <w:rFonts w:ascii="微软雅黑" w:eastAsia="微软雅黑" w:hAnsi="微软雅黑" w:cs="Calibri"/>
          <w:bCs/>
          <w:szCs w:val="21"/>
        </w:rPr>
        <w:t>证实的信息</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譬如国际货币基金组织成立于</w:t>
      </w:r>
      <w:r w:rsidRPr="00A36823">
        <w:rPr>
          <w:rFonts w:ascii="微软雅黑" w:eastAsia="微软雅黑" w:hAnsi="微软雅黑" w:cs="Calibri" w:hint="eastAsia"/>
          <w:bCs/>
          <w:szCs w:val="21"/>
        </w:rPr>
        <w:t>1945年</w:t>
      </w:r>
      <w:r w:rsidR="0093505F" w:rsidRPr="00A36823">
        <w:rPr>
          <w:rFonts w:ascii="微软雅黑" w:eastAsia="微软雅黑" w:hAnsi="微软雅黑" w:cs="Calibri" w:hint="eastAsia"/>
          <w:bCs/>
          <w:szCs w:val="21"/>
        </w:rPr>
        <w:t>；哥伦布发现了美国新大陆。</w:t>
      </w:r>
      <w:r w:rsidR="00BE570F" w:rsidRPr="00A36823">
        <w:rPr>
          <w:rFonts w:ascii="微软雅黑" w:eastAsia="微软雅黑" w:hAnsi="微软雅黑" w:cs="Calibri"/>
          <w:bCs/>
          <w:szCs w:val="21"/>
        </w:rPr>
        <w:t>而观点则是</w:t>
      </w:r>
      <w:r w:rsidR="00D52190" w:rsidRPr="00A36823">
        <w:rPr>
          <w:rFonts w:ascii="微软雅黑" w:eastAsia="微软雅黑" w:hAnsi="微软雅黑" w:cs="Calibri" w:hint="eastAsia"/>
          <w:bCs/>
          <w:szCs w:val="21"/>
        </w:rPr>
        <w:t>很难</w:t>
      </w:r>
      <w:r w:rsidR="00982ED4" w:rsidRPr="00A36823">
        <w:rPr>
          <w:rFonts w:ascii="微软雅黑" w:eastAsia="微软雅黑" w:hAnsi="微软雅黑" w:cs="Calibri"/>
          <w:bCs/>
          <w:szCs w:val="21"/>
        </w:rPr>
        <w:t>被证实</w:t>
      </w:r>
      <w:r w:rsidR="00BE570F" w:rsidRPr="00A36823">
        <w:rPr>
          <w:rFonts w:ascii="微软雅黑" w:eastAsia="微软雅黑" w:hAnsi="微软雅黑" w:cs="Calibri"/>
          <w:bCs/>
          <w:szCs w:val="21"/>
        </w:rPr>
        <w:t>的</w:t>
      </w:r>
      <w:r w:rsidR="00BE570F" w:rsidRPr="00A36823">
        <w:rPr>
          <w:rFonts w:ascii="微软雅黑" w:eastAsia="微软雅黑" w:hAnsi="微软雅黑" w:cs="Calibri" w:hint="eastAsia"/>
          <w:bCs/>
          <w:szCs w:val="21"/>
        </w:rPr>
        <w:t>，</w:t>
      </w:r>
      <w:r w:rsidR="00BE570F" w:rsidRPr="00A36823">
        <w:rPr>
          <w:rFonts w:ascii="微软雅黑" w:eastAsia="微软雅黑" w:hAnsi="微软雅黑" w:cs="Calibri"/>
          <w:bCs/>
          <w:szCs w:val="21"/>
        </w:rPr>
        <w:t>带有</w:t>
      </w:r>
      <w:r w:rsidR="00416274" w:rsidRPr="00A36823">
        <w:rPr>
          <w:rFonts w:ascii="微软雅黑" w:eastAsia="微软雅黑" w:hAnsi="微软雅黑" w:cs="Calibri"/>
          <w:bCs/>
          <w:szCs w:val="21"/>
        </w:rPr>
        <w:t>较强的</w:t>
      </w:r>
      <w:r w:rsidR="00BE570F" w:rsidRPr="00A36823">
        <w:rPr>
          <w:rFonts w:ascii="微软雅黑" w:eastAsia="微软雅黑" w:hAnsi="微软雅黑" w:cs="Calibri"/>
          <w:bCs/>
          <w:szCs w:val="21"/>
        </w:rPr>
        <w:t>主观性质</w:t>
      </w:r>
      <w:r w:rsidR="00BE570F" w:rsidRPr="00A36823">
        <w:rPr>
          <w:rFonts w:ascii="微软雅黑" w:eastAsia="微软雅黑" w:hAnsi="微软雅黑" w:cs="Calibri" w:hint="eastAsia"/>
          <w:bCs/>
          <w:szCs w:val="21"/>
        </w:rPr>
        <w:t>。</w:t>
      </w:r>
      <w:r w:rsidR="00D52190" w:rsidRPr="00A36823">
        <w:rPr>
          <w:rFonts w:ascii="微软雅黑" w:eastAsia="微软雅黑" w:hAnsi="微软雅黑" w:cs="Calibri"/>
          <w:bCs/>
          <w:szCs w:val="21"/>
        </w:rPr>
        <w:t>观点</w:t>
      </w:r>
      <w:r w:rsidR="00BE570F" w:rsidRPr="00A36823">
        <w:rPr>
          <w:rFonts w:ascii="微软雅黑" w:eastAsia="微软雅黑" w:hAnsi="微软雅黑" w:cs="Calibri"/>
          <w:bCs/>
          <w:szCs w:val="21"/>
        </w:rPr>
        <w:t>在一个人的大脑中生成</w:t>
      </w:r>
      <w:r w:rsidR="00BE570F" w:rsidRPr="00A36823">
        <w:rPr>
          <w:rFonts w:ascii="微软雅黑" w:eastAsia="微软雅黑" w:hAnsi="微软雅黑" w:cs="Calibri" w:hint="eastAsia"/>
          <w:bCs/>
          <w:szCs w:val="21"/>
        </w:rPr>
        <w:t>，</w:t>
      </w:r>
      <w:r w:rsidR="00BE570F" w:rsidRPr="00A36823">
        <w:rPr>
          <w:rFonts w:ascii="微软雅黑" w:eastAsia="微软雅黑" w:hAnsi="微软雅黑" w:cs="Calibri"/>
          <w:bCs/>
          <w:szCs w:val="21"/>
        </w:rPr>
        <w:t>反映他所相信的内容</w:t>
      </w:r>
      <w:r w:rsidR="00BE570F" w:rsidRPr="00A36823">
        <w:rPr>
          <w:rFonts w:ascii="微软雅黑" w:eastAsia="微软雅黑" w:hAnsi="微软雅黑" w:cs="Calibri" w:hint="eastAsia"/>
          <w:bCs/>
          <w:szCs w:val="21"/>
        </w:rPr>
        <w:t>。</w:t>
      </w:r>
      <w:r w:rsidR="0093505F" w:rsidRPr="00A36823">
        <w:rPr>
          <w:rFonts w:ascii="微软雅黑" w:eastAsia="微软雅黑" w:hAnsi="微软雅黑" w:cs="Calibri" w:hint="eastAsia"/>
          <w:bCs/>
          <w:szCs w:val="21"/>
        </w:rPr>
        <w:t>譬如有人说“今年引进的都是烂片，除了加勒比海盗还算好看”,“</w:t>
      </w:r>
      <w:r w:rsidR="00416274" w:rsidRPr="00A36823">
        <w:rPr>
          <w:rFonts w:ascii="微软雅黑" w:eastAsia="微软雅黑" w:hAnsi="微软雅黑" w:cs="Calibri" w:hint="eastAsia"/>
          <w:bCs/>
          <w:szCs w:val="21"/>
        </w:rPr>
        <w:t>我觉得这份工作前景很好，应该接受这个offer</w:t>
      </w:r>
      <w:r w:rsidR="0093505F" w:rsidRPr="00A36823">
        <w:rPr>
          <w:rFonts w:ascii="微软雅黑" w:eastAsia="微软雅黑" w:hAnsi="微软雅黑" w:cs="Calibri" w:hint="eastAsia"/>
          <w:bCs/>
          <w:szCs w:val="21"/>
        </w:rPr>
        <w:t>”</w:t>
      </w:r>
      <w:r w:rsidR="00D52190" w:rsidRPr="00A36823">
        <w:rPr>
          <w:rFonts w:ascii="微软雅黑" w:eastAsia="微软雅黑" w:hAnsi="微软雅黑" w:cs="Calibri" w:hint="eastAsia"/>
          <w:bCs/>
          <w:szCs w:val="21"/>
        </w:rPr>
        <w:t>等</w:t>
      </w:r>
      <w:r w:rsidR="0093505F" w:rsidRPr="00A36823">
        <w:rPr>
          <w:rFonts w:ascii="微软雅黑" w:eastAsia="微软雅黑" w:hAnsi="微软雅黑" w:cs="Calibri" w:hint="eastAsia"/>
          <w:bCs/>
          <w:szCs w:val="21"/>
        </w:rPr>
        <w:t>。</w:t>
      </w:r>
    </w:p>
    <w:p w14:paraId="36B3CAF0" w14:textId="77777777" w:rsidR="00DE15F5" w:rsidRPr="00A36823" w:rsidRDefault="00BE570F"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lastRenderedPageBreak/>
        <w:t>批判性思考者</w:t>
      </w:r>
      <w:r w:rsidR="00982ED4" w:rsidRPr="00A36823">
        <w:rPr>
          <w:rFonts w:ascii="微软雅黑" w:eastAsia="微软雅黑" w:hAnsi="微软雅黑" w:cs="Calibri" w:hint="eastAsia"/>
          <w:bCs/>
          <w:szCs w:val="21"/>
        </w:rPr>
        <w:t>总是</w:t>
      </w:r>
      <w:r w:rsidR="00982ED4" w:rsidRPr="00A36823">
        <w:rPr>
          <w:rFonts w:ascii="微软雅黑" w:eastAsia="微软雅黑" w:hAnsi="微软雅黑" w:cs="Calibri"/>
          <w:bCs/>
          <w:szCs w:val="21"/>
        </w:rPr>
        <w:t>能</w:t>
      </w:r>
      <w:r w:rsidR="005B41A6" w:rsidRPr="00A36823">
        <w:rPr>
          <w:rFonts w:ascii="微软雅黑" w:eastAsia="微软雅黑" w:hAnsi="微软雅黑" w:cs="Calibri"/>
          <w:bCs/>
          <w:szCs w:val="21"/>
        </w:rPr>
        <w:t>理性分析</w:t>
      </w:r>
      <w:r w:rsidRPr="00A36823">
        <w:rPr>
          <w:rFonts w:ascii="微软雅黑" w:eastAsia="微软雅黑" w:hAnsi="微软雅黑" w:cs="Calibri"/>
          <w:bCs/>
          <w:szCs w:val="21"/>
        </w:rPr>
        <w:t>信息</w:t>
      </w:r>
      <w:r w:rsidRPr="00A36823">
        <w:rPr>
          <w:rFonts w:ascii="微软雅黑" w:eastAsia="微软雅黑" w:hAnsi="微软雅黑" w:cs="Calibri" w:hint="eastAsia"/>
          <w:bCs/>
          <w:szCs w:val="21"/>
        </w:rPr>
        <w:t>，</w:t>
      </w:r>
      <w:r w:rsidR="00EA4BE6" w:rsidRPr="00A36823">
        <w:rPr>
          <w:rFonts w:ascii="微软雅黑" w:eastAsia="微软雅黑" w:hAnsi="微软雅黑" w:cs="Calibri"/>
          <w:bCs/>
          <w:szCs w:val="21"/>
        </w:rPr>
        <w:t>从</w:t>
      </w:r>
      <w:r w:rsidR="00982ED4" w:rsidRPr="00A36823">
        <w:rPr>
          <w:rFonts w:ascii="微软雅黑" w:eastAsia="微软雅黑" w:hAnsi="微软雅黑" w:cs="Calibri"/>
          <w:bCs/>
          <w:szCs w:val="21"/>
        </w:rPr>
        <w:t>纷杂的</w:t>
      </w:r>
      <w:r w:rsidR="000E1885" w:rsidRPr="00A36823">
        <w:rPr>
          <w:rFonts w:ascii="微软雅黑" w:eastAsia="微软雅黑" w:hAnsi="微软雅黑" w:cs="Calibri" w:hint="eastAsia"/>
          <w:bCs/>
          <w:szCs w:val="21"/>
        </w:rPr>
        <w:t>提议、</w:t>
      </w:r>
      <w:r w:rsidR="000E1885" w:rsidRPr="00A36823">
        <w:rPr>
          <w:rFonts w:ascii="微软雅黑" w:eastAsia="微软雅黑" w:hAnsi="微软雅黑" w:cs="Calibri"/>
          <w:bCs/>
          <w:szCs w:val="21"/>
        </w:rPr>
        <w:t>见地与主张</w:t>
      </w:r>
      <w:r w:rsidR="00EA4BE6" w:rsidRPr="00A36823">
        <w:rPr>
          <w:rFonts w:ascii="微软雅黑" w:eastAsia="微软雅黑" w:hAnsi="微软雅黑" w:cs="Calibri"/>
          <w:bCs/>
          <w:szCs w:val="21"/>
        </w:rPr>
        <w:t>中梳理出事实性信息</w:t>
      </w:r>
      <w:r w:rsidR="00416274" w:rsidRPr="00A36823">
        <w:rPr>
          <w:rFonts w:ascii="微软雅黑" w:eastAsia="微软雅黑" w:hAnsi="微软雅黑" w:cs="Calibri"/>
          <w:bCs/>
          <w:szCs w:val="21"/>
        </w:rPr>
        <w:t>与主观性信息</w:t>
      </w:r>
      <w:r w:rsidR="00EA4BE6" w:rsidRPr="00A36823">
        <w:rPr>
          <w:rFonts w:ascii="微软雅黑" w:eastAsia="微软雅黑" w:hAnsi="微软雅黑" w:cs="Calibri" w:hint="eastAsia"/>
          <w:bCs/>
          <w:szCs w:val="21"/>
        </w:rPr>
        <w:t>。</w:t>
      </w:r>
      <w:r w:rsidR="0026551A" w:rsidRPr="00A36823">
        <w:rPr>
          <w:rFonts w:ascii="微软雅黑" w:eastAsia="微软雅黑" w:hAnsi="微软雅黑" w:cs="Calibri" w:hint="eastAsia"/>
          <w:bCs/>
          <w:szCs w:val="21"/>
        </w:rPr>
        <w:t>要注意的是</w:t>
      </w:r>
      <w:r w:rsidR="00EA4BE6" w:rsidRPr="00A36823">
        <w:rPr>
          <w:rFonts w:ascii="微软雅黑" w:eastAsia="微软雅黑" w:hAnsi="微软雅黑" w:cs="Calibri" w:hint="eastAsia"/>
          <w:bCs/>
          <w:szCs w:val="21"/>
        </w:rPr>
        <w:t>，</w:t>
      </w:r>
      <w:r w:rsidR="00416274" w:rsidRPr="00A36823">
        <w:rPr>
          <w:rFonts w:ascii="微软雅黑" w:eastAsia="微软雅黑" w:hAnsi="微软雅黑" w:cs="Calibri" w:hint="eastAsia"/>
          <w:bCs/>
          <w:szCs w:val="21"/>
        </w:rPr>
        <w:t>主观</w:t>
      </w:r>
      <w:r w:rsidR="00EA4BE6" w:rsidRPr="00A36823">
        <w:rPr>
          <w:rFonts w:ascii="微软雅黑" w:eastAsia="微软雅黑" w:hAnsi="微软雅黑" w:cs="Calibri" w:hint="eastAsia"/>
          <w:bCs/>
          <w:szCs w:val="21"/>
        </w:rPr>
        <w:t>观点</w:t>
      </w:r>
      <w:r w:rsidR="0022621C" w:rsidRPr="00A36823">
        <w:rPr>
          <w:rFonts w:ascii="微软雅黑" w:eastAsia="微软雅黑" w:hAnsi="微软雅黑" w:cs="Calibri" w:hint="eastAsia"/>
          <w:bCs/>
          <w:szCs w:val="21"/>
        </w:rPr>
        <w:t>虽</w:t>
      </w:r>
      <w:r w:rsidR="007309C1" w:rsidRPr="00A36823">
        <w:rPr>
          <w:rFonts w:ascii="微软雅黑" w:eastAsia="微软雅黑" w:hAnsi="微软雅黑" w:cs="Calibri" w:hint="eastAsia"/>
          <w:bCs/>
          <w:szCs w:val="21"/>
        </w:rPr>
        <w:t>不属于</w:t>
      </w:r>
      <w:r w:rsidR="0022621C" w:rsidRPr="00A36823">
        <w:rPr>
          <w:rFonts w:ascii="微软雅黑" w:eastAsia="微软雅黑" w:hAnsi="微软雅黑" w:cs="Calibri" w:hint="eastAsia"/>
          <w:bCs/>
          <w:szCs w:val="21"/>
        </w:rPr>
        <w:t>事实</w:t>
      </w:r>
      <w:r w:rsidR="00416274" w:rsidRPr="00A36823">
        <w:rPr>
          <w:rFonts w:ascii="微软雅黑" w:eastAsia="微软雅黑" w:hAnsi="微软雅黑" w:cs="Calibri" w:hint="eastAsia"/>
          <w:bCs/>
          <w:szCs w:val="21"/>
        </w:rPr>
        <w:t>范畴</w:t>
      </w:r>
      <w:r w:rsidR="0022621C" w:rsidRPr="00A36823">
        <w:rPr>
          <w:rFonts w:ascii="微软雅黑" w:eastAsia="微软雅黑" w:hAnsi="微软雅黑" w:cs="Calibri" w:hint="eastAsia"/>
          <w:bCs/>
          <w:szCs w:val="21"/>
        </w:rPr>
        <w:t>，但很多时候</w:t>
      </w:r>
      <w:r w:rsidR="00CA7533" w:rsidRPr="00A36823">
        <w:rPr>
          <w:rFonts w:ascii="微软雅黑" w:eastAsia="微软雅黑" w:hAnsi="微软雅黑" w:cs="Calibri" w:hint="eastAsia"/>
          <w:bCs/>
          <w:szCs w:val="21"/>
        </w:rPr>
        <w:t>也能</w:t>
      </w:r>
      <w:r w:rsidR="00EA4BE6" w:rsidRPr="00A36823">
        <w:rPr>
          <w:rFonts w:ascii="微软雅黑" w:eastAsia="微软雅黑" w:hAnsi="微软雅黑" w:cs="Calibri" w:hint="eastAsia"/>
          <w:bCs/>
          <w:szCs w:val="21"/>
        </w:rPr>
        <w:t>反映</w:t>
      </w:r>
      <w:r w:rsidR="00462456" w:rsidRPr="00A36823">
        <w:rPr>
          <w:rFonts w:ascii="微软雅黑" w:eastAsia="微软雅黑" w:hAnsi="微软雅黑" w:cs="Calibri" w:hint="eastAsia"/>
          <w:bCs/>
          <w:szCs w:val="21"/>
        </w:rPr>
        <w:t>出</w:t>
      </w:r>
      <w:r w:rsidR="005960ED" w:rsidRPr="00A36823">
        <w:rPr>
          <w:rFonts w:ascii="微软雅黑" w:eastAsia="微软雅黑" w:hAnsi="微软雅黑" w:cs="Calibri" w:hint="eastAsia"/>
          <w:bCs/>
          <w:szCs w:val="21"/>
        </w:rPr>
        <w:t>事实的真实状态，需要进一步的</w:t>
      </w:r>
      <w:r w:rsidR="0026551A" w:rsidRPr="00A36823">
        <w:rPr>
          <w:rFonts w:ascii="微软雅黑" w:eastAsia="微软雅黑" w:hAnsi="微软雅黑" w:cs="Calibri" w:hint="eastAsia"/>
          <w:bCs/>
          <w:szCs w:val="21"/>
        </w:rPr>
        <w:t>分析与检验</w:t>
      </w:r>
      <w:r w:rsidR="005960ED" w:rsidRPr="00A36823">
        <w:rPr>
          <w:rFonts w:ascii="微软雅黑" w:eastAsia="微软雅黑" w:hAnsi="微软雅黑" w:cs="Calibri" w:hint="eastAsia"/>
          <w:bCs/>
          <w:szCs w:val="21"/>
        </w:rPr>
        <w:t>。</w:t>
      </w:r>
      <w:r w:rsidR="004C7DC3" w:rsidRPr="00A36823">
        <w:rPr>
          <w:rFonts w:ascii="微软雅黑" w:eastAsia="微软雅黑" w:hAnsi="微软雅黑" w:cs="Calibri"/>
          <w:b/>
          <w:bCs/>
          <w:szCs w:val="21"/>
        </w:rPr>
        <w:t xml:space="preserve"> </w:t>
      </w:r>
    </w:p>
    <w:p w14:paraId="2A7D18A7" w14:textId="77777777" w:rsidR="00355188" w:rsidRPr="00A36823" w:rsidRDefault="00355188"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至此</w:t>
      </w:r>
      <w:r w:rsidRPr="00A36823">
        <w:rPr>
          <w:rFonts w:ascii="微软雅黑" w:eastAsia="微软雅黑" w:hAnsi="微软雅黑" w:cs="Calibri" w:hint="eastAsia"/>
          <w:bCs/>
          <w:szCs w:val="21"/>
        </w:rPr>
        <w:t>，</w:t>
      </w:r>
      <w:r w:rsidR="004E0807" w:rsidRPr="00A36823">
        <w:rPr>
          <w:rFonts w:ascii="微软雅黑" w:eastAsia="微软雅黑" w:hAnsi="微软雅黑" w:cs="Calibri"/>
          <w:bCs/>
          <w:szCs w:val="21"/>
        </w:rPr>
        <w:t>我们来看一下</w:t>
      </w:r>
      <w:r w:rsidRPr="00A36823">
        <w:rPr>
          <w:rFonts w:ascii="微软雅黑" w:eastAsia="微软雅黑" w:hAnsi="微软雅黑" w:cs="Calibri"/>
          <w:bCs/>
          <w:szCs w:val="21"/>
        </w:rPr>
        <w:t>我们得到了什么</w:t>
      </w:r>
      <w:r w:rsidRPr="00A36823">
        <w:rPr>
          <w:rFonts w:ascii="微软雅黑" w:eastAsia="微软雅黑" w:hAnsi="微软雅黑" w:cs="Calibri" w:hint="eastAsia"/>
          <w:bCs/>
          <w:szCs w:val="21"/>
        </w:rPr>
        <w:t>：</w:t>
      </w:r>
    </w:p>
    <w:p w14:paraId="1C2792BD" w14:textId="77777777" w:rsidR="00355188" w:rsidRPr="00A36823" w:rsidRDefault="00EE1DD4" w:rsidP="00A36823">
      <w:pPr>
        <w:spacing w:line="360" w:lineRule="auto"/>
        <w:rPr>
          <w:rFonts w:ascii="微软雅黑" w:eastAsia="微软雅黑" w:hAnsi="微软雅黑" w:cs="Calibri"/>
          <w:bCs/>
          <w:szCs w:val="21"/>
        </w:rPr>
      </w:pPr>
      <w:r w:rsidRPr="00A36823">
        <w:rPr>
          <w:rFonts w:ascii="微软雅黑" w:eastAsia="微软雅黑" w:hAnsi="微软雅黑" w:cs="Calibri" w:hint="eastAsia"/>
          <w:bCs/>
          <w:noProof/>
          <w:szCs w:val="21"/>
        </w:rPr>
        <mc:AlternateContent>
          <mc:Choice Requires="wps">
            <w:drawing>
              <wp:anchor distT="0" distB="0" distL="114300" distR="114300" simplePos="0" relativeHeight="251702272" behindDoc="0" locked="0" layoutInCell="1" allowOverlap="1" wp14:anchorId="5AE1FFE5" wp14:editId="2B22DD64">
                <wp:simplePos x="0" y="0"/>
                <wp:positionH relativeFrom="column">
                  <wp:posOffset>2849998</wp:posOffset>
                </wp:positionH>
                <wp:positionV relativeFrom="paragraph">
                  <wp:posOffset>357758</wp:posOffset>
                </wp:positionV>
                <wp:extent cx="7061" cy="240074"/>
                <wp:effectExtent l="76200" t="0" r="69215" b="64770"/>
                <wp:wrapNone/>
                <wp:docPr id="10" name="直接箭头连接符 10"/>
                <wp:cNvGraphicFramePr/>
                <a:graphic xmlns:a="http://schemas.openxmlformats.org/drawingml/2006/main">
                  <a:graphicData uri="http://schemas.microsoft.com/office/word/2010/wordprocessingShape">
                    <wps:wsp>
                      <wps:cNvCnPr/>
                      <wps:spPr>
                        <a:xfrm>
                          <a:off x="0" y="0"/>
                          <a:ext cx="7061" cy="240074"/>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EA9FD2D" id="_x0000_t32" coordsize="21600,21600" o:spt="32" o:oned="t" path="m,l21600,21600e" filled="f">
                <v:path arrowok="t" fillok="f" o:connecttype="none"/>
                <o:lock v:ext="edit" shapetype="t"/>
              </v:shapetype>
              <v:shape id="直接箭头连接符 10" o:spid="_x0000_s1026" type="#_x0000_t32" style="position:absolute;left:0;text-align:left;margin-left:224.4pt;margin-top:28.15pt;width:.55pt;height:18.9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" strokecolor="#70ad47 [3209]" strokeweight="1.5pt">
                <v:stroke endarrow="block" joinstyle="miter"/>
              </v:shape>
            </w:pict>
          </mc:Fallback>
        </mc:AlternateContent>
      </w:r>
      <w:r w:rsidR="00355188" w:rsidRPr="00A36823">
        <w:rPr>
          <w:rFonts w:ascii="微软雅黑" w:eastAsia="微软雅黑" w:hAnsi="微软雅黑" w:cs="Calibri" w:hint="eastAsia"/>
          <w:bCs/>
          <w:noProof/>
          <w:szCs w:val="21"/>
        </w:rPr>
        <mc:AlternateContent>
          <mc:Choice Requires="wps">
            <w:drawing>
              <wp:anchor distT="0" distB="0" distL="114300" distR="114300" simplePos="0" relativeHeight="251693056" behindDoc="0" locked="0" layoutInCell="1" allowOverlap="1" wp14:anchorId="73942010" wp14:editId="149F04BE">
                <wp:simplePos x="0" y="0"/>
                <wp:positionH relativeFrom="column">
                  <wp:posOffset>2085974</wp:posOffset>
                </wp:positionH>
                <wp:positionV relativeFrom="paragraph">
                  <wp:posOffset>45720</wp:posOffset>
                </wp:positionV>
                <wp:extent cx="1609725" cy="314325"/>
                <wp:effectExtent l="0" t="0" r="28575" b="28575"/>
                <wp:wrapNone/>
                <wp:docPr id="5" name="矩形 5"/>
                <wp:cNvGraphicFramePr/>
                <a:graphic xmlns:a="http://schemas.openxmlformats.org/drawingml/2006/main">
                  <a:graphicData uri="http://schemas.microsoft.com/office/word/2010/wordprocessingShape">
                    <wps:wsp>
                      <wps:cNvSpPr/>
                      <wps:spPr>
                        <a:xfrm>
                          <a:off x="0" y="0"/>
                          <a:ext cx="1609725" cy="3143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43F81F3" w14:textId="77777777" w:rsidR="0078302D" w:rsidRPr="00A81C2F" w:rsidRDefault="0078302D" w:rsidP="00355188">
                            <w:pPr>
                              <w:jc w:val="center"/>
                              <w:rPr>
                                <w:b/>
                              </w:rPr>
                            </w:pPr>
                            <w:r w:rsidRPr="00A81C2F">
                              <w:rPr>
                                <w:rFonts w:hint="eastAsia"/>
                                <w:b/>
                              </w:rPr>
                              <w:t>建立</w:t>
                            </w:r>
                            <w:r w:rsidRPr="00A81C2F">
                              <w:rPr>
                                <w:b/>
                              </w:rPr>
                              <w:t>理性的思维距离</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93706C8" id="矩形 5" o:spid="_x0000_s1030" style="position:absolute;left:0;text-align:left;margin-left:164.25pt;margin-top:3.6pt;width:126.75pt;height:24.7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" fillcolor="white [3201]" strokecolor="#70ad47 [3209]" strokeweight="1pt">
                <v:textbox>
                  <w:txbxContent>
                    <w:p w:rsidR="0078302D" w:rsidRPr="00A81C2F" w:rsidRDefault="0078302D" w:rsidP="00355188">
                      <w:pPr>
                        <w:jc w:val="center"/>
                        <w:rPr>
                          <w:b/>
                        </w:rPr>
                      </w:pPr>
                      <w:r w:rsidRPr="00A81C2F">
                        <w:rPr>
                          <w:rFonts w:hint="eastAsia"/>
                          <w:b/>
                        </w:rPr>
                        <w:t>建立</w:t>
                      </w:r>
                      <w:r w:rsidRPr="00A81C2F">
                        <w:rPr>
                          <w:b/>
                        </w:rPr>
                        <w:t>理性的思维距离</w:t>
                      </w:r>
                    </w:p>
                  </w:txbxContent>
                </v:textbox>
              </v:rect>
            </w:pict>
          </mc:Fallback>
        </mc:AlternateContent>
      </w:r>
    </w:p>
    <w:p w14:paraId="35352EDC" w14:textId="77777777" w:rsidR="00DE15F5" w:rsidRPr="00A36823" w:rsidRDefault="00EE1DD4" w:rsidP="00A36823">
      <w:pPr>
        <w:spacing w:line="360" w:lineRule="auto"/>
        <w:rPr>
          <w:rFonts w:ascii="微软雅黑" w:eastAsia="微软雅黑" w:hAnsi="微软雅黑" w:cs="Calibri"/>
          <w:bCs/>
          <w:szCs w:val="21"/>
        </w:rPr>
      </w:pPr>
      <w:r w:rsidRPr="00A36823">
        <w:rPr>
          <w:rFonts w:ascii="微软雅黑" w:eastAsia="微软雅黑" w:hAnsi="微软雅黑" w:cs="Calibri" w:hint="eastAsia"/>
          <w:bCs/>
          <w:noProof/>
          <w:szCs w:val="21"/>
        </w:rPr>
        <mc:AlternateContent>
          <mc:Choice Requires="wps">
            <w:drawing>
              <wp:anchor distT="0" distB="0" distL="114300" distR="114300" simplePos="0" relativeHeight="251704320" behindDoc="0" locked="0" layoutInCell="1" allowOverlap="1" wp14:anchorId="3385BB79" wp14:editId="2C75F19E">
                <wp:simplePos x="0" y="0"/>
                <wp:positionH relativeFrom="column">
                  <wp:posOffset>1789023</wp:posOffset>
                </wp:positionH>
                <wp:positionV relativeFrom="paragraph">
                  <wp:posOffset>849394</wp:posOffset>
                </wp:positionV>
                <wp:extent cx="7061" cy="240074"/>
                <wp:effectExtent l="76200" t="0" r="69215" b="64770"/>
                <wp:wrapNone/>
                <wp:docPr id="11" name="直接箭头连接符 11"/>
                <wp:cNvGraphicFramePr/>
                <a:graphic xmlns:a="http://schemas.openxmlformats.org/drawingml/2006/main">
                  <a:graphicData uri="http://schemas.microsoft.com/office/word/2010/wordprocessingShape">
                    <wps:wsp>
                      <wps:cNvCnPr/>
                      <wps:spPr>
                        <a:xfrm>
                          <a:off x="0" y="0"/>
                          <a:ext cx="7061" cy="240074"/>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5698AF0" id="_x0000_t32" coordsize="21600,21600" o:spt="32" o:oned="t" path="m,l21600,21600e" filled="f">
                <v:path arrowok="t" fillok="f" o:connecttype="none"/>
                <o:lock v:ext="edit" shapetype="t"/>
              </v:shapetype>
              <v:shape id="直接箭头连接符 11" o:spid="_x0000_s1026" type="#_x0000_t32" style="position:absolute;left:0;text-align:left;margin-left:140.85pt;margin-top:66.9pt;width:.55pt;height:18.9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" strokecolor="#70ad47 [3209]" strokeweight="1.5pt">
                <v:stroke endarrow="block" joinstyle="miter"/>
              </v:shape>
            </w:pict>
          </mc:Fallback>
        </mc:AlternateContent>
      </w:r>
      <w:r w:rsidRPr="00A36823">
        <w:rPr>
          <w:rFonts w:ascii="微软雅黑" w:eastAsia="微软雅黑" w:hAnsi="微软雅黑" w:cs="Calibri" w:hint="eastAsia"/>
          <w:bCs/>
          <w:noProof/>
          <w:szCs w:val="21"/>
        </w:rPr>
        <mc:AlternateContent>
          <mc:Choice Requires="wps">
            <w:drawing>
              <wp:anchor distT="0" distB="0" distL="114300" distR="114300" simplePos="0" relativeHeight="251706368" behindDoc="0" locked="0" layoutInCell="1" allowOverlap="1" wp14:anchorId="43C2FA03" wp14:editId="29FE2719">
                <wp:simplePos x="0" y="0"/>
                <wp:positionH relativeFrom="column">
                  <wp:posOffset>4043342</wp:posOffset>
                </wp:positionH>
                <wp:positionV relativeFrom="paragraph">
                  <wp:posOffset>862284</wp:posOffset>
                </wp:positionV>
                <wp:extent cx="7061" cy="240074"/>
                <wp:effectExtent l="76200" t="0" r="69215" b="64770"/>
                <wp:wrapNone/>
                <wp:docPr id="12" name="直接箭头连接符 12"/>
                <wp:cNvGraphicFramePr/>
                <a:graphic xmlns:a="http://schemas.openxmlformats.org/drawingml/2006/main">
                  <a:graphicData uri="http://schemas.microsoft.com/office/word/2010/wordprocessingShape">
                    <wps:wsp>
                      <wps:cNvCnPr/>
                      <wps:spPr>
                        <a:xfrm>
                          <a:off x="0" y="0"/>
                          <a:ext cx="7061" cy="240074"/>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84474F7" id="直接箭头连接符 12" o:spid="_x0000_s1026" type="#_x0000_t32" style="position:absolute;left:0;text-align:left;margin-left:318.35pt;margin-top:67.9pt;width:.55pt;height:18.9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" strokecolor="#70ad47 [3209]" strokeweight="1.5pt">
                <v:stroke endarrow="block" joinstyle="miter"/>
              </v:shape>
            </w:pict>
          </mc:Fallback>
        </mc:AlternateContent>
      </w:r>
      <w:r w:rsidR="00355188" w:rsidRPr="00A36823">
        <w:rPr>
          <w:rFonts w:ascii="微软雅黑" w:eastAsia="微软雅黑" w:hAnsi="微软雅黑" w:cs="Calibri" w:hint="eastAsia"/>
          <w:bCs/>
          <w:noProof/>
          <w:szCs w:val="21"/>
        </w:rPr>
        <mc:AlternateContent>
          <mc:Choice Requires="wps">
            <w:drawing>
              <wp:anchor distT="0" distB="0" distL="114300" distR="114300" simplePos="0" relativeHeight="251695104" behindDoc="0" locked="0" layoutInCell="1" allowOverlap="1" wp14:anchorId="162EB40A" wp14:editId="18BDA1D3">
                <wp:simplePos x="0" y="0"/>
                <wp:positionH relativeFrom="column">
                  <wp:posOffset>1624914</wp:posOffset>
                </wp:positionH>
                <wp:positionV relativeFrom="paragraph">
                  <wp:posOffset>191000</wp:posOffset>
                </wp:positionV>
                <wp:extent cx="2615579" cy="660204"/>
                <wp:effectExtent l="0" t="0" r="13335" b="26035"/>
                <wp:wrapNone/>
                <wp:docPr id="6" name="矩形 6"/>
                <wp:cNvGraphicFramePr/>
                <a:graphic xmlns:a="http://schemas.openxmlformats.org/drawingml/2006/main">
                  <a:graphicData uri="http://schemas.microsoft.com/office/word/2010/wordprocessingShape">
                    <wps:wsp>
                      <wps:cNvSpPr/>
                      <wps:spPr>
                        <a:xfrm>
                          <a:off x="0" y="0"/>
                          <a:ext cx="2615579" cy="660204"/>
                        </a:xfrm>
                        <a:prstGeom prst="rect">
                          <a:avLst/>
                        </a:prstGeom>
                      </wps:spPr>
                      <wps:style>
                        <a:lnRef idx="2">
                          <a:schemeClr val="accent6"/>
                        </a:lnRef>
                        <a:fillRef idx="1">
                          <a:schemeClr val="lt1"/>
                        </a:fillRef>
                        <a:effectRef idx="0">
                          <a:schemeClr val="accent6"/>
                        </a:effectRef>
                        <a:fontRef idx="minor">
                          <a:schemeClr val="dk1"/>
                        </a:fontRef>
                      </wps:style>
                      <wps:txbx>
                        <w:txbxContent>
                          <w:p w14:paraId="5FB2F567" w14:textId="77777777" w:rsidR="0078302D" w:rsidRPr="00A81C2F" w:rsidRDefault="0078302D" w:rsidP="00A81C2F">
                            <w:pPr>
                              <w:jc w:val="center"/>
                              <w:rPr>
                                <w:b/>
                              </w:rPr>
                            </w:pPr>
                            <w:r w:rsidRPr="00A81C2F">
                              <w:rPr>
                                <w:rFonts w:hint="eastAsia"/>
                                <w:b/>
                              </w:rPr>
                              <w:t>找到</w:t>
                            </w:r>
                            <w:r w:rsidRPr="00A81C2F">
                              <w:rPr>
                                <w:b/>
                              </w:rPr>
                              <w:t>需要解决的本质问题</w:t>
                            </w:r>
                          </w:p>
                          <w:p w14:paraId="6F7D4D1A" w14:textId="77777777" w:rsidR="0078302D" w:rsidRPr="004E0807" w:rsidRDefault="0078302D" w:rsidP="004E0807">
                            <w:pPr>
                              <w:pStyle w:val="a5"/>
                              <w:numPr>
                                <w:ilvl w:val="0"/>
                                <w:numId w:val="37"/>
                              </w:numPr>
                              <w:ind w:firstLineChars="0"/>
                              <w:jc w:val="left"/>
                            </w:pPr>
                            <w:r>
                              <w:t>“</w:t>
                            </w:r>
                            <w:r>
                              <w:rPr>
                                <w:rFonts w:hint="eastAsia"/>
                              </w:rPr>
                              <w:t>我为什么</w:t>
                            </w:r>
                            <w:r>
                              <w:t>要与乙老板合作？</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CC6BF08" id="矩形 6" o:spid="_x0000_s1031" style="position:absolute;left:0;text-align:left;margin-left:127.95pt;margin-top:15.05pt;width:205.95pt;height:52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" fillcolor="white [3201]" strokecolor="#70ad47 [3209]" strokeweight="1pt">
                <v:textbox>
                  <w:txbxContent>
                    <w:p w:rsidR="0078302D" w:rsidRPr="00A81C2F" w:rsidRDefault="0078302D" w:rsidP="00A81C2F">
                      <w:pPr>
                        <w:jc w:val="center"/>
                        <w:rPr>
                          <w:b/>
                        </w:rPr>
                      </w:pPr>
                      <w:r w:rsidRPr="00A81C2F">
                        <w:rPr>
                          <w:rFonts w:hint="eastAsia"/>
                          <w:b/>
                        </w:rPr>
                        <w:t>找到</w:t>
                      </w:r>
                      <w:r w:rsidRPr="00A81C2F">
                        <w:rPr>
                          <w:b/>
                        </w:rPr>
                        <w:t>需要解决的本质问题</w:t>
                      </w:r>
                    </w:p>
                    <w:p w:rsidR="0078302D" w:rsidRPr="004E0807" w:rsidRDefault="0078302D" w:rsidP="004E0807">
                      <w:pPr>
                        <w:pStyle w:val="a7"/>
                        <w:numPr>
                          <w:ilvl w:val="0"/>
                          <w:numId w:val="37"/>
                        </w:numPr>
                        <w:ind w:firstLineChars="0"/>
                        <w:jc w:val="left"/>
                      </w:pPr>
                      <w:r>
                        <w:t>“</w:t>
                      </w:r>
                      <w:r>
                        <w:rPr>
                          <w:rFonts w:hint="eastAsia"/>
                        </w:rPr>
                        <w:t>我为什么</w:t>
                      </w:r>
                      <w:r>
                        <w:t>要与乙老板合作？</w:t>
                      </w:r>
                      <w:r>
                        <w:t>”</w:t>
                      </w:r>
                    </w:p>
                  </w:txbxContent>
                </v:textbox>
              </v:rect>
            </w:pict>
          </mc:Fallback>
        </mc:AlternateContent>
      </w:r>
    </w:p>
    <w:p w14:paraId="54536B5D" w14:textId="77777777" w:rsidR="00DE15F5" w:rsidRPr="00A36823" w:rsidRDefault="00DE15F5" w:rsidP="00A36823">
      <w:pPr>
        <w:spacing w:line="360" w:lineRule="auto"/>
        <w:rPr>
          <w:rFonts w:ascii="微软雅黑" w:eastAsia="微软雅黑" w:hAnsi="微软雅黑" w:cs="Calibri"/>
          <w:bCs/>
          <w:szCs w:val="21"/>
        </w:rPr>
      </w:pPr>
    </w:p>
    <w:p w14:paraId="1F4AA687" w14:textId="77777777" w:rsidR="004E0807" w:rsidRPr="00A36823" w:rsidRDefault="004E0807" w:rsidP="00A36823">
      <w:pPr>
        <w:spacing w:line="360" w:lineRule="auto"/>
        <w:rPr>
          <w:rFonts w:ascii="微软雅黑" w:eastAsia="微软雅黑" w:hAnsi="微软雅黑" w:cs="Calibri"/>
          <w:b/>
          <w:bCs/>
          <w:szCs w:val="21"/>
        </w:rPr>
      </w:pPr>
      <w:r w:rsidRPr="00A36823">
        <w:rPr>
          <w:rFonts w:ascii="微软雅黑" w:eastAsia="微软雅黑" w:hAnsi="微软雅黑" w:cs="Calibri" w:hint="eastAsia"/>
          <w:bCs/>
          <w:noProof/>
          <w:szCs w:val="21"/>
        </w:rPr>
        <mc:AlternateContent>
          <mc:Choice Requires="wps">
            <w:drawing>
              <wp:anchor distT="0" distB="0" distL="114300" distR="114300" simplePos="0" relativeHeight="251699200" behindDoc="0" locked="0" layoutInCell="1" allowOverlap="1" wp14:anchorId="3DF5EC5A" wp14:editId="1E79043A">
                <wp:simplePos x="0" y="0"/>
                <wp:positionH relativeFrom="column">
                  <wp:posOffset>3255946</wp:posOffset>
                </wp:positionH>
                <wp:positionV relativeFrom="paragraph">
                  <wp:posOffset>320628</wp:posOffset>
                </wp:positionV>
                <wp:extent cx="1609725" cy="468961"/>
                <wp:effectExtent l="0" t="0" r="28575" b="26670"/>
                <wp:wrapNone/>
                <wp:docPr id="8" name="矩形 8"/>
                <wp:cNvGraphicFramePr/>
                <a:graphic xmlns:a="http://schemas.openxmlformats.org/drawingml/2006/main">
                  <a:graphicData uri="http://schemas.microsoft.com/office/word/2010/wordprocessingShape">
                    <wps:wsp>
                      <wps:cNvSpPr/>
                      <wps:spPr>
                        <a:xfrm>
                          <a:off x="0" y="0"/>
                          <a:ext cx="1609725" cy="468961"/>
                        </a:xfrm>
                        <a:prstGeom prst="rect">
                          <a:avLst/>
                        </a:prstGeom>
                      </wps:spPr>
                      <wps:style>
                        <a:lnRef idx="2">
                          <a:schemeClr val="accent6"/>
                        </a:lnRef>
                        <a:fillRef idx="1">
                          <a:schemeClr val="lt1"/>
                        </a:fillRef>
                        <a:effectRef idx="0">
                          <a:schemeClr val="accent6"/>
                        </a:effectRef>
                        <a:fontRef idx="minor">
                          <a:schemeClr val="dk1"/>
                        </a:fontRef>
                      </wps:style>
                      <wps:txbx>
                        <w:txbxContent>
                          <w:p w14:paraId="6EB84C89" w14:textId="77777777" w:rsidR="0078302D" w:rsidRDefault="0078302D" w:rsidP="00355188">
                            <w:pPr>
                              <w:jc w:val="center"/>
                            </w:pPr>
                            <w:r>
                              <w:rPr>
                                <w:rFonts w:hint="eastAsia"/>
                              </w:rPr>
                              <w:t>从乙老板</w:t>
                            </w:r>
                            <w:r w:rsidR="004528FF">
                              <w:t>的</w:t>
                            </w:r>
                            <w:r w:rsidR="004528FF">
                              <w:rPr>
                                <w:rFonts w:hint="eastAsia"/>
                              </w:rPr>
                              <w:t>提议</w:t>
                            </w:r>
                            <w:r>
                              <w:t>中，梳理出</w:t>
                            </w:r>
                            <w:r>
                              <w:rPr>
                                <w:rFonts w:hint="eastAsia"/>
                              </w:rPr>
                              <w:t>主观性</w:t>
                            </w:r>
                            <w:r w:rsidR="004E0807">
                              <w:rPr>
                                <w:rFonts w:hint="eastAsia"/>
                              </w:rPr>
                              <w:t>信息</w:t>
                            </w:r>
                            <w:r w:rsidR="00EE1DD4">
                              <w:rPr>
                                <w:rFonts w:hint="eastAsia"/>
                              </w:rPr>
                              <w:t>。</w:t>
                            </w:r>
                          </w:p>
                          <w:p w14:paraId="2F5D2698" w14:textId="77777777" w:rsidR="0078302D" w:rsidRPr="00355188" w:rsidRDefault="0078302D" w:rsidP="0035518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496A796" id="矩形 8" o:spid="_x0000_s1032" style="position:absolute;left:0;text-align:left;margin-left:256.35pt;margin-top:25.25pt;width:126.75pt;height:36.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" fillcolor="white [3201]" strokecolor="#70ad47 [3209]" strokeweight="1pt">
                <v:textbox>
                  <w:txbxContent>
                    <w:p w:rsidR="0078302D" w:rsidRDefault="0078302D" w:rsidP="00355188">
                      <w:pPr>
                        <w:jc w:val="center"/>
                      </w:pPr>
                      <w:r>
                        <w:rPr>
                          <w:rFonts w:hint="eastAsia"/>
                        </w:rPr>
                        <w:t>从</w:t>
                      </w:r>
                      <w:proofErr w:type="gramStart"/>
                      <w:r>
                        <w:rPr>
                          <w:rFonts w:hint="eastAsia"/>
                        </w:rPr>
                        <w:t>乙老板</w:t>
                      </w:r>
                      <w:proofErr w:type="gramEnd"/>
                      <w:r w:rsidR="004528FF">
                        <w:t>的</w:t>
                      </w:r>
                      <w:r w:rsidR="004528FF">
                        <w:rPr>
                          <w:rFonts w:hint="eastAsia"/>
                        </w:rPr>
                        <w:t>提议</w:t>
                      </w:r>
                      <w:r>
                        <w:t>中，梳理出</w:t>
                      </w:r>
                      <w:r>
                        <w:rPr>
                          <w:rFonts w:hint="eastAsia"/>
                        </w:rPr>
                        <w:t>主观性</w:t>
                      </w:r>
                      <w:r w:rsidR="004E0807">
                        <w:rPr>
                          <w:rFonts w:hint="eastAsia"/>
                        </w:rPr>
                        <w:t>信息</w:t>
                      </w:r>
                      <w:r w:rsidR="00EE1DD4">
                        <w:rPr>
                          <w:rFonts w:hint="eastAsia"/>
                        </w:rPr>
                        <w:t>。</w:t>
                      </w:r>
                    </w:p>
                    <w:p w:rsidR="0078302D" w:rsidRPr="00355188" w:rsidRDefault="0078302D" w:rsidP="00355188">
                      <w:pPr>
                        <w:jc w:val="center"/>
                      </w:pPr>
                    </w:p>
                  </w:txbxContent>
                </v:textbox>
              </v:rect>
            </w:pict>
          </mc:Fallback>
        </mc:AlternateContent>
      </w:r>
      <w:r w:rsidRPr="00A36823">
        <w:rPr>
          <w:rFonts w:ascii="微软雅黑" w:eastAsia="微软雅黑" w:hAnsi="微软雅黑" w:cs="Calibri" w:hint="eastAsia"/>
          <w:bCs/>
          <w:noProof/>
          <w:szCs w:val="21"/>
        </w:rPr>
        <mc:AlternateContent>
          <mc:Choice Requires="wps">
            <w:drawing>
              <wp:anchor distT="0" distB="0" distL="114300" distR="114300" simplePos="0" relativeHeight="251697152" behindDoc="0" locked="0" layoutInCell="1" allowOverlap="1" wp14:anchorId="23A3DC25" wp14:editId="60413E52">
                <wp:simplePos x="0" y="0"/>
                <wp:positionH relativeFrom="column">
                  <wp:posOffset>1006894</wp:posOffset>
                </wp:positionH>
                <wp:positionV relativeFrom="paragraph">
                  <wp:posOffset>295947</wp:posOffset>
                </wp:positionV>
                <wp:extent cx="1609725" cy="466027"/>
                <wp:effectExtent l="0" t="0" r="28575" b="10795"/>
                <wp:wrapNone/>
                <wp:docPr id="7" name="矩形 7"/>
                <wp:cNvGraphicFramePr/>
                <a:graphic xmlns:a="http://schemas.openxmlformats.org/drawingml/2006/main">
                  <a:graphicData uri="http://schemas.microsoft.com/office/word/2010/wordprocessingShape">
                    <wps:wsp>
                      <wps:cNvSpPr/>
                      <wps:spPr>
                        <a:xfrm>
                          <a:off x="0" y="0"/>
                          <a:ext cx="1609725" cy="466027"/>
                        </a:xfrm>
                        <a:prstGeom prst="rect">
                          <a:avLst/>
                        </a:prstGeom>
                      </wps:spPr>
                      <wps:style>
                        <a:lnRef idx="2">
                          <a:schemeClr val="accent6"/>
                        </a:lnRef>
                        <a:fillRef idx="1">
                          <a:schemeClr val="lt1"/>
                        </a:fillRef>
                        <a:effectRef idx="0">
                          <a:schemeClr val="accent6"/>
                        </a:effectRef>
                        <a:fontRef idx="minor">
                          <a:schemeClr val="dk1"/>
                        </a:fontRef>
                      </wps:style>
                      <wps:txbx>
                        <w:txbxContent>
                          <w:p w14:paraId="10F1DA4C" w14:textId="77777777" w:rsidR="0078302D" w:rsidRDefault="0078302D" w:rsidP="00355188">
                            <w:pPr>
                              <w:jc w:val="center"/>
                            </w:pPr>
                            <w:r>
                              <w:rPr>
                                <w:rFonts w:hint="eastAsia"/>
                              </w:rPr>
                              <w:t>从乙老板</w:t>
                            </w:r>
                            <w:r w:rsidR="004528FF">
                              <w:t>的</w:t>
                            </w:r>
                            <w:r w:rsidR="004528FF">
                              <w:rPr>
                                <w:rFonts w:hint="eastAsia"/>
                              </w:rPr>
                              <w:t>提议</w:t>
                            </w:r>
                            <w:r>
                              <w:t>中，梳理出事实</w:t>
                            </w:r>
                            <w:r>
                              <w:rPr>
                                <w:rFonts w:hint="eastAsia"/>
                              </w:rPr>
                              <w:t>性</w:t>
                            </w:r>
                            <w:r w:rsidR="004E0807">
                              <w:rPr>
                                <w:rFonts w:hint="eastAsia"/>
                              </w:rPr>
                              <w:t>信息</w:t>
                            </w:r>
                            <w:r>
                              <w:rPr>
                                <w:rFonts w:hint="eastAsia"/>
                              </w:rPr>
                              <w:t>。</w:t>
                            </w:r>
                          </w:p>
                          <w:p w14:paraId="29504258" w14:textId="77777777" w:rsidR="0078302D" w:rsidRPr="00355188" w:rsidRDefault="0078302D" w:rsidP="0035518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F02517B" id="矩形 7" o:spid="_x0000_s1033" style="position:absolute;left:0;text-align:left;margin-left:79.3pt;margin-top:23.3pt;width:126.75pt;height:36.7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" fillcolor="white [3201]" strokecolor="#70ad47 [3209]" strokeweight="1pt">
                <v:textbox>
                  <w:txbxContent>
                    <w:p w:rsidR="0078302D" w:rsidRDefault="0078302D" w:rsidP="00355188">
                      <w:pPr>
                        <w:jc w:val="center"/>
                      </w:pPr>
                      <w:r>
                        <w:rPr>
                          <w:rFonts w:hint="eastAsia"/>
                        </w:rPr>
                        <w:t>从</w:t>
                      </w:r>
                      <w:proofErr w:type="gramStart"/>
                      <w:r>
                        <w:rPr>
                          <w:rFonts w:hint="eastAsia"/>
                        </w:rPr>
                        <w:t>乙老板</w:t>
                      </w:r>
                      <w:proofErr w:type="gramEnd"/>
                      <w:r w:rsidR="004528FF">
                        <w:t>的</w:t>
                      </w:r>
                      <w:r w:rsidR="004528FF">
                        <w:rPr>
                          <w:rFonts w:hint="eastAsia"/>
                        </w:rPr>
                        <w:t>提议</w:t>
                      </w:r>
                      <w:r>
                        <w:t>中，梳理出事实</w:t>
                      </w:r>
                      <w:r>
                        <w:rPr>
                          <w:rFonts w:hint="eastAsia"/>
                        </w:rPr>
                        <w:t>性</w:t>
                      </w:r>
                      <w:r w:rsidR="004E0807">
                        <w:rPr>
                          <w:rFonts w:hint="eastAsia"/>
                        </w:rPr>
                        <w:t>信息</w:t>
                      </w:r>
                      <w:r>
                        <w:rPr>
                          <w:rFonts w:hint="eastAsia"/>
                        </w:rPr>
                        <w:t>。</w:t>
                      </w:r>
                    </w:p>
                    <w:p w:rsidR="0078302D" w:rsidRPr="00355188" w:rsidRDefault="0078302D" w:rsidP="00355188">
                      <w:pPr>
                        <w:jc w:val="center"/>
                      </w:pPr>
                    </w:p>
                  </w:txbxContent>
                </v:textbox>
              </v:rect>
            </w:pict>
          </mc:Fallback>
        </mc:AlternateContent>
      </w:r>
    </w:p>
    <w:p w14:paraId="0DE3576C" w14:textId="77777777" w:rsidR="004E0807" w:rsidRPr="00A36823" w:rsidRDefault="004E0807" w:rsidP="00A36823">
      <w:pPr>
        <w:spacing w:line="360" w:lineRule="auto"/>
        <w:rPr>
          <w:rFonts w:ascii="微软雅黑" w:eastAsia="微软雅黑" w:hAnsi="微软雅黑" w:cs="Calibri"/>
          <w:b/>
          <w:bCs/>
          <w:szCs w:val="21"/>
        </w:rPr>
      </w:pPr>
    </w:p>
    <w:p w14:paraId="659D7D8F" w14:textId="77777777" w:rsidR="00355188" w:rsidRPr="00A36823" w:rsidRDefault="00355188" w:rsidP="00A36823">
      <w:pPr>
        <w:spacing w:line="360" w:lineRule="auto"/>
        <w:rPr>
          <w:rFonts w:ascii="微软雅黑" w:eastAsia="微软雅黑" w:hAnsi="微软雅黑" w:cs="Calibri"/>
          <w:b/>
          <w:bCs/>
          <w:szCs w:val="21"/>
        </w:rPr>
      </w:pPr>
      <w:r w:rsidRPr="00A36823">
        <w:rPr>
          <w:rFonts w:ascii="微软雅黑" w:eastAsia="微软雅黑" w:hAnsi="微软雅黑" w:cs="Calibri" w:hint="eastAsia"/>
          <w:b/>
          <w:bCs/>
          <w:szCs w:val="21"/>
        </w:rPr>
        <w:t>02U10a</w:t>
      </w:r>
      <w:r w:rsidR="007F70B0">
        <w:rPr>
          <w:rFonts w:ascii="微软雅黑" w:eastAsia="微软雅黑" w:hAnsi="微软雅黑" w:cs="Calibri" w:hint="eastAsia"/>
          <w:b/>
          <w:bCs/>
          <w:szCs w:val="21"/>
        </w:rPr>
        <w:t>思维</w:t>
      </w:r>
      <w:r w:rsidR="007F70B0">
        <w:rPr>
          <w:rFonts w:ascii="微软雅黑" w:eastAsia="微软雅黑" w:hAnsi="微软雅黑" w:cs="Calibri"/>
          <w:b/>
          <w:bCs/>
          <w:szCs w:val="21"/>
        </w:rPr>
        <w:t>小测验</w:t>
      </w:r>
      <w:r w:rsidRPr="00A36823">
        <w:rPr>
          <w:rFonts w:ascii="微软雅黑" w:eastAsia="微软雅黑" w:hAnsi="微软雅黑" w:cs="Calibri" w:hint="eastAsia"/>
          <w:b/>
          <w:bCs/>
          <w:szCs w:val="21"/>
        </w:rPr>
        <w:t>：</w:t>
      </w:r>
      <w:r w:rsidR="00B142A1" w:rsidRPr="00A36823">
        <w:rPr>
          <w:rFonts w:ascii="微软雅黑" w:eastAsia="微软雅黑" w:hAnsi="微软雅黑" w:cs="Calibri" w:hint="eastAsia"/>
          <w:b/>
          <w:bCs/>
          <w:szCs w:val="21"/>
        </w:rPr>
        <w:t>乙老板的主张</w:t>
      </w:r>
    </w:p>
    <w:p w14:paraId="65E6C10C" w14:textId="77777777" w:rsidR="00355188" w:rsidRPr="00A36823" w:rsidRDefault="00A81C2F" w:rsidP="00A36823">
      <w:pPr>
        <w:pStyle w:val="a5"/>
        <w:numPr>
          <w:ilvl w:val="0"/>
          <w:numId w:val="34"/>
        </w:numPr>
        <w:spacing w:line="360" w:lineRule="auto"/>
        <w:ind w:firstLineChars="0"/>
        <w:rPr>
          <w:rFonts w:ascii="微软雅黑" w:eastAsia="微软雅黑" w:hAnsi="微软雅黑"/>
          <w:szCs w:val="21"/>
        </w:rPr>
      </w:pPr>
      <w:r w:rsidRPr="00A36823">
        <w:rPr>
          <w:rFonts w:ascii="微软雅黑" w:eastAsia="微软雅黑" w:hAnsi="微软雅黑" w:hint="eastAsia"/>
          <w:szCs w:val="21"/>
        </w:rPr>
        <w:t>作为</w:t>
      </w:r>
      <w:r w:rsidRPr="00A36823">
        <w:rPr>
          <w:rFonts w:ascii="微软雅黑" w:eastAsia="微软雅黑" w:hAnsi="微软雅黑"/>
          <w:szCs w:val="21"/>
        </w:rPr>
        <w:t>甲老板</w:t>
      </w:r>
      <w:r w:rsidRPr="00A36823">
        <w:rPr>
          <w:rFonts w:ascii="微软雅黑" w:eastAsia="微软雅黑" w:hAnsi="微软雅黑" w:hint="eastAsia"/>
          <w:szCs w:val="21"/>
        </w:rPr>
        <w:t>，</w:t>
      </w:r>
      <w:r w:rsidR="00ED7E9A" w:rsidRPr="00A36823">
        <w:rPr>
          <w:rFonts w:ascii="微软雅黑" w:eastAsia="微软雅黑" w:hAnsi="微软雅黑"/>
          <w:szCs w:val="21"/>
        </w:rPr>
        <w:t>我需要</w:t>
      </w:r>
      <w:r w:rsidRPr="00A36823">
        <w:rPr>
          <w:rFonts w:ascii="微软雅黑" w:eastAsia="微软雅黑" w:hAnsi="微软雅黑"/>
          <w:szCs w:val="21"/>
        </w:rPr>
        <w:t>解决的本质问题是</w:t>
      </w:r>
      <w:r w:rsidRPr="00A36823">
        <w:rPr>
          <w:rFonts w:ascii="微软雅黑" w:eastAsia="微软雅黑" w:hAnsi="微软雅黑" w:hint="eastAsia"/>
          <w:szCs w:val="21"/>
        </w:rPr>
        <w:t>：</w:t>
      </w:r>
      <w:r w:rsidR="00F73630" w:rsidRPr="00A36823">
        <w:rPr>
          <w:rFonts w:ascii="微软雅黑" w:eastAsia="微软雅黑" w:hAnsi="微软雅黑"/>
          <w:szCs w:val="21"/>
        </w:rPr>
        <w:t>“</w:t>
      </w:r>
      <w:r w:rsidR="00F73630" w:rsidRPr="00A36823">
        <w:rPr>
          <w:rFonts w:ascii="微软雅黑" w:eastAsia="微软雅黑" w:hAnsi="微软雅黑" w:hint="eastAsia"/>
          <w:szCs w:val="21"/>
        </w:rPr>
        <w:t>我为什么</w:t>
      </w:r>
      <w:r w:rsidR="00F73630" w:rsidRPr="00A36823">
        <w:rPr>
          <w:rFonts w:ascii="微软雅黑" w:eastAsia="微软雅黑" w:hAnsi="微软雅黑"/>
          <w:szCs w:val="21"/>
        </w:rPr>
        <w:t>要与乙老板合作？”</w:t>
      </w:r>
      <w:r w:rsidRPr="00A36823">
        <w:rPr>
          <w:rFonts w:ascii="微软雅黑" w:eastAsia="微软雅黑" w:hAnsi="微软雅黑" w:hint="eastAsia"/>
          <w:szCs w:val="21"/>
        </w:rPr>
        <w:t>。那么，</w:t>
      </w:r>
      <w:r w:rsidR="00F73630" w:rsidRPr="00A36823">
        <w:rPr>
          <w:rFonts w:ascii="微软雅黑" w:eastAsia="微软雅黑" w:hAnsi="微软雅黑" w:hint="eastAsia"/>
          <w:szCs w:val="21"/>
        </w:rPr>
        <w:t>乙老板</w:t>
      </w:r>
      <w:r w:rsidRPr="00A36823">
        <w:rPr>
          <w:rFonts w:ascii="微软雅黑" w:eastAsia="微软雅黑" w:hAnsi="微软雅黑" w:hint="eastAsia"/>
          <w:szCs w:val="21"/>
        </w:rPr>
        <w:t>就此</w:t>
      </w:r>
      <w:r w:rsidR="00F73630" w:rsidRPr="00A36823">
        <w:rPr>
          <w:rFonts w:ascii="微软雅黑" w:eastAsia="微软雅黑" w:hAnsi="微软雅黑" w:hint="eastAsia"/>
          <w:szCs w:val="21"/>
        </w:rPr>
        <w:t>最主要的主张是什么？</w:t>
      </w:r>
      <w:r w:rsidRPr="00A36823">
        <w:rPr>
          <w:rFonts w:ascii="微软雅黑" w:eastAsia="微软雅黑" w:hAnsi="微软雅黑" w:hint="eastAsia"/>
          <w:szCs w:val="21"/>
        </w:rPr>
        <w:t>【可回看案例】</w:t>
      </w:r>
    </w:p>
    <w:tbl>
      <w:tblPr>
        <w:tblStyle w:val="a6"/>
        <w:tblW w:w="0" w:type="auto"/>
        <w:tblLook w:val="04A0" w:firstRow="1" w:lastRow="0" w:firstColumn="1" w:lastColumn="0" w:noHBand="0" w:noVBand="1"/>
      </w:tblPr>
      <w:tblGrid>
        <w:gridCol w:w="8296"/>
      </w:tblGrid>
      <w:tr w:rsidR="00A81C2F" w:rsidRPr="00A36823" w14:paraId="7AE03FBF" w14:textId="77777777" w:rsidTr="00A81C2F">
        <w:tc>
          <w:tcPr>
            <w:tcW w:w="8296" w:type="dxa"/>
          </w:tcPr>
          <w:p w14:paraId="6088CAFD" w14:textId="77777777" w:rsidR="00A81C2F" w:rsidRPr="00A36823" w:rsidRDefault="00A81C2F" w:rsidP="00A36823">
            <w:pPr>
              <w:spacing w:line="360" w:lineRule="auto"/>
              <w:rPr>
                <w:rFonts w:ascii="微软雅黑" w:eastAsia="微软雅黑" w:hAnsi="微软雅黑" w:cs="Calibri"/>
                <w:bCs/>
                <w:szCs w:val="21"/>
              </w:rPr>
            </w:pPr>
          </w:p>
        </w:tc>
      </w:tr>
    </w:tbl>
    <w:p w14:paraId="07FA7B8D" w14:textId="77777777" w:rsidR="00A81C2F" w:rsidRPr="00A36823" w:rsidRDefault="00A81C2F" w:rsidP="00A36823">
      <w:pPr>
        <w:spacing w:line="360" w:lineRule="auto"/>
        <w:rPr>
          <w:rFonts w:ascii="微软雅黑" w:eastAsia="微软雅黑" w:hAnsi="微软雅黑"/>
          <w:szCs w:val="21"/>
        </w:rPr>
      </w:pPr>
      <w:r w:rsidRPr="00193D87">
        <w:rPr>
          <w:rFonts w:ascii="微软雅黑" w:eastAsia="微软雅黑" w:hAnsi="微软雅黑" w:cs="Calibri"/>
          <w:b/>
          <w:bCs/>
          <w:szCs w:val="21"/>
        </w:rPr>
        <w:t>反馈</w:t>
      </w:r>
      <w:r w:rsidRPr="00193D87">
        <w:rPr>
          <w:rFonts w:ascii="微软雅黑" w:eastAsia="微软雅黑" w:hAnsi="微软雅黑" w:cs="Calibri" w:hint="eastAsia"/>
          <w:b/>
          <w:bCs/>
          <w:szCs w:val="21"/>
        </w:rPr>
        <w:t>：</w:t>
      </w:r>
      <w:r w:rsidR="00B142A1" w:rsidRPr="00A36823">
        <w:rPr>
          <w:rFonts w:ascii="微软雅黑" w:eastAsia="微软雅黑" w:hAnsi="微软雅黑"/>
          <w:szCs w:val="21"/>
        </w:rPr>
        <w:t>我们发现</w:t>
      </w:r>
      <w:r w:rsidR="00B142A1" w:rsidRPr="00A36823">
        <w:rPr>
          <w:rFonts w:ascii="微软雅黑" w:eastAsia="微软雅黑" w:hAnsi="微软雅黑" w:hint="eastAsia"/>
          <w:szCs w:val="21"/>
        </w:rPr>
        <w:t>，</w:t>
      </w:r>
      <w:r w:rsidR="00B142A1" w:rsidRPr="00A36823">
        <w:rPr>
          <w:rFonts w:ascii="微软雅黑" w:eastAsia="微软雅黑" w:hAnsi="微软雅黑"/>
          <w:szCs w:val="21"/>
        </w:rPr>
        <w:t>乙老板的主张很简单</w:t>
      </w:r>
      <w:r w:rsidR="00B142A1" w:rsidRPr="00A36823">
        <w:rPr>
          <w:rFonts w:ascii="微软雅黑" w:eastAsia="微软雅黑" w:hAnsi="微软雅黑" w:hint="eastAsia"/>
          <w:szCs w:val="21"/>
        </w:rPr>
        <w:t>，</w:t>
      </w:r>
      <w:r w:rsidR="00B142A1" w:rsidRPr="00A36823">
        <w:rPr>
          <w:rFonts w:ascii="微软雅黑" w:eastAsia="微软雅黑" w:hAnsi="微软雅黑"/>
          <w:szCs w:val="21"/>
        </w:rPr>
        <w:t>竞争则两败俱伤</w:t>
      </w:r>
      <w:r w:rsidR="00B142A1" w:rsidRPr="00A36823">
        <w:rPr>
          <w:rFonts w:ascii="微软雅黑" w:eastAsia="微软雅黑" w:hAnsi="微软雅黑" w:hint="eastAsia"/>
          <w:szCs w:val="21"/>
        </w:rPr>
        <w:t>，</w:t>
      </w:r>
      <w:r w:rsidR="00B142A1" w:rsidRPr="00A36823">
        <w:rPr>
          <w:rFonts w:ascii="微软雅黑" w:eastAsia="微软雅黑" w:hAnsi="微软雅黑"/>
          <w:szCs w:val="21"/>
        </w:rPr>
        <w:t>合作则互利共赢</w:t>
      </w:r>
      <w:r w:rsidR="00B142A1" w:rsidRPr="00A36823">
        <w:rPr>
          <w:rFonts w:ascii="微软雅黑" w:eastAsia="微软雅黑" w:hAnsi="微软雅黑" w:hint="eastAsia"/>
          <w:szCs w:val="21"/>
        </w:rPr>
        <w:t xml:space="preserve">。 </w:t>
      </w:r>
    </w:p>
    <w:p w14:paraId="2F6278C3" w14:textId="77777777" w:rsidR="00F73630" w:rsidRPr="00A36823" w:rsidRDefault="00ED7E9A" w:rsidP="00A36823">
      <w:pPr>
        <w:pStyle w:val="a5"/>
        <w:numPr>
          <w:ilvl w:val="0"/>
          <w:numId w:val="34"/>
        </w:numPr>
        <w:spacing w:line="360" w:lineRule="auto"/>
        <w:ind w:firstLineChars="0"/>
        <w:rPr>
          <w:rFonts w:ascii="微软雅黑" w:eastAsia="微软雅黑" w:hAnsi="微软雅黑"/>
          <w:szCs w:val="21"/>
        </w:rPr>
      </w:pPr>
      <w:r w:rsidRPr="00A36823">
        <w:rPr>
          <w:rFonts w:ascii="微软雅黑" w:eastAsia="微软雅黑" w:hAnsi="微软雅黑"/>
          <w:szCs w:val="21"/>
        </w:rPr>
        <w:t>乙老板为了证明自己的主张</w:t>
      </w:r>
      <w:r w:rsidRPr="00A36823">
        <w:rPr>
          <w:rFonts w:ascii="微软雅黑" w:eastAsia="微软雅黑" w:hAnsi="微软雅黑" w:hint="eastAsia"/>
          <w:szCs w:val="21"/>
        </w:rPr>
        <w:t>，</w:t>
      </w:r>
      <w:r w:rsidRPr="00A36823">
        <w:rPr>
          <w:rFonts w:ascii="微软雅黑" w:eastAsia="微软雅黑" w:hAnsi="微软雅黑"/>
          <w:szCs w:val="21"/>
        </w:rPr>
        <w:t>提出了</w:t>
      </w:r>
      <w:r w:rsidRPr="00A36823">
        <w:rPr>
          <w:rFonts w:ascii="微软雅黑" w:eastAsia="微软雅黑" w:hAnsi="微软雅黑" w:hint="eastAsia"/>
          <w:szCs w:val="21"/>
        </w:rPr>
        <w:t>3条事实性理由和3条主观性理由。试着找出</w:t>
      </w:r>
      <w:r w:rsidR="004E0807" w:rsidRPr="00A36823">
        <w:rPr>
          <w:rFonts w:ascii="微软雅黑" w:eastAsia="微软雅黑" w:hAnsi="微软雅黑" w:hint="eastAsia"/>
          <w:szCs w:val="21"/>
        </w:rPr>
        <w:t>1</w:t>
      </w:r>
      <w:r w:rsidRPr="00A36823">
        <w:rPr>
          <w:rFonts w:ascii="微软雅黑" w:eastAsia="微软雅黑" w:hAnsi="微软雅黑" w:hint="eastAsia"/>
          <w:szCs w:val="21"/>
        </w:rPr>
        <w:t>条你认为可能会存在漏洞</w:t>
      </w:r>
      <w:r w:rsidR="004E0807" w:rsidRPr="00A36823">
        <w:rPr>
          <w:rFonts w:ascii="微软雅黑" w:eastAsia="微软雅黑" w:hAnsi="微软雅黑" w:hint="eastAsia"/>
          <w:szCs w:val="21"/>
        </w:rPr>
        <w:t>（或者说，对你甲老板而言存在风险点）</w:t>
      </w:r>
      <w:r w:rsidRPr="00A36823">
        <w:rPr>
          <w:rFonts w:ascii="微软雅黑" w:eastAsia="微软雅黑" w:hAnsi="微软雅黑" w:hint="eastAsia"/>
          <w:szCs w:val="21"/>
        </w:rPr>
        <w:t>的理由：</w:t>
      </w:r>
    </w:p>
    <w:p w14:paraId="6FBF8E94" w14:textId="77777777" w:rsidR="00ED7E9A" w:rsidRPr="00A36823" w:rsidRDefault="00ED7E9A" w:rsidP="00A36823">
      <w:pPr>
        <w:spacing w:line="360" w:lineRule="auto"/>
        <w:rPr>
          <w:rFonts w:ascii="微软雅黑" w:eastAsia="微软雅黑" w:hAnsi="微软雅黑" w:cs="Calibri"/>
          <w:b/>
          <w:bCs/>
          <w:szCs w:val="21"/>
        </w:rPr>
      </w:pPr>
      <w:r w:rsidRPr="00A36823">
        <w:rPr>
          <w:rFonts w:ascii="微软雅黑" w:eastAsia="微软雅黑" w:hAnsi="微软雅黑" w:cs="Calibri" w:hint="eastAsia"/>
          <w:b/>
          <w:bCs/>
          <w:szCs w:val="21"/>
        </w:rPr>
        <w:t>主观性</w:t>
      </w:r>
      <w:r w:rsidRPr="00A36823">
        <w:rPr>
          <w:rFonts w:ascii="微软雅黑" w:eastAsia="微软雅黑" w:hAnsi="微软雅黑" w:cs="Calibri"/>
          <w:b/>
          <w:bCs/>
          <w:szCs w:val="21"/>
        </w:rPr>
        <w:t>观点</w:t>
      </w:r>
      <w:r w:rsidRPr="00A36823">
        <w:rPr>
          <w:rFonts w:ascii="微软雅黑" w:eastAsia="微软雅黑" w:hAnsi="微软雅黑" w:cs="Calibri" w:hint="eastAsia"/>
          <w:b/>
          <w:bCs/>
          <w:szCs w:val="21"/>
        </w:rPr>
        <w:t>：</w:t>
      </w:r>
    </w:p>
    <w:p w14:paraId="22CDB762" w14:textId="77777777" w:rsidR="00ED7E9A" w:rsidRPr="00A36823" w:rsidRDefault="00ED7E9A" w:rsidP="00A36823">
      <w:pPr>
        <w:pStyle w:val="a5"/>
        <w:numPr>
          <w:ilvl w:val="0"/>
          <w:numId w:val="9"/>
        </w:numPr>
        <w:spacing w:line="360" w:lineRule="auto"/>
        <w:ind w:firstLineChars="0"/>
        <w:rPr>
          <w:rFonts w:ascii="微软雅黑" w:eastAsia="微软雅黑" w:hAnsi="微软雅黑" w:cs="Calibri"/>
          <w:bCs/>
          <w:szCs w:val="21"/>
        </w:rPr>
      </w:pPr>
      <w:r w:rsidRPr="00A36823">
        <w:rPr>
          <w:rFonts w:ascii="微软雅黑" w:eastAsia="微软雅黑" w:hAnsi="微软雅黑" w:cs="Calibri" w:hint="eastAsia"/>
          <w:bCs/>
          <w:szCs w:val="21"/>
        </w:rPr>
        <w:t>如果我们恶性竞争，康采能不死命压价吗？就算抢到了订单，</w:t>
      </w:r>
      <w:r w:rsidR="00321997" w:rsidRPr="00A36823">
        <w:rPr>
          <w:rFonts w:ascii="微软雅黑" w:eastAsia="微软雅黑" w:hAnsi="微软雅黑" w:cs="Calibri" w:hint="eastAsia"/>
          <w:bCs/>
          <w:szCs w:val="21"/>
        </w:rPr>
        <w:t>也赚不到什么钱。</w:t>
      </w:r>
    </w:p>
    <w:p w14:paraId="4900E891" w14:textId="77777777" w:rsidR="00ED7E9A" w:rsidRPr="00A36823" w:rsidRDefault="00A36823" w:rsidP="00A36823">
      <w:pPr>
        <w:pStyle w:val="a5"/>
        <w:numPr>
          <w:ilvl w:val="0"/>
          <w:numId w:val="9"/>
        </w:numPr>
        <w:spacing w:line="360" w:lineRule="auto"/>
        <w:ind w:firstLineChars="0"/>
        <w:rPr>
          <w:rFonts w:ascii="微软雅黑" w:eastAsia="微软雅黑" w:hAnsi="微软雅黑" w:cs="Calibri"/>
          <w:bCs/>
          <w:szCs w:val="21"/>
        </w:rPr>
      </w:pPr>
      <w:r w:rsidRPr="00A36823">
        <w:rPr>
          <w:rFonts w:ascii="微软雅黑" w:eastAsia="微软雅黑" w:hAnsi="微软雅黑" w:cs="Calibri" w:hint="eastAsia"/>
          <w:bCs/>
          <w:szCs w:val="21"/>
        </w:rPr>
        <w:t>金属X被我俩垄断了，康采对我们没有还手之力。</w:t>
      </w:r>
    </w:p>
    <w:p w14:paraId="42E6E4D5" w14:textId="77777777" w:rsidR="00ED7E9A" w:rsidRPr="0031083D" w:rsidRDefault="00ED7E9A" w:rsidP="00A36823">
      <w:pPr>
        <w:pStyle w:val="a5"/>
        <w:numPr>
          <w:ilvl w:val="0"/>
          <w:numId w:val="9"/>
        </w:numPr>
        <w:spacing w:line="360" w:lineRule="auto"/>
        <w:ind w:firstLineChars="0"/>
        <w:rPr>
          <w:rFonts w:ascii="微软雅黑" w:eastAsia="微软雅黑" w:hAnsi="微软雅黑" w:cs="Calibri"/>
          <w:bCs/>
          <w:szCs w:val="21"/>
          <w:highlight w:val="magenta"/>
        </w:rPr>
      </w:pPr>
      <w:r w:rsidRPr="0031083D">
        <w:rPr>
          <w:rFonts w:ascii="微软雅黑" w:eastAsia="微软雅黑" w:hAnsi="微软雅黑" w:cs="Calibri"/>
          <w:bCs/>
          <w:szCs w:val="21"/>
          <w:highlight w:val="magenta"/>
        </w:rPr>
        <w:t>现在下游急着要货</w:t>
      </w:r>
      <w:r w:rsidRPr="0031083D">
        <w:rPr>
          <w:rFonts w:ascii="微软雅黑" w:eastAsia="微软雅黑" w:hAnsi="微软雅黑" w:cs="Calibri" w:hint="eastAsia"/>
          <w:bCs/>
          <w:szCs w:val="21"/>
          <w:highlight w:val="magenta"/>
        </w:rPr>
        <w:t>，</w:t>
      </w:r>
      <w:r w:rsidRPr="0031083D">
        <w:rPr>
          <w:rFonts w:ascii="微软雅黑" w:eastAsia="微软雅黑" w:hAnsi="微软雅黑" w:cs="Calibri"/>
          <w:bCs/>
          <w:szCs w:val="21"/>
          <w:highlight w:val="magenta"/>
        </w:rPr>
        <w:t>我们合作的话</w:t>
      </w:r>
      <w:r w:rsidRPr="0031083D">
        <w:rPr>
          <w:rFonts w:ascii="微软雅黑" w:eastAsia="微软雅黑" w:hAnsi="微软雅黑" w:cs="Calibri" w:hint="eastAsia"/>
          <w:bCs/>
          <w:szCs w:val="21"/>
          <w:highlight w:val="magenta"/>
        </w:rPr>
        <w:t>，就一劳永逸了。</w:t>
      </w:r>
    </w:p>
    <w:p w14:paraId="2EE59745" w14:textId="77777777" w:rsidR="00ED7E9A" w:rsidRPr="00A36823" w:rsidRDefault="00ED7E9A" w:rsidP="00A36823">
      <w:pPr>
        <w:spacing w:line="360" w:lineRule="auto"/>
        <w:rPr>
          <w:rFonts w:ascii="微软雅黑" w:eastAsia="微软雅黑" w:hAnsi="微软雅黑" w:cs="Calibri"/>
          <w:b/>
          <w:bCs/>
          <w:szCs w:val="21"/>
        </w:rPr>
      </w:pPr>
      <w:r w:rsidRPr="00A36823">
        <w:rPr>
          <w:rFonts w:ascii="微软雅黑" w:eastAsia="微软雅黑" w:hAnsi="微软雅黑" w:cs="Calibri"/>
          <w:b/>
          <w:bCs/>
          <w:szCs w:val="21"/>
        </w:rPr>
        <w:t>事实性观点</w:t>
      </w:r>
      <w:r w:rsidRPr="00A36823">
        <w:rPr>
          <w:rFonts w:ascii="微软雅黑" w:eastAsia="微软雅黑" w:hAnsi="微软雅黑" w:cs="Calibri" w:hint="eastAsia"/>
          <w:b/>
          <w:bCs/>
          <w:szCs w:val="21"/>
        </w:rPr>
        <w:t>：</w:t>
      </w:r>
    </w:p>
    <w:p w14:paraId="38E90E61" w14:textId="77777777" w:rsidR="00ED7E9A" w:rsidRPr="00A36823" w:rsidRDefault="0078302D" w:rsidP="00A36823">
      <w:pPr>
        <w:pStyle w:val="a5"/>
        <w:numPr>
          <w:ilvl w:val="0"/>
          <w:numId w:val="9"/>
        </w:numPr>
        <w:spacing w:line="360" w:lineRule="auto"/>
        <w:ind w:firstLineChars="0"/>
        <w:rPr>
          <w:rFonts w:ascii="微软雅黑" w:eastAsia="微软雅黑" w:hAnsi="微软雅黑" w:cs="Calibri"/>
          <w:bCs/>
          <w:szCs w:val="21"/>
          <w:highlight w:val="yellow"/>
        </w:rPr>
      </w:pPr>
      <w:r w:rsidRPr="00A36823">
        <w:rPr>
          <w:rFonts w:ascii="微软雅黑" w:eastAsia="微软雅黑" w:hAnsi="微软雅黑" w:cs="Calibri" w:hint="eastAsia"/>
          <w:bCs/>
          <w:szCs w:val="21"/>
          <w:highlight w:val="yellow"/>
        </w:rPr>
        <w:t>你</w:t>
      </w:r>
      <w:r w:rsidR="00061FAB" w:rsidRPr="00A36823">
        <w:rPr>
          <w:rFonts w:ascii="微软雅黑" w:eastAsia="微软雅黑" w:hAnsi="微软雅黑" w:cs="Calibri"/>
          <w:bCs/>
          <w:szCs w:val="21"/>
          <w:highlight w:val="yellow"/>
        </w:rPr>
        <w:t>原来考虑的价格</w:t>
      </w:r>
      <w:r w:rsidRPr="00A36823">
        <w:rPr>
          <w:rFonts w:ascii="微软雅黑" w:eastAsia="微软雅黑" w:hAnsi="微软雅黑" w:cs="Calibri"/>
          <w:bCs/>
          <w:szCs w:val="21"/>
          <w:highlight w:val="yellow"/>
        </w:rPr>
        <w:t>差不多</w:t>
      </w:r>
      <w:r w:rsidR="00061FAB" w:rsidRPr="00A36823">
        <w:rPr>
          <w:rFonts w:ascii="微软雅黑" w:eastAsia="微软雅黑" w:hAnsi="微软雅黑" w:cs="Calibri" w:hint="eastAsia"/>
          <w:bCs/>
          <w:szCs w:val="21"/>
          <w:highlight w:val="yellow"/>
        </w:rPr>
        <w:t>14</w:t>
      </w:r>
      <w:r w:rsidRPr="00A36823">
        <w:rPr>
          <w:rFonts w:ascii="微软雅黑" w:eastAsia="微软雅黑" w:hAnsi="微软雅黑" w:cs="Calibri" w:hint="eastAsia"/>
          <w:bCs/>
          <w:szCs w:val="21"/>
          <w:highlight w:val="yellow"/>
        </w:rPr>
        <w:t>00元/公斤，一旦联手就能哄抬到2500元/公斤，一人出</w:t>
      </w:r>
      <w:r w:rsidRPr="00A36823">
        <w:rPr>
          <w:rFonts w:ascii="微软雅黑" w:eastAsia="微软雅黑" w:hAnsi="微软雅黑" w:cs="Calibri" w:hint="eastAsia"/>
          <w:bCs/>
          <w:szCs w:val="21"/>
          <w:highlight w:val="yellow"/>
        </w:rPr>
        <w:lastRenderedPageBreak/>
        <w:t>货4吨，捞他一笔大的，剩下的那些就核销掉吧。</w:t>
      </w:r>
    </w:p>
    <w:p w14:paraId="5FD970AF" w14:textId="77777777" w:rsidR="00ED7E9A" w:rsidRPr="00A36823" w:rsidRDefault="00ED7E9A" w:rsidP="00A36823">
      <w:pPr>
        <w:pStyle w:val="a5"/>
        <w:numPr>
          <w:ilvl w:val="0"/>
          <w:numId w:val="9"/>
        </w:numPr>
        <w:spacing w:line="360" w:lineRule="auto"/>
        <w:ind w:firstLineChars="0"/>
        <w:rPr>
          <w:rFonts w:ascii="微软雅黑" w:eastAsia="微软雅黑" w:hAnsi="微软雅黑" w:cs="Calibri"/>
          <w:bCs/>
          <w:szCs w:val="21"/>
        </w:rPr>
      </w:pPr>
      <w:r w:rsidRPr="00A36823">
        <w:rPr>
          <w:rFonts w:ascii="微软雅黑" w:eastAsia="微软雅黑" w:hAnsi="微软雅黑" w:cs="Calibri" w:hint="eastAsia"/>
          <w:bCs/>
          <w:szCs w:val="21"/>
        </w:rPr>
        <w:t>我按双方手里都是</w:t>
      </w:r>
      <w:r w:rsidRPr="00A36823">
        <w:rPr>
          <w:rFonts w:ascii="微软雅黑" w:eastAsia="微软雅黑" w:hAnsi="微软雅黑" w:cs="Calibri"/>
          <w:bCs/>
          <w:szCs w:val="21"/>
        </w:rPr>
        <w:t>8吨</w:t>
      </w:r>
      <w:r w:rsidRPr="00A36823">
        <w:rPr>
          <w:rFonts w:ascii="微软雅黑" w:eastAsia="微软雅黑" w:hAnsi="微软雅黑" w:cs="Calibri" w:hint="eastAsia"/>
          <w:bCs/>
          <w:szCs w:val="21"/>
        </w:rPr>
        <w:t>，账面成本都是700元/公斤来算好了。利润（2500-</w:t>
      </w:r>
      <w:r w:rsidRPr="00A36823">
        <w:rPr>
          <w:rFonts w:ascii="微软雅黑" w:eastAsia="微软雅黑" w:hAnsi="微软雅黑" w:cs="Calibri"/>
          <w:bCs/>
          <w:szCs w:val="21"/>
        </w:rPr>
        <w:t>700</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4000</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720万</w:t>
      </w:r>
      <w:r w:rsidRPr="00A36823">
        <w:rPr>
          <w:rFonts w:ascii="微软雅黑" w:eastAsia="微软雅黑" w:hAnsi="微软雅黑" w:cs="Calibri" w:hint="eastAsia"/>
          <w:bCs/>
          <w:szCs w:val="21"/>
        </w:rPr>
        <w:t>！</w:t>
      </w:r>
    </w:p>
    <w:p w14:paraId="33C4D46C" w14:textId="77777777" w:rsidR="00ED7E9A" w:rsidRPr="00A36823" w:rsidRDefault="00ED7E9A" w:rsidP="00A36823">
      <w:pPr>
        <w:pStyle w:val="a5"/>
        <w:numPr>
          <w:ilvl w:val="0"/>
          <w:numId w:val="9"/>
        </w:numPr>
        <w:spacing w:line="360" w:lineRule="auto"/>
        <w:ind w:firstLineChars="0"/>
        <w:rPr>
          <w:rFonts w:ascii="微软雅黑" w:eastAsia="微软雅黑" w:hAnsi="微软雅黑" w:cs="Calibri"/>
          <w:bCs/>
          <w:szCs w:val="21"/>
        </w:rPr>
      </w:pPr>
      <w:r w:rsidRPr="00A36823">
        <w:rPr>
          <w:rFonts w:ascii="微软雅黑" w:eastAsia="微软雅黑" w:hAnsi="微软雅黑" w:cs="Calibri"/>
          <w:bCs/>
          <w:szCs w:val="21"/>
        </w:rPr>
        <w:t>咋们互相倾轧的话</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你单价最多开到</w:t>
      </w:r>
      <w:r w:rsidRPr="00A36823">
        <w:rPr>
          <w:rFonts w:ascii="微软雅黑" w:eastAsia="微软雅黑" w:hAnsi="微软雅黑" w:cs="Calibri" w:hint="eastAsia"/>
          <w:bCs/>
          <w:szCs w:val="21"/>
        </w:rPr>
        <w:t>1400，利润就是（1400-</w:t>
      </w:r>
      <w:r w:rsidRPr="00A36823">
        <w:rPr>
          <w:rFonts w:ascii="微软雅黑" w:eastAsia="微软雅黑" w:hAnsi="微软雅黑" w:cs="Calibri"/>
          <w:bCs/>
          <w:szCs w:val="21"/>
        </w:rPr>
        <w:t>700</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8000</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560万</w:t>
      </w:r>
      <w:r w:rsidRPr="00A36823">
        <w:rPr>
          <w:rFonts w:ascii="微软雅黑" w:eastAsia="微软雅黑" w:hAnsi="微软雅黑" w:cs="Calibri" w:hint="eastAsia"/>
          <w:bCs/>
          <w:szCs w:val="21"/>
        </w:rPr>
        <w:t>。</w:t>
      </w:r>
    </w:p>
    <w:p w14:paraId="21160DD3" w14:textId="77777777" w:rsidR="00061FAB" w:rsidRPr="00193D87" w:rsidRDefault="00ED7E9A" w:rsidP="00193D87">
      <w:pPr>
        <w:spacing w:line="360" w:lineRule="auto"/>
        <w:rPr>
          <w:rFonts w:ascii="微软雅黑" w:eastAsia="微软雅黑" w:hAnsi="微软雅黑" w:cs="Calibri"/>
          <w:bCs/>
          <w:szCs w:val="21"/>
        </w:rPr>
      </w:pPr>
      <w:r w:rsidRPr="00193D87">
        <w:rPr>
          <w:rFonts w:ascii="微软雅黑" w:eastAsia="微软雅黑" w:hAnsi="微软雅黑" w:cs="Calibri" w:hint="eastAsia"/>
          <w:b/>
          <w:bCs/>
          <w:szCs w:val="21"/>
        </w:rPr>
        <w:t>反馈：</w:t>
      </w:r>
      <w:r w:rsidR="00C62AA3" w:rsidRPr="00193D87">
        <w:rPr>
          <w:rFonts w:ascii="微软雅黑" w:eastAsia="微软雅黑" w:hAnsi="微软雅黑" w:cs="Calibri" w:hint="eastAsia"/>
          <w:bCs/>
          <w:szCs w:val="21"/>
        </w:rPr>
        <w:t>大部分的学员会先发现“</w:t>
      </w:r>
      <w:r w:rsidR="00C62AA3" w:rsidRPr="00193D87">
        <w:rPr>
          <w:rFonts w:ascii="微软雅黑" w:eastAsia="微软雅黑" w:hAnsi="微软雅黑" w:cs="Calibri"/>
          <w:bCs/>
          <w:szCs w:val="21"/>
        </w:rPr>
        <w:t>现在下游急着要货</w:t>
      </w:r>
      <w:r w:rsidR="00C62AA3" w:rsidRPr="00193D87">
        <w:rPr>
          <w:rFonts w:ascii="微软雅黑" w:eastAsia="微软雅黑" w:hAnsi="微软雅黑" w:cs="Calibri" w:hint="eastAsia"/>
          <w:bCs/>
          <w:szCs w:val="21"/>
        </w:rPr>
        <w:t>，</w:t>
      </w:r>
      <w:r w:rsidR="00C62AA3" w:rsidRPr="00193D87">
        <w:rPr>
          <w:rFonts w:ascii="微软雅黑" w:eastAsia="微软雅黑" w:hAnsi="微软雅黑" w:cs="Calibri"/>
          <w:bCs/>
          <w:szCs w:val="21"/>
        </w:rPr>
        <w:t>我们合作的话</w:t>
      </w:r>
      <w:r w:rsidR="00C62AA3" w:rsidRPr="00193D87">
        <w:rPr>
          <w:rFonts w:ascii="微软雅黑" w:eastAsia="微软雅黑" w:hAnsi="微软雅黑" w:cs="Calibri" w:hint="eastAsia"/>
          <w:bCs/>
          <w:szCs w:val="21"/>
        </w:rPr>
        <w:t>，就一劳永逸了。”存在漏洞</w:t>
      </w:r>
      <w:r w:rsidR="00061FAB" w:rsidRPr="00193D87">
        <w:rPr>
          <w:rFonts w:ascii="微软雅黑" w:eastAsia="微软雅黑" w:hAnsi="微软雅黑" w:cs="Calibri" w:hint="eastAsia"/>
          <w:bCs/>
          <w:szCs w:val="21"/>
        </w:rPr>
        <w:t>，因为</w:t>
      </w:r>
      <w:r w:rsidR="0031083D" w:rsidRPr="00193D87">
        <w:rPr>
          <w:rFonts w:ascii="微软雅黑" w:eastAsia="微软雅黑" w:hAnsi="微软雅黑" w:cs="Calibri" w:hint="eastAsia"/>
          <w:bCs/>
          <w:szCs w:val="21"/>
        </w:rPr>
        <w:t>偏</w:t>
      </w:r>
      <w:r w:rsidR="00061FAB" w:rsidRPr="00193D87">
        <w:rPr>
          <w:rFonts w:ascii="微软雅黑" w:eastAsia="微软雅黑" w:hAnsi="微软雅黑" w:cs="Calibri" w:hint="eastAsia"/>
          <w:bCs/>
          <w:szCs w:val="21"/>
        </w:rPr>
        <w:t>主观性的观点认同感较弱，更容易引起</w:t>
      </w:r>
      <w:r w:rsidR="004528FF" w:rsidRPr="00193D87">
        <w:rPr>
          <w:rFonts w:ascii="微软雅黑" w:eastAsia="微软雅黑" w:hAnsi="微软雅黑" w:cs="Calibri" w:hint="eastAsia"/>
          <w:bCs/>
          <w:szCs w:val="21"/>
        </w:rPr>
        <w:t>质疑</w:t>
      </w:r>
      <w:r w:rsidR="00061FAB" w:rsidRPr="00193D87">
        <w:rPr>
          <w:rFonts w:ascii="微软雅黑" w:eastAsia="微软雅黑" w:hAnsi="微软雅黑" w:cs="Calibri" w:hint="eastAsia"/>
          <w:bCs/>
          <w:szCs w:val="21"/>
        </w:rPr>
        <w:t>。进而会发现，</w:t>
      </w:r>
      <w:r w:rsidR="004528FF" w:rsidRPr="00193D87">
        <w:rPr>
          <w:rFonts w:ascii="微软雅黑" w:eastAsia="微软雅黑" w:hAnsi="微软雅黑" w:cs="Calibri" w:hint="eastAsia"/>
          <w:bCs/>
          <w:szCs w:val="21"/>
        </w:rPr>
        <w:t>与其对应的</w:t>
      </w:r>
      <w:r w:rsidR="00061FAB" w:rsidRPr="00193D87">
        <w:rPr>
          <w:rFonts w:ascii="微软雅黑" w:eastAsia="微软雅黑" w:hAnsi="微软雅黑" w:cs="Calibri" w:hint="eastAsia"/>
          <w:bCs/>
          <w:szCs w:val="21"/>
        </w:rPr>
        <w:t>“你</w:t>
      </w:r>
      <w:r w:rsidR="00061FAB" w:rsidRPr="00193D87">
        <w:rPr>
          <w:rFonts w:ascii="微软雅黑" w:eastAsia="微软雅黑" w:hAnsi="微软雅黑" w:cs="Calibri"/>
          <w:bCs/>
          <w:szCs w:val="21"/>
        </w:rPr>
        <w:t>原来考虑的价格差不多</w:t>
      </w:r>
      <w:r w:rsidR="00061FAB" w:rsidRPr="00193D87">
        <w:rPr>
          <w:rFonts w:ascii="微软雅黑" w:eastAsia="微软雅黑" w:hAnsi="微软雅黑" w:cs="Calibri" w:hint="eastAsia"/>
          <w:bCs/>
          <w:szCs w:val="21"/>
        </w:rPr>
        <w:t>1400元/公斤，一旦联手就能哄抬到2500元/公斤，一人出货4吨，捞他一笔大的，剩下的那些就核销掉吧。”也存在同样的漏洞。</w:t>
      </w:r>
    </w:p>
    <w:p w14:paraId="661D2247" w14:textId="77777777" w:rsidR="00F73630" w:rsidRPr="00A36823" w:rsidRDefault="00ED7E9A" w:rsidP="00A36823">
      <w:pPr>
        <w:spacing w:line="360" w:lineRule="auto"/>
        <w:rPr>
          <w:rFonts w:ascii="微软雅黑" w:eastAsia="微软雅黑" w:hAnsi="微软雅黑" w:cs="Calibri"/>
          <w:bCs/>
          <w:szCs w:val="21"/>
        </w:rPr>
      </w:pPr>
      <w:r w:rsidRPr="00A36823">
        <w:rPr>
          <w:rFonts w:ascii="微软雅黑" w:eastAsia="微软雅黑" w:hAnsi="微软雅黑" w:cs="Calibri" w:hint="eastAsia"/>
          <w:bCs/>
          <w:szCs w:val="21"/>
        </w:rPr>
        <w:t>还记得我们卷首语里说的吗？</w:t>
      </w:r>
      <w:r w:rsidRPr="00A36823">
        <w:rPr>
          <w:rFonts w:ascii="微软雅黑" w:eastAsia="微软雅黑" w:hAnsi="微软雅黑" w:cs="Calibri"/>
          <w:bCs/>
          <w:szCs w:val="21"/>
        </w:rPr>
        <w:t>你在</w:t>
      </w:r>
      <w:r w:rsidR="00B142A1" w:rsidRPr="00A36823">
        <w:rPr>
          <w:rFonts w:ascii="微软雅黑" w:eastAsia="微软雅黑" w:hAnsi="微软雅黑" w:cs="Calibri"/>
          <w:bCs/>
          <w:szCs w:val="21"/>
        </w:rPr>
        <w:t>朝一边看的时候</w:t>
      </w:r>
      <w:r w:rsidR="00B142A1" w:rsidRPr="00A36823">
        <w:rPr>
          <w:rFonts w:ascii="微软雅黑" w:eastAsia="微软雅黑" w:hAnsi="微软雅黑" w:cs="Calibri" w:hint="eastAsia"/>
          <w:bCs/>
          <w:szCs w:val="21"/>
        </w:rPr>
        <w:t>，</w:t>
      </w:r>
      <w:r w:rsidR="00B142A1" w:rsidRPr="00A36823">
        <w:rPr>
          <w:rFonts w:ascii="微软雅黑" w:eastAsia="微软雅黑" w:hAnsi="微软雅黑" w:cs="Calibri"/>
          <w:bCs/>
          <w:szCs w:val="21"/>
        </w:rPr>
        <w:t>请记得</w:t>
      </w:r>
      <w:r w:rsidR="00B142A1" w:rsidRPr="00A36823">
        <w:rPr>
          <w:rFonts w:ascii="微软雅黑" w:eastAsia="微软雅黑" w:hAnsi="微软雅黑" w:cs="Calibri" w:hint="eastAsia"/>
          <w:bCs/>
          <w:szCs w:val="21"/>
        </w:rPr>
        <w:t>，</w:t>
      </w:r>
      <w:r w:rsidR="00B142A1" w:rsidRPr="00A36823">
        <w:rPr>
          <w:rFonts w:ascii="微软雅黑" w:eastAsia="微软雅黑" w:hAnsi="微软雅黑" w:cs="Calibri"/>
          <w:bCs/>
          <w:szCs w:val="21"/>
        </w:rPr>
        <w:t>一定要朝另一边也看一看</w:t>
      </w:r>
      <w:r w:rsidR="00B142A1" w:rsidRPr="00A36823">
        <w:rPr>
          <w:rFonts w:ascii="微软雅黑" w:eastAsia="微软雅黑" w:hAnsi="微软雅黑" w:cs="Calibri" w:hint="eastAsia"/>
          <w:bCs/>
          <w:szCs w:val="21"/>
        </w:rPr>
        <w:t>。</w:t>
      </w:r>
      <w:r w:rsidR="0035209F" w:rsidRPr="00A36823">
        <w:rPr>
          <w:rFonts w:ascii="微软雅黑" w:eastAsia="微软雅黑" w:hAnsi="微软雅黑"/>
          <w:noProof/>
          <w:szCs w:val="21"/>
        </w:rPr>
        <w:drawing>
          <wp:inline distT="0" distB="0" distL="0" distR="0" wp14:anchorId="4200C98C" wp14:editId="3340E012">
            <wp:extent cx="3251333" cy="1127358"/>
            <wp:effectExtent l="0" t="0" r="635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57356" cy="1129446"/>
                    </a:xfrm>
                    <a:prstGeom prst="rect">
                      <a:avLst/>
                    </a:prstGeom>
                  </pic:spPr>
                </pic:pic>
              </a:graphicData>
            </a:graphic>
          </wp:inline>
        </w:drawing>
      </w:r>
      <w:r w:rsidR="0035209F" w:rsidRPr="00A36823">
        <w:rPr>
          <w:rFonts w:ascii="微软雅黑" w:eastAsia="微软雅黑" w:hAnsi="微软雅黑" w:cs="Calibri" w:hint="eastAsia"/>
          <w:bCs/>
          <w:szCs w:val="21"/>
        </w:rPr>
        <w:t>在之前的一个闯关问题中，有%多少的学员认为乙老板的提议不好</w:t>
      </w:r>
      <w:r w:rsidR="00831B77" w:rsidRPr="00A36823">
        <w:rPr>
          <w:rFonts w:ascii="微软雅黑" w:eastAsia="微软雅黑" w:hAnsi="微软雅黑" w:cs="Calibri" w:hint="eastAsia"/>
          <w:bCs/>
          <w:szCs w:val="21"/>
        </w:rPr>
        <w:t>，是不是觉得其中存在</w:t>
      </w:r>
      <w:r w:rsidR="00321997" w:rsidRPr="00A36823">
        <w:rPr>
          <w:rFonts w:ascii="微软雅黑" w:eastAsia="微软雅黑" w:hAnsi="微软雅黑" w:cs="Calibri" w:hint="eastAsia"/>
          <w:bCs/>
          <w:szCs w:val="21"/>
        </w:rPr>
        <w:t>风险点</w:t>
      </w:r>
      <w:r w:rsidR="0035209F" w:rsidRPr="00A36823">
        <w:rPr>
          <w:rFonts w:ascii="微软雅黑" w:eastAsia="微软雅黑" w:hAnsi="微软雅黑" w:cs="Calibri" w:hint="eastAsia"/>
          <w:bCs/>
          <w:szCs w:val="21"/>
        </w:rPr>
        <w:t>？</w:t>
      </w:r>
      <w:r w:rsidR="00321997" w:rsidRPr="00A36823">
        <w:rPr>
          <w:rFonts w:ascii="微软雅黑" w:eastAsia="微软雅黑" w:hAnsi="微软雅黑" w:cs="Calibri" w:hint="eastAsia"/>
          <w:bCs/>
          <w:szCs w:val="21"/>
        </w:rPr>
        <w:t>乙老板的主张和提供的理由，都建立在双方合作的基础上</w:t>
      </w:r>
      <w:r w:rsidR="004E0807" w:rsidRPr="00A36823">
        <w:rPr>
          <w:rFonts w:ascii="微软雅黑" w:eastAsia="微软雅黑" w:hAnsi="微软雅黑" w:cs="Calibri" w:hint="eastAsia"/>
          <w:bCs/>
          <w:szCs w:val="21"/>
        </w:rPr>
        <w:t>（“我们合作的话……”，“一旦联手……”）</w:t>
      </w:r>
      <w:r w:rsidR="00321997" w:rsidRPr="00A36823">
        <w:rPr>
          <w:rFonts w:ascii="微软雅黑" w:eastAsia="微软雅黑" w:hAnsi="微软雅黑" w:cs="Calibri" w:hint="eastAsia"/>
          <w:bCs/>
          <w:szCs w:val="21"/>
        </w:rPr>
        <w:t>，万一</w:t>
      </w:r>
      <w:r w:rsidR="00831B77" w:rsidRPr="00A36823">
        <w:rPr>
          <w:rFonts w:ascii="微软雅黑" w:eastAsia="微软雅黑" w:hAnsi="微软雅黑" w:cs="Calibri" w:hint="eastAsia"/>
          <w:bCs/>
          <w:szCs w:val="21"/>
        </w:rPr>
        <w:t>有一方违约呢？</w:t>
      </w:r>
      <w:r w:rsidR="00831B77" w:rsidRPr="00A36823">
        <w:rPr>
          <w:rFonts w:ascii="微软雅黑" w:eastAsia="微软雅黑" w:hAnsi="微软雅黑" w:cs="Calibri"/>
          <w:bCs/>
          <w:szCs w:val="21"/>
        </w:rPr>
        <w:t xml:space="preserve"> </w:t>
      </w:r>
    </w:p>
    <w:p w14:paraId="06B8FAB4" w14:textId="77777777" w:rsidR="00831B77" w:rsidRPr="00A36823" w:rsidRDefault="00831B77" w:rsidP="00A36823">
      <w:pPr>
        <w:spacing w:line="360" w:lineRule="auto"/>
        <w:rPr>
          <w:rFonts w:ascii="微软雅黑" w:eastAsia="微软雅黑" w:hAnsi="微软雅黑" w:cs="Calibri"/>
          <w:b/>
          <w:bCs/>
          <w:szCs w:val="21"/>
        </w:rPr>
      </w:pPr>
      <w:r w:rsidRPr="00A36823">
        <w:rPr>
          <w:rFonts w:ascii="微软雅黑" w:eastAsia="微软雅黑" w:hAnsi="微软雅黑" w:cs="Calibri" w:hint="eastAsia"/>
          <w:b/>
          <w:bCs/>
          <w:szCs w:val="21"/>
        </w:rPr>
        <w:t>02U11a</w:t>
      </w:r>
      <w:r w:rsidR="007F70B0">
        <w:rPr>
          <w:rFonts w:ascii="微软雅黑" w:eastAsia="微软雅黑" w:hAnsi="微软雅黑" w:cs="Calibri" w:hint="eastAsia"/>
          <w:b/>
          <w:bCs/>
          <w:szCs w:val="21"/>
        </w:rPr>
        <w:t>思维</w:t>
      </w:r>
      <w:r w:rsidR="007F70B0">
        <w:rPr>
          <w:rFonts w:ascii="微软雅黑" w:eastAsia="微软雅黑" w:hAnsi="微软雅黑" w:cs="Calibri"/>
          <w:b/>
          <w:bCs/>
          <w:szCs w:val="21"/>
        </w:rPr>
        <w:t>小测验</w:t>
      </w:r>
      <w:r w:rsidRPr="00A36823">
        <w:rPr>
          <w:rFonts w:ascii="微软雅黑" w:eastAsia="微软雅黑" w:hAnsi="微软雅黑" w:cs="Calibri" w:hint="eastAsia"/>
          <w:b/>
          <w:bCs/>
          <w:szCs w:val="21"/>
        </w:rPr>
        <w:t>：“真相”只有一个</w:t>
      </w:r>
    </w:p>
    <w:p w14:paraId="01767701" w14:textId="77777777" w:rsidR="00B142A1" w:rsidRPr="00A36823" w:rsidRDefault="00831B77"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作为甲老板的你</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聪明地发现乙老板的主张与其提供的理由</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并非万无一失的</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请你根据案例内容</w:t>
      </w:r>
      <w:r w:rsidRPr="00A36823">
        <w:rPr>
          <w:rFonts w:ascii="微软雅黑" w:eastAsia="微软雅黑" w:hAnsi="微软雅黑" w:cs="Calibri" w:hint="eastAsia"/>
          <w:bCs/>
          <w:szCs w:val="21"/>
        </w:rPr>
        <w:t>，计算并</w:t>
      </w:r>
      <w:r w:rsidRPr="00A36823">
        <w:rPr>
          <w:rFonts w:ascii="微软雅黑" w:eastAsia="微软雅黑" w:hAnsi="微软雅黑" w:cs="Calibri"/>
          <w:bCs/>
          <w:szCs w:val="21"/>
        </w:rPr>
        <w:t>填完整下面这张表格</w:t>
      </w:r>
      <w:r w:rsidRPr="00A36823">
        <w:rPr>
          <w:rFonts w:ascii="微软雅黑" w:eastAsia="微软雅黑" w:hAnsi="微软雅黑" w:cs="Calibri" w:hint="eastAsia"/>
          <w:bCs/>
          <w:szCs w:val="21"/>
        </w:rPr>
        <w:t>：</w:t>
      </w:r>
    </w:p>
    <w:tbl>
      <w:tblPr>
        <w:tblStyle w:val="a6"/>
        <w:tblW w:w="0" w:type="auto"/>
        <w:tblLook w:val="04A0" w:firstRow="1" w:lastRow="0" w:firstColumn="1" w:lastColumn="0" w:noHBand="0" w:noVBand="1"/>
      </w:tblPr>
      <w:tblGrid>
        <w:gridCol w:w="2765"/>
        <w:gridCol w:w="2765"/>
        <w:gridCol w:w="2766"/>
      </w:tblGrid>
      <w:tr w:rsidR="00831B77" w:rsidRPr="00A36823" w14:paraId="639CAA68" w14:textId="77777777" w:rsidTr="00831B77">
        <w:tc>
          <w:tcPr>
            <w:tcW w:w="2765" w:type="dxa"/>
          </w:tcPr>
          <w:p w14:paraId="38C009E6" w14:textId="77777777" w:rsidR="00831B77" w:rsidRPr="00A36823" w:rsidRDefault="00831B77" w:rsidP="00A36823">
            <w:pPr>
              <w:spacing w:line="360" w:lineRule="auto"/>
              <w:rPr>
                <w:rFonts w:ascii="微软雅黑" w:eastAsia="微软雅黑" w:hAnsi="微软雅黑" w:cs="Calibri"/>
                <w:bCs/>
                <w:szCs w:val="21"/>
              </w:rPr>
            </w:pPr>
          </w:p>
        </w:tc>
        <w:tc>
          <w:tcPr>
            <w:tcW w:w="2765" w:type="dxa"/>
          </w:tcPr>
          <w:p w14:paraId="3A48A0A9" w14:textId="77777777" w:rsidR="00831B77" w:rsidRPr="00A36823" w:rsidRDefault="000A355B"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乙</w:t>
            </w:r>
            <w:r w:rsidR="00831B77" w:rsidRPr="00A36823">
              <w:rPr>
                <w:rFonts w:ascii="微软雅黑" w:eastAsia="微软雅黑" w:hAnsi="微软雅黑" w:cs="Calibri"/>
                <w:bCs/>
                <w:szCs w:val="21"/>
              </w:rPr>
              <w:t>履约</w:t>
            </w:r>
          </w:p>
        </w:tc>
        <w:tc>
          <w:tcPr>
            <w:tcW w:w="2766" w:type="dxa"/>
          </w:tcPr>
          <w:p w14:paraId="0F484C1D" w14:textId="77777777" w:rsidR="00831B77" w:rsidRPr="00A36823" w:rsidRDefault="004528FF" w:rsidP="00A36823">
            <w:pPr>
              <w:spacing w:line="360" w:lineRule="auto"/>
              <w:rPr>
                <w:rFonts w:ascii="微软雅黑" w:eastAsia="微软雅黑" w:hAnsi="微软雅黑" w:cs="Calibri"/>
                <w:bCs/>
                <w:szCs w:val="21"/>
              </w:rPr>
            </w:pPr>
            <w:r>
              <w:rPr>
                <w:rFonts w:ascii="微软雅黑" w:eastAsia="微软雅黑" w:hAnsi="微软雅黑" w:cs="Calibri"/>
                <w:bCs/>
                <w:szCs w:val="21"/>
              </w:rPr>
              <w:t>乙</w:t>
            </w:r>
            <w:r w:rsidR="00831B77" w:rsidRPr="00A36823">
              <w:rPr>
                <w:rFonts w:ascii="微软雅黑" w:eastAsia="微软雅黑" w:hAnsi="微软雅黑" w:cs="Calibri"/>
                <w:bCs/>
                <w:szCs w:val="21"/>
              </w:rPr>
              <w:t>违约</w:t>
            </w:r>
          </w:p>
        </w:tc>
      </w:tr>
      <w:tr w:rsidR="00831B77" w:rsidRPr="00A36823" w14:paraId="3EC8E57B" w14:textId="77777777" w:rsidTr="00831B77">
        <w:tc>
          <w:tcPr>
            <w:tcW w:w="2765" w:type="dxa"/>
          </w:tcPr>
          <w:p w14:paraId="0C4248A0" w14:textId="77777777" w:rsidR="00831B77" w:rsidRPr="00A36823" w:rsidRDefault="000A355B"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甲</w:t>
            </w:r>
            <w:r w:rsidR="00831B77" w:rsidRPr="00A36823">
              <w:rPr>
                <w:rFonts w:ascii="微软雅黑" w:eastAsia="微软雅黑" w:hAnsi="微软雅黑" w:cs="Calibri"/>
                <w:bCs/>
                <w:szCs w:val="21"/>
              </w:rPr>
              <w:t>履约</w:t>
            </w:r>
          </w:p>
        </w:tc>
        <w:tc>
          <w:tcPr>
            <w:tcW w:w="2765" w:type="dxa"/>
          </w:tcPr>
          <w:p w14:paraId="65E8EABB" w14:textId="77777777" w:rsidR="00831B77" w:rsidRPr="004528FF" w:rsidRDefault="00831B77" w:rsidP="00A36823">
            <w:pPr>
              <w:spacing w:line="360" w:lineRule="auto"/>
              <w:rPr>
                <w:rFonts w:ascii="微软雅黑" w:eastAsia="微软雅黑" w:hAnsi="微软雅黑" w:cs="Calibri"/>
                <w:bCs/>
                <w:sz w:val="15"/>
                <w:szCs w:val="15"/>
              </w:rPr>
            </w:pPr>
            <w:r w:rsidRPr="00A36823">
              <w:rPr>
                <w:rFonts w:ascii="微软雅黑" w:eastAsia="微软雅黑" w:hAnsi="微软雅黑" w:cs="Calibri"/>
                <w:bCs/>
                <w:szCs w:val="21"/>
              </w:rPr>
              <w:t>甲赚</w:t>
            </w:r>
            <w:r w:rsidR="004528FF">
              <w:rPr>
                <w:rFonts w:ascii="微软雅黑" w:eastAsia="微软雅黑" w:hAnsi="微软雅黑" w:cs="Calibri" w:hint="eastAsia"/>
                <w:bCs/>
                <w:szCs w:val="21"/>
              </w:rPr>
              <w:t>：</w:t>
            </w:r>
            <w:r w:rsidRPr="00A36823">
              <w:rPr>
                <w:rFonts w:ascii="微软雅黑" w:eastAsia="微软雅黑" w:hAnsi="微软雅黑" w:cs="Calibri" w:hint="eastAsia"/>
                <w:bCs/>
                <w:szCs w:val="21"/>
              </w:rPr>
              <w:t>720</w:t>
            </w:r>
            <w:r w:rsidR="004528FF">
              <w:rPr>
                <w:rFonts w:ascii="微软雅黑" w:eastAsia="微软雅黑" w:hAnsi="微软雅黑" w:cs="Calibri" w:hint="eastAsia"/>
                <w:bCs/>
                <w:szCs w:val="21"/>
              </w:rPr>
              <w:t>万</w:t>
            </w:r>
            <w:r w:rsidR="004528FF" w:rsidRPr="004528FF">
              <w:rPr>
                <w:rFonts w:ascii="微软雅黑" w:eastAsia="微软雅黑" w:hAnsi="微软雅黑" w:cs="Calibri" w:hint="eastAsia"/>
                <w:bCs/>
                <w:sz w:val="15"/>
                <w:szCs w:val="15"/>
              </w:rPr>
              <w:t>-（2500-</w:t>
            </w:r>
            <w:r w:rsidR="004528FF" w:rsidRPr="004528FF">
              <w:rPr>
                <w:rFonts w:ascii="微软雅黑" w:eastAsia="微软雅黑" w:hAnsi="微软雅黑" w:cs="Calibri"/>
                <w:bCs/>
                <w:sz w:val="15"/>
                <w:szCs w:val="15"/>
              </w:rPr>
              <w:t>700</w:t>
            </w:r>
            <w:r w:rsidR="004528FF" w:rsidRPr="004528FF">
              <w:rPr>
                <w:rFonts w:ascii="微软雅黑" w:eastAsia="微软雅黑" w:hAnsi="微软雅黑" w:cs="Calibri" w:hint="eastAsia"/>
                <w:bCs/>
                <w:sz w:val="15"/>
                <w:szCs w:val="15"/>
              </w:rPr>
              <w:t>）*</w:t>
            </w:r>
            <w:r w:rsidR="004528FF" w:rsidRPr="004528FF">
              <w:rPr>
                <w:rFonts w:ascii="微软雅黑" w:eastAsia="微软雅黑" w:hAnsi="微软雅黑" w:cs="Calibri"/>
                <w:bCs/>
                <w:sz w:val="15"/>
                <w:szCs w:val="15"/>
              </w:rPr>
              <w:t>4吨</w:t>
            </w:r>
          </w:p>
          <w:p w14:paraId="3381E226" w14:textId="77777777" w:rsidR="00831B77" w:rsidRPr="00A36823" w:rsidRDefault="00831B77"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乙赚</w:t>
            </w:r>
            <w:r w:rsidRPr="00A36823">
              <w:rPr>
                <w:rFonts w:ascii="微软雅黑" w:eastAsia="微软雅黑" w:hAnsi="微软雅黑" w:cs="Calibri" w:hint="eastAsia"/>
                <w:bCs/>
                <w:szCs w:val="21"/>
              </w:rPr>
              <w:t>：720</w:t>
            </w:r>
            <w:r w:rsidR="004528FF">
              <w:rPr>
                <w:rFonts w:ascii="微软雅黑" w:eastAsia="微软雅黑" w:hAnsi="微软雅黑" w:cs="Calibri" w:hint="eastAsia"/>
                <w:bCs/>
                <w:szCs w:val="21"/>
              </w:rPr>
              <w:t>万</w:t>
            </w:r>
            <w:r w:rsidR="004528FF" w:rsidRPr="004528FF">
              <w:rPr>
                <w:rFonts w:ascii="微软雅黑" w:eastAsia="微软雅黑" w:hAnsi="微软雅黑" w:cs="Calibri" w:hint="eastAsia"/>
                <w:bCs/>
                <w:sz w:val="15"/>
                <w:szCs w:val="15"/>
              </w:rPr>
              <w:t>-（2500-</w:t>
            </w:r>
            <w:r w:rsidR="004528FF" w:rsidRPr="004528FF">
              <w:rPr>
                <w:rFonts w:ascii="微软雅黑" w:eastAsia="微软雅黑" w:hAnsi="微软雅黑" w:cs="Calibri"/>
                <w:bCs/>
                <w:sz w:val="15"/>
                <w:szCs w:val="15"/>
              </w:rPr>
              <w:t>700</w:t>
            </w:r>
            <w:r w:rsidR="004528FF" w:rsidRPr="004528FF">
              <w:rPr>
                <w:rFonts w:ascii="微软雅黑" w:eastAsia="微软雅黑" w:hAnsi="微软雅黑" w:cs="Calibri" w:hint="eastAsia"/>
                <w:bCs/>
                <w:sz w:val="15"/>
                <w:szCs w:val="15"/>
              </w:rPr>
              <w:t>）*</w:t>
            </w:r>
            <w:r w:rsidR="004528FF" w:rsidRPr="004528FF">
              <w:rPr>
                <w:rFonts w:ascii="微软雅黑" w:eastAsia="微软雅黑" w:hAnsi="微软雅黑" w:cs="Calibri"/>
                <w:bCs/>
                <w:sz w:val="15"/>
                <w:szCs w:val="15"/>
              </w:rPr>
              <w:t>4吨</w:t>
            </w:r>
          </w:p>
        </w:tc>
        <w:tc>
          <w:tcPr>
            <w:tcW w:w="2766" w:type="dxa"/>
          </w:tcPr>
          <w:p w14:paraId="18CD99F5" w14:textId="77777777" w:rsidR="00831B77" w:rsidRPr="00A36823" w:rsidRDefault="00831B77" w:rsidP="00A36823">
            <w:pPr>
              <w:spacing w:line="360" w:lineRule="auto"/>
              <w:rPr>
                <w:rFonts w:ascii="微软雅黑" w:eastAsia="微软雅黑" w:hAnsi="微软雅黑" w:cs="Calibri"/>
                <w:bCs/>
                <w:szCs w:val="21"/>
                <w:highlight w:val="yellow"/>
              </w:rPr>
            </w:pPr>
            <w:r w:rsidRPr="00A36823">
              <w:rPr>
                <w:rFonts w:ascii="微软雅黑" w:eastAsia="微软雅黑" w:hAnsi="微软雅黑" w:cs="Calibri"/>
                <w:bCs/>
                <w:szCs w:val="21"/>
                <w:highlight w:val="yellow"/>
              </w:rPr>
              <w:t>甲赚</w:t>
            </w:r>
            <w:r w:rsidRPr="00A36823">
              <w:rPr>
                <w:rFonts w:ascii="微软雅黑" w:eastAsia="微软雅黑" w:hAnsi="微软雅黑" w:cs="Calibri" w:hint="eastAsia"/>
                <w:bCs/>
                <w:szCs w:val="21"/>
                <w:highlight w:val="yellow"/>
              </w:rPr>
              <w:t>：</w:t>
            </w:r>
            <w:r w:rsidR="000A355B" w:rsidRPr="00A36823">
              <w:rPr>
                <w:rFonts w:ascii="微软雅黑" w:eastAsia="微软雅黑" w:hAnsi="微软雅黑" w:cs="Calibri" w:hint="eastAsia"/>
                <w:bCs/>
                <w:szCs w:val="21"/>
                <w:highlight w:val="yellow"/>
              </w:rPr>
              <w:t>0</w:t>
            </w:r>
            <w:r w:rsidR="004528FF">
              <w:rPr>
                <w:rFonts w:ascii="微软雅黑" w:eastAsia="微软雅黑" w:hAnsi="微软雅黑" w:cs="Calibri" w:hint="eastAsia"/>
                <w:bCs/>
                <w:szCs w:val="21"/>
                <w:highlight w:val="yellow"/>
              </w:rPr>
              <w:t>元</w:t>
            </w:r>
          </w:p>
          <w:p w14:paraId="229810CA" w14:textId="77777777" w:rsidR="00831B77" w:rsidRPr="00A36823" w:rsidRDefault="00831B77"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highlight w:val="yellow"/>
              </w:rPr>
              <w:t>乙赚</w:t>
            </w:r>
            <w:r w:rsidRPr="00A36823">
              <w:rPr>
                <w:rFonts w:ascii="微软雅黑" w:eastAsia="微软雅黑" w:hAnsi="微软雅黑" w:cs="Calibri" w:hint="eastAsia"/>
                <w:bCs/>
                <w:szCs w:val="21"/>
                <w:highlight w:val="yellow"/>
              </w:rPr>
              <w:t>：560</w:t>
            </w:r>
            <w:r w:rsidR="004528FF" w:rsidRPr="004528FF">
              <w:rPr>
                <w:rFonts w:ascii="微软雅黑" w:eastAsia="微软雅黑" w:hAnsi="微软雅黑" w:cs="Calibri" w:hint="eastAsia"/>
                <w:bCs/>
                <w:sz w:val="15"/>
                <w:szCs w:val="15"/>
              </w:rPr>
              <w:t>-</w:t>
            </w:r>
            <w:r w:rsidR="004528FF" w:rsidRPr="004528FF">
              <w:rPr>
                <w:rFonts w:ascii="微软雅黑" w:eastAsia="微软雅黑" w:hAnsi="微软雅黑" w:cs="Calibri"/>
                <w:bCs/>
                <w:sz w:val="15"/>
                <w:szCs w:val="15"/>
              </w:rPr>
              <w:t xml:space="preserve"> (1400-700)*8吨</w:t>
            </w:r>
          </w:p>
        </w:tc>
      </w:tr>
      <w:tr w:rsidR="00831B77" w:rsidRPr="00A36823" w14:paraId="43E420BC" w14:textId="77777777" w:rsidTr="00831B77">
        <w:tc>
          <w:tcPr>
            <w:tcW w:w="2765" w:type="dxa"/>
          </w:tcPr>
          <w:p w14:paraId="3C188031" w14:textId="77777777" w:rsidR="00831B77" w:rsidRPr="00A36823" w:rsidRDefault="000A355B"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甲</w:t>
            </w:r>
            <w:r w:rsidR="00831B77" w:rsidRPr="00A36823">
              <w:rPr>
                <w:rFonts w:ascii="微软雅黑" w:eastAsia="微软雅黑" w:hAnsi="微软雅黑" w:cs="Calibri"/>
                <w:bCs/>
                <w:szCs w:val="21"/>
              </w:rPr>
              <w:t>违约</w:t>
            </w:r>
          </w:p>
        </w:tc>
        <w:tc>
          <w:tcPr>
            <w:tcW w:w="2765" w:type="dxa"/>
          </w:tcPr>
          <w:p w14:paraId="12FAAFD8" w14:textId="77777777" w:rsidR="00831B77" w:rsidRPr="004528FF" w:rsidRDefault="00831B77" w:rsidP="00A36823">
            <w:pPr>
              <w:spacing w:line="360" w:lineRule="auto"/>
              <w:rPr>
                <w:rFonts w:ascii="微软雅黑" w:eastAsia="微软雅黑" w:hAnsi="微软雅黑" w:cs="Calibri"/>
                <w:bCs/>
                <w:sz w:val="15"/>
                <w:szCs w:val="15"/>
              </w:rPr>
            </w:pPr>
            <w:r w:rsidRPr="00A36823">
              <w:rPr>
                <w:rFonts w:ascii="微软雅黑" w:eastAsia="微软雅黑" w:hAnsi="微软雅黑" w:cs="Calibri"/>
                <w:bCs/>
                <w:szCs w:val="21"/>
              </w:rPr>
              <w:t>甲赚</w:t>
            </w:r>
            <w:r w:rsidR="004528FF">
              <w:rPr>
                <w:rFonts w:ascii="微软雅黑" w:eastAsia="微软雅黑" w:hAnsi="微软雅黑" w:cs="Calibri" w:hint="eastAsia"/>
                <w:bCs/>
                <w:szCs w:val="21"/>
              </w:rPr>
              <w:t>：</w:t>
            </w:r>
            <w:r w:rsidRPr="00A36823">
              <w:rPr>
                <w:rFonts w:ascii="微软雅黑" w:eastAsia="微软雅黑" w:hAnsi="微软雅黑" w:cs="Calibri" w:hint="eastAsia"/>
                <w:bCs/>
                <w:szCs w:val="21"/>
              </w:rPr>
              <w:t>560</w:t>
            </w:r>
            <w:r w:rsidR="004528FF">
              <w:rPr>
                <w:rFonts w:ascii="微软雅黑" w:eastAsia="微软雅黑" w:hAnsi="微软雅黑" w:cs="Calibri" w:hint="eastAsia"/>
                <w:bCs/>
                <w:szCs w:val="21"/>
              </w:rPr>
              <w:t>万</w:t>
            </w:r>
            <w:r w:rsidR="004528FF" w:rsidRPr="004528FF">
              <w:rPr>
                <w:rFonts w:ascii="微软雅黑" w:eastAsia="微软雅黑" w:hAnsi="微软雅黑" w:cs="Calibri" w:hint="eastAsia"/>
                <w:bCs/>
                <w:sz w:val="15"/>
                <w:szCs w:val="15"/>
              </w:rPr>
              <w:t>-</w:t>
            </w:r>
            <w:r w:rsidR="004528FF" w:rsidRPr="004528FF">
              <w:rPr>
                <w:rFonts w:ascii="微软雅黑" w:eastAsia="微软雅黑" w:hAnsi="微软雅黑" w:cs="Calibri"/>
                <w:bCs/>
                <w:sz w:val="15"/>
                <w:szCs w:val="15"/>
              </w:rPr>
              <w:t xml:space="preserve"> (1400-700)*8吨</w:t>
            </w:r>
          </w:p>
          <w:p w14:paraId="3638B55B" w14:textId="77777777" w:rsidR="00831B77" w:rsidRPr="00A36823" w:rsidRDefault="00831B77"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lastRenderedPageBreak/>
              <w:t>乙赚</w:t>
            </w:r>
            <w:r w:rsidRPr="00A36823">
              <w:rPr>
                <w:rFonts w:ascii="微软雅黑" w:eastAsia="微软雅黑" w:hAnsi="微软雅黑" w:cs="Calibri" w:hint="eastAsia"/>
                <w:bCs/>
                <w:szCs w:val="21"/>
              </w:rPr>
              <w:t>：0</w:t>
            </w:r>
          </w:p>
        </w:tc>
        <w:tc>
          <w:tcPr>
            <w:tcW w:w="2766" w:type="dxa"/>
          </w:tcPr>
          <w:p w14:paraId="38922D44" w14:textId="77777777" w:rsidR="00831B77" w:rsidRPr="00A36823" w:rsidRDefault="00831B77"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lastRenderedPageBreak/>
              <w:t>甲赚</w:t>
            </w:r>
            <w:r w:rsidRPr="00A36823">
              <w:rPr>
                <w:rFonts w:ascii="微软雅黑" w:eastAsia="微软雅黑" w:hAnsi="微软雅黑" w:cs="Calibri" w:hint="eastAsia"/>
                <w:bCs/>
                <w:szCs w:val="21"/>
              </w:rPr>
              <w:t>：</w:t>
            </w:r>
            <w:r w:rsidR="004528FF">
              <w:rPr>
                <w:rFonts w:ascii="微软雅黑" w:eastAsia="微软雅黑" w:hAnsi="微软雅黑" w:cs="Calibri" w:hint="eastAsia"/>
                <w:bCs/>
                <w:szCs w:val="21"/>
              </w:rPr>
              <w:t xml:space="preserve">0 </w:t>
            </w:r>
            <w:r w:rsidR="004528FF">
              <w:rPr>
                <w:rFonts w:ascii="微软雅黑" w:eastAsia="微软雅黑" w:hAnsi="微软雅黑" w:cs="Calibri"/>
                <w:bCs/>
                <w:szCs w:val="21"/>
              </w:rPr>
              <w:t>– 560万</w:t>
            </w:r>
          </w:p>
          <w:p w14:paraId="5ADF4EF0" w14:textId="77777777" w:rsidR="00831B77" w:rsidRPr="00A36823" w:rsidRDefault="00831B77"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lastRenderedPageBreak/>
              <w:t>乙赚</w:t>
            </w:r>
            <w:r w:rsidRPr="00A36823">
              <w:rPr>
                <w:rFonts w:ascii="微软雅黑" w:eastAsia="微软雅黑" w:hAnsi="微软雅黑" w:cs="Calibri" w:hint="eastAsia"/>
                <w:bCs/>
                <w:szCs w:val="21"/>
              </w:rPr>
              <w:t>：</w:t>
            </w:r>
            <w:r w:rsidR="004528FF">
              <w:rPr>
                <w:rFonts w:ascii="微软雅黑" w:eastAsia="微软雅黑" w:hAnsi="微软雅黑" w:cs="Calibri" w:hint="eastAsia"/>
                <w:bCs/>
                <w:szCs w:val="21"/>
              </w:rPr>
              <w:t xml:space="preserve">0 </w:t>
            </w:r>
            <w:r w:rsidR="004528FF">
              <w:rPr>
                <w:rFonts w:ascii="微软雅黑" w:eastAsia="微软雅黑" w:hAnsi="微软雅黑" w:cs="Calibri"/>
                <w:bCs/>
                <w:szCs w:val="21"/>
              </w:rPr>
              <w:t>– 560万</w:t>
            </w:r>
          </w:p>
        </w:tc>
      </w:tr>
    </w:tbl>
    <w:p w14:paraId="21C89415" w14:textId="77777777" w:rsidR="00A83515" w:rsidRPr="00A36823" w:rsidRDefault="00831B77" w:rsidP="00A36823">
      <w:pPr>
        <w:spacing w:line="360" w:lineRule="auto"/>
        <w:rPr>
          <w:rFonts w:ascii="微软雅黑" w:eastAsia="微软雅黑" w:hAnsi="微软雅黑" w:cs="Calibri"/>
          <w:bCs/>
          <w:szCs w:val="21"/>
        </w:rPr>
      </w:pPr>
      <w:r w:rsidRPr="00A36823">
        <w:rPr>
          <w:rFonts w:ascii="微软雅黑" w:eastAsia="微软雅黑" w:hAnsi="微软雅黑" w:cs="Calibri"/>
          <w:b/>
          <w:bCs/>
          <w:szCs w:val="21"/>
        </w:rPr>
        <w:lastRenderedPageBreak/>
        <w:t>反馈</w:t>
      </w:r>
      <w:r w:rsidRPr="00A36823">
        <w:rPr>
          <w:rFonts w:ascii="微软雅黑" w:eastAsia="微软雅黑" w:hAnsi="微软雅黑" w:cs="Calibri" w:hint="eastAsia"/>
          <w:b/>
          <w:bCs/>
          <w:szCs w:val="21"/>
        </w:rPr>
        <w:t>：</w:t>
      </w:r>
      <w:r w:rsidRPr="00A36823">
        <w:rPr>
          <w:rFonts w:ascii="微软雅黑" w:eastAsia="微软雅黑" w:hAnsi="微软雅黑" w:cs="Calibri"/>
          <w:bCs/>
          <w:szCs w:val="21"/>
        </w:rPr>
        <w:t>我们发现</w:t>
      </w:r>
      <w:r w:rsidRPr="00A36823">
        <w:rPr>
          <w:rFonts w:ascii="微软雅黑" w:eastAsia="微软雅黑" w:hAnsi="微软雅黑" w:cs="Calibri" w:hint="eastAsia"/>
          <w:bCs/>
          <w:szCs w:val="21"/>
        </w:rPr>
        <w:t>，</w:t>
      </w:r>
      <w:r w:rsidR="00760F0D" w:rsidRPr="00A36823">
        <w:rPr>
          <w:rFonts w:ascii="微软雅黑" w:eastAsia="微软雅黑" w:hAnsi="微软雅黑" w:cs="Calibri"/>
          <w:bCs/>
          <w:szCs w:val="21"/>
        </w:rPr>
        <w:t>如果乙老板选择违约</w:t>
      </w:r>
      <w:r w:rsidR="00760F0D" w:rsidRPr="00A36823">
        <w:rPr>
          <w:rFonts w:ascii="微软雅黑" w:eastAsia="微软雅黑" w:hAnsi="微软雅黑" w:cs="Calibri" w:hint="eastAsia"/>
          <w:bCs/>
          <w:szCs w:val="21"/>
        </w:rPr>
        <w:t>，</w:t>
      </w:r>
      <w:r w:rsidR="00760F0D" w:rsidRPr="00A36823">
        <w:rPr>
          <w:rFonts w:ascii="微软雅黑" w:eastAsia="微软雅黑" w:hAnsi="微软雅黑" w:cs="Calibri"/>
          <w:bCs/>
          <w:szCs w:val="21"/>
        </w:rPr>
        <w:t>而甲老板选择守约</w:t>
      </w:r>
      <w:r w:rsidR="00760F0D" w:rsidRPr="00A36823">
        <w:rPr>
          <w:rFonts w:ascii="微软雅黑" w:eastAsia="微软雅黑" w:hAnsi="微软雅黑" w:cs="Calibri" w:hint="eastAsia"/>
          <w:bCs/>
          <w:szCs w:val="21"/>
        </w:rPr>
        <w:t>，</w:t>
      </w:r>
      <w:r w:rsidR="00760F0D" w:rsidRPr="00A36823">
        <w:rPr>
          <w:rFonts w:ascii="微软雅黑" w:eastAsia="微软雅黑" w:hAnsi="微软雅黑" w:cs="Calibri"/>
          <w:bCs/>
          <w:szCs w:val="21"/>
        </w:rPr>
        <w:t>甲老板将一分钱也赚不到</w:t>
      </w:r>
      <w:r w:rsidR="00760F0D" w:rsidRPr="00A36823">
        <w:rPr>
          <w:rFonts w:ascii="微软雅黑" w:eastAsia="微软雅黑" w:hAnsi="微软雅黑" w:cs="Calibri" w:hint="eastAsia"/>
          <w:bCs/>
          <w:szCs w:val="21"/>
        </w:rPr>
        <w:t>。</w:t>
      </w:r>
      <w:r w:rsidR="004E0807" w:rsidRPr="00A36823">
        <w:rPr>
          <w:rFonts w:ascii="微软雅黑" w:eastAsia="微软雅黑" w:hAnsi="微软雅黑" w:cs="Calibri" w:hint="eastAsia"/>
          <w:bCs/>
          <w:szCs w:val="21"/>
        </w:rPr>
        <w:t>即存在着一个巨大的风险点。</w:t>
      </w:r>
    </w:p>
    <w:p w14:paraId="26E59D8E" w14:textId="77777777" w:rsidR="00840A46" w:rsidRPr="00A36823" w:rsidRDefault="004E0807" w:rsidP="00A36823">
      <w:pPr>
        <w:spacing w:line="360" w:lineRule="auto"/>
        <w:rPr>
          <w:rFonts w:ascii="微软雅黑" w:eastAsia="微软雅黑" w:hAnsi="微软雅黑" w:cs="Calibri"/>
          <w:b/>
          <w:bCs/>
          <w:szCs w:val="21"/>
        </w:rPr>
      </w:pPr>
      <w:r w:rsidRPr="00A36823">
        <w:rPr>
          <w:rFonts w:ascii="微软雅黑" w:eastAsia="微软雅黑" w:hAnsi="微软雅黑" w:cs="Calibri" w:hint="eastAsia"/>
          <w:b/>
          <w:bCs/>
          <w:szCs w:val="21"/>
        </w:rPr>
        <w:t>02U12</w:t>
      </w:r>
      <w:r w:rsidR="00982ED4" w:rsidRPr="00A36823">
        <w:rPr>
          <w:rFonts w:ascii="微软雅黑" w:eastAsia="微软雅黑" w:hAnsi="微软雅黑" w:cs="Calibri" w:hint="eastAsia"/>
          <w:b/>
          <w:bCs/>
          <w:szCs w:val="21"/>
        </w:rPr>
        <w:t xml:space="preserve"> </w:t>
      </w:r>
      <w:r w:rsidR="00AF5D70" w:rsidRPr="00A36823">
        <w:rPr>
          <w:rFonts w:ascii="微软雅黑" w:eastAsia="微软雅黑" w:hAnsi="微软雅黑" w:cs="Calibri" w:hint="eastAsia"/>
          <w:b/>
          <w:bCs/>
          <w:szCs w:val="21"/>
        </w:rPr>
        <w:t>找出事实与</w:t>
      </w:r>
      <w:r w:rsidR="00840A46" w:rsidRPr="00A36823">
        <w:rPr>
          <w:rFonts w:ascii="微软雅黑" w:eastAsia="微软雅黑" w:hAnsi="微软雅黑" w:cs="Calibri" w:hint="eastAsia"/>
          <w:b/>
          <w:bCs/>
          <w:szCs w:val="21"/>
        </w:rPr>
        <w:t>逻辑论证</w:t>
      </w:r>
      <w:r w:rsidR="00BA6EEE" w:rsidRPr="00A36823">
        <w:rPr>
          <w:rFonts w:ascii="微软雅黑" w:eastAsia="微软雅黑" w:hAnsi="微软雅黑" w:cs="Calibri" w:hint="eastAsia"/>
          <w:b/>
          <w:bCs/>
          <w:szCs w:val="21"/>
        </w:rPr>
        <w:t>并加以辨别</w:t>
      </w:r>
    </w:p>
    <w:p w14:paraId="51DA25B4" w14:textId="77777777" w:rsidR="008064EE" w:rsidRPr="00A36823" w:rsidRDefault="00361D89"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什么是论证</w:t>
      </w:r>
      <w:r w:rsidRPr="00A36823">
        <w:rPr>
          <w:rFonts w:ascii="微软雅黑" w:eastAsia="微软雅黑" w:hAnsi="微软雅黑" w:cs="Calibri" w:hint="eastAsia"/>
          <w:bCs/>
          <w:szCs w:val="21"/>
        </w:rPr>
        <w:t>？论证就是为了证明某种主张或断言为真，而提供的</w:t>
      </w:r>
      <w:r w:rsidR="005E0570" w:rsidRPr="00A36823">
        <w:rPr>
          <w:rFonts w:ascii="微软雅黑" w:eastAsia="微软雅黑" w:hAnsi="微软雅黑" w:cs="Calibri" w:hint="eastAsia"/>
          <w:bCs/>
          <w:szCs w:val="21"/>
        </w:rPr>
        <w:t>一系列理由。论证是否成立，主要取决于它能否提供切实的</w:t>
      </w:r>
      <w:r w:rsidR="000A355B" w:rsidRPr="00A36823">
        <w:rPr>
          <w:rFonts w:ascii="微软雅黑" w:eastAsia="微软雅黑" w:hAnsi="微软雅黑" w:cs="Calibri" w:hint="eastAsia"/>
          <w:bCs/>
          <w:szCs w:val="21"/>
        </w:rPr>
        <w:t>事实性</w:t>
      </w:r>
      <w:r w:rsidR="005E0570" w:rsidRPr="00A36823">
        <w:rPr>
          <w:rFonts w:ascii="微软雅黑" w:eastAsia="微软雅黑" w:hAnsi="微软雅黑" w:cs="Calibri" w:hint="eastAsia"/>
          <w:bCs/>
          <w:szCs w:val="21"/>
        </w:rPr>
        <w:t>证据或</w:t>
      </w:r>
      <w:r w:rsidRPr="00A36823">
        <w:rPr>
          <w:rFonts w:ascii="微软雅黑" w:eastAsia="微软雅黑" w:hAnsi="微软雅黑" w:cs="Calibri" w:hint="eastAsia"/>
          <w:bCs/>
          <w:szCs w:val="21"/>
        </w:rPr>
        <w:t>合理的逻辑</w:t>
      </w:r>
      <w:r w:rsidR="001F0D34" w:rsidRPr="00A36823">
        <w:rPr>
          <w:rFonts w:ascii="微软雅黑" w:eastAsia="微软雅黑" w:hAnsi="微软雅黑" w:cs="Calibri" w:hint="eastAsia"/>
          <w:bCs/>
          <w:szCs w:val="21"/>
        </w:rPr>
        <w:t>理由</w:t>
      </w:r>
      <w:r w:rsidRPr="00A36823">
        <w:rPr>
          <w:rFonts w:ascii="微软雅黑" w:eastAsia="微软雅黑" w:hAnsi="微软雅黑" w:cs="Calibri" w:hint="eastAsia"/>
          <w:bCs/>
          <w:szCs w:val="21"/>
        </w:rPr>
        <w:t>。</w:t>
      </w:r>
    </w:p>
    <w:p w14:paraId="38E5516B" w14:textId="77777777" w:rsidR="00361D89" w:rsidRPr="00A36823" w:rsidRDefault="00785CDE" w:rsidP="00A36823">
      <w:pPr>
        <w:spacing w:line="360" w:lineRule="auto"/>
        <w:rPr>
          <w:rFonts w:ascii="微软雅黑" w:eastAsia="微软雅黑" w:hAnsi="微软雅黑" w:cs="Calibri"/>
          <w:bCs/>
          <w:szCs w:val="21"/>
        </w:rPr>
      </w:pPr>
      <w:r w:rsidRPr="00A36823">
        <w:rPr>
          <w:rFonts w:ascii="微软雅黑" w:eastAsia="微软雅黑" w:hAnsi="微软雅黑" w:cs="Calibri" w:hint="eastAsia"/>
          <w:bCs/>
          <w:szCs w:val="21"/>
        </w:rPr>
        <w:t>就像唐德的电视</w:t>
      </w:r>
      <w:r w:rsidR="00361D89" w:rsidRPr="00A36823">
        <w:rPr>
          <w:rFonts w:ascii="微软雅黑" w:eastAsia="微软雅黑" w:hAnsi="微软雅黑" w:cs="Calibri" w:hint="eastAsia"/>
          <w:bCs/>
          <w:szCs w:val="21"/>
        </w:rPr>
        <w:t>演讲，他声称会给中产阶级减税，但演讲中并没有</w:t>
      </w:r>
      <w:r w:rsidRPr="00A36823">
        <w:rPr>
          <w:rFonts w:ascii="微软雅黑" w:eastAsia="微软雅黑" w:hAnsi="微软雅黑" w:cs="Calibri" w:hint="eastAsia"/>
          <w:bCs/>
          <w:szCs w:val="21"/>
        </w:rPr>
        <w:t>提供</w:t>
      </w:r>
      <w:r w:rsidR="00974008" w:rsidRPr="00A36823">
        <w:rPr>
          <w:rFonts w:ascii="微软雅黑" w:eastAsia="微软雅黑" w:hAnsi="微软雅黑" w:cs="Calibri" w:hint="eastAsia"/>
          <w:bCs/>
          <w:szCs w:val="21"/>
        </w:rPr>
        <w:t>客观证据或逻辑论证来支持这个说法。选民对于唐德</w:t>
      </w:r>
      <w:r w:rsidRPr="00A36823">
        <w:rPr>
          <w:rFonts w:ascii="微软雅黑" w:eastAsia="微软雅黑" w:hAnsi="微软雅黑" w:cs="Calibri" w:hint="eastAsia"/>
          <w:bCs/>
          <w:szCs w:val="21"/>
        </w:rPr>
        <w:t>完全处于情感上的信任，最后还需要</w:t>
      </w:r>
      <w:r w:rsidR="00361D89" w:rsidRPr="00A36823">
        <w:rPr>
          <w:rFonts w:ascii="微软雅黑" w:eastAsia="微软雅黑" w:hAnsi="微软雅黑" w:cs="Calibri" w:hint="eastAsia"/>
          <w:bCs/>
          <w:szCs w:val="21"/>
        </w:rPr>
        <w:t>自己</w:t>
      </w:r>
      <w:r w:rsidR="00650D73" w:rsidRPr="00A36823">
        <w:rPr>
          <w:rFonts w:ascii="微软雅黑" w:eastAsia="微软雅黑" w:hAnsi="微软雅黑" w:cs="Calibri" w:hint="eastAsia"/>
          <w:bCs/>
          <w:szCs w:val="21"/>
        </w:rPr>
        <w:t>在大脑中</w:t>
      </w:r>
      <w:r w:rsidR="00361D89" w:rsidRPr="00A36823">
        <w:rPr>
          <w:rFonts w:ascii="微软雅黑" w:eastAsia="微软雅黑" w:hAnsi="微软雅黑" w:cs="Calibri" w:hint="eastAsia"/>
          <w:bCs/>
          <w:szCs w:val="21"/>
        </w:rPr>
        <w:t>去</w:t>
      </w:r>
      <w:r w:rsidRPr="00A36823">
        <w:rPr>
          <w:rFonts w:ascii="微软雅黑" w:eastAsia="微软雅黑" w:hAnsi="微软雅黑" w:cs="Calibri" w:hint="eastAsia"/>
          <w:bCs/>
          <w:szCs w:val="21"/>
        </w:rPr>
        <w:t>填补论证的缺失</w:t>
      </w:r>
      <w:r w:rsidR="00974008" w:rsidRPr="00A36823">
        <w:rPr>
          <w:rFonts w:ascii="微软雅黑" w:eastAsia="微软雅黑" w:hAnsi="微软雅黑" w:cs="Calibri" w:hint="eastAsia"/>
          <w:bCs/>
          <w:szCs w:val="21"/>
        </w:rPr>
        <w:t>。然而</w:t>
      </w:r>
      <w:r w:rsidRPr="00A36823">
        <w:rPr>
          <w:rFonts w:ascii="微软雅黑" w:eastAsia="微软雅黑" w:hAnsi="微软雅黑" w:cs="Calibri" w:hint="eastAsia"/>
          <w:bCs/>
          <w:szCs w:val="21"/>
        </w:rPr>
        <w:t>大部分选民都不具备</w:t>
      </w:r>
      <w:r w:rsidR="00361D89" w:rsidRPr="00A36823">
        <w:rPr>
          <w:rFonts w:ascii="微软雅黑" w:eastAsia="微软雅黑" w:hAnsi="微软雅黑" w:cs="Calibri" w:hint="eastAsia"/>
          <w:bCs/>
          <w:szCs w:val="21"/>
        </w:rPr>
        <w:t>经济学</w:t>
      </w:r>
      <w:r w:rsidR="00650D73" w:rsidRPr="00A36823">
        <w:rPr>
          <w:rFonts w:ascii="微软雅黑" w:eastAsia="微软雅黑" w:hAnsi="微软雅黑" w:cs="Calibri" w:hint="eastAsia"/>
          <w:bCs/>
          <w:szCs w:val="21"/>
        </w:rPr>
        <w:t>知识，所以他们其实</w:t>
      </w:r>
      <w:r w:rsidRPr="00A36823">
        <w:rPr>
          <w:rFonts w:ascii="微软雅黑" w:eastAsia="微软雅黑" w:hAnsi="微软雅黑" w:cs="Calibri" w:hint="eastAsia"/>
          <w:bCs/>
          <w:szCs w:val="21"/>
        </w:rPr>
        <w:t>无法根据演讲内容</w:t>
      </w:r>
      <w:r w:rsidR="00361D89" w:rsidRPr="00A36823">
        <w:rPr>
          <w:rFonts w:ascii="微软雅黑" w:eastAsia="微软雅黑" w:hAnsi="微软雅黑" w:cs="Calibri" w:hint="eastAsia"/>
          <w:bCs/>
          <w:szCs w:val="21"/>
        </w:rPr>
        <w:t>去执行批判性思考。</w:t>
      </w:r>
    </w:p>
    <w:p w14:paraId="50714658" w14:textId="77777777" w:rsidR="00F73630" w:rsidRPr="00A36823" w:rsidRDefault="00650D73"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案例中</w:t>
      </w:r>
      <w:r w:rsidR="000A355B" w:rsidRPr="00A36823">
        <w:rPr>
          <w:rFonts w:ascii="微软雅黑" w:eastAsia="微软雅黑" w:hAnsi="微软雅黑" w:cs="Calibri" w:hint="eastAsia"/>
          <w:bCs/>
          <w:szCs w:val="21"/>
        </w:rPr>
        <w:t>乙老板</w:t>
      </w:r>
      <w:r w:rsidRPr="00A36823">
        <w:rPr>
          <w:rFonts w:ascii="微软雅黑" w:eastAsia="微软雅黑" w:hAnsi="微软雅黑" w:cs="Calibri"/>
          <w:bCs/>
          <w:szCs w:val="21"/>
        </w:rPr>
        <w:t>的主张是</w:t>
      </w:r>
      <w:r w:rsidR="000A355B" w:rsidRPr="00A36823">
        <w:rPr>
          <w:rFonts w:ascii="微软雅黑" w:eastAsia="微软雅黑" w:hAnsi="微软雅黑" w:cs="Calibri" w:hint="eastAsia"/>
          <w:bCs/>
          <w:szCs w:val="21"/>
        </w:rPr>
        <w:t>合作双赢而竞争俱亏</w:t>
      </w:r>
      <w:r w:rsidRPr="00A36823">
        <w:rPr>
          <w:rFonts w:ascii="微软雅黑" w:eastAsia="微软雅黑" w:hAnsi="微软雅黑" w:cs="Calibri" w:hint="eastAsia"/>
          <w:bCs/>
          <w:szCs w:val="21"/>
        </w:rPr>
        <w:t>，为此提供</w:t>
      </w:r>
      <w:r w:rsidR="000A355B" w:rsidRPr="00A36823">
        <w:rPr>
          <w:rFonts w:ascii="微软雅黑" w:eastAsia="微软雅黑" w:hAnsi="微软雅黑" w:cs="Calibri" w:hint="eastAsia"/>
          <w:bCs/>
          <w:szCs w:val="21"/>
        </w:rPr>
        <w:t>了一系列的事实性理由</w:t>
      </w:r>
      <w:r w:rsidR="002200EC" w:rsidRPr="00A36823">
        <w:rPr>
          <w:rFonts w:ascii="微软雅黑" w:eastAsia="微软雅黑" w:hAnsi="微软雅黑" w:cs="Calibri" w:hint="eastAsia"/>
          <w:bCs/>
          <w:szCs w:val="21"/>
        </w:rPr>
        <w:t>和主观</w:t>
      </w:r>
      <w:r w:rsidR="004E0807" w:rsidRPr="00A36823">
        <w:rPr>
          <w:rFonts w:ascii="微软雅黑" w:eastAsia="微软雅黑" w:hAnsi="微软雅黑" w:cs="Calibri" w:hint="eastAsia"/>
          <w:bCs/>
          <w:szCs w:val="21"/>
        </w:rPr>
        <w:t>性</w:t>
      </w:r>
      <w:r w:rsidR="002200EC" w:rsidRPr="00A36823">
        <w:rPr>
          <w:rFonts w:ascii="微软雅黑" w:eastAsia="微软雅黑" w:hAnsi="微软雅黑" w:cs="Calibri" w:hint="eastAsia"/>
          <w:bCs/>
          <w:szCs w:val="21"/>
        </w:rPr>
        <w:t>观点，完成了整个论证过程。</w:t>
      </w:r>
      <w:r w:rsidR="00F73630" w:rsidRPr="00A36823">
        <w:rPr>
          <w:rFonts w:ascii="微软雅黑" w:eastAsia="微软雅黑" w:hAnsi="微软雅黑" w:cs="Calibri"/>
          <w:bCs/>
          <w:szCs w:val="21"/>
        </w:rPr>
        <w:t>但是有些同学可能已经发现了</w:t>
      </w:r>
      <w:r w:rsidR="00760F0D" w:rsidRPr="00A36823">
        <w:rPr>
          <w:rFonts w:ascii="微软雅黑" w:eastAsia="微软雅黑" w:hAnsi="微软雅黑" w:cs="Calibri" w:hint="eastAsia"/>
          <w:bCs/>
          <w:szCs w:val="21"/>
        </w:rPr>
        <w:t>，</w:t>
      </w:r>
      <w:r w:rsidR="000A355B" w:rsidRPr="00A36823">
        <w:rPr>
          <w:rFonts w:ascii="微软雅黑" w:eastAsia="微软雅黑" w:hAnsi="微软雅黑" w:cs="Calibri"/>
          <w:bCs/>
          <w:szCs w:val="21"/>
        </w:rPr>
        <w:t>乙老板</w:t>
      </w:r>
      <w:r w:rsidR="00760F0D" w:rsidRPr="00A36823">
        <w:rPr>
          <w:rFonts w:ascii="微软雅黑" w:eastAsia="微软雅黑" w:hAnsi="微软雅黑" w:cs="Calibri" w:hint="eastAsia"/>
          <w:bCs/>
          <w:szCs w:val="21"/>
        </w:rPr>
        <w:t>的</w:t>
      </w:r>
      <w:r w:rsidR="00BA6EEE" w:rsidRPr="00A36823">
        <w:rPr>
          <w:rFonts w:ascii="微软雅黑" w:eastAsia="微软雅黑" w:hAnsi="微软雅黑" w:cs="Calibri" w:hint="eastAsia"/>
          <w:bCs/>
          <w:szCs w:val="21"/>
        </w:rPr>
        <w:t>论证</w:t>
      </w:r>
      <w:r w:rsidR="00F73630" w:rsidRPr="00A36823">
        <w:rPr>
          <w:rFonts w:ascii="微软雅黑" w:eastAsia="微软雅黑" w:hAnsi="微软雅黑" w:cs="Calibri" w:hint="eastAsia"/>
          <w:bCs/>
          <w:szCs w:val="21"/>
        </w:rPr>
        <w:t>存在漏洞。</w:t>
      </w:r>
      <w:r w:rsidR="000A355B" w:rsidRPr="00A36823">
        <w:rPr>
          <w:rFonts w:ascii="微软雅黑" w:eastAsia="微软雅黑" w:hAnsi="微软雅黑" w:cs="Calibri" w:hint="eastAsia"/>
          <w:bCs/>
          <w:szCs w:val="21"/>
        </w:rPr>
        <w:t>他声称</w:t>
      </w:r>
      <w:r w:rsidR="00760F0D" w:rsidRPr="00A36823">
        <w:rPr>
          <w:rFonts w:ascii="微软雅黑" w:eastAsia="微软雅黑" w:hAnsi="微软雅黑" w:cs="Calibri" w:hint="eastAsia"/>
          <w:bCs/>
          <w:szCs w:val="21"/>
        </w:rPr>
        <w:t>，甲公司选择与乙公司</w:t>
      </w:r>
      <w:r w:rsidR="00F73630" w:rsidRPr="00A36823">
        <w:rPr>
          <w:rFonts w:ascii="微软雅黑" w:eastAsia="微软雅黑" w:hAnsi="微软雅黑" w:cs="Calibri" w:hint="eastAsia"/>
          <w:bCs/>
          <w:szCs w:val="21"/>
        </w:rPr>
        <w:t>合作</w:t>
      </w:r>
      <w:r w:rsidR="00760F0D" w:rsidRPr="00A36823">
        <w:rPr>
          <w:rFonts w:ascii="微软雅黑" w:eastAsia="微软雅黑" w:hAnsi="微软雅黑" w:cs="Calibri" w:hint="eastAsia"/>
          <w:bCs/>
          <w:szCs w:val="21"/>
        </w:rPr>
        <w:t>，将得到最大收益。而</w:t>
      </w:r>
      <w:r w:rsidR="00F73630" w:rsidRPr="00A36823">
        <w:rPr>
          <w:rFonts w:ascii="微软雅黑" w:eastAsia="微软雅黑" w:hAnsi="微软雅黑" w:cs="Calibri" w:hint="eastAsia"/>
          <w:bCs/>
          <w:szCs w:val="21"/>
        </w:rPr>
        <w:t>实际上，</w:t>
      </w:r>
      <w:r w:rsidR="00760F0D" w:rsidRPr="00A36823">
        <w:rPr>
          <w:rFonts w:ascii="微软雅黑" w:eastAsia="微软雅黑" w:hAnsi="微软雅黑" w:cs="Calibri" w:hint="eastAsia"/>
          <w:bCs/>
          <w:szCs w:val="21"/>
        </w:rPr>
        <w:t xml:space="preserve">如果乙公司选择违背盟约，甲公司将一分钱也赚不到。 </w:t>
      </w:r>
    </w:p>
    <w:p w14:paraId="24A47AF5" w14:textId="77777777" w:rsidR="00831B77" w:rsidRPr="00A36823" w:rsidRDefault="00760F0D" w:rsidP="00A36823">
      <w:pPr>
        <w:spacing w:line="360" w:lineRule="auto"/>
        <w:rPr>
          <w:rFonts w:ascii="微软雅黑" w:eastAsia="微软雅黑" w:hAnsi="微软雅黑" w:cs="Calibri"/>
          <w:bCs/>
          <w:szCs w:val="21"/>
        </w:rPr>
      </w:pPr>
      <w:r w:rsidRPr="00A36823">
        <w:rPr>
          <w:rFonts w:ascii="微软雅黑" w:eastAsia="微软雅黑" w:hAnsi="微软雅黑" w:cs="Calibri" w:hint="eastAsia"/>
          <w:bCs/>
          <w:szCs w:val="21"/>
        </w:rPr>
        <w:t>作为</w:t>
      </w:r>
      <w:r w:rsidRPr="00A36823">
        <w:rPr>
          <w:rFonts w:ascii="微软雅黑" w:eastAsia="微软雅黑" w:hAnsi="微软雅黑" w:cs="Calibri"/>
          <w:bCs/>
          <w:szCs w:val="21"/>
        </w:rPr>
        <w:t>甲老板的你</w:t>
      </w:r>
      <w:r w:rsidRPr="00A36823">
        <w:rPr>
          <w:rFonts w:ascii="微软雅黑" w:eastAsia="微软雅黑" w:hAnsi="微软雅黑" w:cs="Calibri" w:hint="eastAsia"/>
          <w:bCs/>
          <w:szCs w:val="21"/>
        </w:rPr>
        <w:t>，</w:t>
      </w:r>
      <w:r w:rsidR="00BA6EEE" w:rsidRPr="00A36823">
        <w:rPr>
          <w:rFonts w:ascii="微软雅黑" w:eastAsia="微软雅黑" w:hAnsi="微软雅黑" w:cs="Calibri" w:hint="eastAsia"/>
          <w:bCs/>
          <w:szCs w:val="21"/>
        </w:rPr>
        <w:t>只要遵循我们的思维走向：</w:t>
      </w:r>
      <w:r w:rsidR="00A8634D" w:rsidRPr="00A36823">
        <w:rPr>
          <w:rFonts w:ascii="微软雅黑" w:eastAsia="微软雅黑" w:hAnsi="微软雅黑" w:cs="Calibri"/>
          <w:bCs/>
          <w:szCs w:val="21"/>
        </w:rPr>
        <w:t>建立理性距离</w:t>
      </w:r>
      <w:r w:rsidR="00A8634D" w:rsidRPr="00A36823">
        <w:rPr>
          <w:rFonts w:ascii="微软雅黑" w:eastAsia="微软雅黑" w:hAnsi="微软雅黑" w:cs="Calibri" w:hint="eastAsia"/>
          <w:bCs/>
          <w:szCs w:val="21"/>
        </w:rPr>
        <w:t xml:space="preserve"> -</w:t>
      </w:r>
      <w:r w:rsidR="00A8634D" w:rsidRPr="00A36823">
        <w:rPr>
          <w:rFonts w:ascii="微软雅黑" w:eastAsia="微软雅黑" w:hAnsi="微软雅黑" w:cs="Calibri"/>
          <w:bCs/>
          <w:szCs w:val="21"/>
        </w:rPr>
        <w:t xml:space="preserve"> </w:t>
      </w:r>
      <w:r w:rsidR="00A8634D" w:rsidRPr="00A36823">
        <w:rPr>
          <w:rFonts w:ascii="微软雅黑" w:eastAsia="微软雅黑" w:hAnsi="微软雅黑" w:cs="Calibri" w:hint="eastAsia"/>
          <w:bCs/>
          <w:szCs w:val="21"/>
        </w:rPr>
        <w:t>找到本质问题 -</w:t>
      </w:r>
      <w:r w:rsidR="00A8634D" w:rsidRPr="00A36823">
        <w:rPr>
          <w:rFonts w:ascii="微软雅黑" w:eastAsia="微软雅黑" w:hAnsi="微软雅黑" w:cs="Calibri"/>
          <w:bCs/>
          <w:szCs w:val="21"/>
        </w:rPr>
        <w:t xml:space="preserve"> </w:t>
      </w:r>
      <w:r w:rsidR="00A8634D" w:rsidRPr="00A36823">
        <w:rPr>
          <w:rFonts w:ascii="微软雅黑" w:eastAsia="微软雅黑" w:hAnsi="微软雅黑" w:cs="Calibri" w:hint="eastAsia"/>
          <w:bCs/>
          <w:szCs w:val="21"/>
        </w:rPr>
        <w:t>区分客观事实与个人观点 -</w:t>
      </w:r>
      <w:r w:rsidR="00A8634D" w:rsidRPr="00A36823">
        <w:rPr>
          <w:rFonts w:ascii="微软雅黑" w:eastAsia="微软雅黑" w:hAnsi="微软雅黑" w:cs="Calibri"/>
          <w:bCs/>
          <w:szCs w:val="21"/>
        </w:rPr>
        <w:t xml:space="preserve"> </w:t>
      </w:r>
      <w:r w:rsidR="00A8634D" w:rsidRPr="00A36823">
        <w:rPr>
          <w:rFonts w:ascii="微软雅黑" w:eastAsia="微软雅黑" w:hAnsi="微软雅黑" w:cs="Calibri" w:hint="eastAsia"/>
          <w:bCs/>
          <w:szCs w:val="21"/>
        </w:rPr>
        <w:t>找出事实与逻辑论证并加以辨别，就能推导出上面这张表格，发现风险点的存在。</w:t>
      </w:r>
      <w:r w:rsidR="00C36F1F" w:rsidRPr="00A36823">
        <w:rPr>
          <w:rFonts w:ascii="微软雅黑" w:eastAsia="微软雅黑" w:hAnsi="微软雅黑" w:cs="Calibri" w:hint="eastAsia"/>
          <w:bCs/>
          <w:szCs w:val="21"/>
        </w:rPr>
        <w:t>那么，</w:t>
      </w:r>
      <w:r w:rsidR="00A8634D" w:rsidRPr="00A36823">
        <w:rPr>
          <w:rFonts w:ascii="微软雅黑" w:eastAsia="微软雅黑" w:hAnsi="微软雅黑" w:cs="Calibri" w:hint="eastAsia"/>
          <w:bCs/>
          <w:szCs w:val="21"/>
        </w:rPr>
        <w:t>为什么我们</w:t>
      </w:r>
      <w:r w:rsidR="00C36F1F" w:rsidRPr="00A36823">
        <w:rPr>
          <w:rFonts w:ascii="微软雅黑" w:eastAsia="微软雅黑" w:hAnsi="微软雅黑" w:cs="Calibri" w:hint="eastAsia"/>
          <w:bCs/>
          <w:szCs w:val="21"/>
        </w:rPr>
        <w:t>会</w:t>
      </w:r>
      <w:r w:rsidR="00A8634D" w:rsidRPr="00A36823">
        <w:rPr>
          <w:rFonts w:ascii="微软雅黑" w:eastAsia="微软雅黑" w:hAnsi="微软雅黑" w:cs="Calibri" w:hint="eastAsia"/>
          <w:bCs/>
          <w:szCs w:val="21"/>
        </w:rPr>
        <w:t>对甲老板这么有信心？因为执行批判性思维也需要你</w:t>
      </w:r>
      <w:r w:rsidR="004E0807" w:rsidRPr="00A36823">
        <w:rPr>
          <w:rFonts w:ascii="微软雅黑" w:eastAsia="微软雅黑" w:hAnsi="微软雅黑" w:cs="Calibri" w:hint="eastAsia"/>
          <w:bCs/>
          <w:szCs w:val="21"/>
        </w:rPr>
        <w:t>具备一定的相关专业知识和实践积累</w:t>
      </w:r>
      <w:r w:rsidR="00A8634D" w:rsidRPr="00A36823">
        <w:rPr>
          <w:rFonts w:ascii="微软雅黑" w:eastAsia="微软雅黑" w:hAnsi="微软雅黑" w:cs="Calibri" w:hint="eastAsia"/>
          <w:bCs/>
          <w:szCs w:val="21"/>
        </w:rPr>
        <w:t>。</w:t>
      </w:r>
      <w:r w:rsidR="00831B77" w:rsidRPr="00A36823">
        <w:rPr>
          <w:rFonts w:ascii="微软雅黑" w:eastAsia="微软雅黑" w:hAnsi="微软雅黑" w:cs="Calibri"/>
          <w:bCs/>
          <w:szCs w:val="21"/>
        </w:rPr>
        <w:t>案例中的甲老板</w:t>
      </w:r>
      <w:r w:rsidR="00650D73" w:rsidRPr="00A36823">
        <w:rPr>
          <w:rFonts w:ascii="微软雅黑" w:eastAsia="微软雅黑" w:hAnsi="微软雅黑" w:cs="Calibri"/>
          <w:bCs/>
          <w:szCs w:val="21"/>
        </w:rPr>
        <w:t>是一个很有经验的</w:t>
      </w:r>
      <w:r w:rsidR="00831B77" w:rsidRPr="00A36823">
        <w:rPr>
          <w:rFonts w:ascii="微软雅黑" w:eastAsia="微软雅黑" w:hAnsi="微软雅黑" w:cs="Calibri" w:hint="eastAsia"/>
          <w:bCs/>
          <w:szCs w:val="21"/>
        </w:rPr>
        <w:t>贸易</w:t>
      </w:r>
      <w:r w:rsidR="00650D73" w:rsidRPr="00A36823">
        <w:rPr>
          <w:rFonts w:ascii="微软雅黑" w:eastAsia="微软雅黑" w:hAnsi="微软雅黑" w:cs="Calibri"/>
          <w:bCs/>
          <w:szCs w:val="21"/>
        </w:rPr>
        <w:t>公司老板</w:t>
      </w:r>
      <w:r w:rsidR="00650D73" w:rsidRPr="00A36823">
        <w:rPr>
          <w:rFonts w:ascii="微软雅黑" w:eastAsia="微软雅黑" w:hAnsi="微软雅黑" w:cs="Calibri" w:hint="eastAsia"/>
          <w:bCs/>
          <w:szCs w:val="21"/>
        </w:rPr>
        <w:t>，</w:t>
      </w:r>
      <w:r w:rsidR="00650D73" w:rsidRPr="00A36823">
        <w:rPr>
          <w:rFonts w:ascii="微软雅黑" w:eastAsia="微软雅黑" w:hAnsi="微软雅黑" w:cs="Calibri"/>
          <w:bCs/>
          <w:szCs w:val="21"/>
        </w:rPr>
        <w:t>他所具备的行业知识</w:t>
      </w:r>
      <w:r w:rsidR="00C36F1F" w:rsidRPr="00A36823">
        <w:rPr>
          <w:rFonts w:ascii="微软雅黑" w:eastAsia="微软雅黑" w:hAnsi="微软雅黑" w:cs="Calibri" w:hint="eastAsia"/>
          <w:bCs/>
          <w:szCs w:val="21"/>
        </w:rPr>
        <w:t>和</w:t>
      </w:r>
      <w:r w:rsidR="00831B77" w:rsidRPr="00A36823">
        <w:rPr>
          <w:rFonts w:ascii="微软雅黑" w:eastAsia="微软雅黑" w:hAnsi="微软雅黑" w:cs="Calibri"/>
          <w:bCs/>
          <w:szCs w:val="21"/>
        </w:rPr>
        <w:t>经验</w:t>
      </w:r>
      <w:r w:rsidRPr="00A36823">
        <w:rPr>
          <w:rFonts w:ascii="微软雅黑" w:eastAsia="微软雅黑" w:hAnsi="微软雅黑" w:cs="Calibri" w:hint="eastAsia"/>
          <w:bCs/>
          <w:szCs w:val="21"/>
        </w:rPr>
        <w:t>可以</w:t>
      </w:r>
      <w:r w:rsidRPr="00A36823">
        <w:rPr>
          <w:rFonts w:ascii="微软雅黑" w:eastAsia="微软雅黑" w:hAnsi="微软雅黑" w:cs="Calibri"/>
          <w:bCs/>
          <w:szCs w:val="21"/>
        </w:rPr>
        <w:t>帮助他</w:t>
      </w:r>
      <w:r w:rsidR="00831B77" w:rsidRPr="00A36823">
        <w:rPr>
          <w:rFonts w:ascii="微软雅黑" w:eastAsia="微软雅黑" w:hAnsi="微软雅黑" w:cs="Calibri"/>
          <w:bCs/>
          <w:szCs w:val="21"/>
        </w:rPr>
        <w:t>分析出乙老板</w:t>
      </w:r>
      <w:r w:rsidR="00753F66" w:rsidRPr="00A36823">
        <w:rPr>
          <w:rFonts w:ascii="微软雅黑" w:eastAsia="微软雅黑" w:hAnsi="微软雅黑" w:cs="Calibri"/>
          <w:bCs/>
          <w:szCs w:val="21"/>
        </w:rPr>
        <w:t>的论证</w:t>
      </w:r>
      <w:r w:rsidR="005E0570" w:rsidRPr="00A36823">
        <w:rPr>
          <w:rFonts w:ascii="微软雅黑" w:eastAsia="微软雅黑" w:hAnsi="微软雅黑" w:cs="Calibri"/>
          <w:bCs/>
          <w:szCs w:val="21"/>
        </w:rPr>
        <w:t>是否切实合理</w:t>
      </w:r>
      <w:r w:rsidR="00650D73" w:rsidRPr="00A36823">
        <w:rPr>
          <w:rFonts w:ascii="微软雅黑" w:eastAsia="微软雅黑" w:hAnsi="微软雅黑" w:cs="Calibri" w:hint="eastAsia"/>
          <w:bCs/>
          <w:szCs w:val="21"/>
        </w:rPr>
        <w:t>。也就是说，</w:t>
      </w:r>
      <w:r w:rsidR="00831B77" w:rsidRPr="00A36823">
        <w:rPr>
          <w:rFonts w:ascii="微软雅黑" w:eastAsia="微软雅黑" w:hAnsi="微软雅黑" w:cs="Calibri" w:hint="eastAsia"/>
          <w:bCs/>
          <w:szCs w:val="21"/>
        </w:rPr>
        <w:t>甲老板</w:t>
      </w:r>
      <w:r w:rsidR="00650D73" w:rsidRPr="00A36823">
        <w:rPr>
          <w:rFonts w:ascii="微软雅黑" w:eastAsia="微软雅黑" w:hAnsi="微软雅黑" w:cs="Calibri" w:hint="eastAsia"/>
          <w:bCs/>
          <w:szCs w:val="21"/>
        </w:rPr>
        <w:t>在这个情境下，</w:t>
      </w:r>
      <w:r w:rsidR="005E0570" w:rsidRPr="00A36823">
        <w:rPr>
          <w:rFonts w:ascii="微软雅黑" w:eastAsia="微软雅黑" w:hAnsi="微软雅黑" w:cs="Calibri" w:hint="eastAsia"/>
          <w:bCs/>
          <w:szCs w:val="21"/>
        </w:rPr>
        <w:t>有能力凭借</w:t>
      </w:r>
      <w:r w:rsidR="00650D73" w:rsidRPr="00A36823">
        <w:rPr>
          <w:rFonts w:ascii="微软雅黑" w:eastAsia="微软雅黑" w:hAnsi="微软雅黑" w:cs="Calibri" w:hint="eastAsia"/>
          <w:bCs/>
          <w:szCs w:val="21"/>
        </w:rPr>
        <w:t>我们的思考步骤执行批判性思考。</w:t>
      </w:r>
    </w:p>
    <w:p w14:paraId="550DCC70" w14:textId="77777777" w:rsidR="004E0807" w:rsidRPr="00A36823" w:rsidRDefault="004E0807" w:rsidP="00A36823">
      <w:pPr>
        <w:spacing w:line="360" w:lineRule="auto"/>
        <w:rPr>
          <w:rFonts w:ascii="微软雅黑" w:eastAsia="微软雅黑" w:hAnsi="微软雅黑" w:cs="Calibri"/>
          <w:bCs/>
          <w:szCs w:val="21"/>
        </w:rPr>
      </w:pPr>
      <w:r w:rsidRPr="00A36823">
        <w:rPr>
          <w:rFonts w:ascii="微软雅黑" w:eastAsia="微软雅黑" w:hAnsi="微软雅黑" w:cs="Calibri" w:hint="eastAsia"/>
          <w:b/>
          <w:bCs/>
          <w:szCs w:val="21"/>
        </w:rPr>
        <w:t>02U13a</w:t>
      </w:r>
      <w:r w:rsidRPr="00A36823">
        <w:rPr>
          <w:rFonts w:ascii="微软雅黑" w:eastAsia="微软雅黑" w:hAnsi="微软雅黑" w:cs="Calibri"/>
          <w:b/>
          <w:bCs/>
          <w:szCs w:val="21"/>
        </w:rPr>
        <w:t xml:space="preserve"> 思考题</w:t>
      </w:r>
      <w:r w:rsidRPr="00A36823">
        <w:rPr>
          <w:rFonts w:ascii="微软雅黑" w:eastAsia="微软雅黑" w:hAnsi="微软雅黑" w:cs="Calibri" w:hint="eastAsia"/>
          <w:b/>
          <w:bCs/>
          <w:szCs w:val="21"/>
        </w:rPr>
        <w:t xml:space="preserve">： </w:t>
      </w:r>
      <w:r w:rsidR="00C36F1F" w:rsidRPr="00A36823">
        <w:rPr>
          <w:rFonts w:ascii="微软雅黑" w:eastAsia="微软雅黑" w:hAnsi="微软雅黑" w:cs="Calibri" w:hint="eastAsia"/>
          <w:b/>
          <w:bCs/>
          <w:szCs w:val="21"/>
        </w:rPr>
        <w:t>你怎么认为？</w:t>
      </w:r>
    </w:p>
    <w:p w14:paraId="0D68D0D0" w14:textId="77777777" w:rsidR="004E0807" w:rsidRPr="00A36823" w:rsidRDefault="00F5016C"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思考一下</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为什么乙老板的这两句话</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乍听之下会让甲老板兴奋不已</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但推敲之后</w:t>
      </w:r>
      <w:r w:rsidRPr="00A36823">
        <w:rPr>
          <w:rFonts w:ascii="微软雅黑" w:eastAsia="微软雅黑" w:hAnsi="微软雅黑" w:cs="Calibri" w:hint="eastAsia"/>
          <w:bCs/>
          <w:szCs w:val="21"/>
        </w:rPr>
        <w:t>，</w:t>
      </w:r>
      <w:r w:rsidR="0017521F">
        <w:rPr>
          <w:rFonts w:ascii="微软雅黑" w:eastAsia="微软雅黑" w:hAnsi="微软雅黑" w:cs="Calibri"/>
          <w:bCs/>
          <w:szCs w:val="21"/>
        </w:rPr>
        <w:t>却</w:t>
      </w:r>
      <w:r w:rsidRPr="00A36823">
        <w:rPr>
          <w:rFonts w:ascii="微软雅黑" w:eastAsia="微软雅黑" w:hAnsi="微软雅黑" w:cs="Calibri"/>
          <w:bCs/>
          <w:szCs w:val="21"/>
        </w:rPr>
        <w:t>发现</w:t>
      </w:r>
      <w:r w:rsidRPr="00A36823">
        <w:rPr>
          <w:rFonts w:ascii="微软雅黑" w:eastAsia="微软雅黑" w:hAnsi="微软雅黑" w:cs="Calibri"/>
          <w:bCs/>
          <w:szCs w:val="21"/>
        </w:rPr>
        <w:lastRenderedPageBreak/>
        <w:t>其中存在重大</w:t>
      </w:r>
      <w:r w:rsidR="00C36F1F" w:rsidRPr="00A36823">
        <w:rPr>
          <w:rFonts w:ascii="微软雅黑" w:eastAsia="微软雅黑" w:hAnsi="微软雅黑" w:cs="Calibri" w:hint="eastAsia"/>
          <w:bCs/>
          <w:szCs w:val="21"/>
        </w:rPr>
        <w:t>风险</w:t>
      </w:r>
      <w:r w:rsidR="00C36F1F" w:rsidRPr="00A36823">
        <w:rPr>
          <w:rFonts w:ascii="微软雅黑" w:eastAsia="微软雅黑" w:hAnsi="微软雅黑" w:cs="Calibri"/>
          <w:bCs/>
          <w:szCs w:val="21"/>
        </w:rPr>
        <w:t>隐患</w:t>
      </w:r>
      <w:r w:rsidRPr="00A36823">
        <w:rPr>
          <w:rFonts w:ascii="微软雅黑" w:eastAsia="微软雅黑" w:hAnsi="微软雅黑" w:cs="Calibri"/>
          <w:bCs/>
          <w:szCs w:val="21"/>
        </w:rPr>
        <w:t>呢</w:t>
      </w:r>
      <w:r w:rsidRPr="00A36823">
        <w:rPr>
          <w:rFonts w:ascii="微软雅黑" w:eastAsia="微软雅黑" w:hAnsi="微软雅黑" w:cs="Calibri" w:hint="eastAsia"/>
          <w:bCs/>
          <w:szCs w:val="21"/>
        </w:rPr>
        <w:t>？</w:t>
      </w:r>
    </w:p>
    <w:p w14:paraId="091F732A" w14:textId="77777777" w:rsidR="00E40D59" w:rsidRPr="00A36823" w:rsidRDefault="00E40D59" w:rsidP="00A36823">
      <w:pPr>
        <w:pStyle w:val="a5"/>
        <w:numPr>
          <w:ilvl w:val="0"/>
          <w:numId w:val="9"/>
        </w:numPr>
        <w:spacing w:line="360" w:lineRule="auto"/>
        <w:ind w:firstLineChars="0"/>
        <w:rPr>
          <w:rFonts w:ascii="微软雅黑" w:eastAsia="微软雅黑" w:hAnsi="微软雅黑" w:cs="Calibri"/>
          <w:bCs/>
          <w:szCs w:val="21"/>
        </w:rPr>
      </w:pPr>
      <w:r w:rsidRPr="00A36823">
        <w:rPr>
          <w:rFonts w:ascii="微软雅黑" w:eastAsia="微软雅黑" w:hAnsi="微软雅黑" w:cs="Calibri" w:hint="eastAsia"/>
          <w:bCs/>
          <w:szCs w:val="21"/>
        </w:rPr>
        <w:t>你</w:t>
      </w:r>
      <w:r w:rsidR="0017521F">
        <w:rPr>
          <w:rFonts w:ascii="微软雅黑" w:eastAsia="微软雅黑" w:hAnsi="微软雅黑" w:cs="Calibri"/>
          <w:bCs/>
          <w:szCs w:val="21"/>
        </w:rPr>
        <w:t>原来考虑的价格</w:t>
      </w:r>
      <w:r w:rsidRPr="00A36823">
        <w:rPr>
          <w:rFonts w:ascii="微软雅黑" w:eastAsia="微软雅黑" w:hAnsi="微软雅黑" w:cs="Calibri"/>
          <w:bCs/>
          <w:szCs w:val="21"/>
        </w:rPr>
        <w:t>差不多</w:t>
      </w:r>
      <w:r w:rsidR="00546E25">
        <w:rPr>
          <w:rFonts w:ascii="微软雅黑" w:eastAsia="微软雅黑" w:hAnsi="微软雅黑" w:cs="Calibri" w:hint="eastAsia"/>
          <w:bCs/>
          <w:szCs w:val="21"/>
        </w:rPr>
        <w:t>14</w:t>
      </w:r>
      <w:r w:rsidRPr="00A36823">
        <w:rPr>
          <w:rFonts w:ascii="微软雅黑" w:eastAsia="微软雅黑" w:hAnsi="微软雅黑" w:cs="Calibri" w:hint="eastAsia"/>
          <w:bCs/>
          <w:szCs w:val="21"/>
        </w:rPr>
        <w:t>00元/公斤，一旦联手就能哄抬到2500元/公斤，一人出货4吨，捞他一笔大的，剩下的那些就核销掉吧。（事实性</w:t>
      </w:r>
      <w:r w:rsidR="00A26401">
        <w:rPr>
          <w:rFonts w:ascii="微软雅黑" w:eastAsia="微软雅黑" w:hAnsi="微软雅黑" w:cs="Calibri" w:hint="eastAsia"/>
          <w:bCs/>
          <w:szCs w:val="21"/>
        </w:rPr>
        <w:t>的</w:t>
      </w:r>
      <w:r w:rsidRPr="00A36823">
        <w:rPr>
          <w:rFonts w:ascii="微软雅黑" w:eastAsia="微软雅黑" w:hAnsi="微软雅黑" w:cs="Calibri" w:hint="eastAsia"/>
          <w:bCs/>
          <w:szCs w:val="21"/>
        </w:rPr>
        <w:t>理由）</w:t>
      </w:r>
    </w:p>
    <w:p w14:paraId="1691BD32" w14:textId="77777777" w:rsidR="004E0807" w:rsidRPr="00A36823" w:rsidRDefault="004E0807" w:rsidP="00A36823">
      <w:pPr>
        <w:pStyle w:val="a5"/>
        <w:numPr>
          <w:ilvl w:val="0"/>
          <w:numId w:val="9"/>
        </w:numPr>
        <w:spacing w:line="360" w:lineRule="auto"/>
        <w:ind w:firstLineChars="0"/>
        <w:rPr>
          <w:rFonts w:ascii="微软雅黑" w:eastAsia="微软雅黑" w:hAnsi="微软雅黑" w:cs="Calibri"/>
          <w:bCs/>
          <w:szCs w:val="21"/>
        </w:rPr>
      </w:pPr>
      <w:r w:rsidRPr="00A36823">
        <w:rPr>
          <w:rFonts w:ascii="微软雅黑" w:eastAsia="微软雅黑" w:hAnsi="微软雅黑" w:cs="Calibri"/>
          <w:bCs/>
          <w:szCs w:val="21"/>
        </w:rPr>
        <w:t>现在下游急着要货</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我们合作的话</w:t>
      </w:r>
      <w:r w:rsidRPr="00A36823">
        <w:rPr>
          <w:rFonts w:ascii="微软雅黑" w:eastAsia="微软雅黑" w:hAnsi="微软雅黑" w:cs="Calibri" w:hint="eastAsia"/>
          <w:bCs/>
          <w:szCs w:val="21"/>
        </w:rPr>
        <w:t>，就一劳永逸了。</w:t>
      </w:r>
      <w:r w:rsidR="00E40D59" w:rsidRPr="00A36823">
        <w:rPr>
          <w:rFonts w:ascii="微软雅黑" w:eastAsia="微软雅黑" w:hAnsi="微软雅黑" w:cs="Calibri" w:hint="eastAsia"/>
          <w:bCs/>
          <w:szCs w:val="21"/>
        </w:rPr>
        <w:t>（主观性</w:t>
      </w:r>
      <w:r w:rsidR="00A26401">
        <w:rPr>
          <w:rFonts w:ascii="微软雅黑" w:eastAsia="微软雅黑" w:hAnsi="微软雅黑" w:cs="Calibri" w:hint="eastAsia"/>
          <w:bCs/>
          <w:szCs w:val="21"/>
        </w:rPr>
        <w:t>的</w:t>
      </w:r>
      <w:r w:rsidR="00E40D59" w:rsidRPr="00A36823">
        <w:rPr>
          <w:rFonts w:ascii="微软雅黑" w:eastAsia="微软雅黑" w:hAnsi="微软雅黑" w:cs="Calibri" w:hint="eastAsia"/>
          <w:bCs/>
          <w:szCs w:val="21"/>
        </w:rPr>
        <w:t>理由）</w:t>
      </w:r>
    </w:p>
    <w:tbl>
      <w:tblPr>
        <w:tblStyle w:val="a6"/>
        <w:tblW w:w="0" w:type="auto"/>
        <w:tblLook w:val="04A0" w:firstRow="1" w:lastRow="0" w:firstColumn="1" w:lastColumn="0" w:noHBand="0" w:noVBand="1"/>
      </w:tblPr>
      <w:tblGrid>
        <w:gridCol w:w="8296"/>
      </w:tblGrid>
      <w:tr w:rsidR="00E40D59" w:rsidRPr="00A36823" w14:paraId="452D71F3" w14:textId="77777777" w:rsidTr="00E40D59">
        <w:tc>
          <w:tcPr>
            <w:tcW w:w="8296" w:type="dxa"/>
          </w:tcPr>
          <w:p w14:paraId="7013DDB6" w14:textId="77777777" w:rsidR="00E40D59" w:rsidRPr="00A36823" w:rsidRDefault="00E40D59" w:rsidP="00A36823">
            <w:pPr>
              <w:spacing w:line="360" w:lineRule="auto"/>
              <w:rPr>
                <w:rFonts w:ascii="微软雅黑" w:eastAsia="微软雅黑" w:hAnsi="微软雅黑" w:cs="Calibri"/>
                <w:bCs/>
                <w:szCs w:val="21"/>
              </w:rPr>
            </w:pPr>
          </w:p>
        </w:tc>
      </w:tr>
    </w:tbl>
    <w:p w14:paraId="7B79413A" w14:textId="77777777" w:rsidR="00E40D59" w:rsidRPr="00A36823" w:rsidRDefault="00E40D59" w:rsidP="00A36823">
      <w:pPr>
        <w:spacing w:line="360" w:lineRule="auto"/>
        <w:rPr>
          <w:rFonts w:ascii="微软雅黑" w:eastAsia="微软雅黑" w:hAnsi="微软雅黑" w:cs="Calibri"/>
          <w:bCs/>
          <w:szCs w:val="21"/>
        </w:rPr>
      </w:pPr>
      <w:r w:rsidRPr="00A36823">
        <w:rPr>
          <w:rFonts w:ascii="微软雅黑" w:eastAsia="微软雅黑" w:hAnsi="微软雅黑" w:cs="Calibri" w:hint="eastAsia"/>
          <w:b/>
          <w:bCs/>
          <w:szCs w:val="21"/>
        </w:rPr>
        <w:t>反馈：</w:t>
      </w:r>
      <w:r w:rsidR="007F70B0" w:rsidRPr="007F70B0">
        <w:rPr>
          <w:rFonts w:ascii="微软雅黑" w:eastAsia="微软雅黑" w:hAnsi="微软雅黑" w:cs="Calibri" w:hint="eastAsia"/>
          <w:bCs/>
          <w:szCs w:val="21"/>
          <w:highlight w:val="cyan"/>
        </w:rPr>
        <w:t>谢谢你的回答！请继续学习，查看我们的观点。</w:t>
      </w:r>
      <w:r w:rsidRPr="00A36823">
        <w:rPr>
          <w:rFonts w:ascii="微软雅黑" w:eastAsia="微软雅黑" w:hAnsi="微软雅黑" w:cs="Calibri" w:hint="eastAsia"/>
          <w:bCs/>
          <w:szCs w:val="21"/>
        </w:rPr>
        <w:t>看看其他学员都是怎么认为的：</w:t>
      </w:r>
    </w:p>
    <w:p w14:paraId="75C858FC" w14:textId="77777777" w:rsidR="00935506" w:rsidRPr="00A36823" w:rsidRDefault="00CC19F1" w:rsidP="00A36823">
      <w:pPr>
        <w:spacing w:line="360" w:lineRule="auto"/>
        <w:rPr>
          <w:rFonts w:ascii="微软雅黑" w:eastAsia="微软雅黑" w:hAnsi="微软雅黑" w:cs="Calibri"/>
          <w:b/>
          <w:bCs/>
          <w:szCs w:val="21"/>
        </w:rPr>
      </w:pPr>
      <w:r w:rsidRPr="00A36823">
        <w:rPr>
          <w:rFonts w:ascii="微软雅黑" w:eastAsia="微软雅黑" w:hAnsi="微软雅黑" w:cs="Calibri"/>
          <w:b/>
          <w:bCs/>
          <w:szCs w:val="21"/>
        </w:rPr>
        <w:t xml:space="preserve">02U14 </w:t>
      </w:r>
      <w:r w:rsidR="001666EA" w:rsidRPr="00A36823">
        <w:rPr>
          <w:rFonts w:ascii="微软雅黑" w:eastAsia="微软雅黑" w:hAnsi="微软雅黑" w:cs="Calibri" w:hint="eastAsia"/>
          <w:b/>
          <w:bCs/>
          <w:szCs w:val="21"/>
        </w:rPr>
        <w:t>识别</w:t>
      </w:r>
      <w:r w:rsidR="008403EF" w:rsidRPr="00A36823">
        <w:rPr>
          <w:rFonts w:ascii="微软雅黑" w:eastAsia="微软雅黑" w:hAnsi="微软雅黑" w:cs="Calibri" w:hint="eastAsia"/>
          <w:b/>
          <w:bCs/>
          <w:szCs w:val="21"/>
        </w:rPr>
        <w:t>出</w:t>
      </w:r>
      <w:r w:rsidR="00935506" w:rsidRPr="00A36823">
        <w:rPr>
          <w:rFonts w:ascii="微软雅黑" w:eastAsia="微软雅黑" w:hAnsi="微软雅黑" w:cs="Calibri" w:hint="eastAsia"/>
          <w:b/>
          <w:bCs/>
          <w:szCs w:val="21"/>
        </w:rPr>
        <w:t xml:space="preserve">主观主义 </w:t>
      </w:r>
    </w:p>
    <w:p w14:paraId="220AB2C3" w14:textId="77777777" w:rsidR="00CC19F1" w:rsidRPr="00A36823" w:rsidRDefault="00CC19F1"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最后一步</w:t>
      </w:r>
      <w:r w:rsidRPr="00A36823">
        <w:rPr>
          <w:rFonts w:ascii="微软雅黑" w:eastAsia="微软雅黑" w:hAnsi="微软雅黑" w:cs="Calibri" w:hint="eastAsia"/>
          <w:bCs/>
          <w:szCs w:val="21"/>
        </w:rPr>
        <w:t>，是教你要识别出说话者背后不同的目的与立场。案例中乙老板</w:t>
      </w:r>
      <w:r w:rsidRPr="00A36823">
        <w:rPr>
          <w:rFonts w:ascii="微软雅黑" w:eastAsia="微软雅黑" w:hAnsi="微软雅黑" w:cs="Calibri"/>
          <w:bCs/>
          <w:szCs w:val="21"/>
        </w:rPr>
        <w:t>的说辞</w:t>
      </w:r>
      <w:r w:rsidRPr="00A36823">
        <w:rPr>
          <w:rFonts w:ascii="微软雅黑" w:eastAsia="微软雅黑" w:hAnsi="微软雅黑" w:cs="Calibri" w:hint="eastAsia"/>
          <w:bCs/>
          <w:szCs w:val="21"/>
        </w:rPr>
        <w:t>，即使表述的是客观事实，也</w:t>
      </w:r>
      <w:r w:rsidRPr="00A36823">
        <w:rPr>
          <w:rFonts w:ascii="微软雅黑" w:eastAsia="微软雅黑" w:hAnsi="微软雅黑" w:cs="Calibri"/>
          <w:bCs/>
          <w:szCs w:val="21"/>
        </w:rPr>
        <w:t>都带有强烈的</w:t>
      </w:r>
      <w:r w:rsidRPr="00A36823">
        <w:rPr>
          <w:rFonts w:ascii="微软雅黑" w:eastAsia="微软雅黑" w:hAnsi="微软雅黑" w:cs="Calibri" w:hint="eastAsia"/>
          <w:bCs/>
          <w:szCs w:val="21"/>
        </w:rPr>
        <w:t>主观</w:t>
      </w:r>
      <w:r w:rsidRPr="00A36823">
        <w:rPr>
          <w:rFonts w:ascii="微软雅黑" w:eastAsia="微软雅黑" w:hAnsi="微软雅黑" w:cs="Calibri"/>
          <w:bCs/>
          <w:szCs w:val="21"/>
        </w:rPr>
        <w:t>色彩与说服性</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因为他本身很希望与</w:t>
      </w:r>
      <w:r w:rsidRPr="00A36823">
        <w:rPr>
          <w:rFonts w:ascii="微软雅黑" w:eastAsia="微软雅黑" w:hAnsi="微软雅黑" w:cs="Calibri" w:hint="eastAsia"/>
          <w:bCs/>
          <w:szCs w:val="21"/>
        </w:rPr>
        <w:t>你</w:t>
      </w:r>
      <w:r w:rsidRPr="00A36823">
        <w:rPr>
          <w:rFonts w:ascii="微软雅黑" w:eastAsia="微软雅黑" w:hAnsi="微软雅黑" w:cs="Calibri"/>
          <w:bCs/>
          <w:szCs w:val="21"/>
        </w:rPr>
        <w:t>合作</w:t>
      </w:r>
      <w:r w:rsidRPr="00A36823">
        <w:rPr>
          <w:rFonts w:ascii="微软雅黑" w:eastAsia="微软雅黑" w:hAnsi="微软雅黑" w:cs="Calibri" w:hint="eastAsia"/>
          <w:bCs/>
          <w:szCs w:val="21"/>
        </w:rPr>
        <w:t>。事实论证或者逻辑论证，一旦沾染了主观色彩，就会变得很难分辨。这时候，作为甲老板的你必须意识到说话者企图操纵“证据”的可能，以尽可能客观与中立的态度去倾听与分析。</w:t>
      </w:r>
    </w:p>
    <w:p w14:paraId="0F789605" w14:textId="77777777" w:rsidR="006E3A51" w:rsidRPr="00A36823" w:rsidRDefault="00CC19F1"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譬如刚才案例中乙老板提供的</w:t>
      </w:r>
      <w:r w:rsidRPr="00A36823">
        <w:rPr>
          <w:rFonts w:ascii="微软雅黑" w:eastAsia="微软雅黑" w:hAnsi="微软雅黑" w:cs="Calibri" w:hint="eastAsia"/>
          <w:bCs/>
          <w:szCs w:val="21"/>
        </w:rPr>
        <w:t>理由——“你</w:t>
      </w:r>
      <w:r w:rsidR="001B67D9" w:rsidRPr="00A36823">
        <w:rPr>
          <w:rFonts w:ascii="微软雅黑" w:eastAsia="微软雅黑" w:hAnsi="微软雅黑" w:cs="Calibri"/>
          <w:bCs/>
          <w:szCs w:val="21"/>
        </w:rPr>
        <w:t>原来考虑的价格</w:t>
      </w:r>
      <w:r w:rsidRPr="00A36823">
        <w:rPr>
          <w:rFonts w:ascii="微软雅黑" w:eastAsia="微软雅黑" w:hAnsi="微软雅黑" w:cs="Calibri"/>
          <w:bCs/>
          <w:szCs w:val="21"/>
        </w:rPr>
        <w:t>差不多</w:t>
      </w:r>
      <w:r w:rsidR="001B67D9" w:rsidRPr="00A36823">
        <w:rPr>
          <w:rFonts w:ascii="微软雅黑" w:eastAsia="微软雅黑" w:hAnsi="微软雅黑" w:cs="Calibri" w:hint="eastAsia"/>
          <w:bCs/>
          <w:szCs w:val="21"/>
        </w:rPr>
        <w:t>14</w:t>
      </w:r>
      <w:r w:rsidRPr="00A36823">
        <w:rPr>
          <w:rFonts w:ascii="微软雅黑" w:eastAsia="微软雅黑" w:hAnsi="微软雅黑" w:cs="Calibri" w:hint="eastAsia"/>
          <w:bCs/>
          <w:szCs w:val="21"/>
        </w:rPr>
        <w:t>00元/公斤，一旦联手就能哄抬到2500元/公斤，一人出货4吨，捞他一笔大的，剩下的那些就核销掉吧。”虽然属于事实性论证，但仍然存在风险“漏洞”。因为这句话本身就沾染了</w:t>
      </w:r>
      <w:r w:rsidR="001B67D9" w:rsidRPr="00A36823">
        <w:rPr>
          <w:rFonts w:ascii="微软雅黑" w:eastAsia="微软雅黑" w:hAnsi="微软雅黑" w:cs="Calibri" w:hint="eastAsia"/>
          <w:bCs/>
          <w:szCs w:val="21"/>
        </w:rPr>
        <w:t>强烈的</w:t>
      </w:r>
      <w:r w:rsidRPr="00A36823">
        <w:rPr>
          <w:rFonts w:ascii="微软雅黑" w:eastAsia="微软雅黑" w:hAnsi="微软雅黑" w:cs="Calibri" w:hint="eastAsia"/>
          <w:bCs/>
          <w:szCs w:val="21"/>
        </w:rPr>
        <w:t>主观色彩</w:t>
      </w:r>
      <w:r w:rsidR="001B67D9" w:rsidRPr="00A36823">
        <w:rPr>
          <w:rFonts w:ascii="微软雅黑" w:eastAsia="微软雅黑" w:hAnsi="微软雅黑" w:cs="Calibri" w:hint="eastAsia"/>
          <w:bCs/>
          <w:szCs w:val="21"/>
        </w:rPr>
        <w:t>，具有误导性</w:t>
      </w:r>
      <w:r w:rsidRPr="00A36823">
        <w:rPr>
          <w:rFonts w:ascii="微软雅黑" w:eastAsia="微软雅黑" w:hAnsi="微软雅黑" w:cs="Calibri" w:hint="eastAsia"/>
          <w:bCs/>
          <w:szCs w:val="21"/>
        </w:rPr>
        <w:t>。你不妨</w:t>
      </w:r>
      <w:r w:rsidR="00912C8A" w:rsidRPr="00A36823">
        <w:rPr>
          <w:rFonts w:ascii="微软雅黑" w:eastAsia="微软雅黑" w:hAnsi="微软雅黑" w:cs="Calibri" w:hint="eastAsia"/>
          <w:bCs/>
          <w:szCs w:val="21"/>
        </w:rPr>
        <w:t>可以</w:t>
      </w:r>
      <w:r w:rsidR="0078302D" w:rsidRPr="00A36823">
        <w:rPr>
          <w:rFonts w:ascii="微软雅黑" w:eastAsia="微软雅黑" w:hAnsi="微软雅黑" w:cs="Calibri" w:hint="eastAsia"/>
          <w:bCs/>
          <w:szCs w:val="21"/>
        </w:rPr>
        <w:t>把乙老板的话</w:t>
      </w:r>
      <w:r w:rsidR="00912C8A" w:rsidRPr="00A36823">
        <w:rPr>
          <w:rFonts w:ascii="微软雅黑" w:eastAsia="微软雅黑" w:hAnsi="微软雅黑" w:cs="Calibri" w:hint="eastAsia"/>
          <w:bCs/>
          <w:szCs w:val="21"/>
        </w:rPr>
        <w:t>换一种表述</w:t>
      </w:r>
      <w:r w:rsidR="0078302D" w:rsidRPr="00A36823">
        <w:rPr>
          <w:rFonts w:ascii="微软雅黑" w:eastAsia="微软雅黑" w:hAnsi="微软雅黑" w:cs="Calibri" w:hint="eastAsia"/>
          <w:bCs/>
          <w:szCs w:val="21"/>
        </w:rPr>
        <w:t>来表达</w:t>
      </w:r>
      <w:r w:rsidR="00912C8A" w:rsidRPr="00A36823">
        <w:rPr>
          <w:rFonts w:ascii="微软雅黑" w:eastAsia="微软雅黑" w:hAnsi="微软雅黑" w:cs="Calibri" w:hint="eastAsia"/>
          <w:bCs/>
          <w:szCs w:val="21"/>
        </w:rPr>
        <w:t>，只提取其中客观的部分</w:t>
      </w:r>
      <w:r w:rsidR="0078302D" w:rsidRPr="00A36823">
        <w:rPr>
          <w:rFonts w:ascii="微软雅黑" w:eastAsia="微软雅黑" w:hAnsi="微软雅黑" w:cs="Calibri" w:hint="eastAsia"/>
          <w:bCs/>
          <w:szCs w:val="21"/>
        </w:rPr>
        <w:t>。譬如改为，“</w:t>
      </w:r>
      <w:r w:rsidR="00912C8A" w:rsidRPr="00A36823">
        <w:rPr>
          <w:rFonts w:ascii="微软雅黑" w:eastAsia="微软雅黑" w:hAnsi="微软雅黑" w:cs="Calibri" w:hint="eastAsia"/>
          <w:bCs/>
          <w:szCs w:val="21"/>
        </w:rPr>
        <w:t>单独报价为</w:t>
      </w:r>
      <w:r w:rsidR="001B67D9" w:rsidRPr="00A36823">
        <w:rPr>
          <w:rFonts w:ascii="微软雅黑" w:eastAsia="微软雅黑" w:hAnsi="微软雅黑" w:cs="Calibri" w:hint="eastAsia"/>
          <w:bCs/>
          <w:szCs w:val="21"/>
        </w:rPr>
        <w:t>14</w:t>
      </w:r>
      <w:r w:rsidR="00912C8A" w:rsidRPr="00A36823">
        <w:rPr>
          <w:rFonts w:ascii="微软雅黑" w:eastAsia="微软雅黑" w:hAnsi="微软雅黑" w:cs="Calibri" w:hint="eastAsia"/>
          <w:bCs/>
          <w:szCs w:val="21"/>
        </w:rPr>
        <w:t>00元/公斤，双方</w:t>
      </w:r>
      <w:r w:rsidR="001B67D9" w:rsidRPr="00A36823">
        <w:rPr>
          <w:rFonts w:ascii="微软雅黑" w:eastAsia="微软雅黑" w:hAnsi="微软雅黑" w:cs="Calibri" w:hint="eastAsia"/>
          <w:bCs/>
          <w:szCs w:val="21"/>
        </w:rPr>
        <w:t>说好</w:t>
      </w:r>
      <w:r w:rsidR="00912C8A" w:rsidRPr="00A36823">
        <w:rPr>
          <w:rFonts w:ascii="微软雅黑" w:eastAsia="微软雅黑" w:hAnsi="微软雅黑" w:cs="Calibri" w:hint="eastAsia"/>
          <w:bCs/>
          <w:szCs w:val="21"/>
        </w:rPr>
        <w:t>一起抬价到2500元/公斤，</w:t>
      </w:r>
      <w:r w:rsidR="006E3A51" w:rsidRPr="00A36823">
        <w:rPr>
          <w:rFonts w:ascii="微软雅黑" w:eastAsia="微软雅黑" w:hAnsi="微软雅黑" w:cs="Calibri" w:hint="eastAsia"/>
          <w:bCs/>
          <w:szCs w:val="21"/>
        </w:rPr>
        <w:t>按约定</w:t>
      </w:r>
      <w:r w:rsidR="00912C8A" w:rsidRPr="00A36823">
        <w:rPr>
          <w:rFonts w:ascii="微软雅黑" w:eastAsia="微软雅黑" w:hAnsi="微软雅黑" w:cs="Calibri" w:hint="eastAsia"/>
          <w:bCs/>
          <w:szCs w:val="21"/>
        </w:rPr>
        <w:t>每家出货4</w:t>
      </w:r>
      <w:r w:rsidR="006E3A51" w:rsidRPr="00A36823">
        <w:rPr>
          <w:rFonts w:ascii="微软雅黑" w:eastAsia="微软雅黑" w:hAnsi="微软雅黑" w:cs="Calibri" w:hint="eastAsia"/>
          <w:bCs/>
          <w:szCs w:val="21"/>
        </w:rPr>
        <w:t>吨。</w:t>
      </w:r>
      <w:r w:rsidR="0078302D" w:rsidRPr="00A36823">
        <w:rPr>
          <w:rFonts w:ascii="微软雅黑" w:eastAsia="微软雅黑" w:hAnsi="微软雅黑" w:cs="Calibri" w:hint="eastAsia"/>
          <w:bCs/>
          <w:szCs w:val="21"/>
        </w:rPr>
        <w:t>”这时候你更容易发现，万一对方没有</w:t>
      </w:r>
      <w:r w:rsidR="001B67D9" w:rsidRPr="00A36823">
        <w:rPr>
          <w:rFonts w:ascii="微软雅黑" w:eastAsia="微软雅黑" w:hAnsi="微软雅黑" w:cs="Calibri" w:hint="eastAsia"/>
          <w:bCs/>
          <w:szCs w:val="21"/>
        </w:rPr>
        <w:t>履约</w:t>
      </w:r>
      <w:r w:rsidR="0078302D" w:rsidRPr="00A36823">
        <w:rPr>
          <w:rFonts w:ascii="微软雅黑" w:eastAsia="微软雅黑" w:hAnsi="微软雅黑" w:cs="Calibri" w:hint="eastAsia"/>
          <w:bCs/>
          <w:szCs w:val="21"/>
        </w:rPr>
        <w:t>呢？</w:t>
      </w:r>
    </w:p>
    <w:p w14:paraId="201FF39E" w14:textId="77777777" w:rsidR="00F40167" w:rsidRPr="00A36823" w:rsidRDefault="001B67D9"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主观主义其实来自</w:t>
      </w:r>
      <w:r w:rsidR="008F489C" w:rsidRPr="00A36823">
        <w:rPr>
          <w:rFonts w:ascii="微软雅黑" w:eastAsia="微软雅黑" w:hAnsi="微软雅黑" w:cs="Calibri"/>
          <w:bCs/>
          <w:szCs w:val="21"/>
        </w:rPr>
        <w:t>一种</w:t>
      </w:r>
      <w:r w:rsidR="00F40167" w:rsidRPr="00A36823">
        <w:rPr>
          <w:rFonts w:ascii="微软雅黑" w:eastAsia="微软雅黑" w:hAnsi="微软雅黑" w:cs="Calibri"/>
          <w:bCs/>
          <w:szCs w:val="21"/>
        </w:rPr>
        <w:t>哲学</w:t>
      </w:r>
      <w:r w:rsidR="008F489C" w:rsidRPr="00A36823">
        <w:rPr>
          <w:rFonts w:ascii="微软雅黑" w:eastAsia="微软雅黑" w:hAnsi="微软雅黑" w:cs="Calibri"/>
          <w:bCs/>
          <w:szCs w:val="21"/>
        </w:rPr>
        <w:t>上的</w:t>
      </w:r>
      <w:r w:rsidR="00F40167" w:rsidRPr="00A36823">
        <w:rPr>
          <w:rFonts w:ascii="微软雅黑" w:eastAsia="微软雅黑" w:hAnsi="微软雅黑" w:cs="Calibri"/>
          <w:bCs/>
          <w:szCs w:val="21"/>
        </w:rPr>
        <w:t>观点</w:t>
      </w:r>
      <w:r w:rsidR="0078302D" w:rsidRPr="00A36823">
        <w:rPr>
          <w:rFonts w:ascii="微软雅黑" w:eastAsia="微软雅黑" w:hAnsi="微软雅黑" w:cs="Calibri" w:hint="eastAsia"/>
          <w:bCs/>
          <w:szCs w:val="21"/>
        </w:rPr>
        <w:t>，</w:t>
      </w:r>
      <w:r w:rsidR="00F40167" w:rsidRPr="00A36823">
        <w:rPr>
          <w:rFonts w:ascii="微软雅黑" w:eastAsia="微软雅黑" w:hAnsi="微软雅黑" w:cs="Calibri" w:hint="eastAsia"/>
          <w:bCs/>
          <w:szCs w:val="21"/>
        </w:rPr>
        <w:t>认为对于不同观点或不同背景的人而言，真理是不同的——也即真理是相对的。</w:t>
      </w:r>
      <w:r w:rsidR="0078302D" w:rsidRPr="00A36823">
        <w:rPr>
          <w:rFonts w:ascii="微软雅黑" w:eastAsia="微软雅黑" w:hAnsi="微软雅黑" w:cs="Calibri" w:hint="eastAsia"/>
          <w:bCs/>
          <w:szCs w:val="21"/>
        </w:rPr>
        <w:t>譬如不同宗教的不同信仰，他们所认同的真理是不同的。</w:t>
      </w:r>
      <w:r w:rsidR="00A34CDF" w:rsidRPr="00A36823">
        <w:rPr>
          <w:rFonts w:ascii="微软雅黑" w:eastAsia="微软雅黑" w:hAnsi="微软雅黑" w:cs="Calibri" w:hint="eastAsia"/>
          <w:bCs/>
          <w:szCs w:val="21"/>
        </w:rPr>
        <w:t>在此，我们就不对哲学概念进行深究了，有兴趣的同学可以课后进行延伸阅读。</w:t>
      </w:r>
    </w:p>
    <w:p w14:paraId="04D1B7EA" w14:textId="77777777" w:rsidR="00FA1A7D" w:rsidRPr="00A36823" w:rsidRDefault="00703E9C"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运用批判性思维</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不是要去否定主观主义或</w:t>
      </w:r>
      <w:r w:rsidR="008F489C" w:rsidRPr="00A36823">
        <w:rPr>
          <w:rFonts w:ascii="微软雅黑" w:eastAsia="微软雅黑" w:hAnsi="微软雅黑" w:cs="Calibri"/>
          <w:bCs/>
          <w:szCs w:val="21"/>
        </w:rPr>
        <w:t>是</w:t>
      </w:r>
      <w:r w:rsidRPr="00A36823">
        <w:rPr>
          <w:rFonts w:ascii="微软雅黑" w:eastAsia="微软雅黑" w:hAnsi="微软雅黑" w:cs="Calibri"/>
          <w:bCs/>
          <w:szCs w:val="21"/>
        </w:rPr>
        <w:t>推崇客观主义</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而是</w:t>
      </w:r>
      <w:r w:rsidR="00407363" w:rsidRPr="00A36823">
        <w:rPr>
          <w:rFonts w:ascii="微软雅黑" w:eastAsia="微软雅黑" w:hAnsi="微软雅黑" w:cs="Calibri" w:hint="eastAsia"/>
          <w:bCs/>
          <w:szCs w:val="21"/>
        </w:rPr>
        <w:t>要</w:t>
      </w:r>
      <w:r w:rsidR="00407363" w:rsidRPr="00A36823">
        <w:rPr>
          <w:rFonts w:ascii="微软雅黑" w:eastAsia="微软雅黑" w:hAnsi="微软雅黑" w:cs="Calibri"/>
          <w:bCs/>
          <w:szCs w:val="21"/>
        </w:rPr>
        <w:t>尽可能地去</w:t>
      </w:r>
      <w:r w:rsidRPr="00A36823">
        <w:rPr>
          <w:rFonts w:ascii="微软雅黑" w:eastAsia="微软雅黑" w:hAnsi="微软雅黑" w:cs="Calibri"/>
          <w:bCs/>
          <w:szCs w:val="21"/>
        </w:rPr>
        <w:t>识别出不同观点与主张背后的目的</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立场</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文化背景</w:t>
      </w:r>
      <w:r w:rsidR="00EB21DC" w:rsidRPr="00A36823">
        <w:rPr>
          <w:rFonts w:ascii="微软雅黑" w:eastAsia="微软雅黑" w:hAnsi="微软雅黑" w:cs="Calibri" w:hint="eastAsia"/>
          <w:bCs/>
          <w:szCs w:val="21"/>
        </w:rPr>
        <w:t>、</w:t>
      </w:r>
      <w:r w:rsidR="00EB21DC" w:rsidRPr="00A36823">
        <w:rPr>
          <w:rFonts w:ascii="微软雅黑" w:eastAsia="微软雅黑" w:hAnsi="微软雅黑" w:cs="Calibri"/>
          <w:bCs/>
          <w:szCs w:val="21"/>
        </w:rPr>
        <w:t>历史因素</w:t>
      </w:r>
      <w:r w:rsidRPr="00A36823">
        <w:rPr>
          <w:rFonts w:ascii="微软雅黑" w:eastAsia="微软雅黑" w:hAnsi="微软雅黑" w:cs="Calibri"/>
          <w:bCs/>
          <w:szCs w:val="21"/>
        </w:rPr>
        <w:t>的差异</w:t>
      </w:r>
      <w:r w:rsidR="001B67D9" w:rsidRPr="00A36823">
        <w:rPr>
          <w:rFonts w:ascii="微软雅黑" w:eastAsia="微软雅黑" w:hAnsi="微软雅黑" w:cs="Calibri"/>
          <w:bCs/>
          <w:szCs w:val="21"/>
        </w:rPr>
        <w:t>等</w:t>
      </w:r>
      <w:r w:rsidR="005D5EE1" w:rsidRPr="00A36823">
        <w:rPr>
          <w:rFonts w:ascii="微软雅黑" w:eastAsia="微软雅黑" w:hAnsi="微软雅黑" w:cs="Calibri" w:hint="eastAsia"/>
          <w:bCs/>
          <w:szCs w:val="21"/>
        </w:rPr>
        <w:t>，从而</w:t>
      </w:r>
      <w:r w:rsidR="00DD5817" w:rsidRPr="00A36823">
        <w:rPr>
          <w:rFonts w:ascii="微软雅黑" w:eastAsia="微软雅黑" w:hAnsi="微软雅黑" w:cs="Calibri" w:hint="eastAsia"/>
          <w:bCs/>
          <w:szCs w:val="21"/>
        </w:rPr>
        <w:t>识别出</w:t>
      </w:r>
      <w:r w:rsidR="005D5EE1" w:rsidRPr="00A36823">
        <w:rPr>
          <w:rFonts w:ascii="微软雅黑" w:eastAsia="微软雅黑" w:hAnsi="微软雅黑" w:cs="Calibri" w:hint="eastAsia"/>
          <w:bCs/>
          <w:szCs w:val="21"/>
        </w:rPr>
        <w:t>“扭曲的事实”。</w:t>
      </w:r>
    </w:p>
    <w:p w14:paraId="7C89325E" w14:textId="77777777" w:rsidR="004E0807" w:rsidRPr="00A36823" w:rsidRDefault="00782FE5" w:rsidP="00A36823">
      <w:pPr>
        <w:spacing w:line="360" w:lineRule="auto"/>
        <w:rPr>
          <w:rFonts w:ascii="微软雅黑" w:eastAsia="微软雅黑" w:hAnsi="微软雅黑" w:cs="Calibri"/>
          <w:bCs/>
          <w:szCs w:val="21"/>
        </w:rPr>
      </w:pPr>
      <w:r w:rsidRPr="00A36823">
        <w:rPr>
          <w:rFonts w:ascii="微软雅黑" w:eastAsia="微软雅黑" w:hAnsi="微软雅黑" w:cs="Calibri" w:hint="eastAsia"/>
          <w:b/>
          <w:bCs/>
          <w:szCs w:val="21"/>
        </w:rPr>
        <w:lastRenderedPageBreak/>
        <w:t>02U15</w:t>
      </w:r>
      <w:r w:rsidR="004E0807" w:rsidRPr="00A36823">
        <w:rPr>
          <w:rFonts w:ascii="微软雅黑" w:eastAsia="微软雅黑" w:hAnsi="微软雅黑" w:cs="Calibri" w:hint="eastAsia"/>
          <w:b/>
          <w:bCs/>
          <w:szCs w:val="21"/>
        </w:rPr>
        <w:t>a</w:t>
      </w:r>
      <w:r w:rsidR="007F70B0">
        <w:rPr>
          <w:rFonts w:ascii="微软雅黑" w:eastAsia="微软雅黑" w:hAnsi="微软雅黑" w:cs="Calibri" w:hint="eastAsia"/>
          <w:b/>
          <w:bCs/>
          <w:szCs w:val="21"/>
        </w:rPr>
        <w:t>思维</w:t>
      </w:r>
      <w:r w:rsidR="007F70B0">
        <w:rPr>
          <w:rFonts w:ascii="微软雅黑" w:eastAsia="微软雅黑" w:hAnsi="微软雅黑" w:cs="Calibri"/>
          <w:b/>
          <w:bCs/>
          <w:szCs w:val="21"/>
        </w:rPr>
        <w:t>小测验</w:t>
      </w:r>
      <w:r w:rsidR="004E0807" w:rsidRPr="00A36823">
        <w:rPr>
          <w:rFonts w:ascii="微软雅黑" w:eastAsia="微软雅黑" w:hAnsi="微软雅黑" w:cs="Calibri" w:hint="eastAsia"/>
          <w:b/>
          <w:bCs/>
          <w:szCs w:val="21"/>
        </w:rPr>
        <w:t>：</w:t>
      </w:r>
      <w:r w:rsidRPr="00A36823">
        <w:rPr>
          <w:rFonts w:ascii="微软雅黑" w:eastAsia="微软雅黑" w:hAnsi="微软雅黑" w:cs="Calibri" w:hint="eastAsia"/>
          <w:b/>
          <w:bCs/>
          <w:szCs w:val="21"/>
        </w:rPr>
        <w:t>最明智的决策（附加题）</w:t>
      </w:r>
    </w:p>
    <w:p w14:paraId="365E405A" w14:textId="77777777" w:rsidR="004E0807" w:rsidRPr="00A36823" w:rsidRDefault="004E0807" w:rsidP="00A36823">
      <w:pPr>
        <w:spacing w:line="360" w:lineRule="auto"/>
        <w:rPr>
          <w:rFonts w:ascii="微软雅黑" w:eastAsia="微软雅黑" w:hAnsi="微软雅黑" w:cs="Calibri"/>
          <w:bCs/>
          <w:szCs w:val="21"/>
        </w:rPr>
      </w:pPr>
      <w:r w:rsidRPr="00A36823">
        <w:rPr>
          <w:rFonts w:ascii="微软雅黑" w:eastAsia="微软雅黑" w:hAnsi="微软雅黑" w:cs="Calibri" w:hint="eastAsia"/>
          <w:bCs/>
          <w:szCs w:val="21"/>
        </w:rPr>
        <w:t>现在你来想想，作为甲老板的你应该如何决策，</w:t>
      </w:r>
      <w:r w:rsidR="00EC38DA">
        <w:rPr>
          <w:rFonts w:ascii="微软雅黑" w:eastAsia="微软雅黑" w:hAnsi="微软雅黑" w:cs="Calibri" w:hint="eastAsia"/>
          <w:bCs/>
          <w:szCs w:val="21"/>
        </w:rPr>
        <w:t>才能实现风险最小受益最大</w:t>
      </w:r>
      <w:r w:rsidRPr="00A36823">
        <w:rPr>
          <w:rFonts w:ascii="微软雅黑" w:eastAsia="微软雅黑" w:hAnsi="微软雅黑" w:cs="Calibri" w:hint="eastAsia"/>
          <w:bCs/>
          <w:szCs w:val="21"/>
        </w:rPr>
        <w:t>？（你可以选择回答，也可以直接点击查看答案）</w:t>
      </w:r>
    </w:p>
    <w:tbl>
      <w:tblPr>
        <w:tblStyle w:val="a6"/>
        <w:tblW w:w="0" w:type="auto"/>
        <w:tblLook w:val="04A0" w:firstRow="1" w:lastRow="0" w:firstColumn="1" w:lastColumn="0" w:noHBand="0" w:noVBand="1"/>
      </w:tblPr>
      <w:tblGrid>
        <w:gridCol w:w="2765"/>
        <w:gridCol w:w="2765"/>
        <w:gridCol w:w="2766"/>
      </w:tblGrid>
      <w:tr w:rsidR="00EC38DA" w:rsidRPr="00A36823" w14:paraId="1AB75E61" w14:textId="77777777" w:rsidTr="00D2093D">
        <w:tc>
          <w:tcPr>
            <w:tcW w:w="2765" w:type="dxa"/>
          </w:tcPr>
          <w:p w14:paraId="58D78E71" w14:textId="77777777" w:rsidR="00EC38DA" w:rsidRPr="00A36823" w:rsidRDefault="00EC38DA" w:rsidP="00D2093D">
            <w:pPr>
              <w:spacing w:line="360" w:lineRule="auto"/>
              <w:rPr>
                <w:rFonts w:ascii="微软雅黑" w:eastAsia="微软雅黑" w:hAnsi="微软雅黑" w:cs="Calibri"/>
                <w:bCs/>
                <w:szCs w:val="21"/>
              </w:rPr>
            </w:pPr>
          </w:p>
        </w:tc>
        <w:tc>
          <w:tcPr>
            <w:tcW w:w="2765" w:type="dxa"/>
          </w:tcPr>
          <w:p w14:paraId="60806568" w14:textId="77777777" w:rsidR="00EC38DA" w:rsidRPr="00A36823" w:rsidRDefault="00EC38DA" w:rsidP="00D2093D">
            <w:pPr>
              <w:spacing w:line="360" w:lineRule="auto"/>
              <w:rPr>
                <w:rFonts w:ascii="微软雅黑" w:eastAsia="微软雅黑" w:hAnsi="微软雅黑" w:cs="Calibri"/>
                <w:bCs/>
                <w:szCs w:val="21"/>
              </w:rPr>
            </w:pPr>
            <w:r w:rsidRPr="00A36823">
              <w:rPr>
                <w:rFonts w:ascii="微软雅黑" w:eastAsia="微软雅黑" w:hAnsi="微软雅黑" w:cs="Calibri"/>
                <w:bCs/>
                <w:szCs w:val="21"/>
              </w:rPr>
              <w:t>乙履约</w:t>
            </w:r>
          </w:p>
        </w:tc>
        <w:tc>
          <w:tcPr>
            <w:tcW w:w="2766" w:type="dxa"/>
          </w:tcPr>
          <w:p w14:paraId="38BF3740" w14:textId="77777777" w:rsidR="00EC38DA" w:rsidRPr="00A36823" w:rsidRDefault="00EC38DA" w:rsidP="00D2093D">
            <w:pPr>
              <w:spacing w:line="360" w:lineRule="auto"/>
              <w:rPr>
                <w:rFonts w:ascii="微软雅黑" w:eastAsia="微软雅黑" w:hAnsi="微软雅黑" w:cs="Calibri"/>
                <w:bCs/>
                <w:szCs w:val="21"/>
              </w:rPr>
            </w:pPr>
            <w:r>
              <w:rPr>
                <w:rFonts w:ascii="微软雅黑" w:eastAsia="微软雅黑" w:hAnsi="微软雅黑" w:cs="Calibri"/>
                <w:bCs/>
                <w:szCs w:val="21"/>
              </w:rPr>
              <w:t>乙</w:t>
            </w:r>
            <w:r w:rsidRPr="00A36823">
              <w:rPr>
                <w:rFonts w:ascii="微软雅黑" w:eastAsia="微软雅黑" w:hAnsi="微软雅黑" w:cs="Calibri"/>
                <w:bCs/>
                <w:szCs w:val="21"/>
              </w:rPr>
              <w:t>违约</w:t>
            </w:r>
          </w:p>
        </w:tc>
      </w:tr>
      <w:tr w:rsidR="00EC38DA" w:rsidRPr="00A36823" w14:paraId="3DF633FD" w14:textId="77777777" w:rsidTr="00D2093D">
        <w:tc>
          <w:tcPr>
            <w:tcW w:w="2765" w:type="dxa"/>
          </w:tcPr>
          <w:p w14:paraId="07AC77B3" w14:textId="77777777" w:rsidR="00EC38DA" w:rsidRPr="00A36823" w:rsidRDefault="00EC38DA" w:rsidP="00D2093D">
            <w:pPr>
              <w:spacing w:line="360" w:lineRule="auto"/>
              <w:rPr>
                <w:rFonts w:ascii="微软雅黑" w:eastAsia="微软雅黑" w:hAnsi="微软雅黑" w:cs="Calibri"/>
                <w:bCs/>
                <w:szCs w:val="21"/>
              </w:rPr>
            </w:pPr>
            <w:r w:rsidRPr="00A36823">
              <w:rPr>
                <w:rFonts w:ascii="微软雅黑" w:eastAsia="微软雅黑" w:hAnsi="微软雅黑" w:cs="Calibri"/>
                <w:bCs/>
                <w:szCs w:val="21"/>
              </w:rPr>
              <w:t>甲履约</w:t>
            </w:r>
          </w:p>
        </w:tc>
        <w:tc>
          <w:tcPr>
            <w:tcW w:w="2765" w:type="dxa"/>
          </w:tcPr>
          <w:p w14:paraId="7E78B3F0" w14:textId="77777777" w:rsidR="00EC38DA" w:rsidRPr="004528FF" w:rsidRDefault="00EC38DA" w:rsidP="00D2093D">
            <w:pPr>
              <w:spacing w:line="360" w:lineRule="auto"/>
              <w:rPr>
                <w:rFonts w:ascii="微软雅黑" w:eastAsia="微软雅黑" w:hAnsi="微软雅黑" w:cs="Calibri"/>
                <w:bCs/>
                <w:sz w:val="15"/>
                <w:szCs w:val="15"/>
              </w:rPr>
            </w:pPr>
            <w:r w:rsidRPr="00A36823">
              <w:rPr>
                <w:rFonts w:ascii="微软雅黑" w:eastAsia="微软雅黑" w:hAnsi="微软雅黑" w:cs="Calibri"/>
                <w:bCs/>
                <w:szCs w:val="21"/>
              </w:rPr>
              <w:t>甲赚</w:t>
            </w:r>
            <w:r>
              <w:rPr>
                <w:rFonts w:ascii="微软雅黑" w:eastAsia="微软雅黑" w:hAnsi="微软雅黑" w:cs="Calibri" w:hint="eastAsia"/>
                <w:bCs/>
                <w:szCs w:val="21"/>
              </w:rPr>
              <w:t>：</w:t>
            </w:r>
            <w:r w:rsidRPr="00A36823">
              <w:rPr>
                <w:rFonts w:ascii="微软雅黑" w:eastAsia="微软雅黑" w:hAnsi="微软雅黑" w:cs="Calibri" w:hint="eastAsia"/>
                <w:bCs/>
                <w:szCs w:val="21"/>
              </w:rPr>
              <w:t>720</w:t>
            </w:r>
            <w:r>
              <w:rPr>
                <w:rFonts w:ascii="微软雅黑" w:eastAsia="微软雅黑" w:hAnsi="微软雅黑" w:cs="Calibri" w:hint="eastAsia"/>
                <w:bCs/>
                <w:szCs w:val="21"/>
              </w:rPr>
              <w:t>万</w:t>
            </w:r>
          </w:p>
          <w:p w14:paraId="779BFAF1" w14:textId="77777777" w:rsidR="00EC38DA" w:rsidRPr="00A36823" w:rsidRDefault="00EC38DA" w:rsidP="00EC38DA">
            <w:pPr>
              <w:spacing w:line="360" w:lineRule="auto"/>
              <w:rPr>
                <w:rFonts w:ascii="微软雅黑" w:eastAsia="微软雅黑" w:hAnsi="微软雅黑" w:cs="Calibri"/>
                <w:bCs/>
                <w:szCs w:val="21"/>
              </w:rPr>
            </w:pPr>
            <w:r w:rsidRPr="00A36823">
              <w:rPr>
                <w:rFonts w:ascii="微软雅黑" w:eastAsia="微软雅黑" w:hAnsi="微软雅黑" w:cs="Calibri"/>
                <w:bCs/>
                <w:szCs w:val="21"/>
              </w:rPr>
              <w:t>乙赚</w:t>
            </w:r>
            <w:r w:rsidRPr="00A36823">
              <w:rPr>
                <w:rFonts w:ascii="微软雅黑" w:eastAsia="微软雅黑" w:hAnsi="微软雅黑" w:cs="Calibri" w:hint="eastAsia"/>
                <w:bCs/>
                <w:szCs w:val="21"/>
              </w:rPr>
              <w:t>：720</w:t>
            </w:r>
            <w:r>
              <w:rPr>
                <w:rFonts w:ascii="微软雅黑" w:eastAsia="微软雅黑" w:hAnsi="微软雅黑" w:cs="Calibri" w:hint="eastAsia"/>
                <w:bCs/>
                <w:szCs w:val="21"/>
              </w:rPr>
              <w:t>万</w:t>
            </w:r>
          </w:p>
        </w:tc>
        <w:tc>
          <w:tcPr>
            <w:tcW w:w="2766" w:type="dxa"/>
          </w:tcPr>
          <w:p w14:paraId="35F6DA06" w14:textId="77777777" w:rsidR="00EC38DA" w:rsidRPr="00EC38DA" w:rsidRDefault="00EC38DA" w:rsidP="00D2093D">
            <w:pPr>
              <w:spacing w:line="360" w:lineRule="auto"/>
              <w:rPr>
                <w:rFonts w:ascii="微软雅黑" w:eastAsia="微软雅黑" w:hAnsi="微软雅黑" w:cs="Calibri"/>
                <w:bCs/>
                <w:szCs w:val="21"/>
              </w:rPr>
            </w:pPr>
            <w:r w:rsidRPr="00EC38DA">
              <w:rPr>
                <w:rFonts w:ascii="微软雅黑" w:eastAsia="微软雅黑" w:hAnsi="微软雅黑" w:cs="Calibri"/>
                <w:bCs/>
                <w:szCs w:val="21"/>
              </w:rPr>
              <w:t>甲赚</w:t>
            </w:r>
            <w:r w:rsidRPr="00EC38DA">
              <w:rPr>
                <w:rFonts w:ascii="微软雅黑" w:eastAsia="微软雅黑" w:hAnsi="微软雅黑" w:cs="Calibri" w:hint="eastAsia"/>
                <w:bCs/>
                <w:szCs w:val="21"/>
              </w:rPr>
              <w:t>：0元</w:t>
            </w:r>
          </w:p>
          <w:p w14:paraId="5A16F65D" w14:textId="77777777" w:rsidR="00EC38DA" w:rsidRPr="00A36823" w:rsidRDefault="00EC38DA" w:rsidP="00EC38DA">
            <w:pPr>
              <w:spacing w:line="360" w:lineRule="auto"/>
              <w:rPr>
                <w:rFonts w:ascii="微软雅黑" w:eastAsia="微软雅黑" w:hAnsi="微软雅黑" w:cs="Calibri"/>
                <w:bCs/>
                <w:szCs w:val="21"/>
              </w:rPr>
            </w:pPr>
            <w:r w:rsidRPr="00EC38DA">
              <w:rPr>
                <w:rFonts w:ascii="微软雅黑" w:eastAsia="微软雅黑" w:hAnsi="微软雅黑" w:cs="Calibri"/>
                <w:bCs/>
                <w:szCs w:val="21"/>
              </w:rPr>
              <w:t>乙赚</w:t>
            </w:r>
            <w:r w:rsidRPr="00EC38DA">
              <w:rPr>
                <w:rFonts w:ascii="微软雅黑" w:eastAsia="微软雅黑" w:hAnsi="微软雅黑" w:cs="Calibri" w:hint="eastAsia"/>
                <w:bCs/>
                <w:szCs w:val="21"/>
              </w:rPr>
              <w:t>：560</w:t>
            </w:r>
            <w:r w:rsidRPr="00A36823">
              <w:rPr>
                <w:rFonts w:ascii="微软雅黑" w:eastAsia="微软雅黑" w:hAnsi="微软雅黑" w:cs="Calibri"/>
                <w:bCs/>
                <w:szCs w:val="21"/>
              </w:rPr>
              <w:t xml:space="preserve"> </w:t>
            </w:r>
          </w:p>
        </w:tc>
      </w:tr>
      <w:tr w:rsidR="00EC38DA" w:rsidRPr="00A36823" w14:paraId="11D52A40" w14:textId="77777777" w:rsidTr="00D2093D">
        <w:tc>
          <w:tcPr>
            <w:tcW w:w="2765" w:type="dxa"/>
          </w:tcPr>
          <w:p w14:paraId="29354176" w14:textId="77777777" w:rsidR="00EC38DA" w:rsidRPr="00A36823" w:rsidRDefault="00EC38DA" w:rsidP="00D2093D">
            <w:pPr>
              <w:spacing w:line="360" w:lineRule="auto"/>
              <w:rPr>
                <w:rFonts w:ascii="微软雅黑" w:eastAsia="微软雅黑" w:hAnsi="微软雅黑" w:cs="Calibri"/>
                <w:bCs/>
                <w:szCs w:val="21"/>
              </w:rPr>
            </w:pPr>
            <w:r w:rsidRPr="00A36823">
              <w:rPr>
                <w:rFonts w:ascii="微软雅黑" w:eastAsia="微软雅黑" w:hAnsi="微软雅黑" w:cs="Calibri"/>
                <w:bCs/>
                <w:szCs w:val="21"/>
              </w:rPr>
              <w:t>甲违约</w:t>
            </w:r>
          </w:p>
        </w:tc>
        <w:tc>
          <w:tcPr>
            <w:tcW w:w="2765" w:type="dxa"/>
          </w:tcPr>
          <w:p w14:paraId="7B1D0974" w14:textId="77777777" w:rsidR="00EC38DA" w:rsidRPr="004528FF" w:rsidRDefault="00EC38DA" w:rsidP="00D2093D">
            <w:pPr>
              <w:spacing w:line="360" w:lineRule="auto"/>
              <w:rPr>
                <w:rFonts w:ascii="微软雅黑" w:eastAsia="微软雅黑" w:hAnsi="微软雅黑" w:cs="Calibri"/>
                <w:bCs/>
                <w:sz w:val="15"/>
                <w:szCs w:val="15"/>
              </w:rPr>
            </w:pPr>
            <w:r w:rsidRPr="00A36823">
              <w:rPr>
                <w:rFonts w:ascii="微软雅黑" w:eastAsia="微软雅黑" w:hAnsi="微软雅黑" w:cs="Calibri"/>
                <w:bCs/>
                <w:szCs w:val="21"/>
              </w:rPr>
              <w:t>甲赚</w:t>
            </w:r>
            <w:r>
              <w:rPr>
                <w:rFonts w:ascii="微软雅黑" w:eastAsia="微软雅黑" w:hAnsi="微软雅黑" w:cs="Calibri" w:hint="eastAsia"/>
                <w:bCs/>
                <w:szCs w:val="21"/>
              </w:rPr>
              <w:t>：</w:t>
            </w:r>
            <w:r w:rsidRPr="00A36823">
              <w:rPr>
                <w:rFonts w:ascii="微软雅黑" w:eastAsia="微软雅黑" w:hAnsi="微软雅黑" w:cs="Calibri" w:hint="eastAsia"/>
                <w:bCs/>
                <w:szCs w:val="21"/>
              </w:rPr>
              <w:t>560</w:t>
            </w:r>
            <w:r>
              <w:rPr>
                <w:rFonts w:ascii="微软雅黑" w:eastAsia="微软雅黑" w:hAnsi="微软雅黑" w:cs="Calibri" w:hint="eastAsia"/>
                <w:bCs/>
                <w:szCs w:val="21"/>
              </w:rPr>
              <w:t>万</w:t>
            </w:r>
          </w:p>
          <w:p w14:paraId="2400B32F" w14:textId="77777777" w:rsidR="00EC38DA" w:rsidRPr="00A36823" w:rsidRDefault="00EC38DA" w:rsidP="00D2093D">
            <w:pPr>
              <w:spacing w:line="360" w:lineRule="auto"/>
              <w:rPr>
                <w:rFonts w:ascii="微软雅黑" w:eastAsia="微软雅黑" w:hAnsi="微软雅黑" w:cs="Calibri"/>
                <w:bCs/>
                <w:szCs w:val="21"/>
              </w:rPr>
            </w:pPr>
            <w:r w:rsidRPr="00A36823">
              <w:rPr>
                <w:rFonts w:ascii="微软雅黑" w:eastAsia="微软雅黑" w:hAnsi="微软雅黑" w:cs="Calibri"/>
                <w:bCs/>
                <w:szCs w:val="21"/>
              </w:rPr>
              <w:t>乙赚</w:t>
            </w:r>
            <w:r w:rsidRPr="00A36823">
              <w:rPr>
                <w:rFonts w:ascii="微软雅黑" w:eastAsia="微软雅黑" w:hAnsi="微软雅黑" w:cs="Calibri" w:hint="eastAsia"/>
                <w:bCs/>
                <w:szCs w:val="21"/>
              </w:rPr>
              <w:t>：0</w:t>
            </w:r>
          </w:p>
        </w:tc>
        <w:tc>
          <w:tcPr>
            <w:tcW w:w="2766" w:type="dxa"/>
          </w:tcPr>
          <w:p w14:paraId="49E6D848" w14:textId="77777777" w:rsidR="00EC38DA" w:rsidRPr="00A36823" w:rsidRDefault="00EC38DA" w:rsidP="00D2093D">
            <w:pPr>
              <w:spacing w:line="360" w:lineRule="auto"/>
              <w:rPr>
                <w:rFonts w:ascii="微软雅黑" w:eastAsia="微软雅黑" w:hAnsi="微软雅黑" w:cs="Calibri"/>
                <w:bCs/>
                <w:szCs w:val="21"/>
              </w:rPr>
            </w:pPr>
            <w:r w:rsidRPr="00A36823">
              <w:rPr>
                <w:rFonts w:ascii="微软雅黑" w:eastAsia="微软雅黑" w:hAnsi="微软雅黑" w:cs="Calibri"/>
                <w:bCs/>
                <w:szCs w:val="21"/>
              </w:rPr>
              <w:t>甲赚</w:t>
            </w:r>
            <w:r w:rsidRPr="00A36823">
              <w:rPr>
                <w:rFonts w:ascii="微软雅黑" w:eastAsia="微软雅黑" w:hAnsi="微软雅黑" w:cs="Calibri" w:hint="eastAsia"/>
                <w:bCs/>
                <w:szCs w:val="21"/>
              </w:rPr>
              <w:t>：</w:t>
            </w:r>
            <w:r>
              <w:rPr>
                <w:rFonts w:ascii="微软雅黑" w:eastAsia="微软雅黑" w:hAnsi="微软雅黑" w:cs="Calibri" w:hint="eastAsia"/>
                <w:bCs/>
                <w:szCs w:val="21"/>
              </w:rPr>
              <w:t xml:space="preserve">0 </w:t>
            </w:r>
            <w:r>
              <w:rPr>
                <w:rFonts w:ascii="微软雅黑" w:eastAsia="微软雅黑" w:hAnsi="微软雅黑" w:cs="Calibri"/>
                <w:bCs/>
                <w:szCs w:val="21"/>
              </w:rPr>
              <w:t>– 560万</w:t>
            </w:r>
          </w:p>
          <w:p w14:paraId="38042390" w14:textId="77777777" w:rsidR="00EC38DA" w:rsidRPr="00A36823" w:rsidRDefault="00EC38DA" w:rsidP="00D2093D">
            <w:pPr>
              <w:spacing w:line="360" w:lineRule="auto"/>
              <w:rPr>
                <w:rFonts w:ascii="微软雅黑" w:eastAsia="微软雅黑" w:hAnsi="微软雅黑" w:cs="Calibri"/>
                <w:bCs/>
                <w:szCs w:val="21"/>
              </w:rPr>
            </w:pPr>
            <w:r w:rsidRPr="00A36823">
              <w:rPr>
                <w:rFonts w:ascii="微软雅黑" w:eastAsia="微软雅黑" w:hAnsi="微软雅黑" w:cs="Calibri"/>
                <w:bCs/>
                <w:szCs w:val="21"/>
              </w:rPr>
              <w:t>乙赚</w:t>
            </w:r>
            <w:r w:rsidRPr="00A36823">
              <w:rPr>
                <w:rFonts w:ascii="微软雅黑" w:eastAsia="微软雅黑" w:hAnsi="微软雅黑" w:cs="Calibri" w:hint="eastAsia"/>
                <w:bCs/>
                <w:szCs w:val="21"/>
              </w:rPr>
              <w:t>：</w:t>
            </w:r>
            <w:r>
              <w:rPr>
                <w:rFonts w:ascii="微软雅黑" w:eastAsia="微软雅黑" w:hAnsi="微软雅黑" w:cs="Calibri" w:hint="eastAsia"/>
                <w:bCs/>
                <w:szCs w:val="21"/>
              </w:rPr>
              <w:t xml:space="preserve">0 </w:t>
            </w:r>
            <w:r>
              <w:rPr>
                <w:rFonts w:ascii="微软雅黑" w:eastAsia="微软雅黑" w:hAnsi="微软雅黑" w:cs="Calibri"/>
                <w:bCs/>
                <w:szCs w:val="21"/>
              </w:rPr>
              <w:t>– 560万</w:t>
            </w:r>
          </w:p>
        </w:tc>
      </w:tr>
      <w:tr w:rsidR="004E0807" w:rsidRPr="00A36823" w14:paraId="7869A40F" w14:textId="77777777" w:rsidTr="00EC1E41">
        <w:tc>
          <w:tcPr>
            <w:tcW w:w="8296" w:type="dxa"/>
            <w:gridSpan w:val="3"/>
          </w:tcPr>
          <w:p w14:paraId="39C2920C" w14:textId="77777777" w:rsidR="004E0807" w:rsidRPr="00EC38DA" w:rsidRDefault="004E0807" w:rsidP="00A36823">
            <w:pPr>
              <w:spacing w:line="360" w:lineRule="auto"/>
              <w:rPr>
                <w:rFonts w:ascii="微软雅黑" w:eastAsia="微软雅黑" w:hAnsi="微软雅黑" w:cs="Calibri"/>
                <w:bCs/>
                <w:szCs w:val="21"/>
              </w:rPr>
            </w:pPr>
          </w:p>
        </w:tc>
      </w:tr>
    </w:tbl>
    <w:p w14:paraId="07C7BB27" w14:textId="77777777" w:rsidR="004E0807" w:rsidRPr="00A36823" w:rsidDel="00F13B97" w:rsidRDefault="004E0807" w:rsidP="00A36823">
      <w:pPr>
        <w:spacing w:line="360" w:lineRule="auto"/>
        <w:rPr>
          <w:del w:id="115" w:author="黎婧瑶" w:date="2021-05-20T10:23:00Z"/>
          <w:rFonts w:ascii="微软雅黑" w:eastAsia="微软雅黑" w:hAnsi="微软雅黑" w:cs="Calibri"/>
          <w:bCs/>
          <w:szCs w:val="21"/>
        </w:rPr>
      </w:pPr>
      <w:r w:rsidRPr="00A36823">
        <w:rPr>
          <w:rFonts w:ascii="微软雅黑" w:eastAsia="微软雅黑" w:hAnsi="微软雅黑" w:cs="Calibri" w:hint="eastAsia"/>
          <w:b/>
          <w:bCs/>
          <w:szCs w:val="21"/>
        </w:rPr>
        <w:t>反馈：</w:t>
      </w:r>
      <w:commentRangeStart w:id="116"/>
      <w:ins w:id="117" w:author="黎婧瑶" w:date="2021-05-20T10:23:00Z">
        <w:r w:rsidR="00F13B97">
          <w:rPr>
            <w:rFonts w:ascii="等线" w:eastAsia="等线" w:hAnsi="等线" w:hint="eastAsia"/>
            <w:color w:val="000000"/>
            <w:szCs w:val="21"/>
            <w:shd w:val="clear" w:color="auto" w:fill="FFFFFF"/>
          </w:rPr>
          <w:t>与乙老板合作可能是个有利的选择，但还需考虑几个风险点，譬如：乙老板可能会违约。在这种情况下，甲老板应该事先与乙老板签订违约赔偿合同。另外，甲、乙两位老板约定一起抬价的行为是否可能触及反垄断法，或者客户是否有可能在面对2500元/公斤的高价时选择放弃交易等。这些都是需要考虑的问题。</w:t>
        </w:r>
        <w:commentRangeEnd w:id="116"/>
        <w:r w:rsidR="00F13B97">
          <w:rPr>
            <w:rStyle w:val="ac"/>
          </w:rPr>
          <w:commentReference w:id="116"/>
        </w:r>
        <w:r w:rsidR="00F13B97" w:rsidRPr="00A36823" w:rsidDel="00F13B97">
          <w:rPr>
            <w:rFonts w:ascii="微软雅黑" w:eastAsia="微软雅黑" w:hAnsi="微软雅黑" w:cs="Calibri" w:hint="eastAsia"/>
            <w:bCs/>
            <w:szCs w:val="21"/>
          </w:rPr>
          <w:t xml:space="preserve"> </w:t>
        </w:r>
      </w:ins>
      <w:del w:id="118" w:author="黎婧瑶" w:date="2021-05-20T10:23:00Z">
        <w:r w:rsidR="00782FE5" w:rsidRPr="00A36823" w:rsidDel="00F13B97">
          <w:rPr>
            <w:rFonts w:ascii="微软雅黑" w:eastAsia="微软雅黑" w:hAnsi="微软雅黑" w:cs="Calibri" w:hint="eastAsia"/>
            <w:bCs/>
            <w:szCs w:val="21"/>
          </w:rPr>
          <w:delText>你可能已经发现了，最有利的选择仍是与乙老板合作，也就是说乙老板的主张成立，只是提供的理由当中还存在较大的风险点。</w:delText>
        </w:r>
        <w:r w:rsidRPr="00A36823" w:rsidDel="00F13B97">
          <w:rPr>
            <w:rFonts w:ascii="微软雅黑" w:eastAsia="微软雅黑" w:hAnsi="微软雅黑" w:cs="Calibri" w:hint="eastAsia"/>
            <w:bCs/>
            <w:szCs w:val="21"/>
          </w:rPr>
          <w:delText>本课推荐的做法是，你可以选择与乙老板签订违约赔偿合同，以锁定风险点，同时谋求最大利</w:delText>
        </w:r>
        <w:bookmarkStart w:id="119" w:name="_GoBack"/>
        <w:bookmarkEnd w:id="119"/>
        <w:r w:rsidRPr="00A36823" w:rsidDel="00F13B97">
          <w:rPr>
            <w:rFonts w:ascii="微软雅黑" w:eastAsia="微软雅黑" w:hAnsi="微软雅黑" w:cs="Calibri" w:hint="eastAsia"/>
            <w:bCs/>
            <w:szCs w:val="21"/>
          </w:rPr>
          <w:delText>益。你也是这么想的吗？</w:delText>
        </w:r>
        <w:r w:rsidR="00C36F1F" w:rsidRPr="00A36823" w:rsidDel="00F13B97">
          <w:rPr>
            <w:rFonts w:ascii="微软雅黑" w:eastAsia="微软雅黑" w:hAnsi="微软雅黑" w:cs="Calibri" w:hint="eastAsia"/>
            <w:bCs/>
            <w:szCs w:val="21"/>
          </w:rPr>
          <w:delText>【本案例参考了经济学上一个著名的“囚徒困境”的例子。】</w:delText>
        </w:r>
      </w:del>
    </w:p>
    <w:p w14:paraId="146389A2" w14:textId="77777777" w:rsidR="00840A46" w:rsidRPr="00A36823" w:rsidRDefault="00301E50" w:rsidP="00A36823">
      <w:pPr>
        <w:spacing w:line="360" w:lineRule="auto"/>
        <w:rPr>
          <w:rFonts w:ascii="微软雅黑" w:eastAsia="微软雅黑" w:hAnsi="微软雅黑" w:cs="Calibri"/>
          <w:b/>
          <w:bCs/>
          <w:szCs w:val="21"/>
        </w:rPr>
      </w:pPr>
      <w:r w:rsidRPr="00A36823">
        <w:rPr>
          <w:rFonts w:ascii="微软雅黑" w:eastAsia="微软雅黑" w:hAnsi="微软雅黑" w:cs="Calibri" w:hint="eastAsia"/>
          <w:b/>
          <w:bCs/>
          <w:szCs w:val="21"/>
        </w:rPr>
        <w:t>03U 课末总结</w:t>
      </w:r>
    </w:p>
    <w:p w14:paraId="49A3C3BF" w14:textId="77777777" w:rsidR="00301E50" w:rsidRPr="00A36823" w:rsidRDefault="003E0736"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本课是批判性思维的应用型课程</w:t>
      </w:r>
      <w:r w:rsidRPr="00A36823">
        <w:rPr>
          <w:rFonts w:ascii="微软雅黑" w:eastAsia="微软雅黑" w:hAnsi="微软雅黑" w:cs="Calibri" w:hint="eastAsia"/>
          <w:bCs/>
          <w:szCs w:val="21"/>
        </w:rPr>
        <w:t>，</w:t>
      </w:r>
      <w:r w:rsidR="006A6995" w:rsidRPr="00A36823">
        <w:rPr>
          <w:rFonts w:ascii="微软雅黑" w:eastAsia="微软雅黑" w:hAnsi="微软雅黑" w:cs="Calibri" w:hint="eastAsia"/>
          <w:bCs/>
          <w:szCs w:val="21"/>
        </w:rPr>
        <w:t>我们希望</w:t>
      </w:r>
      <w:r w:rsidR="0089121A" w:rsidRPr="00A36823">
        <w:rPr>
          <w:rFonts w:ascii="微软雅黑" w:eastAsia="微软雅黑" w:hAnsi="微软雅黑" w:cs="Calibri" w:hint="eastAsia"/>
          <w:bCs/>
          <w:szCs w:val="21"/>
        </w:rPr>
        <w:t>你能</w:t>
      </w:r>
      <w:r w:rsidR="006A6995" w:rsidRPr="00A36823">
        <w:rPr>
          <w:rFonts w:ascii="微软雅黑" w:eastAsia="微软雅黑" w:hAnsi="微软雅黑" w:cs="Calibri" w:hint="eastAsia"/>
          <w:bCs/>
          <w:szCs w:val="21"/>
        </w:rPr>
        <w:t>通过</w:t>
      </w:r>
      <w:r w:rsidR="00902AB6" w:rsidRPr="00A36823">
        <w:rPr>
          <w:rFonts w:ascii="微软雅黑" w:eastAsia="微软雅黑" w:hAnsi="微软雅黑" w:cs="Calibri" w:hint="eastAsia"/>
          <w:bCs/>
          <w:szCs w:val="21"/>
        </w:rPr>
        <w:t>“五步法”的</w:t>
      </w:r>
      <w:r w:rsidR="006A6995" w:rsidRPr="00A36823">
        <w:rPr>
          <w:rFonts w:ascii="微软雅黑" w:eastAsia="微软雅黑" w:hAnsi="微软雅黑" w:cs="Calibri" w:hint="eastAsia"/>
          <w:bCs/>
          <w:szCs w:val="21"/>
        </w:rPr>
        <w:t>学习，</w:t>
      </w:r>
      <w:r w:rsidR="0089121A" w:rsidRPr="00A36823">
        <w:rPr>
          <w:rFonts w:ascii="微软雅黑" w:eastAsia="微软雅黑" w:hAnsi="微软雅黑" w:cs="Calibri" w:hint="eastAsia"/>
          <w:bCs/>
          <w:szCs w:val="21"/>
        </w:rPr>
        <w:t>摆脱直觉做主的非科学思考方式</w:t>
      </w:r>
      <w:r w:rsidR="00CE5BBB" w:rsidRPr="00A36823">
        <w:rPr>
          <w:rFonts w:ascii="微软雅黑" w:eastAsia="微软雅黑" w:hAnsi="微软雅黑" w:cs="Calibri" w:hint="eastAsia"/>
          <w:bCs/>
          <w:szCs w:val="21"/>
        </w:rPr>
        <w:t>，</w:t>
      </w:r>
      <w:r w:rsidR="006A6995" w:rsidRPr="00A36823">
        <w:rPr>
          <w:rFonts w:ascii="微软雅黑" w:eastAsia="微软雅黑" w:hAnsi="微软雅黑" w:cs="Calibri" w:hint="eastAsia"/>
          <w:bCs/>
          <w:szCs w:val="21"/>
        </w:rPr>
        <w:t>转化为</w:t>
      </w:r>
      <w:r w:rsidR="00CE5BBB" w:rsidRPr="00A36823">
        <w:rPr>
          <w:rFonts w:ascii="微软雅黑" w:eastAsia="微软雅黑" w:hAnsi="微软雅黑" w:cs="Calibri" w:hint="eastAsia"/>
          <w:bCs/>
          <w:szCs w:val="21"/>
        </w:rPr>
        <w:t>由</w:t>
      </w:r>
      <w:r w:rsidR="006A6995" w:rsidRPr="00A36823">
        <w:rPr>
          <w:rFonts w:ascii="微软雅黑" w:eastAsia="微软雅黑" w:hAnsi="微软雅黑" w:cs="Calibri" w:hint="eastAsia"/>
          <w:bCs/>
          <w:szCs w:val="21"/>
        </w:rPr>
        <w:t>批判性思维主导的决策与问题解决方式</w:t>
      </w:r>
      <w:r w:rsidR="0089121A" w:rsidRPr="00A36823">
        <w:rPr>
          <w:rFonts w:ascii="微软雅黑" w:eastAsia="微软雅黑" w:hAnsi="微软雅黑" w:cs="Calibri" w:hint="eastAsia"/>
          <w:bCs/>
          <w:szCs w:val="21"/>
        </w:rPr>
        <w:t>。</w:t>
      </w:r>
      <w:r w:rsidR="009A06E1" w:rsidRPr="00A36823">
        <w:rPr>
          <w:rFonts w:ascii="微软雅黑" w:eastAsia="微软雅黑" w:hAnsi="微软雅黑" w:cs="Calibri" w:hint="eastAsia"/>
          <w:bCs/>
          <w:szCs w:val="21"/>
        </w:rPr>
        <w:t>让我们再来回顾一下这</w:t>
      </w:r>
      <w:r w:rsidR="0089121A" w:rsidRPr="00A36823">
        <w:rPr>
          <w:rFonts w:ascii="微软雅黑" w:eastAsia="微软雅黑" w:hAnsi="微软雅黑" w:cs="Calibri" w:hint="eastAsia"/>
          <w:bCs/>
          <w:szCs w:val="21"/>
        </w:rPr>
        <w:t>5</w:t>
      </w:r>
      <w:r w:rsidR="009A06E1" w:rsidRPr="00A36823">
        <w:rPr>
          <w:rFonts w:ascii="微软雅黑" w:eastAsia="微软雅黑" w:hAnsi="微软雅黑" w:cs="Calibri" w:hint="eastAsia"/>
          <w:bCs/>
          <w:szCs w:val="21"/>
        </w:rPr>
        <w:t>个主要步骤</w:t>
      </w:r>
      <w:r w:rsidR="0089121A" w:rsidRPr="00A36823">
        <w:rPr>
          <w:rFonts w:ascii="微软雅黑" w:eastAsia="微软雅黑" w:hAnsi="微软雅黑" w:cs="Calibri" w:hint="eastAsia"/>
          <w:bCs/>
          <w:szCs w:val="21"/>
        </w:rPr>
        <w:t>：</w:t>
      </w:r>
    </w:p>
    <w:p w14:paraId="2A99638F" w14:textId="77777777" w:rsidR="006A6995" w:rsidRPr="00A36823" w:rsidRDefault="006A6995"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第一步</w:t>
      </w:r>
      <w:r w:rsidRPr="00A36823">
        <w:rPr>
          <w:rFonts w:ascii="微软雅黑" w:eastAsia="微软雅黑" w:hAnsi="微软雅黑" w:cs="Calibri" w:hint="eastAsia"/>
          <w:bCs/>
          <w:szCs w:val="21"/>
        </w:rPr>
        <w:t>：</w:t>
      </w:r>
      <w:r w:rsidRPr="00A36823">
        <w:rPr>
          <w:rFonts w:ascii="微软雅黑" w:eastAsia="微软雅黑" w:hAnsi="微软雅黑" w:cs="Calibri"/>
          <w:b/>
          <w:bCs/>
          <w:szCs w:val="21"/>
        </w:rPr>
        <w:t>建立理性距离</w:t>
      </w:r>
      <w:r w:rsidRPr="00A36823">
        <w:rPr>
          <w:rFonts w:ascii="微软雅黑" w:eastAsia="微软雅黑" w:hAnsi="微软雅黑" w:cs="Calibri" w:hint="eastAsia"/>
          <w:b/>
          <w:bCs/>
          <w:szCs w:val="21"/>
        </w:rPr>
        <w:t xml:space="preserve"> -</w:t>
      </w:r>
      <w:r w:rsidRPr="00A36823">
        <w:rPr>
          <w:rFonts w:ascii="微软雅黑" w:eastAsia="微软雅黑" w:hAnsi="微软雅黑" w:cs="Calibri"/>
          <w:b/>
          <w:bCs/>
          <w:szCs w:val="21"/>
        </w:rPr>
        <w:t xml:space="preserve"> </w:t>
      </w:r>
      <w:r w:rsidRPr="00A36823">
        <w:rPr>
          <w:rFonts w:ascii="微软雅黑" w:eastAsia="微软雅黑" w:hAnsi="微软雅黑" w:cs="Calibri"/>
          <w:bCs/>
          <w:szCs w:val="21"/>
        </w:rPr>
        <w:t>与你</w:t>
      </w:r>
      <w:r w:rsidRPr="00A36823">
        <w:rPr>
          <w:rFonts w:ascii="微软雅黑" w:eastAsia="微软雅黑" w:hAnsi="微软雅黑" w:cs="Calibri" w:hint="eastAsia"/>
          <w:bCs/>
          <w:szCs w:val="21"/>
        </w:rPr>
        <w:t>急于</w:t>
      </w:r>
      <w:r w:rsidRPr="00A36823">
        <w:rPr>
          <w:rFonts w:ascii="微软雅黑" w:eastAsia="微软雅黑" w:hAnsi="微软雅黑" w:cs="Calibri"/>
          <w:bCs/>
          <w:szCs w:val="21"/>
        </w:rPr>
        <w:t>想要的东西保持一定的情感距离</w:t>
      </w:r>
      <w:r w:rsidR="00F31BFA" w:rsidRPr="00A36823">
        <w:rPr>
          <w:rFonts w:ascii="微软雅黑" w:eastAsia="微软雅黑" w:hAnsi="微软雅黑" w:cs="Calibri" w:hint="eastAsia"/>
          <w:bCs/>
          <w:szCs w:val="21"/>
        </w:rPr>
        <w:t>；</w:t>
      </w:r>
    </w:p>
    <w:p w14:paraId="598D3160" w14:textId="77777777" w:rsidR="006A6995" w:rsidRPr="00A36823" w:rsidRDefault="006A6995"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第二步</w:t>
      </w:r>
      <w:r w:rsidRPr="00A36823">
        <w:rPr>
          <w:rFonts w:ascii="微软雅黑" w:eastAsia="微软雅黑" w:hAnsi="微软雅黑" w:cs="Calibri" w:hint="eastAsia"/>
          <w:bCs/>
          <w:szCs w:val="21"/>
        </w:rPr>
        <w:t>：</w:t>
      </w:r>
      <w:r w:rsidRPr="00A36823">
        <w:rPr>
          <w:rFonts w:ascii="微软雅黑" w:eastAsia="微软雅黑" w:hAnsi="微软雅黑" w:cs="Calibri" w:hint="eastAsia"/>
          <w:b/>
          <w:bCs/>
          <w:szCs w:val="21"/>
        </w:rPr>
        <w:t>找到本质问题 -</w:t>
      </w:r>
      <w:r w:rsidRPr="00A36823">
        <w:rPr>
          <w:rFonts w:ascii="微软雅黑" w:eastAsia="微软雅黑" w:hAnsi="微软雅黑" w:cs="Calibri"/>
          <w:b/>
          <w:bCs/>
          <w:szCs w:val="21"/>
        </w:rPr>
        <w:t xml:space="preserve"> </w:t>
      </w:r>
      <w:r w:rsidRPr="00A36823">
        <w:rPr>
          <w:rFonts w:ascii="微软雅黑" w:eastAsia="微软雅黑" w:hAnsi="微软雅黑" w:cs="Calibri"/>
          <w:bCs/>
          <w:szCs w:val="21"/>
        </w:rPr>
        <w:t>透过纷繁的</w:t>
      </w:r>
      <w:r w:rsidRPr="00A36823">
        <w:rPr>
          <w:rFonts w:ascii="微软雅黑" w:eastAsia="微软雅黑" w:hAnsi="微软雅黑" w:cs="Calibri" w:hint="eastAsia"/>
          <w:bCs/>
          <w:szCs w:val="21"/>
        </w:rPr>
        <w:t>表面</w:t>
      </w:r>
      <w:r w:rsidRPr="00A36823">
        <w:rPr>
          <w:rFonts w:ascii="微软雅黑" w:eastAsia="微软雅黑" w:hAnsi="微软雅黑" w:cs="Calibri"/>
          <w:bCs/>
          <w:szCs w:val="21"/>
        </w:rPr>
        <w:t>信息</w:t>
      </w:r>
      <w:r w:rsidRPr="00A36823">
        <w:rPr>
          <w:rFonts w:ascii="微软雅黑" w:eastAsia="微软雅黑" w:hAnsi="微软雅黑" w:cs="Calibri" w:hint="eastAsia"/>
          <w:bCs/>
          <w:szCs w:val="21"/>
        </w:rPr>
        <w:t>，</w:t>
      </w:r>
      <w:r w:rsidR="00F31BFA" w:rsidRPr="00A36823">
        <w:rPr>
          <w:rFonts w:ascii="微软雅黑" w:eastAsia="微软雅黑" w:hAnsi="微软雅黑" w:cs="Calibri" w:hint="eastAsia"/>
          <w:bCs/>
          <w:szCs w:val="21"/>
        </w:rPr>
        <w:t>提炼出</w:t>
      </w:r>
      <w:r w:rsidRPr="00A36823">
        <w:rPr>
          <w:rFonts w:ascii="微软雅黑" w:eastAsia="微软雅黑" w:hAnsi="微软雅黑" w:cs="Calibri"/>
          <w:bCs/>
          <w:szCs w:val="21"/>
        </w:rPr>
        <w:t>需要解决的</w:t>
      </w:r>
      <w:r w:rsidRPr="00A36823">
        <w:rPr>
          <w:rFonts w:ascii="微软雅黑" w:eastAsia="微软雅黑" w:hAnsi="微软雅黑" w:cs="Calibri" w:hint="eastAsia"/>
          <w:bCs/>
          <w:szCs w:val="21"/>
        </w:rPr>
        <w:t>本质问题</w:t>
      </w:r>
      <w:r w:rsidR="00F31BFA" w:rsidRPr="00A36823">
        <w:rPr>
          <w:rFonts w:ascii="微软雅黑" w:eastAsia="微软雅黑" w:hAnsi="微软雅黑" w:cs="Calibri" w:hint="eastAsia"/>
          <w:bCs/>
          <w:szCs w:val="21"/>
        </w:rPr>
        <w:t>；</w:t>
      </w:r>
    </w:p>
    <w:p w14:paraId="18AC1435" w14:textId="77777777" w:rsidR="006A6995" w:rsidRPr="00A36823" w:rsidRDefault="006A6995"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第三步</w:t>
      </w:r>
      <w:r w:rsidRPr="00A36823">
        <w:rPr>
          <w:rFonts w:ascii="微软雅黑" w:eastAsia="微软雅黑" w:hAnsi="微软雅黑" w:cs="Calibri" w:hint="eastAsia"/>
          <w:bCs/>
          <w:szCs w:val="21"/>
        </w:rPr>
        <w:t>：</w:t>
      </w:r>
      <w:r w:rsidRPr="00A36823">
        <w:rPr>
          <w:rFonts w:ascii="微软雅黑" w:eastAsia="微软雅黑" w:hAnsi="微软雅黑" w:cs="Calibri" w:hint="eastAsia"/>
          <w:b/>
          <w:bCs/>
          <w:szCs w:val="21"/>
        </w:rPr>
        <w:t xml:space="preserve">区分客观事实与个人观点 </w:t>
      </w:r>
      <w:r w:rsidRPr="00A36823">
        <w:rPr>
          <w:rFonts w:ascii="微软雅黑" w:eastAsia="微软雅黑" w:hAnsi="微软雅黑" w:cs="Calibri"/>
          <w:b/>
          <w:bCs/>
          <w:szCs w:val="21"/>
        </w:rPr>
        <w:t xml:space="preserve">– </w:t>
      </w:r>
      <w:r w:rsidRPr="00A36823">
        <w:rPr>
          <w:rFonts w:ascii="微软雅黑" w:eastAsia="微软雅黑" w:hAnsi="微软雅黑" w:cs="Calibri"/>
          <w:bCs/>
          <w:szCs w:val="21"/>
        </w:rPr>
        <w:t>对</w:t>
      </w:r>
      <w:r w:rsidRPr="00A36823">
        <w:rPr>
          <w:rFonts w:ascii="微软雅黑" w:eastAsia="微软雅黑" w:hAnsi="微软雅黑" w:cs="Calibri" w:hint="eastAsia"/>
          <w:bCs/>
          <w:szCs w:val="21"/>
        </w:rPr>
        <w:t>事实性</w:t>
      </w:r>
      <w:r w:rsidRPr="00A36823">
        <w:rPr>
          <w:rFonts w:ascii="微软雅黑" w:eastAsia="微软雅黑" w:hAnsi="微软雅黑" w:cs="Calibri"/>
          <w:bCs/>
          <w:szCs w:val="21"/>
        </w:rPr>
        <w:t>信息</w:t>
      </w:r>
      <w:r w:rsidRPr="00A36823">
        <w:rPr>
          <w:rFonts w:ascii="微软雅黑" w:eastAsia="微软雅黑" w:hAnsi="微软雅黑" w:cs="Calibri" w:hint="eastAsia"/>
          <w:bCs/>
          <w:szCs w:val="21"/>
        </w:rPr>
        <w:t>（客观）</w:t>
      </w:r>
      <w:r w:rsidRPr="00A36823">
        <w:rPr>
          <w:rFonts w:ascii="微软雅黑" w:eastAsia="微软雅黑" w:hAnsi="微软雅黑" w:cs="Calibri"/>
          <w:bCs/>
          <w:szCs w:val="21"/>
        </w:rPr>
        <w:t>和</w:t>
      </w:r>
      <w:r w:rsidR="002538F1" w:rsidRPr="00A36823">
        <w:rPr>
          <w:rFonts w:ascii="微软雅黑" w:eastAsia="微软雅黑" w:hAnsi="微软雅黑" w:cs="Calibri" w:hint="eastAsia"/>
          <w:bCs/>
          <w:szCs w:val="21"/>
        </w:rPr>
        <w:t>主观性</w:t>
      </w:r>
      <w:r w:rsidR="002538F1" w:rsidRPr="00A36823">
        <w:rPr>
          <w:rFonts w:ascii="微软雅黑" w:eastAsia="微软雅黑" w:hAnsi="微软雅黑" w:cs="Calibri"/>
          <w:bCs/>
          <w:szCs w:val="21"/>
        </w:rPr>
        <w:t>信息</w:t>
      </w:r>
      <w:r w:rsidRPr="00A36823">
        <w:rPr>
          <w:rFonts w:ascii="微软雅黑" w:eastAsia="微软雅黑" w:hAnsi="微软雅黑" w:cs="Calibri" w:hint="eastAsia"/>
          <w:bCs/>
          <w:szCs w:val="21"/>
        </w:rPr>
        <w:t>(主观)加以区分</w:t>
      </w:r>
      <w:r w:rsidR="00F31BFA" w:rsidRPr="00A36823">
        <w:rPr>
          <w:rFonts w:ascii="微软雅黑" w:eastAsia="微软雅黑" w:hAnsi="微软雅黑" w:cs="Calibri" w:hint="eastAsia"/>
          <w:bCs/>
          <w:szCs w:val="21"/>
        </w:rPr>
        <w:t>；</w:t>
      </w:r>
    </w:p>
    <w:p w14:paraId="1C8FF10D" w14:textId="77777777" w:rsidR="006A6995" w:rsidRPr="00A36823" w:rsidRDefault="006A6995"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lastRenderedPageBreak/>
        <w:t>第四步</w:t>
      </w:r>
      <w:r w:rsidRPr="00A36823">
        <w:rPr>
          <w:rFonts w:ascii="微软雅黑" w:eastAsia="微软雅黑" w:hAnsi="微软雅黑" w:cs="Calibri" w:hint="eastAsia"/>
          <w:bCs/>
          <w:szCs w:val="21"/>
        </w:rPr>
        <w:t>：</w:t>
      </w:r>
      <w:r w:rsidR="00BA6EEE" w:rsidRPr="00A36823">
        <w:rPr>
          <w:rFonts w:ascii="微软雅黑" w:eastAsia="微软雅黑" w:hAnsi="微软雅黑" w:cs="Calibri" w:hint="eastAsia"/>
          <w:b/>
          <w:bCs/>
          <w:szCs w:val="21"/>
        </w:rPr>
        <w:t xml:space="preserve">找出事实与逻辑论证并加以辨别 </w:t>
      </w:r>
      <w:r w:rsidRPr="00A36823">
        <w:rPr>
          <w:rFonts w:ascii="微软雅黑" w:eastAsia="微软雅黑" w:hAnsi="微软雅黑" w:cs="Calibri"/>
          <w:b/>
          <w:bCs/>
          <w:szCs w:val="21"/>
        </w:rPr>
        <w:t xml:space="preserve">– </w:t>
      </w:r>
      <w:r w:rsidRPr="00A36823">
        <w:rPr>
          <w:rFonts w:ascii="微软雅黑" w:eastAsia="微软雅黑" w:hAnsi="微软雅黑" w:cs="Calibri"/>
          <w:bCs/>
          <w:szCs w:val="21"/>
        </w:rPr>
        <w:t>找出</w:t>
      </w:r>
      <w:r w:rsidR="00F31BFA" w:rsidRPr="00A36823">
        <w:rPr>
          <w:rFonts w:ascii="微软雅黑" w:eastAsia="微软雅黑" w:hAnsi="微软雅黑" w:cs="Calibri"/>
          <w:bCs/>
          <w:szCs w:val="21"/>
        </w:rPr>
        <w:t>断言或主张中的</w:t>
      </w:r>
      <w:r w:rsidR="002538F1" w:rsidRPr="00A36823">
        <w:rPr>
          <w:rFonts w:ascii="微软雅黑" w:eastAsia="微软雅黑" w:hAnsi="微软雅黑" w:cs="Calibri" w:hint="eastAsia"/>
          <w:bCs/>
          <w:szCs w:val="21"/>
        </w:rPr>
        <w:t>事实</w:t>
      </w:r>
      <w:r w:rsidR="00F31BFA" w:rsidRPr="00A36823">
        <w:rPr>
          <w:rFonts w:ascii="微软雅黑" w:eastAsia="微软雅黑" w:hAnsi="微软雅黑" w:cs="Calibri" w:hint="eastAsia"/>
          <w:bCs/>
          <w:szCs w:val="21"/>
        </w:rPr>
        <w:t>证据与逻辑论证，并运用知识经验来判断它们的</w:t>
      </w:r>
      <w:r w:rsidRPr="00A36823">
        <w:rPr>
          <w:rFonts w:ascii="微软雅黑" w:eastAsia="微软雅黑" w:hAnsi="微软雅黑" w:cs="Calibri" w:hint="eastAsia"/>
          <w:bCs/>
          <w:szCs w:val="21"/>
        </w:rPr>
        <w:t>合理性</w:t>
      </w:r>
      <w:r w:rsidR="00F31BFA" w:rsidRPr="00A36823">
        <w:rPr>
          <w:rFonts w:ascii="微软雅黑" w:eastAsia="微软雅黑" w:hAnsi="微软雅黑" w:cs="Calibri" w:hint="eastAsia"/>
          <w:bCs/>
          <w:szCs w:val="21"/>
        </w:rPr>
        <w:t>；</w:t>
      </w:r>
    </w:p>
    <w:p w14:paraId="591F3140" w14:textId="77777777" w:rsidR="006A6995" w:rsidRPr="00A36823" w:rsidRDefault="006A6995"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第五步</w:t>
      </w:r>
      <w:r w:rsidRPr="00A36823">
        <w:rPr>
          <w:rFonts w:ascii="微软雅黑" w:eastAsia="微软雅黑" w:hAnsi="微软雅黑" w:cs="Calibri" w:hint="eastAsia"/>
          <w:bCs/>
          <w:szCs w:val="21"/>
        </w:rPr>
        <w:t>：</w:t>
      </w:r>
      <w:r w:rsidRPr="00A36823">
        <w:rPr>
          <w:rFonts w:ascii="微软雅黑" w:eastAsia="微软雅黑" w:hAnsi="微软雅黑" w:cs="Calibri" w:hint="eastAsia"/>
          <w:b/>
          <w:bCs/>
          <w:szCs w:val="21"/>
        </w:rPr>
        <w:t xml:space="preserve">识别出主观主义 </w:t>
      </w:r>
      <w:r w:rsidRPr="00A36823">
        <w:rPr>
          <w:rFonts w:ascii="微软雅黑" w:eastAsia="微软雅黑" w:hAnsi="微软雅黑" w:cs="Calibri"/>
          <w:b/>
          <w:bCs/>
          <w:szCs w:val="21"/>
        </w:rPr>
        <w:t xml:space="preserve"> </w:t>
      </w:r>
      <w:r w:rsidRPr="00A36823">
        <w:rPr>
          <w:rFonts w:ascii="微软雅黑" w:eastAsia="微软雅黑" w:hAnsi="微软雅黑" w:cs="Calibri" w:hint="eastAsia"/>
          <w:b/>
          <w:bCs/>
          <w:szCs w:val="21"/>
        </w:rPr>
        <w:t>-</w:t>
      </w:r>
      <w:r w:rsidRPr="00A36823">
        <w:rPr>
          <w:rFonts w:ascii="微软雅黑" w:eastAsia="微软雅黑" w:hAnsi="微软雅黑" w:cs="Calibri"/>
          <w:b/>
          <w:bCs/>
          <w:szCs w:val="21"/>
        </w:rPr>
        <w:t xml:space="preserve"> </w:t>
      </w:r>
      <w:r w:rsidR="00F31BFA" w:rsidRPr="00A36823">
        <w:rPr>
          <w:rFonts w:ascii="微软雅黑" w:eastAsia="微软雅黑" w:hAnsi="微软雅黑" w:cs="Calibri" w:hint="eastAsia"/>
          <w:bCs/>
          <w:szCs w:val="21"/>
        </w:rPr>
        <w:t>识别</w:t>
      </w:r>
      <w:r w:rsidRPr="00A36823">
        <w:rPr>
          <w:rFonts w:ascii="微软雅黑" w:eastAsia="微软雅黑" w:hAnsi="微软雅黑" w:cs="Calibri" w:hint="eastAsia"/>
          <w:bCs/>
          <w:szCs w:val="21"/>
        </w:rPr>
        <w:t>说话者背后不同的目的与立场，谨防“扭曲的事实”</w:t>
      </w:r>
      <w:r w:rsidR="00F31BFA" w:rsidRPr="00A36823">
        <w:rPr>
          <w:rFonts w:ascii="微软雅黑" w:eastAsia="微软雅黑" w:hAnsi="微软雅黑" w:cs="Calibri" w:hint="eastAsia"/>
          <w:bCs/>
          <w:szCs w:val="21"/>
        </w:rPr>
        <w:t>。</w:t>
      </w:r>
    </w:p>
    <w:p w14:paraId="1CB14090" w14:textId="77777777" w:rsidR="00301E50" w:rsidRPr="00A36823" w:rsidRDefault="00301E50" w:rsidP="00A36823">
      <w:pPr>
        <w:spacing w:line="360" w:lineRule="auto"/>
        <w:rPr>
          <w:rFonts w:ascii="微软雅黑" w:eastAsia="微软雅黑" w:hAnsi="微软雅黑" w:cs="Calibri"/>
          <w:b/>
          <w:bCs/>
          <w:szCs w:val="21"/>
        </w:rPr>
      </w:pPr>
      <w:r w:rsidRPr="00A36823">
        <w:rPr>
          <w:rFonts w:ascii="微软雅黑" w:eastAsia="微软雅黑" w:hAnsi="微软雅黑" w:cs="Calibri" w:hint="eastAsia"/>
          <w:b/>
          <w:bCs/>
          <w:szCs w:val="21"/>
        </w:rPr>
        <w:t>04U 学以致用</w:t>
      </w:r>
    </w:p>
    <w:p w14:paraId="5706A5C2" w14:textId="77777777" w:rsidR="0053455C" w:rsidRPr="00A36823" w:rsidRDefault="0053455C" w:rsidP="00A36823">
      <w:pPr>
        <w:spacing w:line="360" w:lineRule="auto"/>
        <w:rPr>
          <w:rFonts w:ascii="微软雅黑" w:eastAsia="微软雅黑" w:hAnsi="微软雅黑" w:cs="Calibri"/>
          <w:b/>
          <w:bCs/>
          <w:szCs w:val="21"/>
        </w:rPr>
      </w:pPr>
      <w:r w:rsidRPr="00A36823">
        <w:rPr>
          <w:rFonts w:ascii="微软雅黑" w:eastAsia="微软雅黑" w:hAnsi="微软雅黑" w:cs="Calibri" w:hint="eastAsia"/>
          <w:b/>
          <w:bCs/>
          <w:szCs w:val="21"/>
        </w:rPr>
        <w:t>04U01a</w:t>
      </w:r>
      <w:r w:rsidRPr="00A36823">
        <w:rPr>
          <w:rFonts w:ascii="微软雅黑" w:eastAsia="微软雅黑" w:hAnsi="微软雅黑" w:cs="Calibri"/>
          <w:b/>
          <w:bCs/>
          <w:szCs w:val="21"/>
        </w:rPr>
        <w:t xml:space="preserve"> 小测验</w:t>
      </w:r>
      <w:r w:rsidRPr="00A36823">
        <w:rPr>
          <w:rFonts w:ascii="微软雅黑" w:eastAsia="微软雅黑" w:hAnsi="微软雅黑" w:cs="Calibri" w:hint="eastAsia"/>
          <w:b/>
          <w:bCs/>
          <w:szCs w:val="21"/>
        </w:rPr>
        <w:t>：</w:t>
      </w:r>
      <w:r w:rsidR="008F3593" w:rsidRPr="00A36823">
        <w:rPr>
          <w:rFonts w:ascii="微软雅黑" w:eastAsia="微软雅黑" w:hAnsi="微软雅黑" w:cs="Calibri" w:hint="eastAsia"/>
          <w:b/>
          <w:bCs/>
          <w:szCs w:val="21"/>
        </w:rPr>
        <w:t>批判性思维</w:t>
      </w:r>
      <w:r w:rsidRPr="00A36823">
        <w:rPr>
          <w:rFonts w:ascii="微软雅黑" w:eastAsia="微软雅黑" w:hAnsi="微软雅黑" w:cs="Calibri" w:hint="eastAsia"/>
          <w:b/>
          <w:bCs/>
          <w:szCs w:val="21"/>
        </w:rPr>
        <w:t>五步法</w:t>
      </w:r>
    </w:p>
    <w:p w14:paraId="3511EE53" w14:textId="77777777" w:rsidR="00EE0A7E" w:rsidRPr="00A36823" w:rsidRDefault="00BA6EEE" w:rsidP="00A36823">
      <w:pPr>
        <w:spacing w:line="360" w:lineRule="auto"/>
        <w:rPr>
          <w:rFonts w:ascii="微软雅黑" w:eastAsia="微软雅黑" w:hAnsi="微软雅黑" w:cs="Calibri"/>
          <w:bCs/>
          <w:szCs w:val="21"/>
        </w:rPr>
      </w:pPr>
      <w:r w:rsidRPr="00A36823">
        <w:rPr>
          <w:rFonts w:ascii="微软雅黑" w:eastAsia="微软雅黑" w:hAnsi="微软雅黑"/>
          <w:noProof/>
          <w:szCs w:val="21"/>
        </w:rPr>
        <mc:AlternateContent>
          <mc:Choice Requires="wps">
            <w:drawing>
              <wp:anchor distT="0" distB="0" distL="114300" distR="114300" simplePos="0" relativeHeight="251680768" behindDoc="0" locked="0" layoutInCell="1" allowOverlap="1" wp14:anchorId="5AE0CEB5" wp14:editId="7D66CA1F">
                <wp:simplePos x="0" y="0"/>
                <wp:positionH relativeFrom="column">
                  <wp:posOffset>4048604</wp:posOffset>
                </wp:positionH>
                <wp:positionV relativeFrom="paragraph">
                  <wp:posOffset>205005</wp:posOffset>
                </wp:positionV>
                <wp:extent cx="744661" cy="1257578"/>
                <wp:effectExtent l="0" t="8890" r="27940" b="27940"/>
                <wp:wrapNone/>
                <wp:docPr id="32" name="流程图: 离页连接符 32"/>
                <wp:cNvGraphicFramePr/>
                <a:graphic xmlns:a="http://schemas.openxmlformats.org/drawingml/2006/main">
                  <a:graphicData uri="http://schemas.microsoft.com/office/word/2010/wordprocessingShape">
                    <wps:wsp>
                      <wps:cNvSpPr/>
                      <wps:spPr>
                        <a:xfrm rot="16200000">
                          <a:off x="0" y="0"/>
                          <a:ext cx="744661" cy="1257578"/>
                        </a:xfrm>
                        <a:prstGeom prst="flowChartOffpageConnector">
                          <a:avLst/>
                        </a:prstGeom>
                      </wps:spPr>
                      <wps:style>
                        <a:lnRef idx="2">
                          <a:schemeClr val="accent6"/>
                        </a:lnRef>
                        <a:fillRef idx="1">
                          <a:schemeClr val="lt1"/>
                        </a:fillRef>
                        <a:effectRef idx="0">
                          <a:schemeClr val="accent6"/>
                        </a:effectRef>
                        <a:fontRef idx="minor">
                          <a:schemeClr val="dk1"/>
                        </a:fontRef>
                      </wps:style>
                      <wps:txbx>
                        <w:txbxContent>
                          <w:p w14:paraId="3C7BF2FD" w14:textId="77777777" w:rsidR="0078302D" w:rsidRDefault="0078302D" w:rsidP="00904BA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79703DB" id="_x0000_t177" coordsize="21600,21600" o:spt="177" path="m,l21600,r,17255l10800,21600,,17255xe">
                <v:stroke joinstyle="miter"/>
                <v:path gradientshapeok="t" o:connecttype="rect" textboxrect="0,0,21600,17255"/>
              </v:shapetype>
              <v:shape id="流程图: 离页连接符 32" o:spid="_x0000_s1034" type="#_x0000_t177" style="position:absolute;left:0;text-align:left;margin-left:318.8pt;margin-top:16.15pt;width:58.65pt;height:99pt;rotation:-9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" fillcolor="white [3201]" strokecolor="#70ad47 [3209]" strokeweight="1pt">
                <v:textbox>
                  <w:txbxContent>
                    <w:p w:rsidR="0078302D" w:rsidRDefault="0078302D" w:rsidP="00904BA4">
                      <w:pPr>
                        <w:jc w:val="center"/>
                      </w:pPr>
                    </w:p>
                  </w:txbxContent>
                </v:textbox>
              </v:shape>
            </w:pict>
          </mc:Fallback>
        </mc:AlternateContent>
      </w:r>
      <w:r w:rsidRPr="00A36823">
        <w:rPr>
          <w:rFonts w:ascii="微软雅黑" w:eastAsia="微软雅黑" w:hAnsi="微软雅黑"/>
          <w:noProof/>
          <w:szCs w:val="21"/>
        </w:rPr>
        <mc:AlternateContent>
          <mc:Choice Requires="wps">
            <w:drawing>
              <wp:anchor distT="0" distB="0" distL="114300" distR="114300" simplePos="0" relativeHeight="251676672" behindDoc="0" locked="0" layoutInCell="1" allowOverlap="1" wp14:anchorId="6B64F554" wp14:editId="1B249147">
                <wp:simplePos x="0" y="0"/>
                <wp:positionH relativeFrom="column">
                  <wp:posOffset>2800773</wp:posOffset>
                </wp:positionH>
                <wp:positionV relativeFrom="paragraph">
                  <wp:posOffset>237282</wp:posOffset>
                </wp:positionV>
                <wp:extent cx="734110" cy="1172845"/>
                <wp:effectExtent l="9207" t="0" r="37148" b="18097"/>
                <wp:wrapNone/>
                <wp:docPr id="29" name="流程图: 离页连接符 29"/>
                <wp:cNvGraphicFramePr/>
                <a:graphic xmlns:a="http://schemas.openxmlformats.org/drawingml/2006/main">
                  <a:graphicData uri="http://schemas.microsoft.com/office/word/2010/wordprocessingShape">
                    <wps:wsp>
                      <wps:cNvSpPr/>
                      <wps:spPr>
                        <a:xfrm rot="16200000">
                          <a:off x="0" y="0"/>
                          <a:ext cx="734110" cy="1172845"/>
                        </a:xfrm>
                        <a:prstGeom prst="flowChartOffpageConnector">
                          <a:avLst/>
                        </a:prstGeom>
                      </wps:spPr>
                      <wps:style>
                        <a:lnRef idx="2">
                          <a:schemeClr val="accent6"/>
                        </a:lnRef>
                        <a:fillRef idx="1">
                          <a:schemeClr val="lt1"/>
                        </a:fillRef>
                        <a:effectRef idx="0">
                          <a:schemeClr val="accent6"/>
                        </a:effectRef>
                        <a:fontRef idx="minor">
                          <a:schemeClr val="dk1"/>
                        </a:fontRef>
                      </wps:style>
                      <wps:txbx>
                        <w:txbxContent>
                          <w:p w14:paraId="117C1C74" w14:textId="77777777" w:rsidR="0078302D" w:rsidRDefault="0078302D" w:rsidP="00904BA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3E13567" id="流程图: 离页连接符 29" o:spid="_x0000_s1035" type="#_x0000_t177" style="position:absolute;left:0;text-align:left;margin-left:220.55pt;margin-top:18.7pt;width:57.8pt;height:92.35pt;rotation:-9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" fillcolor="white [3201]" strokecolor="#70ad47 [3209]" strokeweight="1pt">
                <v:textbox>
                  <w:txbxContent>
                    <w:p w:rsidR="0078302D" w:rsidRDefault="0078302D" w:rsidP="00904BA4">
                      <w:pPr>
                        <w:jc w:val="center"/>
                      </w:pPr>
                    </w:p>
                  </w:txbxContent>
                </v:textbox>
              </v:shape>
            </w:pict>
          </mc:Fallback>
        </mc:AlternateContent>
      </w:r>
      <w:r w:rsidRPr="00A36823">
        <w:rPr>
          <w:rFonts w:ascii="微软雅黑" w:eastAsia="微软雅黑" w:hAnsi="微软雅黑"/>
          <w:noProof/>
          <w:szCs w:val="21"/>
        </w:rPr>
        <mc:AlternateContent>
          <mc:Choice Requires="wps">
            <w:drawing>
              <wp:anchor distT="0" distB="0" distL="114300" distR="114300" simplePos="0" relativeHeight="251672576" behindDoc="0" locked="0" layoutInCell="1" allowOverlap="1" wp14:anchorId="64E60AB6" wp14:editId="6835D19D">
                <wp:simplePos x="0" y="0"/>
                <wp:positionH relativeFrom="column">
                  <wp:posOffset>1581004</wp:posOffset>
                </wp:positionH>
                <wp:positionV relativeFrom="paragraph">
                  <wp:posOffset>235497</wp:posOffset>
                </wp:positionV>
                <wp:extent cx="737601" cy="1172845"/>
                <wp:effectExtent l="0" t="8255" r="35560" b="16510"/>
                <wp:wrapNone/>
                <wp:docPr id="21" name="流程图: 离页连接符 21"/>
                <wp:cNvGraphicFramePr/>
                <a:graphic xmlns:a="http://schemas.openxmlformats.org/drawingml/2006/main">
                  <a:graphicData uri="http://schemas.microsoft.com/office/word/2010/wordprocessingShape">
                    <wps:wsp>
                      <wps:cNvSpPr/>
                      <wps:spPr>
                        <a:xfrm rot="16200000">
                          <a:off x="0" y="0"/>
                          <a:ext cx="737601" cy="1172845"/>
                        </a:xfrm>
                        <a:prstGeom prst="flowChartOffpageConnector">
                          <a:avLst/>
                        </a:prstGeom>
                      </wps:spPr>
                      <wps:style>
                        <a:lnRef idx="2">
                          <a:schemeClr val="accent6"/>
                        </a:lnRef>
                        <a:fillRef idx="1">
                          <a:schemeClr val="lt1"/>
                        </a:fillRef>
                        <a:effectRef idx="0">
                          <a:schemeClr val="accent6"/>
                        </a:effectRef>
                        <a:fontRef idx="minor">
                          <a:schemeClr val="dk1"/>
                        </a:fontRef>
                      </wps:style>
                      <wps:txbx>
                        <w:txbxContent>
                          <w:p w14:paraId="2B315D5D" w14:textId="77777777" w:rsidR="0078302D" w:rsidRDefault="0078302D" w:rsidP="00904BA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AD4ABF9" id="流程图: 离页连接符 21" o:spid="_x0000_s1036" type="#_x0000_t177" style="position:absolute;left:0;text-align:left;margin-left:124.5pt;margin-top:18.55pt;width:58.1pt;height:92.35pt;rotation:-9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" fillcolor="white [3201]" strokecolor="#70ad47 [3209]" strokeweight="1pt">
                <v:textbox>
                  <w:txbxContent>
                    <w:p w:rsidR="0078302D" w:rsidRDefault="0078302D" w:rsidP="00904BA4">
                      <w:pPr>
                        <w:jc w:val="center"/>
                      </w:pPr>
                    </w:p>
                  </w:txbxContent>
                </v:textbox>
              </v:shape>
            </w:pict>
          </mc:Fallback>
        </mc:AlternateContent>
      </w:r>
      <w:r w:rsidRPr="00A36823">
        <w:rPr>
          <w:rFonts w:ascii="微软雅黑" w:eastAsia="微软雅黑" w:hAnsi="微软雅黑"/>
          <w:noProof/>
          <w:szCs w:val="21"/>
        </w:rPr>
        <mc:AlternateContent>
          <mc:Choice Requires="wps">
            <w:drawing>
              <wp:anchor distT="0" distB="0" distL="114300" distR="114300" simplePos="0" relativeHeight="251669504" behindDoc="0" locked="0" layoutInCell="1" allowOverlap="1" wp14:anchorId="73B76AA5" wp14:editId="5E832A62">
                <wp:simplePos x="0" y="0"/>
                <wp:positionH relativeFrom="column">
                  <wp:posOffset>382399</wp:posOffset>
                </wp:positionH>
                <wp:positionV relativeFrom="paragraph">
                  <wp:posOffset>223140</wp:posOffset>
                </wp:positionV>
                <wp:extent cx="698765" cy="1172845"/>
                <wp:effectExtent l="0" t="8573" r="35878" b="16827"/>
                <wp:wrapNone/>
                <wp:docPr id="15" name="流程图: 离页连接符 15"/>
                <wp:cNvGraphicFramePr/>
                <a:graphic xmlns:a="http://schemas.openxmlformats.org/drawingml/2006/main">
                  <a:graphicData uri="http://schemas.microsoft.com/office/word/2010/wordprocessingShape">
                    <wps:wsp>
                      <wps:cNvSpPr/>
                      <wps:spPr>
                        <a:xfrm rot="16200000">
                          <a:off x="0" y="0"/>
                          <a:ext cx="698765" cy="1172845"/>
                        </a:xfrm>
                        <a:prstGeom prst="flowChartOffpageConnector">
                          <a:avLst/>
                        </a:prstGeom>
                      </wps:spPr>
                      <wps:style>
                        <a:lnRef idx="2">
                          <a:schemeClr val="accent6"/>
                        </a:lnRef>
                        <a:fillRef idx="1">
                          <a:schemeClr val="lt1"/>
                        </a:fillRef>
                        <a:effectRef idx="0">
                          <a:schemeClr val="accent6"/>
                        </a:effectRef>
                        <a:fontRef idx="minor">
                          <a:schemeClr val="dk1"/>
                        </a:fontRef>
                      </wps:style>
                      <wps:txbx>
                        <w:txbxContent>
                          <w:p w14:paraId="2C7CD1A9" w14:textId="77777777" w:rsidR="0078302D" w:rsidRDefault="0078302D" w:rsidP="00904BA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12F3AB1" id="流程图: 离页连接符 15" o:spid="_x0000_s1037" type="#_x0000_t177" style="position:absolute;left:0;text-align:left;margin-left:30.1pt;margin-top:17.55pt;width:55pt;height:92.35pt;rotation:-9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" fillcolor="white [3201]" strokecolor="#70ad47 [3209]" strokeweight="1pt">
                <v:textbox>
                  <w:txbxContent>
                    <w:p w:rsidR="0078302D" w:rsidRDefault="0078302D" w:rsidP="00904BA4">
                      <w:pPr>
                        <w:jc w:val="center"/>
                      </w:pPr>
                    </w:p>
                  </w:txbxContent>
                </v:textbox>
              </v:shape>
            </w:pict>
          </mc:Fallback>
        </mc:AlternateContent>
      </w:r>
      <w:r w:rsidR="0053455C" w:rsidRPr="00A36823">
        <w:rPr>
          <w:rFonts w:ascii="微软雅黑" w:eastAsia="微软雅黑" w:hAnsi="微软雅黑" w:cs="Calibri" w:hint="eastAsia"/>
          <w:bCs/>
          <w:szCs w:val="21"/>
        </w:rPr>
        <w:t>批判性思维包括哪5个步骤</w:t>
      </w:r>
      <w:r w:rsidR="00EE0A7E" w:rsidRPr="00A36823">
        <w:rPr>
          <w:rFonts w:ascii="微软雅黑" w:eastAsia="微软雅黑" w:hAnsi="微软雅黑" w:cs="Calibri" w:hint="eastAsia"/>
          <w:bCs/>
          <w:szCs w:val="21"/>
        </w:rPr>
        <w:t>？</w:t>
      </w:r>
      <w:r w:rsidR="0053455C" w:rsidRPr="00A36823">
        <w:rPr>
          <w:rFonts w:ascii="微软雅黑" w:eastAsia="微软雅黑" w:hAnsi="微软雅黑" w:cs="Calibri" w:hint="eastAsia"/>
          <w:bCs/>
          <w:szCs w:val="21"/>
        </w:rPr>
        <w:t>请将合适的选项拖至框内。</w:t>
      </w:r>
      <w:r w:rsidR="00EE0A7E" w:rsidRPr="00A36823">
        <w:rPr>
          <w:rFonts w:ascii="微软雅黑" w:eastAsia="微软雅黑" w:hAnsi="微软雅黑" w:cs="Calibri" w:hint="eastAsia"/>
          <w:bCs/>
          <w:szCs w:val="21"/>
        </w:rPr>
        <w:t>（拖拽题）</w:t>
      </w:r>
    </w:p>
    <w:p w14:paraId="0BF0C0BF" w14:textId="77777777" w:rsidR="00D048D9" w:rsidRPr="00A36823" w:rsidRDefault="002977AC" w:rsidP="00A36823">
      <w:pPr>
        <w:spacing w:line="360" w:lineRule="auto"/>
        <w:rPr>
          <w:rFonts w:ascii="微软雅黑" w:eastAsia="微软雅黑" w:hAnsi="微软雅黑" w:cs="Calibri"/>
          <w:bCs/>
          <w:szCs w:val="21"/>
        </w:rPr>
      </w:pPr>
      <w:r w:rsidRPr="00A36823">
        <w:rPr>
          <w:rFonts w:ascii="微软雅黑" w:eastAsia="微软雅黑" w:hAnsi="微软雅黑" w:cs="Calibri"/>
          <w:bCs/>
          <w:noProof/>
          <w:szCs w:val="21"/>
        </w:rPr>
        <mc:AlternateContent>
          <mc:Choice Requires="wps">
            <w:drawing>
              <wp:anchor distT="0" distB="0" distL="114300" distR="114300" simplePos="0" relativeHeight="251682816" behindDoc="0" locked="0" layoutInCell="1" allowOverlap="1" wp14:anchorId="68FDE7E9" wp14:editId="6FB6CE94">
                <wp:simplePos x="0" y="0"/>
                <wp:positionH relativeFrom="margin">
                  <wp:posOffset>3817355</wp:posOffset>
                </wp:positionH>
                <wp:positionV relativeFrom="paragraph">
                  <wp:posOffset>67197</wp:posOffset>
                </wp:positionV>
                <wp:extent cx="948487" cy="653143"/>
                <wp:effectExtent l="0" t="0" r="4445" b="0"/>
                <wp:wrapNone/>
                <wp:docPr id="33" name="文本框 33"/>
                <wp:cNvGraphicFramePr/>
                <a:graphic xmlns:a="http://schemas.openxmlformats.org/drawingml/2006/main">
                  <a:graphicData uri="http://schemas.microsoft.com/office/word/2010/wordprocessingShape">
                    <wps:wsp>
                      <wps:cNvSpPr txBox="1"/>
                      <wps:spPr>
                        <a:xfrm>
                          <a:off x="0" y="0"/>
                          <a:ext cx="948487" cy="65314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35A1F37" w14:textId="77777777" w:rsidR="0078302D" w:rsidRPr="00904BA4" w:rsidRDefault="00BA6EEE" w:rsidP="002977AC">
                            <w:pPr>
                              <w:rPr>
                                <w:rFonts w:ascii="微软雅黑" w:eastAsia="微软雅黑" w:hAnsi="微软雅黑" w:cs="Calibri"/>
                                <w:bCs/>
                                <w:sz w:val="18"/>
                                <w:szCs w:val="18"/>
                              </w:rPr>
                            </w:pPr>
                            <w:r w:rsidRPr="00BA6EEE">
                              <w:rPr>
                                <w:rFonts w:ascii="微软雅黑" w:eastAsia="微软雅黑" w:hAnsi="微软雅黑" w:cs="Calibri" w:hint="eastAsia"/>
                                <w:bCs/>
                                <w:sz w:val="18"/>
                                <w:szCs w:val="18"/>
                              </w:rPr>
                              <w:t>找出事实与逻辑论证并加以辨别</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F6757B1" id="_x0000_t202" coordsize="21600,21600" o:spt="202" path="m,l,21600r21600,l21600,xe">
                <v:stroke joinstyle="miter"/>
                <v:path gradientshapeok="t" o:connecttype="rect"/>
              </v:shapetype>
              <v:shape id="文本框 33" o:spid="_x0000_s1038" type="#_x0000_t202" style="position:absolute;left:0;text-align:left;margin-left:300.6pt;margin-top:5.3pt;width:74.7pt;height:51.4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" fillcolor="white [3201]" stroked="f" strokeweight=".5pt">
                <v:textbox>
                  <w:txbxContent>
                    <w:p w:rsidR="0078302D" w:rsidRPr="00904BA4" w:rsidRDefault="00BA6EEE" w:rsidP="002977AC">
                      <w:pPr>
                        <w:rPr>
                          <w:rFonts w:ascii="微软雅黑" w:eastAsia="微软雅黑" w:hAnsi="微软雅黑" w:cs="Calibri"/>
                          <w:bCs/>
                          <w:sz w:val="18"/>
                          <w:szCs w:val="18"/>
                        </w:rPr>
                      </w:pPr>
                      <w:r w:rsidRPr="00BA6EEE">
                        <w:rPr>
                          <w:rFonts w:ascii="微软雅黑" w:eastAsia="微软雅黑" w:hAnsi="微软雅黑" w:cs="Calibri" w:hint="eastAsia"/>
                          <w:bCs/>
                          <w:sz w:val="18"/>
                          <w:szCs w:val="18"/>
                        </w:rPr>
                        <w:t>找出事实与逻辑论证并加以辨别</w:t>
                      </w:r>
                    </w:p>
                  </w:txbxContent>
                </v:textbox>
                <w10:wrap anchorx="margin"/>
              </v:shape>
            </w:pict>
          </mc:Fallback>
        </mc:AlternateContent>
      </w:r>
      <w:r w:rsidR="00904BA4" w:rsidRPr="00A36823">
        <w:rPr>
          <w:rFonts w:ascii="微软雅黑" w:eastAsia="微软雅黑" w:hAnsi="微软雅黑" w:cs="Calibri"/>
          <w:bCs/>
          <w:noProof/>
          <w:szCs w:val="21"/>
        </w:rPr>
        <mc:AlternateContent>
          <mc:Choice Requires="wps">
            <w:drawing>
              <wp:anchor distT="0" distB="0" distL="114300" distR="114300" simplePos="0" relativeHeight="251678720" behindDoc="0" locked="0" layoutInCell="1" allowOverlap="1" wp14:anchorId="531FE40C" wp14:editId="097C89F0">
                <wp:simplePos x="0" y="0"/>
                <wp:positionH relativeFrom="column">
                  <wp:posOffset>2669540</wp:posOffset>
                </wp:positionH>
                <wp:positionV relativeFrom="paragraph">
                  <wp:posOffset>117696</wp:posOffset>
                </wp:positionV>
                <wp:extent cx="882595" cy="452976"/>
                <wp:effectExtent l="0" t="0" r="0" b="4445"/>
                <wp:wrapNone/>
                <wp:docPr id="31" name="文本框 31"/>
                <wp:cNvGraphicFramePr/>
                <a:graphic xmlns:a="http://schemas.openxmlformats.org/drawingml/2006/main">
                  <a:graphicData uri="http://schemas.microsoft.com/office/word/2010/wordprocessingShape">
                    <wps:wsp>
                      <wps:cNvSpPr txBox="1"/>
                      <wps:spPr>
                        <a:xfrm>
                          <a:off x="0" y="0"/>
                          <a:ext cx="882595" cy="45297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D249022" w14:textId="77777777" w:rsidR="0078302D" w:rsidRDefault="0078302D" w:rsidP="00904BA4">
                            <w:pPr>
                              <w:pStyle w:val="a5"/>
                              <w:ind w:firstLineChars="0" w:firstLine="0"/>
                              <w:rPr>
                                <w:rFonts w:ascii="微软雅黑" w:eastAsia="微软雅黑" w:hAnsi="微软雅黑" w:cs="Calibri"/>
                                <w:bCs/>
                                <w:sz w:val="18"/>
                                <w:szCs w:val="18"/>
                              </w:rPr>
                            </w:pPr>
                            <w:r w:rsidRPr="00904BA4">
                              <w:rPr>
                                <w:rFonts w:ascii="微软雅黑" w:eastAsia="微软雅黑" w:hAnsi="微软雅黑" w:cs="Calibri" w:hint="eastAsia"/>
                                <w:bCs/>
                                <w:sz w:val="18"/>
                                <w:szCs w:val="18"/>
                              </w:rPr>
                              <w:t>区分客观事实</w:t>
                            </w:r>
                          </w:p>
                          <w:p w14:paraId="7EBA5ECF" w14:textId="77777777" w:rsidR="0078302D" w:rsidRPr="00904BA4" w:rsidRDefault="0078302D" w:rsidP="00904BA4">
                            <w:pPr>
                              <w:pStyle w:val="a5"/>
                              <w:ind w:firstLineChars="0" w:firstLine="0"/>
                              <w:rPr>
                                <w:rFonts w:ascii="微软雅黑" w:eastAsia="微软雅黑" w:hAnsi="微软雅黑" w:cs="Calibri"/>
                                <w:bCs/>
                                <w:sz w:val="18"/>
                                <w:szCs w:val="18"/>
                              </w:rPr>
                            </w:pPr>
                            <w:r w:rsidRPr="00904BA4">
                              <w:rPr>
                                <w:rFonts w:ascii="微软雅黑" w:eastAsia="微软雅黑" w:hAnsi="微软雅黑" w:cs="Calibri" w:hint="eastAsia"/>
                                <w:bCs/>
                                <w:sz w:val="18"/>
                                <w:szCs w:val="18"/>
                              </w:rPr>
                              <w:t>与个人观点</w:t>
                            </w:r>
                          </w:p>
                          <w:p w14:paraId="4ED43225" w14:textId="77777777" w:rsidR="0078302D" w:rsidRPr="00904BA4" w:rsidRDefault="0078302D" w:rsidP="00904BA4">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5E4F996" id="文本框 31" o:spid="_x0000_s1039" type="#_x0000_t202" style="position:absolute;left:0;text-align:left;margin-left:210.2pt;margin-top:9.25pt;width:69.5pt;height:35.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" fillcolor="white [3201]" stroked="f" strokeweight=".5pt">
                <v:textbox>
                  <w:txbxContent>
                    <w:p w:rsidR="0078302D" w:rsidRDefault="0078302D" w:rsidP="00904BA4">
                      <w:pPr>
                        <w:pStyle w:val="a7"/>
                        <w:ind w:firstLineChars="0" w:firstLine="0"/>
                        <w:rPr>
                          <w:rFonts w:ascii="微软雅黑" w:eastAsia="微软雅黑" w:hAnsi="微软雅黑" w:cs="Calibri"/>
                          <w:bCs/>
                          <w:sz w:val="18"/>
                          <w:szCs w:val="18"/>
                        </w:rPr>
                      </w:pPr>
                      <w:r w:rsidRPr="00904BA4">
                        <w:rPr>
                          <w:rFonts w:ascii="微软雅黑" w:eastAsia="微软雅黑" w:hAnsi="微软雅黑" w:cs="Calibri" w:hint="eastAsia"/>
                          <w:bCs/>
                          <w:sz w:val="18"/>
                          <w:szCs w:val="18"/>
                        </w:rPr>
                        <w:t>区分客观事实</w:t>
                      </w:r>
                    </w:p>
                    <w:p w:rsidR="0078302D" w:rsidRPr="00904BA4" w:rsidRDefault="0078302D" w:rsidP="00904BA4">
                      <w:pPr>
                        <w:pStyle w:val="a7"/>
                        <w:ind w:firstLineChars="0" w:firstLine="0"/>
                        <w:rPr>
                          <w:rFonts w:ascii="微软雅黑" w:eastAsia="微软雅黑" w:hAnsi="微软雅黑" w:cs="Calibri"/>
                          <w:bCs/>
                          <w:sz w:val="18"/>
                          <w:szCs w:val="18"/>
                        </w:rPr>
                      </w:pPr>
                      <w:r w:rsidRPr="00904BA4">
                        <w:rPr>
                          <w:rFonts w:ascii="微软雅黑" w:eastAsia="微软雅黑" w:hAnsi="微软雅黑" w:cs="Calibri" w:hint="eastAsia"/>
                          <w:bCs/>
                          <w:sz w:val="18"/>
                          <w:szCs w:val="18"/>
                        </w:rPr>
                        <w:t>与个人观点</w:t>
                      </w:r>
                    </w:p>
                    <w:p w:rsidR="0078302D" w:rsidRPr="00904BA4" w:rsidRDefault="0078302D" w:rsidP="00904BA4">
                      <w:pPr>
                        <w:rPr>
                          <w:sz w:val="18"/>
                          <w:szCs w:val="18"/>
                        </w:rPr>
                      </w:pPr>
                    </w:p>
                  </w:txbxContent>
                </v:textbox>
              </v:shape>
            </w:pict>
          </mc:Fallback>
        </mc:AlternateContent>
      </w:r>
      <w:r w:rsidR="00904BA4" w:rsidRPr="00A36823">
        <w:rPr>
          <w:rFonts w:ascii="微软雅黑" w:eastAsia="微软雅黑" w:hAnsi="微软雅黑" w:cs="Calibri"/>
          <w:bCs/>
          <w:noProof/>
          <w:szCs w:val="21"/>
        </w:rPr>
        <mc:AlternateContent>
          <mc:Choice Requires="wps">
            <w:drawing>
              <wp:anchor distT="0" distB="0" distL="114300" distR="114300" simplePos="0" relativeHeight="251674624" behindDoc="0" locked="0" layoutInCell="1" allowOverlap="1" wp14:anchorId="09C46D0B" wp14:editId="4F9802F5">
                <wp:simplePos x="0" y="0"/>
                <wp:positionH relativeFrom="column">
                  <wp:posOffset>1397359</wp:posOffset>
                </wp:positionH>
                <wp:positionV relativeFrom="paragraph">
                  <wp:posOffset>153946</wp:posOffset>
                </wp:positionV>
                <wp:extent cx="993913" cy="369736"/>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993913" cy="36973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812C5C7" w14:textId="77777777" w:rsidR="0078302D" w:rsidRPr="00904BA4" w:rsidRDefault="0078302D" w:rsidP="00904BA4">
                            <w:pPr>
                              <w:rPr>
                                <w:sz w:val="18"/>
                                <w:szCs w:val="18"/>
                              </w:rPr>
                            </w:pPr>
                            <w:r w:rsidRPr="00904BA4">
                              <w:rPr>
                                <w:rFonts w:ascii="微软雅黑" w:eastAsia="微软雅黑" w:hAnsi="微软雅黑" w:cs="Calibri" w:hint="eastAsia"/>
                                <w:bCs/>
                                <w:sz w:val="18"/>
                                <w:szCs w:val="18"/>
                              </w:rPr>
                              <w:t>找到本质问题</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91D7263" id="文本框 28" o:spid="_x0000_s1040" type="#_x0000_t202" style="position:absolute;left:0;text-align:left;margin-left:110.05pt;margin-top:12.1pt;width:78.25pt;height:29.1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" fillcolor="white [3201]" stroked="f" strokeweight=".5pt">
                <v:textbox>
                  <w:txbxContent>
                    <w:p w:rsidR="0078302D" w:rsidRPr="00904BA4" w:rsidRDefault="0078302D" w:rsidP="00904BA4">
                      <w:pPr>
                        <w:rPr>
                          <w:sz w:val="18"/>
                          <w:szCs w:val="18"/>
                        </w:rPr>
                      </w:pPr>
                      <w:r w:rsidRPr="00904BA4">
                        <w:rPr>
                          <w:rFonts w:ascii="微软雅黑" w:eastAsia="微软雅黑" w:hAnsi="微软雅黑" w:cs="Calibri" w:hint="eastAsia"/>
                          <w:bCs/>
                          <w:sz w:val="18"/>
                          <w:szCs w:val="18"/>
                        </w:rPr>
                        <w:t>找到本质问题</w:t>
                      </w:r>
                    </w:p>
                  </w:txbxContent>
                </v:textbox>
              </v:shape>
            </w:pict>
          </mc:Fallback>
        </mc:AlternateContent>
      </w:r>
      <w:r w:rsidR="00904BA4" w:rsidRPr="00A36823">
        <w:rPr>
          <w:rFonts w:ascii="微软雅黑" w:eastAsia="微软雅黑" w:hAnsi="微软雅黑" w:cs="Calibri"/>
          <w:bCs/>
          <w:noProof/>
          <w:szCs w:val="21"/>
        </w:rPr>
        <mc:AlternateContent>
          <mc:Choice Requires="wps">
            <w:drawing>
              <wp:anchor distT="0" distB="0" distL="114300" distR="114300" simplePos="0" relativeHeight="251670528" behindDoc="0" locked="0" layoutInCell="1" allowOverlap="1" wp14:anchorId="15B6412E" wp14:editId="0BEF42D4">
                <wp:simplePos x="0" y="0"/>
                <wp:positionH relativeFrom="column">
                  <wp:posOffset>164492</wp:posOffset>
                </wp:positionH>
                <wp:positionV relativeFrom="paragraph">
                  <wp:posOffset>208942</wp:posOffset>
                </wp:positionV>
                <wp:extent cx="1025718" cy="361619"/>
                <wp:effectExtent l="0" t="0" r="3175" b="635"/>
                <wp:wrapNone/>
                <wp:docPr id="18" name="文本框 18"/>
                <wp:cNvGraphicFramePr/>
                <a:graphic xmlns:a="http://schemas.openxmlformats.org/drawingml/2006/main">
                  <a:graphicData uri="http://schemas.microsoft.com/office/word/2010/wordprocessingShape">
                    <wps:wsp>
                      <wps:cNvSpPr txBox="1"/>
                      <wps:spPr>
                        <a:xfrm>
                          <a:off x="0" y="0"/>
                          <a:ext cx="1025718" cy="36161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93A3632" w14:textId="77777777" w:rsidR="0078302D" w:rsidRPr="00904BA4" w:rsidRDefault="0078302D">
                            <w:pPr>
                              <w:rPr>
                                <w:rFonts w:ascii="微软雅黑" w:eastAsia="微软雅黑" w:hAnsi="微软雅黑" w:cs="Calibri"/>
                                <w:bCs/>
                                <w:sz w:val="18"/>
                                <w:szCs w:val="18"/>
                              </w:rPr>
                            </w:pPr>
                            <w:r w:rsidRPr="00904BA4">
                              <w:rPr>
                                <w:rFonts w:ascii="微软雅黑" w:eastAsia="微软雅黑" w:hAnsi="微软雅黑" w:cs="Calibri" w:hint="eastAsia"/>
                                <w:bCs/>
                                <w:sz w:val="18"/>
                                <w:szCs w:val="18"/>
                              </w:rPr>
                              <w:t>建立</w:t>
                            </w:r>
                            <w:r w:rsidRPr="00904BA4">
                              <w:rPr>
                                <w:rFonts w:ascii="微软雅黑" w:eastAsia="微软雅黑" w:hAnsi="微软雅黑" w:cs="Calibri"/>
                                <w:bCs/>
                                <w:sz w:val="18"/>
                                <w:szCs w:val="18"/>
                              </w:rPr>
                              <w:t>理性距离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39C6416" id="文本框 18" o:spid="_x0000_s1041" type="#_x0000_t202" style="position:absolute;left:0;text-align:left;margin-left:12.95pt;margin-top:16.45pt;width:80.75pt;height:28.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" fillcolor="white [3201]" stroked="f" strokeweight=".5pt">
                <v:textbox>
                  <w:txbxContent>
                    <w:p w:rsidR="0078302D" w:rsidRPr="00904BA4" w:rsidRDefault="0078302D">
                      <w:pPr>
                        <w:rPr>
                          <w:rFonts w:ascii="微软雅黑" w:eastAsia="微软雅黑" w:hAnsi="微软雅黑" w:cs="Calibri"/>
                          <w:bCs/>
                          <w:sz w:val="18"/>
                          <w:szCs w:val="18"/>
                        </w:rPr>
                      </w:pPr>
                      <w:r w:rsidRPr="00904BA4">
                        <w:rPr>
                          <w:rFonts w:ascii="微软雅黑" w:eastAsia="微软雅黑" w:hAnsi="微软雅黑" w:cs="Calibri" w:hint="eastAsia"/>
                          <w:bCs/>
                          <w:sz w:val="18"/>
                          <w:szCs w:val="18"/>
                        </w:rPr>
                        <w:t>建立</w:t>
                      </w:r>
                      <w:r w:rsidRPr="00904BA4">
                        <w:rPr>
                          <w:rFonts w:ascii="微软雅黑" w:eastAsia="微软雅黑" w:hAnsi="微软雅黑" w:cs="Calibri"/>
                          <w:bCs/>
                          <w:sz w:val="18"/>
                          <w:szCs w:val="18"/>
                        </w:rPr>
                        <w:t>理性距离</w:t>
                      </w:r>
                    </w:p>
                  </w:txbxContent>
                </v:textbox>
              </v:shape>
            </w:pict>
          </mc:Fallback>
        </mc:AlternateContent>
      </w:r>
    </w:p>
    <w:p w14:paraId="2E1F03A7" w14:textId="77777777" w:rsidR="00D048D9" w:rsidRPr="00A36823" w:rsidRDefault="00CC19F1" w:rsidP="00A36823">
      <w:pPr>
        <w:spacing w:line="360" w:lineRule="auto"/>
        <w:rPr>
          <w:rFonts w:ascii="微软雅黑" w:eastAsia="微软雅黑" w:hAnsi="微软雅黑" w:cs="Calibri"/>
          <w:bCs/>
          <w:szCs w:val="21"/>
        </w:rPr>
      </w:pPr>
      <w:r w:rsidRPr="00A36823">
        <w:rPr>
          <w:rFonts w:ascii="微软雅黑" w:eastAsia="微软雅黑" w:hAnsi="微软雅黑" w:cs="Calibri"/>
          <w:bCs/>
          <w:noProof/>
          <w:szCs w:val="21"/>
        </w:rPr>
        <mc:AlternateContent>
          <mc:Choice Requires="wps">
            <w:drawing>
              <wp:anchor distT="0" distB="0" distL="114300" distR="114300" simplePos="0" relativeHeight="251686912" behindDoc="0" locked="0" layoutInCell="1" allowOverlap="1" wp14:anchorId="74E36C92" wp14:editId="53C907A9">
                <wp:simplePos x="0" y="0"/>
                <wp:positionH relativeFrom="column">
                  <wp:posOffset>170348</wp:posOffset>
                </wp:positionH>
                <wp:positionV relativeFrom="paragraph">
                  <wp:posOffset>501684</wp:posOffset>
                </wp:positionV>
                <wp:extent cx="914400" cy="449249"/>
                <wp:effectExtent l="0" t="0" r="0" b="8255"/>
                <wp:wrapNone/>
                <wp:docPr id="35" name="文本框 35"/>
                <wp:cNvGraphicFramePr/>
                <a:graphic xmlns:a="http://schemas.openxmlformats.org/drawingml/2006/main">
                  <a:graphicData uri="http://schemas.microsoft.com/office/word/2010/wordprocessingShape">
                    <wps:wsp>
                      <wps:cNvSpPr txBox="1"/>
                      <wps:spPr>
                        <a:xfrm>
                          <a:off x="0" y="0"/>
                          <a:ext cx="914400" cy="44924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003C62F" w14:textId="77777777" w:rsidR="0078302D" w:rsidRPr="002977AC" w:rsidRDefault="008637D5" w:rsidP="002977AC">
                            <w:pPr>
                              <w:rPr>
                                <w:rFonts w:ascii="微软雅黑" w:eastAsia="微软雅黑" w:hAnsi="微软雅黑" w:cs="Calibri"/>
                                <w:bCs/>
                                <w:sz w:val="18"/>
                                <w:szCs w:val="18"/>
                              </w:rPr>
                            </w:pPr>
                            <w:r>
                              <w:rPr>
                                <w:rFonts w:ascii="微软雅黑" w:eastAsia="微软雅黑" w:hAnsi="微软雅黑" w:cs="Calibri" w:hint="eastAsia"/>
                                <w:bCs/>
                                <w:sz w:val="18"/>
                                <w:szCs w:val="18"/>
                              </w:rPr>
                              <w:t>识别出</w:t>
                            </w:r>
                            <w:r w:rsidR="0078302D" w:rsidRPr="002977AC">
                              <w:rPr>
                                <w:rFonts w:ascii="微软雅黑" w:eastAsia="微软雅黑" w:hAnsi="微软雅黑" w:cs="Calibri" w:hint="eastAsia"/>
                                <w:bCs/>
                                <w:sz w:val="18"/>
                                <w:szCs w:val="18"/>
                              </w:rPr>
                              <w:t>主观主义</w:t>
                            </w:r>
                          </w:p>
                          <w:p w14:paraId="5BD6F0F5" w14:textId="77777777" w:rsidR="0078302D" w:rsidRPr="002977AC" w:rsidRDefault="0078302D" w:rsidP="002977AC">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F5CB0A2" id="文本框 35" o:spid="_x0000_s1042" type="#_x0000_t202" style="position:absolute;left:0;text-align:left;margin-left:13.4pt;margin-top:39.5pt;width:1in;height:35.3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" fillcolor="white [3201]" stroked="f" strokeweight=".5pt">
                <v:textbox>
                  <w:txbxContent>
                    <w:p w:rsidR="0078302D" w:rsidRPr="002977AC" w:rsidRDefault="008637D5" w:rsidP="002977AC">
                      <w:pPr>
                        <w:rPr>
                          <w:rFonts w:ascii="微软雅黑" w:eastAsia="微软雅黑" w:hAnsi="微软雅黑" w:cs="Calibri"/>
                          <w:bCs/>
                          <w:sz w:val="18"/>
                          <w:szCs w:val="18"/>
                        </w:rPr>
                      </w:pPr>
                      <w:r>
                        <w:rPr>
                          <w:rFonts w:ascii="微软雅黑" w:eastAsia="微软雅黑" w:hAnsi="微软雅黑" w:cs="Calibri" w:hint="eastAsia"/>
                          <w:bCs/>
                          <w:sz w:val="18"/>
                          <w:szCs w:val="18"/>
                        </w:rPr>
                        <w:t>识别出</w:t>
                      </w:r>
                      <w:r w:rsidR="0078302D" w:rsidRPr="002977AC">
                        <w:rPr>
                          <w:rFonts w:ascii="微软雅黑" w:eastAsia="微软雅黑" w:hAnsi="微软雅黑" w:cs="Calibri" w:hint="eastAsia"/>
                          <w:bCs/>
                          <w:sz w:val="18"/>
                          <w:szCs w:val="18"/>
                        </w:rPr>
                        <w:t>主观主义</w:t>
                      </w:r>
                    </w:p>
                    <w:p w:rsidR="0078302D" w:rsidRPr="002977AC" w:rsidRDefault="0078302D" w:rsidP="002977AC">
                      <w:pPr>
                        <w:rPr>
                          <w:sz w:val="18"/>
                          <w:szCs w:val="18"/>
                        </w:rPr>
                      </w:pPr>
                    </w:p>
                  </w:txbxContent>
                </v:textbox>
              </v:shape>
            </w:pict>
          </mc:Fallback>
        </mc:AlternateContent>
      </w:r>
      <w:r w:rsidR="002977AC" w:rsidRPr="00A36823">
        <w:rPr>
          <w:rFonts w:ascii="微软雅黑" w:eastAsia="微软雅黑" w:hAnsi="微软雅黑" w:cs="Calibri"/>
          <w:bCs/>
          <w:noProof/>
          <w:szCs w:val="21"/>
        </w:rPr>
        <mc:AlternateContent>
          <mc:Choice Requires="wps">
            <w:drawing>
              <wp:anchor distT="0" distB="0" distL="114300" distR="114300" simplePos="0" relativeHeight="251684864" behindDoc="0" locked="0" layoutInCell="1" allowOverlap="1" wp14:anchorId="6237CA84" wp14:editId="116107EB">
                <wp:simplePos x="0" y="0"/>
                <wp:positionH relativeFrom="column">
                  <wp:posOffset>441298</wp:posOffset>
                </wp:positionH>
                <wp:positionV relativeFrom="paragraph">
                  <wp:posOffset>139838</wp:posOffset>
                </wp:positionV>
                <wp:extent cx="603885" cy="1172845"/>
                <wp:effectExtent l="1270" t="0" r="45085" b="26035"/>
                <wp:wrapNone/>
                <wp:docPr id="34" name="流程图: 离页连接符 34"/>
                <wp:cNvGraphicFramePr/>
                <a:graphic xmlns:a="http://schemas.openxmlformats.org/drawingml/2006/main">
                  <a:graphicData uri="http://schemas.microsoft.com/office/word/2010/wordprocessingShape">
                    <wps:wsp>
                      <wps:cNvSpPr/>
                      <wps:spPr>
                        <a:xfrm rot="16200000">
                          <a:off x="0" y="0"/>
                          <a:ext cx="603885" cy="1172845"/>
                        </a:xfrm>
                        <a:prstGeom prst="flowChartOffpageConnector">
                          <a:avLst/>
                        </a:prstGeom>
                      </wps:spPr>
                      <wps:style>
                        <a:lnRef idx="2">
                          <a:schemeClr val="accent6"/>
                        </a:lnRef>
                        <a:fillRef idx="1">
                          <a:schemeClr val="lt1"/>
                        </a:fillRef>
                        <a:effectRef idx="0">
                          <a:schemeClr val="accent6"/>
                        </a:effectRef>
                        <a:fontRef idx="minor">
                          <a:schemeClr val="dk1"/>
                        </a:fontRef>
                      </wps:style>
                      <wps:txbx>
                        <w:txbxContent>
                          <w:p w14:paraId="3618C6C2" w14:textId="77777777" w:rsidR="0078302D" w:rsidRDefault="0078302D" w:rsidP="002977A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F23BAEE" id="流程图: 离页连接符 34" o:spid="_x0000_s1043" type="#_x0000_t177" style="position:absolute;left:0;text-align:left;margin-left:34.75pt;margin-top:11pt;width:47.55pt;height:92.35pt;rotation:-90;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" fillcolor="white [3201]" strokecolor="#70ad47 [3209]" strokeweight="1pt">
                <v:textbox>
                  <w:txbxContent>
                    <w:p w:rsidR="0078302D" w:rsidRDefault="0078302D" w:rsidP="002977AC">
                      <w:pPr>
                        <w:jc w:val="center"/>
                      </w:pPr>
                    </w:p>
                  </w:txbxContent>
                </v:textbox>
              </v:shape>
            </w:pict>
          </mc:Fallback>
        </mc:AlternateContent>
      </w:r>
    </w:p>
    <w:p w14:paraId="76DBF435" w14:textId="77777777" w:rsidR="00EC38DA" w:rsidRDefault="00EC38DA" w:rsidP="00A36823">
      <w:pPr>
        <w:spacing w:line="360" w:lineRule="auto"/>
        <w:rPr>
          <w:rFonts w:ascii="微软雅黑" w:eastAsia="微软雅黑" w:hAnsi="微软雅黑" w:cs="Calibri"/>
          <w:b/>
          <w:bCs/>
          <w:szCs w:val="21"/>
        </w:rPr>
      </w:pPr>
    </w:p>
    <w:p w14:paraId="6F348D96" w14:textId="77777777" w:rsidR="00EC38DA" w:rsidRDefault="00EC38DA" w:rsidP="00A36823">
      <w:pPr>
        <w:spacing w:line="360" w:lineRule="auto"/>
        <w:rPr>
          <w:rFonts w:ascii="微软雅黑" w:eastAsia="微软雅黑" w:hAnsi="微软雅黑" w:cs="Calibri"/>
          <w:b/>
          <w:bCs/>
          <w:szCs w:val="21"/>
        </w:rPr>
      </w:pPr>
    </w:p>
    <w:p w14:paraId="4E28A8E7" w14:textId="77777777" w:rsidR="0053455C" w:rsidRPr="00A36823" w:rsidRDefault="0053455C" w:rsidP="00A36823">
      <w:pPr>
        <w:spacing w:line="360" w:lineRule="auto"/>
        <w:rPr>
          <w:rFonts w:ascii="微软雅黑" w:eastAsia="微软雅黑" w:hAnsi="微软雅黑" w:cs="Calibri"/>
          <w:b/>
          <w:bCs/>
          <w:szCs w:val="21"/>
        </w:rPr>
      </w:pPr>
      <w:r w:rsidRPr="00A36823">
        <w:rPr>
          <w:rFonts w:ascii="微软雅黑" w:eastAsia="微软雅黑" w:hAnsi="微软雅黑" w:cs="Calibri" w:hint="eastAsia"/>
          <w:b/>
          <w:bCs/>
          <w:szCs w:val="21"/>
        </w:rPr>
        <w:t>04U02a</w:t>
      </w:r>
      <w:r w:rsidRPr="00A36823">
        <w:rPr>
          <w:rFonts w:ascii="微软雅黑" w:eastAsia="微软雅黑" w:hAnsi="微软雅黑" w:cs="Calibri"/>
          <w:b/>
          <w:bCs/>
          <w:szCs w:val="21"/>
        </w:rPr>
        <w:t xml:space="preserve"> 小测验</w:t>
      </w:r>
      <w:r w:rsidRPr="00A36823">
        <w:rPr>
          <w:rFonts w:ascii="微软雅黑" w:eastAsia="微软雅黑" w:hAnsi="微软雅黑" w:cs="Calibri" w:hint="eastAsia"/>
          <w:b/>
          <w:bCs/>
          <w:szCs w:val="21"/>
        </w:rPr>
        <w:t>：</w:t>
      </w:r>
      <w:r w:rsidR="00012752" w:rsidRPr="00A36823">
        <w:rPr>
          <w:rFonts w:ascii="微软雅黑" w:eastAsia="微软雅黑" w:hAnsi="微软雅黑" w:cs="Calibri" w:hint="eastAsia"/>
          <w:b/>
          <w:bCs/>
          <w:szCs w:val="21"/>
        </w:rPr>
        <w:t>你会识别吗？</w:t>
      </w:r>
    </w:p>
    <w:p w14:paraId="08E4980A" w14:textId="77777777" w:rsidR="00EE0A7E" w:rsidRPr="00A36823" w:rsidRDefault="0053455C" w:rsidP="00A36823">
      <w:pPr>
        <w:spacing w:line="360" w:lineRule="auto"/>
        <w:rPr>
          <w:rFonts w:ascii="微软雅黑" w:eastAsia="微软雅黑" w:hAnsi="微软雅黑" w:cs="Calibri"/>
          <w:bCs/>
          <w:szCs w:val="21"/>
        </w:rPr>
      </w:pPr>
      <w:r w:rsidRPr="00A36823">
        <w:rPr>
          <w:rFonts w:ascii="微软雅黑" w:eastAsia="微软雅黑" w:hAnsi="微软雅黑" w:cs="Calibri" w:hint="eastAsia"/>
          <w:bCs/>
          <w:szCs w:val="21"/>
        </w:rPr>
        <w:t>下列哪些属于</w:t>
      </w:r>
      <w:r w:rsidR="00CC19F1" w:rsidRPr="00A36823">
        <w:rPr>
          <w:rFonts w:ascii="微软雅黑" w:eastAsia="微软雅黑" w:hAnsi="微软雅黑" w:cs="Calibri" w:hint="eastAsia"/>
          <w:bCs/>
          <w:szCs w:val="21"/>
        </w:rPr>
        <w:t>事实性信息</w:t>
      </w:r>
      <w:r w:rsidRPr="00A36823">
        <w:rPr>
          <w:rFonts w:ascii="微软雅黑" w:eastAsia="微软雅黑" w:hAnsi="微软雅黑" w:cs="Calibri" w:hint="eastAsia"/>
          <w:bCs/>
          <w:szCs w:val="21"/>
        </w:rPr>
        <w:t>，哪些属于</w:t>
      </w:r>
      <w:r w:rsidR="00CC19F1" w:rsidRPr="00A36823">
        <w:rPr>
          <w:rFonts w:ascii="微软雅黑" w:eastAsia="微软雅黑" w:hAnsi="微软雅黑" w:cs="Calibri" w:hint="eastAsia"/>
          <w:bCs/>
          <w:szCs w:val="21"/>
        </w:rPr>
        <w:t>主观性信息</w:t>
      </w:r>
      <w:r w:rsidRPr="00A36823">
        <w:rPr>
          <w:rFonts w:ascii="微软雅黑" w:eastAsia="微软雅黑" w:hAnsi="微软雅黑" w:cs="Calibri" w:hint="eastAsia"/>
          <w:bCs/>
          <w:szCs w:val="21"/>
        </w:rPr>
        <w:t>？</w:t>
      </w:r>
      <w:r w:rsidR="002D65B7" w:rsidRPr="00A36823">
        <w:rPr>
          <w:rFonts w:ascii="微软雅黑" w:eastAsia="微软雅黑" w:hAnsi="微软雅黑" w:cs="Calibri" w:hint="eastAsia"/>
          <w:bCs/>
          <w:szCs w:val="21"/>
        </w:rPr>
        <w:t>（拖拽题）</w:t>
      </w:r>
    </w:p>
    <w:p w14:paraId="44A95D3F" w14:textId="77777777" w:rsidR="000A50FA" w:rsidRPr="00A36823" w:rsidRDefault="002538F1" w:rsidP="00A36823">
      <w:pPr>
        <w:spacing w:line="360" w:lineRule="auto"/>
        <w:rPr>
          <w:rFonts w:ascii="微软雅黑" w:eastAsia="微软雅黑" w:hAnsi="微软雅黑" w:cs="Calibri"/>
          <w:b/>
          <w:bCs/>
          <w:szCs w:val="21"/>
        </w:rPr>
      </w:pPr>
      <w:r w:rsidRPr="00A36823">
        <w:rPr>
          <w:rFonts w:ascii="微软雅黑" w:eastAsia="微软雅黑" w:hAnsi="微软雅黑" w:cs="Calibri" w:hint="eastAsia"/>
          <w:b/>
          <w:bCs/>
          <w:szCs w:val="21"/>
        </w:rPr>
        <w:t>事实性</w:t>
      </w:r>
      <w:r w:rsidRPr="00A36823">
        <w:rPr>
          <w:rFonts w:ascii="微软雅黑" w:eastAsia="微软雅黑" w:hAnsi="微软雅黑" w:cs="Calibri"/>
          <w:b/>
          <w:bCs/>
          <w:szCs w:val="21"/>
        </w:rPr>
        <w:t>信息</w:t>
      </w:r>
      <w:r w:rsidR="000A50FA" w:rsidRPr="00A36823">
        <w:rPr>
          <w:rFonts w:ascii="微软雅黑" w:eastAsia="微软雅黑" w:hAnsi="微软雅黑" w:cs="Calibri" w:hint="eastAsia"/>
          <w:b/>
          <w:bCs/>
          <w:szCs w:val="21"/>
        </w:rPr>
        <w:t>：</w:t>
      </w:r>
    </w:p>
    <w:p w14:paraId="306B1AC5" w14:textId="77777777" w:rsidR="0053455C" w:rsidRPr="00A36823" w:rsidRDefault="000A50FA" w:rsidP="00A36823">
      <w:pPr>
        <w:pStyle w:val="a5"/>
        <w:numPr>
          <w:ilvl w:val="0"/>
          <w:numId w:val="9"/>
        </w:numPr>
        <w:spacing w:line="360" w:lineRule="auto"/>
        <w:ind w:firstLineChars="0"/>
        <w:rPr>
          <w:rFonts w:ascii="微软雅黑" w:eastAsia="微软雅黑" w:hAnsi="微软雅黑" w:cs="Calibri"/>
          <w:bCs/>
          <w:szCs w:val="21"/>
        </w:rPr>
      </w:pPr>
      <w:r w:rsidRPr="00A36823">
        <w:rPr>
          <w:rFonts w:ascii="微软雅黑" w:eastAsia="微软雅黑" w:hAnsi="微软雅黑" w:cs="Calibri"/>
          <w:bCs/>
          <w:szCs w:val="21"/>
        </w:rPr>
        <w:t>爱因斯坦在20世纪初提出了相对论。</w:t>
      </w:r>
    </w:p>
    <w:p w14:paraId="17EECC17" w14:textId="77777777" w:rsidR="00FE7863" w:rsidRPr="00A36823" w:rsidRDefault="00FE7863" w:rsidP="00A36823">
      <w:pPr>
        <w:pStyle w:val="a5"/>
        <w:numPr>
          <w:ilvl w:val="0"/>
          <w:numId w:val="9"/>
        </w:numPr>
        <w:spacing w:line="360" w:lineRule="auto"/>
        <w:ind w:firstLineChars="0"/>
        <w:rPr>
          <w:rFonts w:ascii="微软雅黑" w:eastAsia="微软雅黑" w:hAnsi="微软雅黑" w:cs="Calibri"/>
          <w:bCs/>
          <w:szCs w:val="21"/>
        </w:rPr>
      </w:pPr>
      <w:r w:rsidRPr="00A36823">
        <w:rPr>
          <w:rFonts w:ascii="微软雅黑" w:eastAsia="微软雅黑" w:hAnsi="微软雅黑" w:cs="Calibri" w:hint="eastAsia"/>
          <w:bCs/>
          <w:szCs w:val="21"/>
        </w:rPr>
        <w:t>2016年中国</w:t>
      </w:r>
      <w:r w:rsidRPr="00A36823">
        <w:rPr>
          <w:rFonts w:ascii="微软雅黑" w:eastAsia="微软雅黑" w:hAnsi="微软雅黑" w:cs="Calibri"/>
          <w:bCs/>
          <w:szCs w:val="21"/>
        </w:rPr>
        <w:t>GDP</w:t>
      </w:r>
      <w:r w:rsidRPr="00A36823">
        <w:rPr>
          <w:rFonts w:ascii="微软雅黑" w:eastAsia="微软雅黑" w:hAnsi="微软雅黑" w:cs="Calibri" w:hint="eastAsia"/>
          <w:bCs/>
          <w:szCs w:val="21"/>
        </w:rPr>
        <w:t>总量</w:t>
      </w:r>
      <w:r w:rsidR="00FE7F01" w:rsidRPr="00A36823">
        <w:rPr>
          <w:rFonts w:ascii="微软雅黑" w:eastAsia="微软雅黑" w:hAnsi="微软雅黑" w:cs="Calibri" w:hint="eastAsia"/>
          <w:bCs/>
          <w:szCs w:val="21"/>
        </w:rPr>
        <w:t>为</w:t>
      </w:r>
      <w:r w:rsidRPr="00A36823">
        <w:rPr>
          <w:rFonts w:ascii="微软雅黑" w:eastAsia="微软雅黑" w:hAnsi="微软雅黑" w:cs="Calibri" w:hint="eastAsia"/>
          <w:bCs/>
          <w:szCs w:val="21"/>
        </w:rPr>
        <w:t>74.4万亿元，增速6.7%。</w:t>
      </w:r>
    </w:p>
    <w:p w14:paraId="3F183DA3" w14:textId="77777777" w:rsidR="00FE7863" w:rsidRPr="00A36823" w:rsidRDefault="003D09D6" w:rsidP="00A36823">
      <w:pPr>
        <w:pStyle w:val="a5"/>
        <w:numPr>
          <w:ilvl w:val="0"/>
          <w:numId w:val="9"/>
        </w:numPr>
        <w:spacing w:line="360" w:lineRule="auto"/>
        <w:ind w:firstLineChars="0"/>
        <w:rPr>
          <w:rFonts w:ascii="微软雅黑" w:eastAsia="微软雅黑" w:hAnsi="微软雅黑" w:cs="Calibri"/>
          <w:bCs/>
          <w:szCs w:val="21"/>
        </w:rPr>
      </w:pPr>
      <w:r w:rsidRPr="00A36823">
        <w:rPr>
          <w:rFonts w:ascii="微软雅黑" w:eastAsia="微软雅黑" w:hAnsi="微软雅黑" w:cs="Calibri" w:hint="eastAsia"/>
          <w:bCs/>
          <w:szCs w:val="21"/>
        </w:rPr>
        <w:t>“百度外卖”已被“饿了么外卖”正式收购。</w:t>
      </w:r>
    </w:p>
    <w:p w14:paraId="2001614C" w14:textId="77777777" w:rsidR="000A50FA" w:rsidRPr="00A36823" w:rsidRDefault="002538F1" w:rsidP="00A36823">
      <w:pPr>
        <w:spacing w:line="360" w:lineRule="auto"/>
        <w:rPr>
          <w:rFonts w:ascii="微软雅黑" w:eastAsia="微软雅黑" w:hAnsi="微软雅黑" w:cs="Calibri"/>
          <w:b/>
          <w:bCs/>
          <w:szCs w:val="21"/>
        </w:rPr>
      </w:pPr>
      <w:r w:rsidRPr="00A36823">
        <w:rPr>
          <w:rFonts w:ascii="微软雅黑" w:eastAsia="微软雅黑" w:hAnsi="微软雅黑" w:cs="Calibri" w:hint="eastAsia"/>
          <w:b/>
          <w:bCs/>
          <w:szCs w:val="21"/>
        </w:rPr>
        <w:t>主观性</w:t>
      </w:r>
      <w:r w:rsidRPr="00A36823">
        <w:rPr>
          <w:rFonts w:ascii="微软雅黑" w:eastAsia="微软雅黑" w:hAnsi="微软雅黑" w:cs="Calibri"/>
          <w:b/>
          <w:bCs/>
          <w:szCs w:val="21"/>
        </w:rPr>
        <w:t>信息</w:t>
      </w:r>
      <w:r w:rsidR="000A50FA" w:rsidRPr="00A36823">
        <w:rPr>
          <w:rFonts w:ascii="微软雅黑" w:eastAsia="微软雅黑" w:hAnsi="微软雅黑" w:cs="Calibri" w:hint="eastAsia"/>
          <w:b/>
          <w:bCs/>
          <w:szCs w:val="21"/>
        </w:rPr>
        <w:t>：</w:t>
      </w:r>
    </w:p>
    <w:p w14:paraId="6FFE543B" w14:textId="77777777" w:rsidR="000A50FA" w:rsidRPr="00A36823" w:rsidRDefault="003C796C" w:rsidP="00A36823">
      <w:pPr>
        <w:pStyle w:val="a5"/>
        <w:numPr>
          <w:ilvl w:val="0"/>
          <w:numId w:val="9"/>
        </w:numPr>
        <w:spacing w:line="360" w:lineRule="auto"/>
        <w:ind w:firstLineChars="0"/>
        <w:rPr>
          <w:rFonts w:ascii="微软雅黑" w:eastAsia="微软雅黑" w:hAnsi="微软雅黑" w:cs="Calibri"/>
          <w:bCs/>
          <w:szCs w:val="21"/>
        </w:rPr>
      </w:pPr>
      <w:hyperlink r:id="rId12" w:tgtFrame="_blank" w:history="1">
        <w:r w:rsidR="000A50FA" w:rsidRPr="00A36823">
          <w:rPr>
            <w:rFonts w:ascii="微软雅黑" w:eastAsia="微软雅黑" w:hAnsi="微软雅黑" w:cs="Calibri"/>
            <w:bCs/>
            <w:szCs w:val="21"/>
          </w:rPr>
          <w:t>爱因斯坦一生最重要的贡献</w:t>
        </w:r>
        <w:r w:rsidR="00FE7F01" w:rsidRPr="00A36823">
          <w:rPr>
            <w:rFonts w:ascii="微软雅黑" w:eastAsia="微软雅黑" w:hAnsi="微软雅黑" w:cs="Calibri"/>
            <w:bCs/>
            <w:szCs w:val="21"/>
          </w:rPr>
          <w:t>无疑就</w:t>
        </w:r>
        <w:r w:rsidR="000A50FA" w:rsidRPr="00A36823">
          <w:rPr>
            <w:rFonts w:ascii="微软雅黑" w:eastAsia="微软雅黑" w:hAnsi="微软雅黑" w:cs="Calibri"/>
            <w:bCs/>
            <w:szCs w:val="21"/>
          </w:rPr>
          <w:t>是</w:t>
        </w:r>
      </w:hyperlink>
      <w:r w:rsidR="000A50FA" w:rsidRPr="00A36823">
        <w:rPr>
          <w:rFonts w:ascii="微软雅黑" w:eastAsia="微软雅黑" w:hAnsi="微软雅黑" w:cs="Calibri"/>
          <w:bCs/>
          <w:szCs w:val="21"/>
        </w:rPr>
        <w:t>相对论</w:t>
      </w:r>
      <w:r w:rsidR="00FE7863" w:rsidRPr="00A36823">
        <w:rPr>
          <w:rFonts w:ascii="微软雅黑" w:eastAsia="微软雅黑" w:hAnsi="微软雅黑" w:cs="Calibri" w:hint="eastAsia"/>
          <w:bCs/>
          <w:szCs w:val="21"/>
        </w:rPr>
        <w:t>。</w:t>
      </w:r>
    </w:p>
    <w:p w14:paraId="0AF26169" w14:textId="77777777" w:rsidR="00FE7863" w:rsidRPr="00A36823" w:rsidRDefault="00FE7863" w:rsidP="00A36823">
      <w:pPr>
        <w:pStyle w:val="a5"/>
        <w:numPr>
          <w:ilvl w:val="0"/>
          <w:numId w:val="9"/>
        </w:numPr>
        <w:spacing w:line="360" w:lineRule="auto"/>
        <w:ind w:firstLineChars="0"/>
        <w:rPr>
          <w:rFonts w:ascii="微软雅黑" w:eastAsia="微软雅黑" w:hAnsi="微软雅黑" w:cs="Calibri"/>
          <w:bCs/>
          <w:szCs w:val="21"/>
        </w:rPr>
      </w:pPr>
      <w:r w:rsidRPr="00A36823">
        <w:rPr>
          <w:rFonts w:ascii="微软雅黑" w:eastAsia="微软雅黑" w:hAnsi="微软雅黑" w:cs="Calibri" w:hint="eastAsia"/>
          <w:bCs/>
          <w:szCs w:val="21"/>
        </w:rPr>
        <w:t>十年后的今天，中国GDP</w:t>
      </w:r>
      <w:r w:rsidR="00A34CDF" w:rsidRPr="00A36823">
        <w:rPr>
          <w:rFonts w:ascii="微软雅黑" w:eastAsia="微软雅黑" w:hAnsi="微软雅黑" w:cs="Calibri" w:hint="eastAsia"/>
          <w:bCs/>
          <w:szCs w:val="21"/>
        </w:rPr>
        <w:t>预计</w:t>
      </w:r>
      <w:r w:rsidRPr="00A36823">
        <w:rPr>
          <w:rFonts w:ascii="微软雅黑" w:eastAsia="微软雅黑" w:hAnsi="微软雅黑" w:cs="Calibri" w:hint="eastAsia"/>
          <w:bCs/>
          <w:szCs w:val="21"/>
        </w:rPr>
        <w:t>将达到日本的四倍左右。</w:t>
      </w:r>
    </w:p>
    <w:p w14:paraId="0F8FA3EF" w14:textId="77777777" w:rsidR="003D09D6" w:rsidRPr="00A36823" w:rsidRDefault="003D09D6" w:rsidP="00A36823">
      <w:pPr>
        <w:pStyle w:val="a5"/>
        <w:numPr>
          <w:ilvl w:val="0"/>
          <w:numId w:val="9"/>
        </w:numPr>
        <w:spacing w:line="360" w:lineRule="auto"/>
        <w:ind w:firstLineChars="0"/>
        <w:rPr>
          <w:rFonts w:ascii="微软雅黑" w:eastAsia="微软雅黑" w:hAnsi="微软雅黑" w:cs="Calibri"/>
          <w:bCs/>
          <w:szCs w:val="21"/>
        </w:rPr>
      </w:pPr>
      <w:r w:rsidRPr="00A36823">
        <w:rPr>
          <w:rFonts w:ascii="微软雅黑" w:eastAsia="微软雅黑" w:hAnsi="微软雅黑" w:cs="Calibri" w:hint="eastAsia"/>
          <w:bCs/>
          <w:szCs w:val="21"/>
        </w:rPr>
        <w:t>“饿了么外卖</w:t>
      </w:r>
      <w:r w:rsidR="00FE7F01" w:rsidRPr="00A36823">
        <w:rPr>
          <w:rFonts w:ascii="微软雅黑" w:eastAsia="微软雅黑" w:hAnsi="微软雅黑" w:cs="Calibri" w:hint="eastAsia"/>
          <w:bCs/>
          <w:szCs w:val="21"/>
        </w:rPr>
        <w:t>”</w:t>
      </w:r>
      <w:r w:rsidRPr="00A36823">
        <w:rPr>
          <w:rFonts w:ascii="微软雅黑" w:eastAsia="微软雅黑" w:hAnsi="微软雅黑" w:cs="Calibri" w:hint="eastAsia"/>
          <w:bCs/>
          <w:szCs w:val="21"/>
        </w:rPr>
        <w:t>正式收购</w:t>
      </w:r>
      <w:r w:rsidR="00FE7F01" w:rsidRPr="00A36823">
        <w:rPr>
          <w:rFonts w:ascii="微软雅黑" w:eastAsia="微软雅黑" w:hAnsi="微软雅黑" w:cs="Calibri" w:hint="eastAsia"/>
          <w:bCs/>
          <w:szCs w:val="21"/>
        </w:rPr>
        <w:t>“百度</w:t>
      </w:r>
      <w:r w:rsidRPr="00A36823">
        <w:rPr>
          <w:rFonts w:ascii="微软雅黑" w:eastAsia="微软雅黑" w:hAnsi="微软雅黑" w:cs="Calibri" w:hint="eastAsia"/>
          <w:bCs/>
          <w:szCs w:val="21"/>
        </w:rPr>
        <w:t>外卖</w:t>
      </w:r>
      <w:r w:rsidR="00FE7F01" w:rsidRPr="00A36823">
        <w:rPr>
          <w:rFonts w:ascii="微软雅黑" w:eastAsia="微软雅黑" w:hAnsi="微软雅黑" w:cs="Calibri" w:hint="eastAsia"/>
          <w:bCs/>
          <w:szCs w:val="21"/>
        </w:rPr>
        <w:t>”</w:t>
      </w:r>
      <w:r w:rsidRPr="00A36823">
        <w:rPr>
          <w:rFonts w:ascii="微软雅黑" w:eastAsia="微软雅黑" w:hAnsi="微软雅黑" w:cs="Calibri" w:hint="eastAsia"/>
          <w:bCs/>
          <w:szCs w:val="21"/>
        </w:rPr>
        <w:t>，马云</w:t>
      </w:r>
      <w:r w:rsidR="002D65B7" w:rsidRPr="00A36823">
        <w:rPr>
          <w:rFonts w:ascii="微软雅黑" w:eastAsia="微软雅黑" w:hAnsi="微软雅黑" w:cs="Calibri" w:hint="eastAsia"/>
          <w:bCs/>
          <w:szCs w:val="21"/>
        </w:rPr>
        <w:t>或成</w:t>
      </w:r>
      <w:r w:rsidRPr="00A36823">
        <w:rPr>
          <w:rFonts w:ascii="微软雅黑" w:eastAsia="微软雅黑" w:hAnsi="微软雅黑" w:cs="Calibri" w:hint="eastAsia"/>
          <w:bCs/>
          <w:szCs w:val="21"/>
        </w:rPr>
        <w:t>最大赢家！</w:t>
      </w:r>
    </w:p>
    <w:p w14:paraId="1490B070" w14:textId="77777777" w:rsidR="00F3433D" w:rsidRPr="00A36823" w:rsidRDefault="00F3433D" w:rsidP="00A36823">
      <w:pPr>
        <w:spacing w:line="360" w:lineRule="auto"/>
        <w:rPr>
          <w:rFonts w:ascii="微软雅黑" w:eastAsia="微软雅黑" w:hAnsi="微软雅黑" w:cs="Calibri"/>
          <w:bCs/>
          <w:szCs w:val="21"/>
        </w:rPr>
      </w:pPr>
      <w:r w:rsidRPr="00A36823">
        <w:rPr>
          <w:rFonts w:ascii="微软雅黑" w:eastAsia="微软雅黑" w:hAnsi="微软雅黑" w:cs="Calibri"/>
          <w:b/>
          <w:bCs/>
          <w:szCs w:val="21"/>
        </w:rPr>
        <w:t>反馈</w:t>
      </w:r>
      <w:r w:rsidRPr="00A36823">
        <w:rPr>
          <w:rFonts w:ascii="微软雅黑" w:eastAsia="微软雅黑" w:hAnsi="微软雅黑" w:cs="Calibri" w:hint="eastAsia"/>
          <w:b/>
          <w:bCs/>
          <w:szCs w:val="21"/>
        </w:rPr>
        <w:t>：</w:t>
      </w:r>
      <w:r w:rsidRPr="00A36823">
        <w:rPr>
          <w:rFonts w:ascii="微软雅黑" w:eastAsia="微软雅黑" w:hAnsi="微软雅黑" w:cs="Calibri"/>
          <w:bCs/>
          <w:szCs w:val="21"/>
        </w:rPr>
        <w:t>你的回答正确</w:t>
      </w:r>
      <w:r w:rsidRPr="00A36823">
        <w:rPr>
          <w:rFonts w:ascii="微软雅黑" w:eastAsia="微软雅黑" w:hAnsi="微软雅黑" w:cs="Calibri" w:hint="eastAsia"/>
          <w:bCs/>
          <w:szCs w:val="21"/>
        </w:rPr>
        <w:t>！</w:t>
      </w:r>
    </w:p>
    <w:p w14:paraId="0DCD7D66" w14:textId="77777777" w:rsidR="00F3433D" w:rsidRPr="00A36823" w:rsidRDefault="00F3433D"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t>你的回答不太正确</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请查看答案</w:t>
      </w:r>
      <w:r w:rsidRPr="00A36823">
        <w:rPr>
          <w:rFonts w:ascii="微软雅黑" w:eastAsia="微软雅黑" w:hAnsi="微软雅黑" w:cs="Calibri" w:hint="eastAsia"/>
          <w:bCs/>
          <w:szCs w:val="21"/>
        </w:rPr>
        <w:t>。</w:t>
      </w:r>
    </w:p>
    <w:p w14:paraId="1F507B30" w14:textId="77777777" w:rsidR="0053455C" w:rsidRPr="00A36823" w:rsidRDefault="00A34CDF" w:rsidP="00A36823">
      <w:pPr>
        <w:spacing w:line="360" w:lineRule="auto"/>
        <w:rPr>
          <w:rFonts w:ascii="微软雅黑" w:eastAsia="微软雅黑" w:hAnsi="微软雅黑" w:cs="Calibri"/>
          <w:bCs/>
          <w:szCs w:val="21"/>
        </w:rPr>
      </w:pPr>
      <w:r w:rsidRPr="00A36823">
        <w:rPr>
          <w:rFonts w:ascii="微软雅黑" w:eastAsia="微软雅黑" w:hAnsi="微软雅黑" w:cs="Calibri"/>
          <w:bCs/>
          <w:szCs w:val="21"/>
        </w:rPr>
        <w:lastRenderedPageBreak/>
        <w:t>统一反馈</w:t>
      </w:r>
      <w:r w:rsidRPr="00A36823">
        <w:rPr>
          <w:rFonts w:ascii="微软雅黑" w:eastAsia="微软雅黑" w:hAnsi="微软雅黑" w:cs="Calibri" w:hint="eastAsia"/>
          <w:bCs/>
          <w:szCs w:val="21"/>
        </w:rPr>
        <w:t>：</w:t>
      </w:r>
      <w:r w:rsidRPr="00A36823">
        <w:rPr>
          <w:rFonts w:ascii="微软雅黑" w:eastAsia="微软雅黑" w:hAnsi="微软雅黑" w:cs="Calibri"/>
          <w:bCs/>
          <w:szCs w:val="21"/>
        </w:rPr>
        <w:t>另</w:t>
      </w:r>
      <w:r w:rsidR="008F0589" w:rsidRPr="00A36823">
        <w:rPr>
          <w:rFonts w:ascii="微软雅黑" w:eastAsia="微软雅黑" w:hAnsi="微软雅黑" w:cs="Calibri" w:hint="eastAsia"/>
          <w:bCs/>
          <w:szCs w:val="21"/>
        </w:rPr>
        <w:t>须</w:t>
      </w:r>
      <w:r w:rsidR="002238CF" w:rsidRPr="00A36823">
        <w:rPr>
          <w:rFonts w:ascii="微软雅黑" w:eastAsia="微软雅黑" w:hAnsi="微软雅黑" w:cs="Calibri"/>
          <w:bCs/>
          <w:szCs w:val="21"/>
        </w:rPr>
        <w:t>注意</w:t>
      </w:r>
      <w:r w:rsidR="002238CF" w:rsidRPr="00A36823">
        <w:rPr>
          <w:rFonts w:ascii="微软雅黑" w:eastAsia="微软雅黑" w:hAnsi="微软雅黑" w:cs="Calibri" w:hint="eastAsia"/>
          <w:bCs/>
          <w:szCs w:val="21"/>
        </w:rPr>
        <w:t>，个人观点虽不属于客观事实，但很多时候也能反映出事实的真实状态。</w:t>
      </w:r>
    </w:p>
    <w:p w14:paraId="6D929EB3" w14:textId="77777777" w:rsidR="00EE0A7E" w:rsidRPr="00A36823" w:rsidRDefault="0053455C" w:rsidP="00A36823">
      <w:pPr>
        <w:spacing w:line="360" w:lineRule="auto"/>
        <w:rPr>
          <w:rFonts w:ascii="微软雅黑" w:eastAsia="微软雅黑" w:hAnsi="微软雅黑" w:cs="Calibri"/>
          <w:b/>
          <w:bCs/>
          <w:szCs w:val="21"/>
        </w:rPr>
      </w:pPr>
      <w:r w:rsidRPr="00FB67E3">
        <w:rPr>
          <w:rFonts w:ascii="微软雅黑" w:eastAsia="微软雅黑" w:hAnsi="微软雅黑" w:cs="Calibri" w:hint="eastAsia"/>
          <w:b/>
          <w:bCs/>
          <w:szCs w:val="21"/>
          <w:highlight w:val="cyan"/>
        </w:rPr>
        <w:t>0</w:t>
      </w:r>
      <w:r w:rsidRPr="00FB67E3">
        <w:rPr>
          <w:rFonts w:ascii="微软雅黑" w:eastAsia="微软雅黑" w:hAnsi="微软雅黑" w:cs="Calibri"/>
          <w:b/>
          <w:bCs/>
          <w:szCs w:val="21"/>
          <w:highlight w:val="cyan"/>
        </w:rPr>
        <w:t>4U03a 小测验</w:t>
      </w:r>
      <w:r w:rsidRPr="00FB67E3">
        <w:rPr>
          <w:rFonts w:ascii="微软雅黑" w:eastAsia="微软雅黑" w:hAnsi="微软雅黑" w:cs="Calibri" w:hint="eastAsia"/>
          <w:b/>
          <w:bCs/>
          <w:szCs w:val="21"/>
          <w:highlight w:val="cyan"/>
        </w:rPr>
        <w:t>：</w:t>
      </w:r>
      <w:r w:rsidR="00A34CDF" w:rsidRPr="00FB67E3">
        <w:rPr>
          <w:rFonts w:ascii="微软雅黑" w:eastAsia="微软雅黑" w:hAnsi="微软雅黑" w:cs="Calibri" w:hint="eastAsia"/>
          <w:b/>
          <w:bCs/>
          <w:szCs w:val="21"/>
          <w:highlight w:val="cyan"/>
        </w:rPr>
        <w:t>综合</w:t>
      </w:r>
      <w:r w:rsidR="001060C4" w:rsidRPr="00FB67E3">
        <w:rPr>
          <w:rFonts w:ascii="微软雅黑" w:eastAsia="微软雅黑" w:hAnsi="微软雅黑" w:cs="Calibri" w:hint="eastAsia"/>
          <w:b/>
          <w:bCs/>
          <w:szCs w:val="21"/>
          <w:highlight w:val="cyan"/>
        </w:rPr>
        <w:t>分析</w:t>
      </w:r>
    </w:p>
    <w:p w14:paraId="2CDF370F" w14:textId="77777777" w:rsidR="00CC19F1" w:rsidRDefault="00281046" w:rsidP="00A36823">
      <w:pPr>
        <w:spacing w:line="360" w:lineRule="auto"/>
        <w:rPr>
          <w:rFonts w:ascii="微软雅黑" w:eastAsia="微软雅黑" w:hAnsi="微软雅黑" w:cs="Calibri"/>
          <w:bCs/>
          <w:szCs w:val="21"/>
        </w:rPr>
      </w:pPr>
      <w:r>
        <w:rPr>
          <w:rFonts w:ascii="微软雅黑" w:eastAsia="微软雅黑" w:hAnsi="微软雅黑" w:cs="Calibri"/>
          <w:bCs/>
          <w:szCs w:val="21"/>
        </w:rPr>
        <w:t>请</w:t>
      </w:r>
      <w:r w:rsidR="001D082E">
        <w:rPr>
          <w:rFonts w:ascii="微软雅黑" w:eastAsia="微软雅黑" w:hAnsi="微软雅黑" w:cs="Calibri"/>
          <w:bCs/>
          <w:szCs w:val="21"/>
        </w:rPr>
        <w:t>阅读</w:t>
      </w:r>
      <w:r w:rsidR="00510367">
        <w:rPr>
          <w:rFonts w:ascii="微软雅黑" w:eastAsia="微软雅黑" w:hAnsi="微软雅黑" w:cs="Calibri" w:hint="eastAsia"/>
          <w:bCs/>
          <w:szCs w:val="21"/>
        </w:rPr>
        <w:t>一段</w:t>
      </w:r>
      <w:r w:rsidR="001D082E">
        <w:rPr>
          <w:rFonts w:ascii="微软雅黑" w:eastAsia="微软雅黑" w:hAnsi="微软雅黑" w:cs="Calibri" w:hint="eastAsia"/>
          <w:bCs/>
          <w:szCs w:val="21"/>
        </w:rPr>
        <w:t>新闻节选</w:t>
      </w:r>
      <w:r w:rsidR="002D65B7" w:rsidRPr="00A36823">
        <w:rPr>
          <w:rFonts w:ascii="微软雅黑" w:eastAsia="微软雅黑" w:hAnsi="微软雅黑" w:cs="Calibri" w:hint="eastAsia"/>
          <w:bCs/>
          <w:szCs w:val="21"/>
        </w:rPr>
        <w:t>，</w:t>
      </w:r>
      <w:r w:rsidR="00CC19F1" w:rsidRPr="00A36823">
        <w:rPr>
          <w:rFonts w:ascii="微软雅黑" w:eastAsia="微软雅黑" w:hAnsi="微软雅黑" w:cs="Calibri" w:hint="eastAsia"/>
          <w:bCs/>
          <w:szCs w:val="21"/>
        </w:rPr>
        <w:t>你认为</w:t>
      </w:r>
      <w:r w:rsidR="00FB67E3">
        <w:rPr>
          <w:rFonts w:ascii="微软雅黑" w:eastAsia="微软雅黑" w:hAnsi="微软雅黑" w:cs="Calibri" w:hint="eastAsia"/>
          <w:bCs/>
          <w:szCs w:val="21"/>
        </w:rPr>
        <w:t>总裁罗新</w:t>
      </w:r>
      <w:r w:rsidR="00CC19F1" w:rsidRPr="00A36823">
        <w:rPr>
          <w:rFonts w:ascii="微软雅黑" w:eastAsia="微软雅黑" w:hAnsi="微软雅黑" w:cs="Calibri" w:hint="eastAsia"/>
          <w:bCs/>
          <w:szCs w:val="21"/>
        </w:rPr>
        <w:t>的这番回应最</w:t>
      </w:r>
      <w:r w:rsidR="00B777B5" w:rsidRPr="00A36823">
        <w:rPr>
          <w:rFonts w:ascii="微软雅黑" w:eastAsia="微软雅黑" w:hAnsi="微软雅黑" w:cs="Calibri" w:hint="eastAsia"/>
          <w:bCs/>
          <w:szCs w:val="21"/>
        </w:rPr>
        <w:t>主要</w:t>
      </w:r>
      <w:r w:rsidR="00CC19F1" w:rsidRPr="00A36823">
        <w:rPr>
          <w:rFonts w:ascii="微软雅黑" w:eastAsia="微软雅黑" w:hAnsi="微软雅黑" w:cs="Calibri" w:hint="eastAsia"/>
          <w:bCs/>
          <w:szCs w:val="21"/>
        </w:rPr>
        <w:t>体现了批判性思维的哪个步骤？</w:t>
      </w:r>
      <w:r w:rsidR="00B777B5" w:rsidRPr="00A36823">
        <w:rPr>
          <w:rFonts w:ascii="微软雅黑" w:eastAsia="微软雅黑" w:hAnsi="微软雅黑" w:cs="Calibri" w:hint="eastAsia"/>
          <w:bCs/>
          <w:szCs w:val="21"/>
        </w:rPr>
        <w:t>（</w:t>
      </w:r>
      <w:del w:id="120" w:author="廖 琳" w:date="2019-10-31T14:23:00Z">
        <w:r w:rsidR="00B777B5" w:rsidRPr="00A36823" w:rsidDel="00B307E4">
          <w:rPr>
            <w:rFonts w:ascii="微软雅黑" w:eastAsia="微软雅黑" w:hAnsi="微软雅黑" w:cs="Calibri" w:hint="eastAsia"/>
            <w:bCs/>
            <w:szCs w:val="21"/>
          </w:rPr>
          <w:delText>单</w:delText>
        </w:r>
      </w:del>
      <w:ins w:id="121" w:author="廖 琳" w:date="2019-10-31T14:23:00Z">
        <w:r w:rsidR="00B307E4">
          <w:rPr>
            <w:rFonts w:ascii="微软雅黑" w:eastAsia="微软雅黑" w:hAnsi="微软雅黑" w:cs="Calibri" w:hint="eastAsia"/>
            <w:bCs/>
            <w:szCs w:val="21"/>
          </w:rPr>
          <w:t>多</w:t>
        </w:r>
      </w:ins>
      <w:r w:rsidR="00B777B5" w:rsidRPr="00A36823">
        <w:rPr>
          <w:rFonts w:ascii="微软雅黑" w:eastAsia="微软雅黑" w:hAnsi="微软雅黑" w:cs="Calibri" w:hint="eastAsia"/>
          <w:bCs/>
          <w:szCs w:val="21"/>
        </w:rPr>
        <w:t>选题）</w:t>
      </w:r>
    </w:p>
    <w:p w14:paraId="0A500202" w14:textId="77777777" w:rsidR="0027181D" w:rsidRPr="0027181D" w:rsidRDefault="00510367" w:rsidP="00A36823">
      <w:pPr>
        <w:spacing w:line="360" w:lineRule="auto"/>
        <w:rPr>
          <w:rFonts w:ascii="微软雅黑" w:eastAsia="微软雅黑" w:hAnsi="微软雅黑" w:cs="Calibri"/>
          <w:b/>
          <w:bCs/>
          <w:szCs w:val="21"/>
        </w:rPr>
      </w:pPr>
      <w:r>
        <w:rPr>
          <w:rFonts w:ascii="微软雅黑" w:eastAsia="微软雅黑" w:hAnsi="微软雅黑" w:cs="Calibri"/>
          <w:b/>
          <w:bCs/>
          <w:szCs w:val="21"/>
        </w:rPr>
        <w:t>专访</w:t>
      </w:r>
      <w:r w:rsidR="0027181D" w:rsidRPr="0027181D">
        <w:rPr>
          <w:rFonts w:ascii="微软雅黑" w:eastAsia="微软雅黑" w:hAnsi="微软雅黑" w:cs="Calibri"/>
          <w:b/>
          <w:bCs/>
          <w:szCs w:val="21"/>
        </w:rPr>
        <w:t>某</w:t>
      </w:r>
      <w:r w:rsidR="00FB67E3">
        <w:rPr>
          <w:rFonts w:ascii="微软雅黑" w:eastAsia="微软雅黑" w:hAnsi="微软雅黑" w:cs="Calibri"/>
          <w:b/>
          <w:bCs/>
          <w:szCs w:val="21"/>
        </w:rPr>
        <w:t>一互联巨头</w:t>
      </w:r>
      <w:r w:rsidR="000D5C03">
        <w:rPr>
          <w:rFonts w:ascii="微软雅黑" w:eastAsia="微软雅黑" w:hAnsi="微软雅黑" w:cs="Calibri" w:hint="eastAsia"/>
          <w:b/>
          <w:bCs/>
          <w:szCs w:val="21"/>
        </w:rPr>
        <w:t>总裁</w:t>
      </w:r>
      <w:r w:rsidR="0027181D" w:rsidRPr="0027181D">
        <w:rPr>
          <w:rFonts w:ascii="微软雅黑" w:eastAsia="微软雅黑" w:hAnsi="微软雅黑" w:cs="Calibri" w:hint="eastAsia"/>
          <w:b/>
          <w:bCs/>
          <w:szCs w:val="21"/>
        </w:rPr>
        <w:t>：</w:t>
      </w:r>
    </w:p>
    <w:p w14:paraId="3A69CC1C" w14:textId="77777777" w:rsidR="00FE3A36" w:rsidRPr="00FE3A36" w:rsidRDefault="001F38A7" w:rsidP="00A36823">
      <w:pPr>
        <w:spacing w:line="360" w:lineRule="auto"/>
        <w:rPr>
          <w:rFonts w:ascii="微软雅黑" w:eastAsia="微软雅黑" w:hAnsi="微软雅黑" w:cs="Calibri"/>
          <w:bCs/>
          <w:szCs w:val="21"/>
        </w:rPr>
      </w:pPr>
      <w:r>
        <w:rPr>
          <w:rFonts w:ascii="微软雅黑" w:eastAsia="微软雅黑" w:hAnsi="微软雅黑" w:cs="Calibri"/>
          <w:bCs/>
          <w:szCs w:val="21"/>
        </w:rPr>
        <w:t>在谈到</w:t>
      </w:r>
      <w:r>
        <w:rPr>
          <w:rFonts w:ascii="微软雅黑" w:eastAsia="微软雅黑" w:hAnsi="微软雅黑" w:cs="Calibri" w:hint="eastAsia"/>
          <w:bCs/>
          <w:szCs w:val="21"/>
        </w:rPr>
        <w:t>同一</w:t>
      </w:r>
      <w:r>
        <w:rPr>
          <w:rFonts w:ascii="微软雅黑" w:eastAsia="微软雅黑" w:hAnsi="微软雅黑" w:cs="Calibri"/>
          <w:bCs/>
          <w:szCs w:val="21"/>
        </w:rPr>
        <w:t>生态圈中</w:t>
      </w:r>
      <w:r>
        <w:rPr>
          <w:rFonts w:ascii="微软雅黑" w:eastAsia="微软雅黑" w:hAnsi="微软雅黑" w:cs="Calibri" w:hint="eastAsia"/>
          <w:bCs/>
          <w:szCs w:val="21"/>
        </w:rPr>
        <w:t>，</w:t>
      </w:r>
      <w:r>
        <w:rPr>
          <w:rFonts w:ascii="微软雅黑" w:eastAsia="微软雅黑" w:hAnsi="微软雅黑" w:cs="Calibri"/>
          <w:bCs/>
          <w:szCs w:val="21"/>
        </w:rPr>
        <w:t>大企业被中小企业联手挤压的问题时</w:t>
      </w:r>
      <w:r>
        <w:rPr>
          <w:rFonts w:ascii="微软雅黑" w:eastAsia="微软雅黑" w:hAnsi="微软雅黑" w:cs="Calibri" w:hint="eastAsia"/>
          <w:bCs/>
          <w:szCs w:val="21"/>
        </w:rPr>
        <w:t>，“掌门人”</w:t>
      </w:r>
      <w:r>
        <w:rPr>
          <w:rFonts w:ascii="微软雅黑" w:eastAsia="微软雅黑" w:hAnsi="微软雅黑" w:cs="Calibri"/>
          <w:bCs/>
          <w:szCs w:val="21"/>
        </w:rPr>
        <w:t>罗新丝毫没有表现出反感的意思</w:t>
      </w:r>
      <w:r>
        <w:rPr>
          <w:rFonts w:ascii="微软雅黑" w:eastAsia="微软雅黑" w:hAnsi="微软雅黑" w:cs="Calibri" w:hint="eastAsia"/>
          <w:bCs/>
          <w:szCs w:val="21"/>
        </w:rPr>
        <w:t>。他反而淡然地表示，“</w:t>
      </w:r>
      <w:r w:rsidR="0058462D">
        <w:rPr>
          <w:rFonts w:ascii="微软雅黑" w:eastAsia="微软雅黑" w:hAnsi="微软雅黑" w:cs="Calibri" w:hint="eastAsia"/>
          <w:bCs/>
          <w:szCs w:val="21"/>
        </w:rPr>
        <w:t>有些企业喜欢</w:t>
      </w:r>
      <w:r w:rsidR="001C2DEE">
        <w:rPr>
          <w:rFonts w:ascii="微软雅黑" w:eastAsia="微软雅黑" w:hAnsi="微软雅黑" w:cs="Calibri" w:hint="eastAsia"/>
          <w:bCs/>
          <w:szCs w:val="21"/>
        </w:rPr>
        <w:t>‘统战挤压’</w:t>
      </w:r>
      <w:r>
        <w:rPr>
          <w:rFonts w:ascii="微软雅黑" w:eastAsia="微软雅黑" w:hAnsi="微软雅黑" w:cs="Calibri" w:hint="eastAsia"/>
          <w:bCs/>
          <w:szCs w:val="21"/>
        </w:rPr>
        <w:t>，其实</w:t>
      </w:r>
      <w:r w:rsidR="0058462D">
        <w:rPr>
          <w:rFonts w:ascii="微软雅黑" w:eastAsia="微软雅黑" w:hAnsi="微软雅黑" w:cs="Calibri" w:hint="eastAsia"/>
          <w:bCs/>
          <w:szCs w:val="21"/>
        </w:rPr>
        <w:t>我们更认可的</w:t>
      </w:r>
      <w:r>
        <w:rPr>
          <w:rFonts w:ascii="微软雅黑" w:eastAsia="微软雅黑" w:hAnsi="微软雅黑" w:cs="Calibri" w:hint="eastAsia"/>
          <w:bCs/>
          <w:szCs w:val="21"/>
        </w:rPr>
        <w:t>倒</w:t>
      </w:r>
      <w:r w:rsidR="0058462D">
        <w:rPr>
          <w:rFonts w:ascii="微软雅黑" w:eastAsia="微软雅黑" w:hAnsi="微软雅黑" w:cs="Calibri" w:hint="eastAsia"/>
          <w:bCs/>
          <w:szCs w:val="21"/>
        </w:rPr>
        <w:t>是</w:t>
      </w:r>
      <w:r w:rsidR="001C2DEE">
        <w:rPr>
          <w:rFonts w:ascii="微软雅黑" w:eastAsia="微软雅黑" w:hAnsi="微软雅黑" w:cs="Calibri" w:hint="eastAsia"/>
          <w:bCs/>
          <w:szCs w:val="21"/>
        </w:rPr>
        <w:t>‘</w:t>
      </w:r>
      <w:r w:rsidR="0058462D">
        <w:rPr>
          <w:rFonts w:ascii="微软雅黑" w:eastAsia="微软雅黑" w:hAnsi="微软雅黑" w:cs="Calibri" w:hint="eastAsia"/>
          <w:bCs/>
          <w:szCs w:val="21"/>
        </w:rPr>
        <w:t>同生共存</w:t>
      </w:r>
      <w:r w:rsidR="001C2DEE">
        <w:rPr>
          <w:rFonts w:ascii="微软雅黑" w:eastAsia="微软雅黑" w:hAnsi="微软雅黑" w:cs="Calibri" w:hint="eastAsia"/>
          <w:bCs/>
          <w:szCs w:val="21"/>
        </w:rPr>
        <w:t>’</w:t>
      </w:r>
      <w:r>
        <w:rPr>
          <w:rFonts w:ascii="微软雅黑" w:eastAsia="微软雅黑" w:hAnsi="微软雅黑" w:cs="Calibri" w:hint="eastAsia"/>
          <w:bCs/>
          <w:szCs w:val="21"/>
        </w:rPr>
        <w:t>。当然了，商业竞争本就如此，各自代表各自</w:t>
      </w:r>
      <w:r w:rsidR="0058462D">
        <w:rPr>
          <w:rFonts w:ascii="微软雅黑" w:eastAsia="微软雅黑" w:hAnsi="微软雅黑" w:cs="Calibri" w:hint="eastAsia"/>
          <w:bCs/>
          <w:szCs w:val="21"/>
        </w:rPr>
        <w:t>的利益，没什么对</w:t>
      </w:r>
      <w:r w:rsidR="001C2DEE">
        <w:rPr>
          <w:rFonts w:ascii="微软雅黑" w:eastAsia="微软雅黑" w:hAnsi="微软雅黑" w:cs="Calibri" w:hint="eastAsia"/>
          <w:bCs/>
          <w:szCs w:val="21"/>
        </w:rPr>
        <w:t>与</w:t>
      </w:r>
      <w:r w:rsidR="0058462D">
        <w:rPr>
          <w:rFonts w:ascii="微软雅黑" w:eastAsia="微软雅黑" w:hAnsi="微软雅黑" w:cs="Calibri" w:hint="eastAsia"/>
          <w:bCs/>
          <w:szCs w:val="21"/>
        </w:rPr>
        <w:t>错</w:t>
      </w:r>
      <w:r w:rsidR="00617104">
        <w:rPr>
          <w:rFonts w:ascii="微软雅黑" w:eastAsia="微软雅黑" w:hAnsi="微软雅黑" w:cs="Calibri" w:hint="eastAsia"/>
          <w:bCs/>
          <w:szCs w:val="21"/>
        </w:rPr>
        <w:t>之分</w:t>
      </w:r>
      <w:r w:rsidR="0058462D">
        <w:rPr>
          <w:rFonts w:ascii="微软雅黑" w:eastAsia="微软雅黑" w:hAnsi="微软雅黑" w:cs="Calibri" w:hint="eastAsia"/>
          <w:bCs/>
          <w:szCs w:val="21"/>
        </w:rPr>
        <w:t>。</w:t>
      </w:r>
      <w:r w:rsidR="001C2DEE">
        <w:rPr>
          <w:rFonts w:ascii="微软雅黑" w:eastAsia="微软雅黑" w:hAnsi="微软雅黑" w:cs="Calibri" w:hint="eastAsia"/>
          <w:bCs/>
          <w:szCs w:val="21"/>
        </w:rPr>
        <w:t>”</w:t>
      </w:r>
    </w:p>
    <w:p w14:paraId="07C82FA8" w14:textId="77777777" w:rsidR="00B777B5" w:rsidRPr="00B307E4" w:rsidRDefault="00CC19F1" w:rsidP="00A36823">
      <w:pPr>
        <w:pStyle w:val="a5"/>
        <w:numPr>
          <w:ilvl w:val="0"/>
          <w:numId w:val="35"/>
        </w:numPr>
        <w:spacing w:line="360" w:lineRule="auto"/>
        <w:ind w:firstLineChars="0"/>
        <w:rPr>
          <w:rFonts w:ascii="微软雅黑" w:eastAsia="微软雅黑" w:hAnsi="微软雅黑" w:cs="Calibri"/>
          <w:bCs/>
          <w:szCs w:val="21"/>
          <w:highlight w:val="yellow"/>
          <w:rPrChange w:id="122" w:author="廖 琳" w:date="2019-10-31T14:23:00Z">
            <w:rPr>
              <w:rFonts w:ascii="微软雅黑" w:eastAsia="微软雅黑" w:hAnsi="微软雅黑" w:cs="Calibri"/>
              <w:bCs/>
              <w:szCs w:val="21"/>
            </w:rPr>
          </w:rPrChange>
        </w:rPr>
      </w:pPr>
      <w:r w:rsidRPr="00B307E4">
        <w:rPr>
          <w:rFonts w:ascii="微软雅黑" w:eastAsia="微软雅黑" w:hAnsi="微软雅黑" w:cs="Calibri"/>
          <w:bCs/>
          <w:szCs w:val="21"/>
          <w:highlight w:val="yellow"/>
          <w:rPrChange w:id="123" w:author="廖 琳" w:date="2019-10-31T14:23:00Z">
            <w:rPr>
              <w:rFonts w:ascii="微软雅黑" w:eastAsia="微软雅黑" w:hAnsi="微软雅黑" w:cs="Calibri"/>
              <w:bCs/>
              <w:szCs w:val="21"/>
            </w:rPr>
          </w:rPrChange>
        </w:rPr>
        <w:t>建立理性距离</w:t>
      </w:r>
    </w:p>
    <w:p w14:paraId="25D8FF93" w14:textId="77777777" w:rsidR="00CC19F1" w:rsidRPr="00B307E4" w:rsidRDefault="00CC19F1" w:rsidP="00A36823">
      <w:pPr>
        <w:pStyle w:val="a5"/>
        <w:numPr>
          <w:ilvl w:val="0"/>
          <w:numId w:val="35"/>
        </w:numPr>
        <w:spacing w:line="360" w:lineRule="auto"/>
        <w:ind w:firstLineChars="0"/>
        <w:rPr>
          <w:rFonts w:ascii="微软雅黑" w:eastAsia="微软雅黑" w:hAnsi="微软雅黑" w:cs="Calibri"/>
          <w:bCs/>
          <w:szCs w:val="21"/>
          <w:highlight w:val="yellow"/>
          <w:rPrChange w:id="124" w:author="廖 琳" w:date="2019-10-31T14:23:00Z">
            <w:rPr>
              <w:rFonts w:ascii="微软雅黑" w:eastAsia="微软雅黑" w:hAnsi="微软雅黑" w:cs="Calibri"/>
              <w:bCs/>
              <w:szCs w:val="21"/>
            </w:rPr>
          </w:rPrChange>
        </w:rPr>
      </w:pPr>
      <w:r w:rsidRPr="00B307E4">
        <w:rPr>
          <w:rFonts w:ascii="微软雅黑" w:eastAsia="微软雅黑" w:hAnsi="微软雅黑" w:cs="Calibri" w:hint="eastAsia"/>
          <w:bCs/>
          <w:szCs w:val="21"/>
          <w:highlight w:val="yellow"/>
          <w:rPrChange w:id="125" w:author="廖 琳" w:date="2019-10-31T14:23:00Z">
            <w:rPr>
              <w:rFonts w:ascii="微软雅黑" w:eastAsia="微软雅黑" w:hAnsi="微软雅黑" w:cs="Calibri" w:hint="eastAsia"/>
              <w:bCs/>
              <w:szCs w:val="21"/>
            </w:rPr>
          </w:rPrChange>
        </w:rPr>
        <w:t>找到本质问题</w:t>
      </w:r>
      <w:r w:rsidRPr="00B307E4">
        <w:rPr>
          <w:rFonts w:ascii="微软雅黑" w:eastAsia="微软雅黑" w:hAnsi="微软雅黑" w:cs="Calibri"/>
          <w:bCs/>
          <w:szCs w:val="21"/>
          <w:highlight w:val="yellow"/>
          <w:rPrChange w:id="126" w:author="廖 琳" w:date="2019-10-31T14:23:00Z">
            <w:rPr>
              <w:rFonts w:ascii="微软雅黑" w:eastAsia="微软雅黑" w:hAnsi="微软雅黑" w:cs="Calibri"/>
              <w:bCs/>
              <w:szCs w:val="21"/>
            </w:rPr>
          </w:rPrChange>
        </w:rPr>
        <w:t xml:space="preserve"> </w:t>
      </w:r>
    </w:p>
    <w:p w14:paraId="10D15F15" w14:textId="77777777" w:rsidR="00CC19F1" w:rsidRPr="00A36823" w:rsidRDefault="00CC19F1" w:rsidP="00A36823">
      <w:pPr>
        <w:pStyle w:val="a5"/>
        <w:numPr>
          <w:ilvl w:val="0"/>
          <w:numId w:val="35"/>
        </w:numPr>
        <w:spacing w:line="360" w:lineRule="auto"/>
        <w:ind w:firstLineChars="0"/>
        <w:rPr>
          <w:rFonts w:ascii="微软雅黑" w:eastAsia="微软雅黑" w:hAnsi="微软雅黑" w:cs="Calibri"/>
          <w:bCs/>
          <w:szCs w:val="21"/>
        </w:rPr>
      </w:pPr>
      <w:r w:rsidRPr="00A36823">
        <w:rPr>
          <w:rFonts w:ascii="微软雅黑" w:eastAsia="微软雅黑" w:hAnsi="微软雅黑" w:cs="Calibri" w:hint="eastAsia"/>
          <w:bCs/>
          <w:szCs w:val="21"/>
        </w:rPr>
        <w:t xml:space="preserve">区分客观事实与个人观点 </w:t>
      </w:r>
    </w:p>
    <w:p w14:paraId="4B395057" w14:textId="77777777" w:rsidR="00B777B5" w:rsidRPr="00A36823" w:rsidRDefault="00CC19F1" w:rsidP="00A36823">
      <w:pPr>
        <w:pStyle w:val="a5"/>
        <w:numPr>
          <w:ilvl w:val="0"/>
          <w:numId w:val="35"/>
        </w:numPr>
        <w:spacing w:line="360" w:lineRule="auto"/>
        <w:ind w:firstLineChars="0"/>
        <w:rPr>
          <w:rFonts w:ascii="微软雅黑" w:eastAsia="微软雅黑" w:hAnsi="微软雅黑" w:cs="Calibri"/>
          <w:bCs/>
          <w:szCs w:val="21"/>
        </w:rPr>
      </w:pPr>
      <w:r w:rsidRPr="00A36823">
        <w:rPr>
          <w:rFonts w:ascii="微软雅黑" w:eastAsia="微软雅黑" w:hAnsi="微软雅黑" w:cs="Calibri" w:hint="eastAsia"/>
          <w:bCs/>
          <w:szCs w:val="21"/>
        </w:rPr>
        <w:t>找出事实与逻辑论证并加以辨别</w:t>
      </w:r>
    </w:p>
    <w:p w14:paraId="70CBFDC8" w14:textId="77777777" w:rsidR="00CC19F1" w:rsidRPr="00B307E4" w:rsidRDefault="00CC19F1">
      <w:pPr>
        <w:pStyle w:val="a5"/>
        <w:numPr>
          <w:ilvl w:val="0"/>
          <w:numId w:val="35"/>
        </w:numPr>
        <w:spacing w:line="360" w:lineRule="auto"/>
        <w:ind w:firstLineChars="0"/>
        <w:rPr>
          <w:rFonts w:ascii="微软雅黑" w:eastAsia="微软雅黑" w:hAnsi="微软雅黑" w:cs="Calibri"/>
          <w:bCs/>
          <w:szCs w:val="21"/>
          <w:rPrChange w:id="127" w:author="廖 琳" w:date="2019-10-31T14:23:00Z">
            <w:rPr/>
          </w:rPrChange>
        </w:rPr>
        <w:pPrChange w:id="128" w:author="廖 琳" w:date="2019-10-31T14:22:00Z">
          <w:pPr>
            <w:pStyle w:val="a5"/>
            <w:numPr>
              <w:numId w:val="36"/>
            </w:numPr>
            <w:spacing w:line="360" w:lineRule="auto"/>
            <w:ind w:left="360" w:firstLineChars="0" w:hanging="360"/>
          </w:pPr>
        </w:pPrChange>
      </w:pPr>
      <w:r w:rsidRPr="00B307E4">
        <w:rPr>
          <w:rFonts w:ascii="微软雅黑" w:eastAsia="微软雅黑" w:hAnsi="微软雅黑" w:cs="Calibri" w:hint="eastAsia"/>
          <w:bCs/>
          <w:szCs w:val="21"/>
          <w:rPrChange w:id="129" w:author="廖 琳" w:date="2019-10-31T14:23:00Z">
            <w:rPr>
              <w:rFonts w:hint="eastAsia"/>
              <w:highlight w:val="yellow"/>
            </w:rPr>
          </w:rPrChange>
        </w:rPr>
        <w:t>识别出主观主义</w:t>
      </w:r>
      <w:r w:rsidRPr="00B307E4">
        <w:rPr>
          <w:rFonts w:ascii="微软雅黑" w:eastAsia="微软雅黑" w:hAnsi="微软雅黑" w:cs="Calibri"/>
          <w:bCs/>
          <w:szCs w:val="21"/>
          <w:rPrChange w:id="130" w:author="廖 琳" w:date="2019-10-31T14:23:00Z">
            <w:rPr/>
          </w:rPrChange>
        </w:rPr>
        <w:t xml:space="preserve">  </w:t>
      </w:r>
    </w:p>
    <w:p w14:paraId="5CD3DC3D" w14:textId="77777777" w:rsidR="00E97ABF" w:rsidRPr="00905846" w:rsidRDefault="001060C4" w:rsidP="00A36823">
      <w:pPr>
        <w:spacing w:line="360" w:lineRule="auto"/>
        <w:rPr>
          <w:rFonts w:ascii="微软雅黑" w:eastAsia="微软雅黑" w:hAnsi="微软雅黑" w:cs="Calibri"/>
          <w:bCs/>
          <w:szCs w:val="21"/>
        </w:rPr>
      </w:pPr>
      <w:r w:rsidRPr="00A36823">
        <w:rPr>
          <w:rFonts w:ascii="微软雅黑" w:eastAsia="微软雅黑" w:hAnsi="微软雅黑" w:cs="Calibri"/>
          <w:b/>
          <w:bCs/>
          <w:szCs w:val="21"/>
        </w:rPr>
        <w:t>反馈</w:t>
      </w:r>
      <w:r w:rsidRPr="00A36823">
        <w:rPr>
          <w:rFonts w:ascii="微软雅黑" w:eastAsia="微软雅黑" w:hAnsi="微软雅黑" w:cs="Calibri" w:hint="eastAsia"/>
          <w:b/>
          <w:bCs/>
          <w:szCs w:val="21"/>
        </w:rPr>
        <w:t>：</w:t>
      </w:r>
      <w:r w:rsidR="00006690" w:rsidRPr="00A36823">
        <w:rPr>
          <w:rFonts w:ascii="微软雅黑" w:eastAsia="微软雅黑" w:hAnsi="微软雅黑" w:cs="Calibri" w:hint="eastAsia"/>
          <w:bCs/>
          <w:szCs w:val="21"/>
        </w:rPr>
        <w:t>谢谢你的回答！</w:t>
      </w:r>
      <w:del w:id="131" w:author="廖 琳" w:date="2019-10-31T14:23:00Z">
        <w:r w:rsidR="00D236EE" w:rsidRPr="00A36823" w:rsidDel="00B307E4">
          <w:rPr>
            <w:rFonts w:ascii="微软雅黑" w:eastAsia="微软雅黑" w:hAnsi="微软雅黑" w:cs="Calibri"/>
            <w:bCs/>
            <w:szCs w:val="21"/>
          </w:rPr>
          <w:delText xml:space="preserve"> </w:delText>
        </w:r>
      </w:del>
      <w:ins w:id="132" w:author="廖 琳" w:date="2019-10-31T14:23:00Z">
        <w:r w:rsidR="00B307E4" w:rsidRPr="00B307E4">
          <w:rPr>
            <w:rFonts w:ascii="微软雅黑" w:eastAsia="微软雅黑" w:hAnsi="微软雅黑" w:cs="Calibri" w:hint="eastAsia"/>
            <w:bCs/>
            <w:szCs w:val="21"/>
          </w:rPr>
          <w:t>我们认为这段新闻主要体现A（建立理性距离）和B（找到本质问题）的特点。总裁罗新对于被联手挤压的状况丝毫没有表现出愤慨之情，而是透过纷繁的表面信息清晰识别出竞争对手背后不同的目的与立场，并从中道出商业竞争没有对错的本质。</w:t>
        </w:r>
      </w:ins>
      <w:del w:id="133" w:author="廖 琳" w:date="2019-10-31T14:23:00Z">
        <w:r w:rsidR="00B777B5" w:rsidRPr="00A36823" w:rsidDel="00B307E4">
          <w:rPr>
            <w:rFonts w:ascii="微软雅黑" w:eastAsia="微软雅黑" w:hAnsi="微软雅黑" w:cs="Calibri" w:hint="eastAsia"/>
            <w:bCs/>
            <w:szCs w:val="21"/>
          </w:rPr>
          <w:delText>我们</w:delText>
        </w:r>
        <w:r w:rsidR="00B777B5" w:rsidRPr="00A36823" w:rsidDel="00B307E4">
          <w:rPr>
            <w:rFonts w:ascii="微软雅黑" w:eastAsia="微软雅黑" w:hAnsi="微软雅黑" w:cs="Calibri"/>
            <w:bCs/>
            <w:szCs w:val="21"/>
          </w:rPr>
          <w:delText>认为这段新闻最鲜明体现了</w:delText>
        </w:r>
        <w:r w:rsidR="00B777B5" w:rsidRPr="00A36823" w:rsidDel="00B307E4">
          <w:rPr>
            <w:rFonts w:ascii="微软雅黑" w:eastAsia="微软雅黑" w:hAnsi="微软雅黑" w:cs="Calibri" w:hint="eastAsia"/>
            <w:bCs/>
            <w:szCs w:val="21"/>
          </w:rPr>
          <w:delText>F（识别出主观主义）的特点。</w:delText>
        </w:r>
        <w:r w:rsidR="00905846" w:rsidDel="00B307E4">
          <w:rPr>
            <w:rFonts w:ascii="微软雅黑" w:eastAsia="微软雅黑" w:hAnsi="微软雅黑" w:cs="Calibri" w:hint="eastAsia"/>
            <w:bCs/>
            <w:szCs w:val="21"/>
          </w:rPr>
          <w:delText>总裁罗新</w:delText>
        </w:r>
        <w:r w:rsidR="000D5C03" w:rsidDel="00B307E4">
          <w:rPr>
            <w:rFonts w:ascii="微软雅黑" w:eastAsia="微软雅黑" w:hAnsi="微软雅黑" w:cs="Calibri" w:hint="eastAsia"/>
            <w:bCs/>
            <w:szCs w:val="21"/>
          </w:rPr>
          <w:delText>能够清晰识别竞争对手背后不同的目的与立场，并从中道出商业竞争没有对错</w:delText>
        </w:r>
        <w:r w:rsidR="00B777B5" w:rsidRPr="00A36823" w:rsidDel="00B307E4">
          <w:rPr>
            <w:rFonts w:ascii="微软雅黑" w:eastAsia="微软雅黑" w:hAnsi="微软雅黑" w:cs="Calibri" w:hint="eastAsia"/>
            <w:bCs/>
            <w:szCs w:val="21"/>
          </w:rPr>
          <w:delText>的本质。他能够从中立的角度去剖析不同的观点与主张，不轻易肯定或否定不同的</w:delText>
        </w:r>
        <w:r w:rsidR="007A7B0C" w:rsidDel="00B307E4">
          <w:rPr>
            <w:rFonts w:ascii="微软雅黑" w:eastAsia="微软雅黑" w:hAnsi="微软雅黑" w:cs="Calibri" w:hint="eastAsia"/>
            <w:bCs/>
            <w:szCs w:val="21"/>
          </w:rPr>
          <w:delText>主张和做法</w:delText>
        </w:r>
      </w:del>
    </w:p>
    <w:sectPr w:rsidR="00E97ABF" w:rsidRPr="00905846">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16" w:author="黎婧瑶" w:date="2021-05-20T10:23:00Z" w:initials="黎婧瑶">
    <w:p w14:paraId="51BF21B7" w14:textId="77777777" w:rsidR="00F13B97" w:rsidRDefault="00F13B97">
      <w:pPr>
        <w:pStyle w:val="ad"/>
      </w:pPr>
      <w:r>
        <w:rPr>
          <w:rStyle w:val="ac"/>
        </w:rPr>
        <w:annotationRef/>
      </w:r>
      <w:r>
        <w:t>因案例存在违背公司反垄断法的风险，以及结论过于粗浅，特此修订</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1BF21B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F0D8B7" w14:textId="77777777" w:rsidR="003C796C" w:rsidRDefault="003C796C" w:rsidP="00E97ABF">
      <w:r>
        <w:separator/>
      </w:r>
    </w:p>
  </w:endnote>
  <w:endnote w:type="continuationSeparator" w:id="0">
    <w:p w14:paraId="43B6E643" w14:textId="77777777" w:rsidR="003C796C" w:rsidRDefault="003C796C" w:rsidP="00E97A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7DEF3E" w14:textId="77777777" w:rsidR="003C796C" w:rsidRDefault="003C796C" w:rsidP="00E97ABF">
      <w:r>
        <w:separator/>
      </w:r>
    </w:p>
  </w:footnote>
  <w:footnote w:type="continuationSeparator" w:id="0">
    <w:p w14:paraId="6284B97F" w14:textId="77777777" w:rsidR="003C796C" w:rsidRDefault="003C796C" w:rsidP="00E97AB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4A7D1B"/>
    <w:multiLevelType w:val="hybridMultilevel"/>
    <w:tmpl w:val="7F6A706E"/>
    <w:lvl w:ilvl="0" w:tplc="F9DAE9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B8179A0"/>
    <w:multiLevelType w:val="hybridMultilevel"/>
    <w:tmpl w:val="6E985468"/>
    <w:lvl w:ilvl="0" w:tplc="480E96F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7CF13B0"/>
    <w:multiLevelType w:val="hybridMultilevel"/>
    <w:tmpl w:val="62BE93BC"/>
    <w:lvl w:ilvl="0" w:tplc="B42C99F2">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B4C68A9"/>
    <w:multiLevelType w:val="hybridMultilevel"/>
    <w:tmpl w:val="9EE64BEE"/>
    <w:lvl w:ilvl="0" w:tplc="AA7E297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08E2BD5"/>
    <w:multiLevelType w:val="hybridMultilevel"/>
    <w:tmpl w:val="48D0AE68"/>
    <w:lvl w:ilvl="0" w:tplc="9D7C2290">
      <w:start w:val="1"/>
      <w:numFmt w:val="bullet"/>
      <w:lvlText w:val="-"/>
      <w:lvlJc w:val="left"/>
      <w:pPr>
        <w:ind w:left="360" w:hanging="360"/>
      </w:pPr>
      <w:rPr>
        <w:rFonts w:ascii="微软雅黑" w:eastAsia="微软雅黑" w:hAnsi="微软雅黑" w:cs="Calibr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29C10071"/>
    <w:multiLevelType w:val="hybridMultilevel"/>
    <w:tmpl w:val="02BA1ADA"/>
    <w:lvl w:ilvl="0" w:tplc="48229A60">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A362009"/>
    <w:multiLevelType w:val="hybridMultilevel"/>
    <w:tmpl w:val="CDA48D10"/>
    <w:lvl w:ilvl="0" w:tplc="490EF1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0212021"/>
    <w:multiLevelType w:val="hybridMultilevel"/>
    <w:tmpl w:val="649C4160"/>
    <w:lvl w:ilvl="0" w:tplc="C7CEAC2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03936F4"/>
    <w:multiLevelType w:val="hybridMultilevel"/>
    <w:tmpl w:val="C6E4B842"/>
    <w:lvl w:ilvl="0" w:tplc="9244A21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0905037"/>
    <w:multiLevelType w:val="hybridMultilevel"/>
    <w:tmpl w:val="38F214E0"/>
    <w:lvl w:ilvl="0" w:tplc="8EAE22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11945BB"/>
    <w:multiLevelType w:val="hybridMultilevel"/>
    <w:tmpl w:val="551A4968"/>
    <w:lvl w:ilvl="0" w:tplc="F06E74C0">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54E34B4"/>
    <w:multiLevelType w:val="hybridMultilevel"/>
    <w:tmpl w:val="65DC3D0E"/>
    <w:lvl w:ilvl="0" w:tplc="39E0BE70">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9AE1781"/>
    <w:multiLevelType w:val="hybridMultilevel"/>
    <w:tmpl w:val="472CC3F2"/>
    <w:lvl w:ilvl="0" w:tplc="55CCFB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9D72F31"/>
    <w:multiLevelType w:val="hybridMultilevel"/>
    <w:tmpl w:val="303AA5B4"/>
    <w:lvl w:ilvl="0" w:tplc="2522EF84">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A0D4244"/>
    <w:multiLevelType w:val="hybridMultilevel"/>
    <w:tmpl w:val="7AEC53CC"/>
    <w:lvl w:ilvl="0" w:tplc="F88A69D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EB744D1"/>
    <w:multiLevelType w:val="hybridMultilevel"/>
    <w:tmpl w:val="E230DB56"/>
    <w:lvl w:ilvl="0" w:tplc="3B7C7C88">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EFF052F"/>
    <w:multiLevelType w:val="hybridMultilevel"/>
    <w:tmpl w:val="899A6774"/>
    <w:lvl w:ilvl="0" w:tplc="F52E958C">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465459CA"/>
    <w:multiLevelType w:val="hybridMultilevel"/>
    <w:tmpl w:val="5C164E8E"/>
    <w:lvl w:ilvl="0" w:tplc="4A40CD3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BEC4F4D"/>
    <w:multiLevelType w:val="hybridMultilevel"/>
    <w:tmpl w:val="0238909E"/>
    <w:lvl w:ilvl="0" w:tplc="54B0796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CD9793F"/>
    <w:multiLevelType w:val="hybridMultilevel"/>
    <w:tmpl w:val="BC6C1C56"/>
    <w:lvl w:ilvl="0" w:tplc="163087C2">
      <w:numFmt w:val="bullet"/>
      <w:lvlText w:val=""/>
      <w:lvlJc w:val="left"/>
      <w:pPr>
        <w:ind w:left="460" w:hanging="460"/>
      </w:pPr>
      <w:rPr>
        <w:rFonts w:ascii="Wingdings" w:eastAsia="微软雅黑" w:hAnsi="Wingdings" w:cs="Calibr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50551676"/>
    <w:multiLevelType w:val="hybridMultilevel"/>
    <w:tmpl w:val="D1DA4C9A"/>
    <w:lvl w:ilvl="0" w:tplc="225EE3E2">
      <w:start w:val="4"/>
      <w:numFmt w:val="bullet"/>
      <w:lvlText w:val="-"/>
      <w:lvlJc w:val="left"/>
      <w:pPr>
        <w:ind w:left="360" w:hanging="360"/>
      </w:pPr>
      <w:rPr>
        <w:rFonts w:ascii="微软雅黑" w:eastAsia="微软雅黑" w:hAnsi="微软雅黑" w:cs="Calibr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51E22277"/>
    <w:multiLevelType w:val="hybridMultilevel"/>
    <w:tmpl w:val="BABC6420"/>
    <w:lvl w:ilvl="0" w:tplc="76B0E25E">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39657EF"/>
    <w:multiLevelType w:val="hybridMultilevel"/>
    <w:tmpl w:val="E548C29A"/>
    <w:lvl w:ilvl="0" w:tplc="75CA2CEC">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41902C3"/>
    <w:multiLevelType w:val="hybridMultilevel"/>
    <w:tmpl w:val="53D2F080"/>
    <w:lvl w:ilvl="0" w:tplc="E5C092AC">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DCF09A2"/>
    <w:multiLevelType w:val="hybridMultilevel"/>
    <w:tmpl w:val="E6B2E44A"/>
    <w:lvl w:ilvl="0" w:tplc="8564BDF4">
      <w:start w:val="6"/>
      <w:numFmt w:val="upperLetter"/>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F1167E4"/>
    <w:multiLevelType w:val="hybridMultilevel"/>
    <w:tmpl w:val="BB80A530"/>
    <w:lvl w:ilvl="0" w:tplc="AD9CDDE2">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0DD43C2"/>
    <w:multiLevelType w:val="hybridMultilevel"/>
    <w:tmpl w:val="544A1456"/>
    <w:lvl w:ilvl="0" w:tplc="FC8637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CEC5613"/>
    <w:multiLevelType w:val="hybridMultilevel"/>
    <w:tmpl w:val="87E8431E"/>
    <w:lvl w:ilvl="0" w:tplc="262002B8">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DBE69DC"/>
    <w:multiLevelType w:val="hybridMultilevel"/>
    <w:tmpl w:val="CE10B95A"/>
    <w:lvl w:ilvl="0" w:tplc="09FEA0CC">
      <w:start w:val="1"/>
      <w:numFmt w:val="upperLetter"/>
      <w:lvlText w:val="%1."/>
      <w:lvlJc w:val="left"/>
      <w:pPr>
        <w:ind w:left="360" w:hanging="360"/>
      </w:pPr>
      <w:rPr>
        <w:rFonts w:hint="default"/>
      </w:rPr>
    </w:lvl>
    <w:lvl w:ilvl="1" w:tplc="49BAE060">
      <w:start w:val="2"/>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03B5A21"/>
    <w:multiLevelType w:val="hybridMultilevel"/>
    <w:tmpl w:val="227E9AA6"/>
    <w:lvl w:ilvl="0" w:tplc="4DF638DA">
      <w:start w:val="1"/>
      <w:numFmt w:val="decimal"/>
      <w:lvlText w:val="%1."/>
      <w:lvlJc w:val="left"/>
      <w:pPr>
        <w:ind w:left="420" w:hanging="420"/>
      </w:pPr>
      <w:rPr>
        <w:rFonts w:ascii="微软雅黑" w:eastAsia="微软雅黑" w:hAnsi="微软雅黑" w:cstheme="minorBidi"/>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738D2B5C"/>
    <w:multiLevelType w:val="hybridMultilevel"/>
    <w:tmpl w:val="767C0D84"/>
    <w:lvl w:ilvl="0" w:tplc="061219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51E4696"/>
    <w:multiLevelType w:val="hybridMultilevel"/>
    <w:tmpl w:val="822EA9F8"/>
    <w:lvl w:ilvl="0" w:tplc="72A6E3D2">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93528B0"/>
    <w:multiLevelType w:val="hybridMultilevel"/>
    <w:tmpl w:val="D2721E06"/>
    <w:lvl w:ilvl="0" w:tplc="323448A8">
      <w:numFmt w:val="bullet"/>
      <w:lvlText w:val="-"/>
      <w:lvlJc w:val="left"/>
      <w:pPr>
        <w:ind w:left="360" w:hanging="360"/>
      </w:pPr>
      <w:rPr>
        <w:rFonts w:ascii="微软雅黑" w:eastAsia="微软雅黑" w:hAnsi="微软雅黑" w:cs="Calibri" w:hint="eastAsia"/>
        <w:b w:val="0"/>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3" w15:restartNumberingAfterBreak="0">
    <w:nsid w:val="7949368C"/>
    <w:multiLevelType w:val="hybridMultilevel"/>
    <w:tmpl w:val="E872128E"/>
    <w:lvl w:ilvl="0" w:tplc="F61290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A00229E"/>
    <w:multiLevelType w:val="hybridMultilevel"/>
    <w:tmpl w:val="D7CC611E"/>
    <w:lvl w:ilvl="0" w:tplc="253E2550">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A3E63F5"/>
    <w:multiLevelType w:val="hybridMultilevel"/>
    <w:tmpl w:val="227E9AA6"/>
    <w:lvl w:ilvl="0" w:tplc="4DF638DA">
      <w:start w:val="1"/>
      <w:numFmt w:val="decimal"/>
      <w:lvlText w:val="%1."/>
      <w:lvlJc w:val="left"/>
      <w:pPr>
        <w:ind w:left="420" w:hanging="420"/>
      </w:pPr>
      <w:rPr>
        <w:rFonts w:ascii="微软雅黑" w:eastAsia="微软雅黑" w:hAnsi="微软雅黑" w:cstheme="minorBidi"/>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6" w15:restartNumberingAfterBreak="0">
    <w:nsid w:val="7B8B4EB6"/>
    <w:multiLevelType w:val="hybridMultilevel"/>
    <w:tmpl w:val="BF082638"/>
    <w:lvl w:ilvl="0" w:tplc="39C4A0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DCF454B"/>
    <w:multiLevelType w:val="hybridMultilevel"/>
    <w:tmpl w:val="8B7464A2"/>
    <w:lvl w:ilvl="0" w:tplc="971C88E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E195A37"/>
    <w:multiLevelType w:val="hybridMultilevel"/>
    <w:tmpl w:val="940621D0"/>
    <w:lvl w:ilvl="0" w:tplc="FB103C96">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5"/>
  </w:num>
  <w:num w:numId="2">
    <w:abstractNumId w:val="29"/>
  </w:num>
  <w:num w:numId="3">
    <w:abstractNumId w:val="19"/>
  </w:num>
  <w:num w:numId="4">
    <w:abstractNumId w:val="6"/>
  </w:num>
  <w:num w:numId="5">
    <w:abstractNumId w:val="1"/>
  </w:num>
  <w:num w:numId="6">
    <w:abstractNumId w:val="25"/>
  </w:num>
  <w:num w:numId="7">
    <w:abstractNumId w:val="0"/>
  </w:num>
  <w:num w:numId="8">
    <w:abstractNumId w:val="23"/>
  </w:num>
  <w:num w:numId="9">
    <w:abstractNumId w:val="20"/>
  </w:num>
  <w:num w:numId="10">
    <w:abstractNumId w:val="11"/>
  </w:num>
  <w:num w:numId="11">
    <w:abstractNumId w:val="8"/>
  </w:num>
  <w:num w:numId="12">
    <w:abstractNumId w:val="7"/>
  </w:num>
  <w:num w:numId="13">
    <w:abstractNumId w:val="15"/>
  </w:num>
  <w:num w:numId="14">
    <w:abstractNumId w:val="4"/>
  </w:num>
  <w:num w:numId="15">
    <w:abstractNumId w:val="31"/>
  </w:num>
  <w:num w:numId="16">
    <w:abstractNumId w:val="27"/>
  </w:num>
  <w:num w:numId="17">
    <w:abstractNumId w:val="30"/>
  </w:num>
  <w:num w:numId="18">
    <w:abstractNumId w:val="17"/>
  </w:num>
  <w:num w:numId="19">
    <w:abstractNumId w:val="34"/>
  </w:num>
  <w:num w:numId="20">
    <w:abstractNumId w:val="14"/>
  </w:num>
  <w:num w:numId="21">
    <w:abstractNumId w:val="22"/>
  </w:num>
  <w:num w:numId="22">
    <w:abstractNumId w:val="9"/>
  </w:num>
  <w:num w:numId="23">
    <w:abstractNumId w:val="18"/>
  </w:num>
  <w:num w:numId="24">
    <w:abstractNumId w:val="33"/>
  </w:num>
  <w:num w:numId="25">
    <w:abstractNumId w:val="32"/>
  </w:num>
  <w:num w:numId="26">
    <w:abstractNumId w:val="36"/>
  </w:num>
  <w:num w:numId="27">
    <w:abstractNumId w:val="10"/>
  </w:num>
  <w:num w:numId="28">
    <w:abstractNumId w:val="28"/>
  </w:num>
  <w:num w:numId="29">
    <w:abstractNumId w:val="26"/>
  </w:num>
  <w:num w:numId="30">
    <w:abstractNumId w:val="13"/>
  </w:num>
  <w:num w:numId="31">
    <w:abstractNumId w:val="2"/>
  </w:num>
  <w:num w:numId="32">
    <w:abstractNumId w:val="3"/>
  </w:num>
  <w:num w:numId="33">
    <w:abstractNumId w:val="12"/>
  </w:num>
  <w:num w:numId="34">
    <w:abstractNumId w:val="37"/>
  </w:num>
  <w:num w:numId="35">
    <w:abstractNumId w:val="21"/>
  </w:num>
  <w:num w:numId="36">
    <w:abstractNumId w:val="24"/>
  </w:num>
  <w:num w:numId="37">
    <w:abstractNumId w:val="16"/>
  </w:num>
  <w:num w:numId="38">
    <w:abstractNumId w:val="38"/>
  </w:num>
  <w:num w:numId="39">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iting Ji">
    <w15:presenceInfo w15:providerId="Windows Live" w15:userId="b76b3a11e31add2c"/>
  </w15:person>
  <w15:person w15:author="Audrey Wu">
    <w15:presenceInfo w15:providerId="Windows Live" w15:userId="9a71aee1cf81c987"/>
  </w15:person>
  <w15:person w15:author="黎婧瑶">
    <w15:presenceInfo w15:providerId="None" w15:userId="黎婧瑶"/>
  </w15:person>
  <w15:person w15:author="廖 琳">
    <w15:presenceInfo w15:providerId="None" w15:userId="廖 琳"/>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EC4"/>
    <w:rsid w:val="00002D9B"/>
    <w:rsid w:val="0000491E"/>
    <w:rsid w:val="00006690"/>
    <w:rsid w:val="00012752"/>
    <w:rsid w:val="000141F4"/>
    <w:rsid w:val="00022E80"/>
    <w:rsid w:val="00026C63"/>
    <w:rsid w:val="000330AC"/>
    <w:rsid w:val="00055CFC"/>
    <w:rsid w:val="000610D2"/>
    <w:rsid w:val="00061FAB"/>
    <w:rsid w:val="000637AD"/>
    <w:rsid w:val="0006575E"/>
    <w:rsid w:val="00065F21"/>
    <w:rsid w:val="000671DB"/>
    <w:rsid w:val="00072274"/>
    <w:rsid w:val="000739DB"/>
    <w:rsid w:val="00075E16"/>
    <w:rsid w:val="000827CE"/>
    <w:rsid w:val="00090AD1"/>
    <w:rsid w:val="00095657"/>
    <w:rsid w:val="000A00BE"/>
    <w:rsid w:val="000A14A7"/>
    <w:rsid w:val="000A355B"/>
    <w:rsid w:val="000A50FA"/>
    <w:rsid w:val="000B7B02"/>
    <w:rsid w:val="000C01C6"/>
    <w:rsid w:val="000C29EE"/>
    <w:rsid w:val="000C5298"/>
    <w:rsid w:val="000D4E3B"/>
    <w:rsid w:val="000D5C03"/>
    <w:rsid w:val="000D64F9"/>
    <w:rsid w:val="000E1885"/>
    <w:rsid w:val="000E1BF8"/>
    <w:rsid w:val="000E2F71"/>
    <w:rsid w:val="000F11A2"/>
    <w:rsid w:val="00103BA5"/>
    <w:rsid w:val="001060C4"/>
    <w:rsid w:val="00106A58"/>
    <w:rsid w:val="00106F9B"/>
    <w:rsid w:val="00121C9E"/>
    <w:rsid w:val="00126D41"/>
    <w:rsid w:val="00136CF2"/>
    <w:rsid w:val="00143053"/>
    <w:rsid w:val="001440BD"/>
    <w:rsid w:val="001444FD"/>
    <w:rsid w:val="00144A88"/>
    <w:rsid w:val="00154F4A"/>
    <w:rsid w:val="00160ADE"/>
    <w:rsid w:val="00161903"/>
    <w:rsid w:val="0016369B"/>
    <w:rsid w:val="001666EA"/>
    <w:rsid w:val="0017292E"/>
    <w:rsid w:val="00173BDD"/>
    <w:rsid w:val="0017486F"/>
    <w:rsid w:val="001748E6"/>
    <w:rsid w:val="0017521F"/>
    <w:rsid w:val="001818C3"/>
    <w:rsid w:val="001858F1"/>
    <w:rsid w:val="00193D87"/>
    <w:rsid w:val="001952C7"/>
    <w:rsid w:val="001A2236"/>
    <w:rsid w:val="001A264E"/>
    <w:rsid w:val="001B05B0"/>
    <w:rsid w:val="001B255B"/>
    <w:rsid w:val="001B58C5"/>
    <w:rsid w:val="001B67D9"/>
    <w:rsid w:val="001B6E9D"/>
    <w:rsid w:val="001B7A94"/>
    <w:rsid w:val="001C235B"/>
    <w:rsid w:val="001C2DEE"/>
    <w:rsid w:val="001D082E"/>
    <w:rsid w:val="001D120C"/>
    <w:rsid w:val="001D2A0A"/>
    <w:rsid w:val="001D5F6C"/>
    <w:rsid w:val="001E6FEA"/>
    <w:rsid w:val="001F02ED"/>
    <w:rsid w:val="001F0D34"/>
    <w:rsid w:val="001F38A7"/>
    <w:rsid w:val="001F4A9B"/>
    <w:rsid w:val="001F595B"/>
    <w:rsid w:val="00200A41"/>
    <w:rsid w:val="002038C5"/>
    <w:rsid w:val="00210141"/>
    <w:rsid w:val="00211DB8"/>
    <w:rsid w:val="00214B84"/>
    <w:rsid w:val="00217051"/>
    <w:rsid w:val="00217825"/>
    <w:rsid w:val="002200EC"/>
    <w:rsid w:val="00222C32"/>
    <w:rsid w:val="00223581"/>
    <w:rsid w:val="002238CF"/>
    <w:rsid w:val="00223D25"/>
    <w:rsid w:val="0022621C"/>
    <w:rsid w:val="0022705E"/>
    <w:rsid w:val="002300E2"/>
    <w:rsid w:val="00234044"/>
    <w:rsid w:val="0023596F"/>
    <w:rsid w:val="00243025"/>
    <w:rsid w:val="002437B0"/>
    <w:rsid w:val="0024414C"/>
    <w:rsid w:val="00245EB0"/>
    <w:rsid w:val="00250793"/>
    <w:rsid w:val="002507A2"/>
    <w:rsid w:val="002538F1"/>
    <w:rsid w:val="00255E1E"/>
    <w:rsid w:val="00256227"/>
    <w:rsid w:val="0026551A"/>
    <w:rsid w:val="002668B6"/>
    <w:rsid w:val="00267669"/>
    <w:rsid w:val="002709FD"/>
    <w:rsid w:val="00271113"/>
    <w:rsid w:val="0027181D"/>
    <w:rsid w:val="00281046"/>
    <w:rsid w:val="0028575B"/>
    <w:rsid w:val="0029478F"/>
    <w:rsid w:val="00296329"/>
    <w:rsid w:val="002977AC"/>
    <w:rsid w:val="002977FB"/>
    <w:rsid w:val="002A0C30"/>
    <w:rsid w:val="002A1DCE"/>
    <w:rsid w:val="002A520B"/>
    <w:rsid w:val="002A599B"/>
    <w:rsid w:val="002A59A9"/>
    <w:rsid w:val="002A6757"/>
    <w:rsid w:val="002A7BEA"/>
    <w:rsid w:val="002B04B8"/>
    <w:rsid w:val="002B4541"/>
    <w:rsid w:val="002D3980"/>
    <w:rsid w:val="002D65B7"/>
    <w:rsid w:val="002E0430"/>
    <w:rsid w:val="002E6F95"/>
    <w:rsid w:val="002F4112"/>
    <w:rsid w:val="00301E50"/>
    <w:rsid w:val="003072AB"/>
    <w:rsid w:val="0031083D"/>
    <w:rsid w:val="003165DB"/>
    <w:rsid w:val="0032114D"/>
    <w:rsid w:val="00321997"/>
    <w:rsid w:val="00322FFC"/>
    <w:rsid w:val="00324B6A"/>
    <w:rsid w:val="0032598F"/>
    <w:rsid w:val="00326EDD"/>
    <w:rsid w:val="003318C1"/>
    <w:rsid w:val="003326A6"/>
    <w:rsid w:val="003339B4"/>
    <w:rsid w:val="003360CE"/>
    <w:rsid w:val="003421C0"/>
    <w:rsid w:val="00346F55"/>
    <w:rsid w:val="00350868"/>
    <w:rsid w:val="0035209F"/>
    <w:rsid w:val="003526C7"/>
    <w:rsid w:val="0035349C"/>
    <w:rsid w:val="00355188"/>
    <w:rsid w:val="00356CE8"/>
    <w:rsid w:val="00360940"/>
    <w:rsid w:val="00361D89"/>
    <w:rsid w:val="00361F85"/>
    <w:rsid w:val="003676C0"/>
    <w:rsid w:val="0037198A"/>
    <w:rsid w:val="003748A7"/>
    <w:rsid w:val="00375277"/>
    <w:rsid w:val="00381402"/>
    <w:rsid w:val="003830E2"/>
    <w:rsid w:val="00387BDA"/>
    <w:rsid w:val="00393B25"/>
    <w:rsid w:val="003A03DD"/>
    <w:rsid w:val="003A0E9D"/>
    <w:rsid w:val="003B7777"/>
    <w:rsid w:val="003C07A5"/>
    <w:rsid w:val="003C3800"/>
    <w:rsid w:val="003C3FD8"/>
    <w:rsid w:val="003C796C"/>
    <w:rsid w:val="003D09D6"/>
    <w:rsid w:val="003D45E5"/>
    <w:rsid w:val="003E0736"/>
    <w:rsid w:val="003E4603"/>
    <w:rsid w:val="003E51B9"/>
    <w:rsid w:val="003E5410"/>
    <w:rsid w:val="003F0C40"/>
    <w:rsid w:val="003F183C"/>
    <w:rsid w:val="00406703"/>
    <w:rsid w:val="00407363"/>
    <w:rsid w:val="00410B52"/>
    <w:rsid w:val="00411BFC"/>
    <w:rsid w:val="00415E7C"/>
    <w:rsid w:val="00416274"/>
    <w:rsid w:val="004201EF"/>
    <w:rsid w:val="004233EB"/>
    <w:rsid w:val="0042396B"/>
    <w:rsid w:val="004249D3"/>
    <w:rsid w:val="00440FE4"/>
    <w:rsid w:val="00444283"/>
    <w:rsid w:val="00451510"/>
    <w:rsid w:val="004528FF"/>
    <w:rsid w:val="00455B03"/>
    <w:rsid w:val="00456125"/>
    <w:rsid w:val="00462456"/>
    <w:rsid w:val="00462C4D"/>
    <w:rsid w:val="00467459"/>
    <w:rsid w:val="00471B29"/>
    <w:rsid w:val="004741FB"/>
    <w:rsid w:val="0047638D"/>
    <w:rsid w:val="004773F1"/>
    <w:rsid w:val="00483105"/>
    <w:rsid w:val="00485BCC"/>
    <w:rsid w:val="0048603A"/>
    <w:rsid w:val="004871A0"/>
    <w:rsid w:val="00492A7A"/>
    <w:rsid w:val="0049695B"/>
    <w:rsid w:val="004A137C"/>
    <w:rsid w:val="004A38B4"/>
    <w:rsid w:val="004A5D9A"/>
    <w:rsid w:val="004B0989"/>
    <w:rsid w:val="004B3D42"/>
    <w:rsid w:val="004B571C"/>
    <w:rsid w:val="004B7106"/>
    <w:rsid w:val="004C3A86"/>
    <w:rsid w:val="004C7DC3"/>
    <w:rsid w:val="004C7E6D"/>
    <w:rsid w:val="004D3A9A"/>
    <w:rsid w:val="004E0807"/>
    <w:rsid w:val="004E76BC"/>
    <w:rsid w:val="004F1274"/>
    <w:rsid w:val="004F633A"/>
    <w:rsid w:val="005003D0"/>
    <w:rsid w:val="00510367"/>
    <w:rsid w:val="0051697B"/>
    <w:rsid w:val="0052700F"/>
    <w:rsid w:val="00527586"/>
    <w:rsid w:val="0053455C"/>
    <w:rsid w:val="00536297"/>
    <w:rsid w:val="00542BFE"/>
    <w:rsid w:val="00546186"/>
    <w:rsid w:val="00546E25"/>
    <w:rsid w:val="00550F78"/>
    <w:rsid w:val="00553095"/>
    <w:rsid w:val="00554D28"/>
    <w:rsid w:val="00555B8D"/>
    <w:rsid w:val="005629A9"/>
    <w:rsid w:val="00580568"/>
    <w:rsid w:val="0058462D"/>
    <w:rsid w:val="00585CE0"/>
    <w:rsid w:val="005941E7"/>
    <w:rsid w:val="005960ED"/>
    <w:rsid w:val="005A7FEA"/>
    <w:rsid w:val="005B41A6"/>
    <w:rsid w:val="005B556B"/>
    <w:rsid w:val="005B7315"/>
    <w:rsid w:val="005C4047"/>
    <w:rsid w:val="005C60A0"/>
    <w:rsid w:val="005C7B2B"/>
    <w:rsid w:val="005D4A9E"/>
    <w:rsid w:val="005D5EE1"/>
    <w:rsid w:val="005E0570"/>
    <w:rsid w:val="006016EA"/>
    <w:rsid w:val="006044D4"/>
    <w:rsid w:val="006058F3"/>
    <w:rsid w:val="00607C2E"/>
    <w:rsid w:val="00617104"/>
    <w:rsid w:val="00630BE9"/>
    <w:rsid w:val="00632752"/>
    <w:rsid w:val="00632C42"/>
    <w:rsid w:val="006356EE"/>
    <w:rsid w:val="0064008C"/>
    <w:rsid w:val="00645506"/>
    <w:rsid w:val="00647604"/>
    <w:rsid w:val="00650742"/>
    <w:rsid w:val="00650D73"/>
    <w:rsid w:val="00653EEF"/>
    <w:rsid w:val="00656770"/>
    <w:rsid w:val="00660EC4"/>
    <w:rsid w:val="00661A26"/>
    <w:rsid w:val="0066271E"/>
    <w:rsid w:val="006665A4"/>
    <w:rsid w:val="006707B2"/>
    <w:rsid w:val="00676468"/>
    <w:rsid w:val="006806F5"/>
    <w:rsid w:val="0069004F"/>
    <w:rsid w:val="006923B2"/>
    <w:rsid w:val="006924FC"/>
    <w:rsid w:val="006978FF"/>
    <w:rsid w:val="006A2FC0"/>
    <w:rsid w:val="006A6995"/>
    <w:rsid w:val="006A7EE8"/>
    <w:rsid w:val="006A7FD5"/>
    <w:rsid w:val="006C01F4"/>
    <w:rsid w:val="006D006D"/>
    <w:rsid w:val="006D7016"/>
    <w:rsid w:val="006D7CE8"/>
    <w:rsid w:val="006E213B"/>
    <w:rsid w:val="006E3A51"/>
    <w:rsid w:val="006F0BE4"/>
    <w:rsid w:val="006F19D3"/>
    <w:rsid w:val="006F2B6B"/>
    <w:rsid w:val="00701589"/>
    <w:rsid w:val="00703E9C"/>
    <w:rsid w:val="00705398"/>
    <w:rsid w:val="0071576F"/>
    <w:rsid w:val="00716A00"/>
    <w:rsid w:val="00716ADD"/>
    <w:rsid w:val="00721CE9"/>
    <w:rsid w:val="00723472"/>
    <w:rsid w:val="00725DF2"/>
    <w:rsid w:val="00727988"/>
    <w:rsid w:val="007309C1"/>
    <w:rsid w:val="00743B83"/>
    <w:rsid w:val="007459F8"/>
    <w:rsid w:val="00752B71"/>
    <w:rsid w:val="00752DA2"/>
    <w:rsid w:val="00753F66"/>
    <w:rsid w:val="00760722"/>
    <w:rsid w:val="00760F0D"/>
    <w:rsid w:val="00761BE5"/>
    <w:rsid w:val="00775898"/>
    <w:rsid w:val="007763B3"/>
    <w:rsid w:val="00782447"/>
    <w:rsid w:val="00782FE5"/>
    <w:rsid w:val="0078302D"/>
    <w:rsid w:val="00784F7A"/>
    <w:rsid w:val="00785C6A"/>
    <w:rsid w:val="00785CDE"/>
    <w:rsid w:val="00786BB4"/>
    <w:rsid w:val="00790276"/>
    <w:rsid w:val="00793B25"/>
    <w:rsid w:val="007A7002"/>
    <w:rsid w:val="007A7B0C"/>
    <w:rsid w:val="007B20EA"/>
    <w:rsid w:val="007C070D"/>
    <w:rsid w:val="007D0ADE"/>
    <w:rsid w:val="007D1B56"/>
    <w:rsid w:val="007D66A5"/>
    <w:rsid w:val="007E785A"/>
    <w:rsid w:val="007F24D4"/>
    <w:rsid w:val="007F70B0"/>
    <w:rsid w:val="00800E51"/>
    <w:rsid w:val="008037D2"/>
    <w:rsid w:val="00803819"/>
    <w:rsid w:val="00803C0F"/>
    <w:rsid w:val="008047E7"/>
    <w:rsid w:val="008064EE"/>
    <w:rsid w:val="008128B8"/>
    <w:rsid w:val="0081667A"/>
    <w:rsid w:val="008200BD"/>
    <w:rsid w:val="008204CB"/>
    <w:rsid w:val="00822C50"/>
    <w:rsid w:val="00831B77"/>
    <w:rsid w:val="00832040"/>
    <w:rsid w:val="008342D5"/>
    <w:rsid w:val="00835EB8"/>
    <w:rsid w:val="008403EF"/>
    <w:rsid w:val="00840787"/>
    <w:rsid w:val="00840A46"/>
    <w:rsid w:val="0085148B"/>
    <w:rsid w:val="008637D5"/>
    <w:rsid w:val="00864DF3"/>
    <w:rsid w:val="00870D32"/>
    <w:rsid w:val="00882401"/>
    <w:rsid w:val="00886669"/>
    <w:rsid w:val="00886BA8"/>
    <w:rsid w:val="00886EEE"/>
    <w:rsid w:val="00887A42"/>
    <w:rsid w:val="0089121A"/>
    <w:rsid w:val="00891C5B"/>
    <w:rsid w:val="00893EDE"/>
    <w:rsid w:val="00897079"/>
    <w:rsid w:val="008A0A6C"/>
    <w:rsid w:val="008A254F"/>
    <w:rsid w:val="008A5330"/>
    <w:rsid w:val="008A5E38"/>
    <w:rsid w:val="008A76E3"/>
    <w:rsid w:val="008B21E4"/>
    <w:rsid w:val="008B7BB3"/>
    <w:rsid w:val="008C3771"/>
    <w:rsid w:val="008C7034"/>
    <w:rsid w:val="008D2DA3"/>
    <w:rsid w:val="008D4A79"/>
    <w:rsid w:val="008D5B6E"/>
    <w:rsid w:val="008D7E63"/>
    <w:rsid w:val="008E4FBA"/>
    <w:rsid w:val="008F0589"/>
    <w:rsid w:val="008F0EBF"/>
    <w:rsid w:val="008F3593"/>
    <w:rsid w:val="008F462E"/>
    <w:rsid w:val="008F489C"/>
    <w:rsid w:val="00902AB6"/>
    <w:rsid w:val="00904BA4"/>
    <w:rsid w:val="00905846"/>
    <w:rsid w:val="009065DF"/>
    <w:rsid w:val="009108BE"/>
    <w:rsid w:val="009109A9"/>
    <w:rsid w:val="00912C8A"/>
    <w:rsid w:val="00913460"/>
    <w:rsid w:val="009138F7"/>
    <w:rsid w:val="009151C2"/>
    <w:rsid w:val="0092009D"/>
    <w:rsid w:val="00926048"/>
    <w:rsid w:val="00931EC1"/>
    <w:rsid w:val="00933743"/>
    <w:rsid w:val="0093505F"/>
    <w:rsid w:val="00935506"/>
    <w:rsid w:val="009373D4"/>
    <w:rsid w:val="009421D1"/>
    <w:rsid w:val="00943128"/>
    <w:rsid w:val="00943850"/>
    <w:rsid w:val="00945EE6"/>
    <w:rsid w:val="009464DB"/>
    <w:rsid w:val="00950F66"/>
    <w:rsid w:val="009522A0"/>
    <w:rsid w:val="00952796"/>
    <w:rsid w:val="009529B1"/>
    <w:rsid w:val="00964CF6"/>
    <w:rsid w:val="00967FFA"/>
    <w:rsid w:val="00974008"/>
    <w:rsid w:val="00982ED4"/>
    <w:rsid w:val="009928AE"/>
    <w:rsid w:val="009A06E1"/>
    <w:rsid w:val="009A1C6D"/>
    <w:rsid w:val="009A691C"/>
    <w:rsid w:val="009A7260"/>
    <w:rsid w:val="009B1887"/>
    <w:rsid w:val="009B697F"/>
    <w:rsid w:val="009C4315"/>
    <w:rsid w:val="009D72A7"/>
    <w:rsid w:val="009E0850"/>
    <w:rsid w:val="009E14BB"/>
    <w:rsid w:val="009E1EE4"/>
    <w:rsid w:val="009E30F8"/>
    <w:rsid w:val="009E32EC"/>
    <w:rsid w:val="009E6227"/>
    <w:rsid w:val="009E703A"/>
    <w:rsid w:val="009F7079"/>
    <w:rsid w:val="009F717C"/>
    <w:rsid w:val="009F7A67"/>
    <w:rsid w:val="00A0287C"/>
    <w:rsid w:val="00A062DB"/>
    <w:rsid w:val="00A1159F"/>
    <w:rsid w:val="00A12C61"/>
    <w:rsid w:val="00A144F6"/>
    <w:rsid w:val="00A16F2C"/>
    <w:rsid w:val="00A24261"/>
    <w:rsid w:val="00A26401"/>
    <w:rsid w:val="00A30B78"/>
    <w:rsid w:val="00A3289F"/>
    <w:rsid w:val="00A34CDF"/>
    <w:rsid w:val="00A36823"/>
    <w:rsid w:val="00A37D5D"/>
    <w:rsid w:val="00A44FEF"/>
    <w:rsid w:val="00A61B74"/>
    <w:rsid w:val="00A728F0"/>
    <w:rsid w:val="00A81C2F"/>
    <w:rsid w:val="00A83515"/>
    <w:rsid w:val="00A84CA5"/>
    <w:rsid w:val="00A84D19"/>
    <w:rsid w:val="00A8634D"/>
    <w:rsid w:val="00A87053"/>
    <w:rsid w:val="00A91E0D"/>
    <w:rsid w:val="00AA19A4"/>
    <w:rsid w:val="00AA3D39"/>
    <w:rsid w:val="00AB1FCA"/>
    <w:rsid w:val="00AB3703"/>
    <w:rsid w:val="00AB4A13"/>
    <w:rsid w:val="00AB5C18"/>
    <w:rsid w:val="00AB6175"/>
    <w:rsid w:val="00AC6476"/>
    <w:rsid w:val="00AC714B"/>
    <w:rsid w:val="00AD1CEC"/>
    <w:rsid w:val="00AD35BC"/>
    <w:rsid w:val="00AD5644"/>
    <w:rsid w:val="00AD7D3A"/>
    <w:rsid w:val="00AE54F3"/>
    <w:rsid w:val="00AF0990"/>
    <w:rsid w:val="00AF5D70"/>
    <w:rsid w:val="00B01443"/>
    <w:rsid w:val="00B02132"/>
    <w:rsid w:val="00B142A1"/>
    <w:rsid w:val="00B15447"/>
    <w:rsid w:val="00B17B74"/>
    <w:rsid w:val="00B20AF2"/>
    <w:rsid w:val="00B245A8"/>
    <w:rsid w:val="00B307E4"/>
    <w:rsid w:val="00B411B9"/>
    <w:rsid w:val="00B42CEB"/>
    <w:rsid w:val="00B46E40"/>
    <w:rsid w:val="00B53E5E"/>
    <w:rsid w:val="00B600A5"/>
    <w:rsid w:val="00B73A30"/>
    <w:rsid w:val="00B73CC8"/>
    <w:rsid w:val="00B743F3"/>
    <w:rsid w:val="00B74C92"/>
    <w:rsid w:val="00B777B5"/>
    <w:rsid w:val="00B8038B"/>
    <w:rsid w:val="00B85184"/>
    <w:rsid w:val="00B87A35"/>
    <w:rsid w:val="00B93D33"/>
    <w:rsid w:val="00B966D9"/>
    <w:rsid w:val="00BA6EEE"/>
    <w:rsid w:val="00BA717E"/>
    <w:rsid w:val="00BB049C"/>
    <w:rsid w:val="00BB2A6E"/>
    <w:rsid w:val="00BD2421"/>
    <w:rsid w:val="00BD44F2"/>
    <w:rsid w:val="00BE02C5"/>
    <w:rsid w:val="00BE0825"/>
    <w:rsid w:val="00BE11D2"/>
    <w:rsid w:val="00BE25D9"/>
    <w:rsid w:val="00BE570F"/>
    <w:rsid w:val="00BE5A8A"/>
    <w:rsid w:val="00BE5AE1"/>
    <w:rsid w:val="00BE5B3C"/>
    <w:rsid w:val="00BE6E03"/>
    <w:rsid w:val="00BE7876"/>
    <w:rsid w:val="00BF41A5"/>
    <w:rsid w:val="00BF7015"/>
    <w:rsid w:val="00BF7270"/>
    <w:rsid w:val="00C0325D"/>
    <w:rsid w:val="00C121AA"/>
    <w:rsid w:val="00C15EA0"/>
    <w:rsid w:val="00C20F5A"/>
    <w:rsid w:val="00C23741"/>
    <w:rsid w:val="00C24163"/>
    <w:rsid w:val="00C303BC"/>
    <w:rsid w:val="00C344AA"/>
    <w:rsid w:val="00C36F1F"/>
    <w:rsid w:val="00C4292A"/>
    <w:rsid w:val="00C43614"/>
    <w:rsid w:val="00C45C63"/>
    <w:rsid w:val="00C52C5C"/>
    <w:rsid w:val="00C55D85"/>
    <w:rsid w:val="00C62AA3"/>
    <w:rsid w:val="00C6540D"/>
    <w:rsid w:val="00C7746C"/>
    <w:rsid w:val="00C8320F"/>
    <w:rsid w:val="00C87764"/>
    <w:rsid w:val="00C9367C"/>
    <w:rsid w:val="00C9787E"/>
    <w:rsid w:val="00CA5AFD"/>
    <w:rsid w:val="00CA7533"/>
    <w:rsid w:val="00CB08D0"/>
    <w:rsid w:val="00CB3C4A"/>
    <w:rsid w:val="00CC19F1"/>
    <w:rsid w:val="00CC3152"/>
    <w:rsid w:val="00CC3E57"/>
    <w:rsid w:val="00CD73BE"/>
    <w:rsid w:val="00CE5BBB"/>
    <w:rsid w:val="00CE7FEF"/>
    <w:rsid w:val="00CF367D"/>
    <w:rsid w:val="00CF3EE5"/>
    <w:rsid w:val="00CF4682"/>
    <w:rsid w:val="00D048D9"/>
    <w:rsid w:val="00D056B2"/>
    <w:rsid w:val="00D13A55"/>
    <w:rsid w:val="00D16F0D"/>
    <w:rsid w:val="00D1766D"/>
    <w:rsid w:val="00D21DE3"/>
    <w:rsid w:val="00D236EE"/>
    <w:rsid w:val="00D42069"/>
    <w:rsid w:val="00D47173"/>
    <w:rsid w:val="00D51CBF"/>
    <w:rsid w:val="00D52190"/>
    <w:rsid w:val="00D61D78"/>
    <w:rsid w:val="00D652FF"/>
    <w:rsid w:val="00D73264"/>
    <w:rsid w:val="00D73C1E"/>
    <w:rsid w:val="00D77C24"/>
    <w:rsid w:val="00D81FB5"/>
    <w:rsid w:val="00D82107"/>
    <w:rsid w:val="00D90615"/>
    <w:rsid w:val="00D90EAE"/>
    <w:rsid w:val="00D90FC9"/>
    <w:rsid w:val="00D972D7"/>
    <w:rsid w:val="00DA164F"/>
    <w:rsid w:val="00DA5E6E"/>
    <w:rsid w:val="00DB2F8F"/>
    <w:rsid w:val="00DC10B5"/>
    <w:rsid w:val="00DC2614"/>
    <w:rsid w:val="00DC29A3"/>
    <w:rsid w:val="00DD1F0E"/>
    <w:rsid w:val="00DD39CA"/>
    <w:rsid w:val="00DD5817"/>
    <w:rsid w:val="00DD68F7"/>
    <w:rsid w:val="00DE15F5"/>
    <w:rsid w:val="00DE7BBC"/>
    <w:rsid w:val="00DF45B5"/>
    <w:rsid w:val="00E004EB"/>
    <w:rsid w:val="00E02EE4"/>
    <w:rsid w:val="00E12C1D"/>
    <w:rsid w:val="00E40D59"/>
    <w:rsid w:val="00E43D5D"/>
    <w:rsid w:val="00E45728"/>
    <w:rsid w:val="00E524C6"/>
    <w:rsid w:val="00E57262"/>
    <w:rsid w:val="00E578E0"/>
    <w:rsid w:val="00E6092A"/>
    <w:rsid w:val="00E63D90"/>
    <w:rsid w:val="00E65E78"/>
    <w:rsid w:val="00E66240"/>
    <w:rsid w:val="00E70AC6"/>
    <w:rsid w:val="00E852DF"/>
    <w:rsid w:val="00E864E2"/>
    <w:rsid w:val="00E94EAF"/>
    <w:rsid w:val="00E97ABF"/>
    <w:rsid w:val="00EA0B27"/>
    <w:rsid w:val="00EA2DE6"/>
    <w:rsid w:val="00EA41F4"/>
    <w:rsid w:val="00EA4BE6"/>
    <w:rsid w:val="00EA6277"/>
    <w:rsid w:val="00EB1A82"/>
    <w:rsid w:val="00EB21DC"/>
    <w:rsid w:val="00EC3359"/>
    <w:rsid w:val="00EC38DA"/>
    <w:rsid w:val="00EC6963"/>
    <w:rsid w:val="00ED7E9A"/>
    <w:rsid w:val="00EE0A7E"/>
    <w:rsid w:val="00EE1DD4"/>
    <w:rsid w:val="00EE1E9C"/>
    <w:rsid w:val="00F10E4C"/>
    <w:rsid w:val="00F13B97"/>
    <w:rsid w:val="00F152D3"/>
    <w:rsid w:val="00F177B7"/>
    <w:rsid w:val="00F21CB2"/>
    <w:rsid w:val="00F21FB0"/>
    <w:rsid w:val="00F22A94"/>
    <w:rsid w:val="00F2384D"/>
    <w:rsid w:val="00F31BFA"/>
    <w:rsid w:val="00F3433D"/>
    <w:rsid w:val="00F40167"/>
    <w:rsid w:val="00F441D4"/>
    <w:rsid w:val="00F44DFB"/>
    <w:rsid w:val="00F46A7A"/>
    <w:rsid w:val="00F47260"/>
    <w:rsid w:val="00F5016C"/>
    <w:rsid w:val="00F54139"/>
    <w:rsid w:val="00F73630"/>
    <w:rsid w:val="00F81989"/>
    <w:rsid w:val="00F83ADD"/>
    <w:rsid w:val="00F856C0"/>
    <w:rsid w:val="00F97308"/>
    <w:rsid w:val="00F9787D"/>
    <w:rsid w:val="00FA071C"/>
    <w:rsid w:val="00FA1A7D"/>
    <w:rsid w:val="00FA3DC5"/>
    <w:rsid w:val="00FA752F"/>
    <w:rsid w:val="00FB0492"/>
    <w:rsid w:val="00FB67E3"/>
    <w:rsid w:val="00FC1866"/>
    <w:rsid w:val="00FD2FEF"/>
    <w:rsid w:val="00FD5A45"/>
    <w:rsid w:val="00FE18C8"/>
    <w:rsid w:val="00FE3A36"/>
    <w:rsid w:val="00FE4C9C"/>
    <w:rsid w:val="00FE7863"/>
    <w:rsid w:val="00FE7F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338EC4"/>
  <w15:chartTrackingRefBased/>
  <w15:docId w15:val="{2A3B6B46-2F2C-4598-9166-C2880CA8D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FE7863"/>
    <w:pPr>
      <w:keepNext/>
      <w:keepLines/>
      <w:spacing w:before="340" w:after="330" w:line="578" w:lineRule="auto"/>
      <w:outlineLvl w:val="0"/>
    </w:pPr>
    <w:rPr>
      <w:b/>
      <w:bCs/>
      <w:kern w:val="44"/>
      <w:sz w:val="44"/>
      <w:szCs w:val="44"/>
    </w:rPr>
  </w:style>
  <w:style w:type="paragraph" w:styleId="2">
    <w:name w:val="heading 2"/>
    <w:basedOn w:val="a"/>
    <w:next w:val="a"/>
    <w:link w:val="2Char"/>
    <w:uiPriority w:val="9"/>
    <w:semiHidden/>
    <w:unhideWhenUsed/>
    <w:qFormat/>
    <w:rsid w:val="003D09D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Char"/>
    <w:uiPriority w:val="9"/>
    <w:qFormat/>
    <w:rsid w:val="000A50FA"/>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97AB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E97ABF"/>
    <w:rPr>
      <w:sz w:val="18"/>
      <w:szCs w:val="18"/>
    </w:rPr>
  </w:style>
  <w:style w:type="paragraph" w:styleId="a4">
    <w:name w:val="footer"/>
    <w:basedOn w:val="a"/>
    <w:link w:val="Char0"/>
    <w:uiPriority w:val="99"/>
    <w:unhideWhenUsed/>
    <w:rsid w:val="00E97ABF"/>
    <w:pPr>
      <w:tabs>
        <w:tab w:val="center" w:pos="4153"/>
        <w:tab w:val="right" w:pos="8306"/>
      </w:tabs>
      <w:snapToGrid w:val="0"/>
      <w:jc w:val="left"/>
    </w:pPr>
    <w:rPr>
      <w:sz w:val="18"/>
      <w:szCs w:val="18"/>
    </w:rPr>
  </w:style>
  <w:style w:type="character" w:customStyle="1" w:styleId="Char0">
    <w:name w:val="页脚 Char"/>
    <w:basedOn w:val="a0"/>
    <w:link w:val="a4"/>
    <w:uiPriority w:val="99"/>
    <w:rsid w:val="00E97ABF"/>
    <w:rPr>
      <w:sz w:val="18"/>
      <w:szCs w:val="18"/>
    </w:rPr>
  </w:style>
  <w:style w:type="paragraph" w:styleId="a5">
    <w:name w:val="List Paragraph"/>
    <w:basedOn w:val="a"/>
    <w:uiPriority w:val="34"/>
    <w:qFormat/>
    <w:rsid w:val="00E97ABF"/>
    <w:pPr>
      <w:ind w:firstLineChars="200" w:firstLine="420"/>
    </w:pPr>
  </w:style>
  <w:style w:type="table" w:styleId="a6">
    <w:name w:val="Table Grid"/>
    <w:basedOn w:val="a1"/>
    <w:uiPriority w:val="39"/>
    <w:rsid w:val="008824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Emphasis"/>
    <w:basedOn w:val="a0"/>
    <w:uiPriority w:val="20"/>
    <w:qFormat/>
    <w:rsid w:val="00F40167"/>
    <w:rPr>
      <w:i/>
      <w:iCs/>
    </w:rPr>
  </w:style>
  <w:style w:type="character" w:customStyle="1" w:styleId="3Char">
    <w:name w:val="标题 3 Char"/>
    <w:basedOn w:val="a0"/>
    <w:link w:val="3"/>
    <w:uiPriority w:val="9"/>
    <w:rsid w:val="000A50FA"/>
    <w:rPr>
      <w:rFonts w:ascii="宋体" w:eastAsia="宋体" w:hAnsi="宋体" w:cs="宋体"/>
      <w:b/>
      <w:bCs/>
      <w:kern w:val="0"/>
      <w:sz w:val="27"/>
      <w:szCs w:val="27"/>
    </w:rPr>
  </w:style>
  <w:style w:type="character" w:styleId="a8">
    <w:name w:val="Hyperlink"/>
    <w:basedOn w:val="a0"/>
    <w:uiPriority w:val="99"/>
    <w:semiHidden/>
    <w:unhideWhenUsed/>
    <w:rsid w:val="000A50FA"/>
    <w:rPr>
      <w:color w:val="0000FF"/>
      <w:u w:val="single"/>
    </w:rPr>
  </w:style>
  <w:style w:type="character" w:customStyle="1" w:styleId="1Char">
    <w:name w:val="标题 1 Char"/>
    <w:basedOn w:val="a0"/>
    <w:link w:val="1"/>
    <w:uiPriority w:val="9"/>
    <w:rsid w:val="00FE7863"/>
    <w:rPr>
      <w:b/>
      <w:bCs/>
      <w:kern w:val="44"/>
      <w:sz w:val="44"/>
      <w:szCs w:val="44"/>
    </w:rPr>
  </w:style>
  <w:style w:type="character" w:customStyle="1" w:styleId="stitle">
    <w:name w:val="s_title"/>
    <w:basedOn w:val="a0"/>
    <w:rsid w:val="00FE7863"/>
  </w:style>
  <w:style w:type="character" w:customStyle="1" w:styleId="2Char">
    <w:name w:val="标题 2 Char"/>
    <w:basedOn w:val="a0"/>
    <w:link w:val="2"/>
    <w:uiPriority w:val="9"/>
    <w:semiHidden/>
    <w:rsid w:val="003D09D6"/>
    <w:rPr>
      <w:rFonts w:asciiTheme="majorHAnsi" w:eastAsiaTheme="majorEastAsia" w:hAnsiTheme="majorHAnsi" w:cstheme="majorBidi"/>
      <w:b/>
      <w:bCs/>
      <w:sz w:val="32"/>
      <w:szCs w:val="32"/>
    </w:rPr>
  </w:style>
  <w:style w:type="paragraph" w:styleId="a9">
    <w:name w:val="Normal (Web)"/>
    <w:basedOn w:val="a"/>
    <w:uiPriority w:val="99"/>
    <w:unhideWhenUsed/>
    <w:rsid w:val="002D65B7"/>
    <w:pPr>
      <w:widowControl/>
      <w:spacing w:before="100" w:beforeAutospacing="1" w:after="100" w:afterAutospacing="1"/>
      <w:jc w:val="left"/>
    </w:pPr>
    <w:rPr>
      <w:rFonts w:ascii="宋体" w:eastAsia="宋体" w:hAnsi="宋体" w:cs="宋体"/>
      <w:kern w:val="0"/>
      <w:sz w:val="24"/>
      <w:szCs w:val="24"/>
    </w:rPr>
  </w:style>
  <w:style w:type="character" w:styleId="aa">
    <w:name w:val="Strong"/>
    <w:basedOn w:val="a0"/>
    <w:uiPriority w:val="22"/>
    <w:qFormat/>
    <w:rsid w:val="002D65B7"/>
    <w:rPr>
      <w:b/>
      <w:bCs/>
    </w:rPr>
  </w:style>
  <w:style w:type="character" w:customStyle="1" w:styleId="time-source">
    <w:name w:val="time-source"/>
    <w:basedOn w:val="a0"/>
    <w:rsid w:val="002D65B7"/>
  </w:style>
  <w:style w:type="paragraph" w:styleId="ab">
    <w:name w:val="Balloon Text"/>
    <w:basedOn w:val="a"/>
    <w:link w:val="Char1"/>
    <w:uiPriority w:val="99"/>
    <w:semiHidden/>
    <w:unhideWhenUsed/>
    <w:rsid w:val="00F21FB0"/>
    <w:rPr>
      <w:sz w:val="18"/>
      <w:szCs w:val="18"/>
    </w:rPr>
  </w:style>
  <w:style w:type="character" w:customStyle="1" w:styleId="Char1">
    <w:name w:val="批注框文本 Char"/>
    <w:basedOn w:val="a0"/>
    <w:link w:val="ab"/>
    <w:uiPriority w:val="99"/>
    <w:semiHidden/>
    <w:rsid w:val="00F21FB0"/>
    <w:rPr>
      <w:sz w:val="18"/>
      <w:szCs w:val="18"/>
    </w:rPr>
  </w:style>
  <w:style w:type="character" w:styleId="ac">
    <w:name w:val="annotation reference"/>
    <w:basedOn w:val="a0"/>
    <w:uiPriority w:val="99"/>
    <w:semiHidden/>
    <w:unhideWhenUsed/>
    <w:rsid w:val="00F13B97"/>
    <w:rPr>
      <w:sz w:val="21"/>
      <w:szCs w:val="21"/>
    </w:rPr>
  </w:style>
  <w:style w:type="paragraph" w:styleId="ad">
    <w:name w:val="annotation text"/>
    <w:basedOn w:val="a"/>
    <w:link w:val="Char2"/>
    <w:uiPriority w:val="99"/>
    <w:semiHidden/>
    <w:unhideWhenUsed/>
    <w:rsid w:val="00F13B97"/>
    <w:pPr>
      <w:jc w:val="left"/>
    </w:pPr>
  </w:style>
  <w:style w:type="character" w:customStyle="1" w:styleId="Char2">
    <w:name w:val="批注文字 Char"/>
    <w:basedOn w:val="a0"/>
    <w:link w:val="ad"/>
    <w:uiPriority w:val="99"/>
    <w:semiHidden/>
    <w:rsid w:val="00F13B97"/>
  </w:style>
  <w:style w:type="paragraph" w:styleId="ae">
    <w:name w:val="annotation subject"/>
    <w:basedOn w:val="ad"/>
    <w:next w:val="ad"/>
    <w:link w:val="Char3"/>
    <w:uiPriority w:val="99"/>
    <w:semiHidden/>
    <w:unhideWhenUsed/>
    <w:rsid w:val="00F13B97"/>
    <w:rPr>
      <w:b/>
      <w:bCs/>
    </w:rPr>
  </w:style>
  <w:style w:type="character" w:customStyle="1" w:styleId="Char3">
    <w:name w:val="批注主题 Char"/>
    <w:basedOn w:val="Char2"/>
    <w:link w:val="ae"/>
    <w:uiPriority w:val="99"/>
    <w:semiHidden/>
    <w:rsid w:val="00F13B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486264">
      <w:bodyDiv w:val="1"/>
      <w:marLeft w:val="0"/>
      <w:marRight w:val="0"/>
      <w:marTop w:val="0"/>
      <w:marBottom w:val="0"/>
      <w:divBdr>
        <w:top w:val="none" w:sz="0" w:space="0" w:color="auto"/>
        <w:left w:val="none" w:sz="0" w:space="0" w:color="auto"/>
        <w:bottom w:val="none" w:sz="0" w:space="0" w:color="auto"/>
        <w:right w:val="none" w:sz="0" w:space="0" w:color="auto"/>
      </w:divBdr>
    </w:div>
    <w:div w:id="112677577">
      <w:bodyDiv w:val="1"/>
      <w:marLeft w:val="0"/>
      <w:marRight w:val="0"/>
      <w:marTop w:val="0"/>
      <w:marBottom w:val="0"/>
      <w:divBdr>
        <w:top w:val="none" w:sz="0" w:space="0" w:color="auto"/>
        <w:left w:val="none" w:sz="0" w:space="0" w:color="auto"/>
        <w:bottom w:val="none" w:sz="0" w:space="0" w:color="auto"/>
        <w:right w:val="none" w:sz="0" w:space="0" w:color="auto"/>
      </w:divBdr>
    </w:div>
    <w:div w:id="448666939">
      <w:bodyDiv w:val="1"/>
      <w:marLeft w:val="0"/>
      <w:marRight w:val="0"/>
      <w:marTop w:val="0"/>
      <w:marBottom w:val="0"/>
      <w:divBdr>
        <w:top w:val="none" w:sz="0" w:space="0" w:color="auto"/>
        <w:left w:val="none" w:sz="0" w:space="0" w:color="auto"/>
        <w:bottom w:val="none" w:sz="0" w:space="0" w:color="auto"/>
        <w:right w:val="none" w:sz="0" w:space="0" w:color="auto"/>
      </w:divBdr>
    </w:div>
    <w:div w:id="1338727382">
      <w:bodyDiv w:val="1"/>
      <w:marLeft w:val="0"/>
      <w:marRight w:val="0"/>
      <w:marTop w:val="0"/>
      <w:marBottom w:val="0"/>
      <w:divBdr>
        <w:top w:val="none" w:sz="0" w:space="0" w:color="auto"/>
        <w:left w:val="none" w:sz="0" w:space="0" w:color="auto"/>
        <w:bottom w:val="none" w:sz="0" w:space="0" w:color="auto"/>
        <w:right w:val="none" w:sz="0" w:space="0" w:color="auto"/>
      </w:divBdr>
    </w:div>
    <w:div w:id="1429815485">
      <w:bodyDiv w:val="1"/>
      <w:marLeft w:val="0"/>
      <w:marRight w:val="0"/>
      <w:marTop w:val="0"/>
      <w:marBottom w:val="0"/>
      <w:divBdr>
        <w:top w:val="none" w:sz="0" w:space="0" w:color="auto"/>
        <w:left w:val="none" w:sz="0" w:space="0" w:color="auto"/>
        <w:bottom w:val="none" w:sz="0" w:space="0" w:color="auto"/>
        <w:right w:val="none" w:sz="0" w:space="0" w:color="auto"/>
      </w:divBdr>
    </w:div>
    <w:div w:id="1502047287">
      <w:bodyDiv w:val="1"/>
      <w:marLeft w:val="0"/>
      <w:marRight w:val="0"/>
      <w:marTop w:val="0"/>
      <w:marBottom w:val="0"/>
      <w:divBdr>
        <w:top w:val="none" w:sz="0" w:space="0" w:color="auto"/>
        <w:left w:val="none" w:sz="0" w:space="0" w:color="auto"/>
        <w:bottom w:val="none" w:sz="0" w:space="0" w:color="auto"/>
        <w:right w:val="none" w:sz="0" w:space="0" w:color="auto"/>
      </w:divBdr>
    </w:div>
    <w:div w:id="1616908558">
      <w:bodyDiv w:val="1"/>
      <w:marLeft w:val="0"/>
      <w:marRight w:val="0"/>
      <w:marTop w:val="0"/>
      <w:marBottom w:val="0"/>
      <w:divBdr>
        <w:top w:val="none" w:sz="0" w:space="0" w:color="auto"/>
        <w:left w:val="none" w:sz="0" w:space="0" w:color="auto"/>
        <w:bottom w:val="none" w:sz="0" w:space="0" w:color="auto"/>
        <w:right w:val="none" w:sz="0" w:space="0" w:color="auto"/>
      </w:divBdr>
    </w:div>
    <w:div w:id="1929727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baidu.com/link?url=kc5LYA0uSuR2Ffiy0MmtV5l6CnDuTGcF8bnpvHCRZV34m4pyAUnqK4inJWikHvTBu4kUrdhCNUjHtyGElyFwk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1248</TotalTime>
  <Pages>1</Pages>
  <Words>1814</Words>
  <Characters>10344</Characters>
  <Application>Microsoft Office Word</Application>
  <DocSecurity>0</DocSecurity>
  <Lines>86</Lines>
  <Paragraphs>24</Paragraphs>
  <ScaleCrop>false</ScaleCrop>
  <Company/>
  <LinksUpToDate>false</LinksUpToDate>
  <CharactersWithSpaces>12134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Liting Ji</dc:creator>
  <cp:keywords/>
  <dc:description/>
  <cp:lastModifiedBy>黎婧瑶</cp:lastModifiedBy>
  <cp:revision>141</cp:revision>
  <cp:lastPrinted>2018-01-17T02:15:00Z</cp:lastPrinted>
  <dcterms:created xsi:type="dcterms:W3CDTF">2018-01-05T07:50:00Z</dcterms:created>
  <dcterms:modified xsi:type="dcterms:W3CDTF">2021-05-20T02:24:00Z</dcterms:modified>
</cp:coreProperties>
</file>