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60A9" w:rsidRPr="00F919D7" w:rsidRDefault="007E23A4" w:rsidP="00D93963">
      <w:pPr>
        <w:spacing w:line="360" w:lineRule="exact"/>
        <w:jc w:val="center"/>
        <w:rPr>
          <w:rFonts w:ascii="微软雅黑" w:eastAsia="微软雅黑" w:hAnsi="微软雅黑"/>
          <w:b/>
          <w:sz w:val="20"/>
          <w:szCs w:val="20"/>
        </w:rPr>
      </w:pPr>
      <w:bookmarkStart w:id="0" w:name="_Hlk520378508"/>
      <w:r w:rsidRPr="00F919D7">
        <w:rPr>
          <w:rFonts w:ascii="微软雅黑" w:eastAsia="微软雅黑" w:hAnsi="微软雅黑" w:hint="eastAsia"/>
          <w:b/>
          <w:sz w:val="20"/>
          <w:szCs w:val="20"/>
        </w:rPr>
        <w:t>H</w:t>
      </w:r>
      <w:r w:rsidRPr="00F919D7">
        <w:rPr>
          <w:rFonts w:ascii="微软雅黑" w:eastAsia="微软雅黑" w:hAnsi="微软雅黑"/>
          <w:b/>
          <w:sz w:val="20"/>
          <w:szCs w:val="20"/>
        </w:rPr>
        <w:t>RER003</w:t>
      </w:r>
      <w:r w:rsidR="001A6A93" w:rsidRPr="00F919D7">
        <w:rPr>
          <w:rFonts w:ascii="微软雅黑" w:eastAsia="微软雅黑" w:hAnsi="微软雅黑" w:hint="eastAsia"/>
          <w:b/>
          <w:sz w:val="20"/>
          <w:szCs w:val="20"/>
        </w:rPr>
        <w:t>如何留住</w:t>
      </w:r>
      <w:r w:rsidR="00F74DDE">
        <w:rPr>
          <w:rFonts w:ascii="微软雅黑" w:eastAsia="微软雅黑" w:hAnsi="微软雅黑" w:hint="eastAsia"/>
          <w:b/>
          <w:sz w:val="20"/>
          <w:szCs w:val="20"/>
        </w:rPr>
        <w:t>核心</w:t>
      </w:r>
      <w:r w:rsidR="001A6A93" w:rsidRPr="00F919D7">
        <w:rPr>
          <w:rFonts w:ascii="微软雅黑" w:eastAsia="微软雅黑" w:hAnsi="微软雅黑" w:hint="eastAsia"/>
          <w:b/>
          <w:sz w:val="20"/>
          <w:szCs w:val="20"/>
        </w:rPr>
        <w:t>人才</w:t>
      </w:r>
    </w:p>
    <w:bookmarkEnd w:id="0"/>
    <w:p w:rsidR="00F52B03" w:rsidRPr="00F919D7" w:rsidRDefault="00F52B03" w:rsidP="00D93963">
      <w:pPr>
        <w:spacing w:line="360" w:lineRule="exact"/>
        <w:rPr>
          <w:rFonts w:ascii="微软雅黑" w:eastAsia="微软雅黑" w:hAnsi="微软雅黑"/>
          <w:sz w:val="20"/>
          <w:szCs w:val="20"/>
        </w:rPr>
      </w:pPr>
    </w:p>
    <w:p w:rsidR="009D7959" w:rsidRPr="00F919D7" w:rsidRDefault="009D7959" w:rsidP="009D7959">
      <w:pPr>
        <w:spacing w:line="360" w:lineRule="exact"/>
        <w:rPr>
          <w:rFonts w:ascii="微软雅黑" w:eastAsia="微软雅黑" w:hAnsi="微软雅黑"/>
          <w:b/>
          <w:sz w:val="20"/>
          <w:szCs w:val="20"/>
          <w:shd w:val="pct15" w:color="auto" w:fill="FFFFFF"/>
        </w:rPr>
      </w:pPr>
      <w:bookmarkStart w:id="1" w:name="_Hlk520378516"/>
      <w:r>
        <w:rPr>
          <w:rFonts w:ascii="微软雅黑" w:eastAsia="微软雅黑" w:hAnsi="微软雅黑" w:hint="eastAsia"/>
          <w:b/>
          <w:sz w:val="20"/>
          <w:szCs w:val="20"/>
          <w:shd w:val="pct15" w:color="auto" w:fill="FFFFFF"/>
        </w:rPr>
        <w:t>0</w:t>
      </w:r>
      <w:r>
        <w:rPr>
          <w:rFonts w:ascii="微软雅黑" w:eastAsia="微软雅黑" w:hAnsi="微软雅黑"/>
          <w:b/>
          <w:sz w:val="20"/>
          <w:szCs w:val="20"/>
          <w:shd w:val="pct15" w:color="auto" w:fill="FFFFFF"/>
        </w:rPr>
        <w:t>0U</w:t>
      </w:r>
      <w:r w:rsidRPr="00F919D7">
        <w:rPr>
          <w:rFonts w:ascii="微软雅黑" w:eastAsia="微软雅黑" w:hAnsi="微软雅黑" w:hint="eastAsia"/>
          <w:b/>
          <w:sz w:val="20"/>
          <w:szCs w:val="20"/>
          <w:shd w:val="pct15" w:color="auto" w:fill="FFFFFF"/>
        </w:rPr>
        <w:t>学习目标</w:t>
      </w:r>
    </w:p>
    <w:p w:rsidR="009D7959" w:rsidRPr="00F919D7"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0U01</w:t>
      </w:r>
      <w:r w:rsidRPr="00F919D7">
        <w:rPr>
          <w:rFonts w:ascii="微软雅黑" w:eastAsia="微软雅黑" w:hAnsi="微软雅黑" w:hint="eastAsia"/>
          <w:b/>
          <w:sz w:val="20"/>
          <w:szCs w:val="20"/>
        </w:rPr>
        <w:t>课程学习目标</w:t>
      </w:r>
    </w:p>
    <w:p w:rsidR="009D7959" w:rsidRPr="00F919D7" w:rsidRDefault="009D7959" w:rsidP="009D7959">
      <w:pPr>
        <w:spacing w:line="360" w:lineRule="exact"/>
        <w:rPr>
          <w:rFonts w:ascii="微软雅黑" w:eastAsia="微软雅黑" w:hAnsi="微软雅黑"/>
          <w:b/>
          <w:sz w:val="20"/>
          <w:szCs w:val="20"/>
          <w:shd w:val="pct15" w:color="auto" w:fill="FFFFFF"/>
        </w:rPr>
      </w:pPr>
      <w:r>
        <w:rPr>
          <w:rFonts w:ascii="微软雅黑" w:eastAsia="微软雅黑" w:hAnsi="微软雅黑" w:hint="eastAsia"/>
          <w:b/>
          <w:sz w:val="20"/>
          <w:szCs w:val="20"/>
          <w:shd w:val="pct15" w:color="auto" w:fill="FFFFFF"/>
        </w:rPr>
        <w:t>0</w:t>
      </w:r>
      <w:r>
        <w:rPr>
          <w:rFonts w:ascii="微软雅黑" w:eastAsia="微软雅黑" w:hAnsi="微软雅黑"/>
          <w:b/>
          <w:sz w:val="20"/>
          <w:szCs w:val="20"/>
          <w:shd w:val="pct15" w:color="auto" w:fill="FFFFFF"/>
        </w:rPr>
        <w:t>1U</w:t>
      </w:r>
      <w:r>
        <w:rPr>
          <w:rFonts w:ascii="微软雅黑" w:eastAsia="微软雅黑" w:hAnsi="微软雅黑" w:hint="eastAsia"/>
          <w:b/>
          <w:sz w:val="20"/>
          <w:szCs w:val="20"/>
          <w:shd w:val="pct15" w:color="auto" w:fill="FFFFFF"/>
        </w:rPr>
        <w:t>识别企业的核心人才</w:t>
      </w:r>
    </w:p>
    <w:p w:rsidR="009D7959" w:rsidRPr="00F919D7"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1U01</w:t>
      </w:r>
      <w:r>
        <w:rPr>
          <w:rFonts w:ascii="微软雅黑" w:eastAsia="微软雅黑" w:hAnsi="微软雅黑" w:hint="eastAsia"/>
          <w:b/>
          <w:sz w:val="20"/>
          <w:szCs w:val="20"/>
        </w:rPr>
        <w:t>a请思考：谁是核心员工？</w:t>
      </w:r>
    </w:p>
    <w:p w:rsidR="009D7959" w:rsidRPr="006E4306" w:rsidRDefault="009D7959" w:rsidP="009D7959">
      <w:pPr>
        <w:spacing w:line="360" w:lineRule="exact"/>
        <w:rPr>
          <w:rFonts w:ascii="微软雅黑" w:eastAsia="微软雅黑" w:hAnsi="微软雅黑"/>
          <w:b/>
          <w:sz w:val="20"/>
          <w:szCs w:val="20"/>
        </w:rPr>
      </w:pPr>
      <w:r w:rsidRPr="006E4306">
        <w:rPr>
          <w:rFonts w:ascii="微软雅黑" w:eastAsia="微软雅黑" w:hAnsi="微软雅黑" w:hint="eastAsia"/>
          <w:b/>
          <w:sz w:val="20"/>
          <w:szCs w:val="20"/>
        </w:rPr>
        <w:t>0</w:t>
      </w:r>
      <w:r w:rsidRPr="006E4306">
        <w:rPr>
          <w:rFonts w:ascii="微软雅黑" w:eastAsia="微软雅黑" w:hAnsi="微软雅黑"/>
          <w:b/>
          <w:sz w:val="20"/>
          <w:szCs w:val="20"/>
        </w:rPr>
        <w:t>1U02</w:t>
      </w:r>
      <w:r w:rsidRPr="006E4306">
        <w:rPr>
          <w:rFonts w:ascii="微软雅黑" w:eastAsia="微软雅黑" w:hAnsi="微软雅黑" w:hint="eastAsia"/>
          <w:b/>
          <w:sz w:val="20"/>
          <w:szCs w:val="20"/>
        </w:rPr>
        <w:t>核心员工的特点</w:t>
      </w:r>
    </w:p>
    <w:p w:rsidR="009D7959" w:rsidRPr="00F919D7" w:rsidRDefault="009D7959" w:rsidP="009D7959">
      <w:pPr>
        <w:spacing w:line="360" w:lineRule="exact"/>
        <w:rPr>
          <w:rFonts w:ascii="微软雅黑" w:eastAsia="微软雅黑" w:hAnsi="微软雅黑"/>
          <w:b/>
          <w:sz w:val="20"/>
          <w:szCs w:val="20"/>
          <w:shd w:val="pct15" w:color="auto" w:fill="FFFFFF"/>
        </w:rPr>
      </w:pPr>
      <w:r>
        <w:rPr>
          <w:rFonts w:ascii="微软雅黑" w:eastAsia="微软雅黑" w:hAnsi="微软雅黑" w:hint="eastAsia"/>
          <w:b/>
          <w:sz w:val="20"/>
          <w:szCs w:val="20"/>
          <w:shd w:val="pct15" w:color="auto" w:fill="FFFFFF"/>
        </w:rPr>
        <w:t>0</w:t>
      </w:r>
      <w:r>
        <w:rPr>
          <w:rFonts w:ascii="微软雅黑" w:eastAsia="微软雅黑" w:hAnsi="微软雅黑"/>
          <w:b/>
          <w:sz w:val="20"/>
          <w:szCs w:val="20"/>
          <w:shd w:val="pct15" w:color="auto" w:fill="FFFFFF"/>
        </w:rPr>
        <w:t>2U</w:t>
      </w:r>
      <w:r>
        <w:rPr>
          <w:rFonts w:ascii="微软雅黑" w:eastAsia="微软雅黑" w:hAnsi="微软雅黑" w:hint="eastAsia"/>
          <w:b/>
          <w:sz w:val="20"/>
          <w:szCs w:val="20"/>
          <w:shd w:val="pct15" w:color="auto" w:fill="FFFFFF"/>
        </w:rPr>
        <w:t>员工留下的原因</w:t>
      </w:r>
    </w:p>
    <w:p w:rsidR="009D7959"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2U01</w:t>
      </w:r>
      <w:r>
        <w:rPr>
          <w:rFonts w:ascii="微软雅黑" w:eastAsia="微软雅黑" w:hAnsi="微软雅黑" w:hint="eastAsia"/>
          <w:b/>
          <w:sz w:val="20"/>
          <w:szCs w:val="20"/>
        </w:rPr>
        <w:t>案例：拒绝“橄榄枝”的林宛</w:t>
      </w:r>
    </w:p>
    <w:p w:rsidR="009D7959" w:rsidRPr="00F919D7"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2U02a</w:t>
      </w:r>
      <w:r>
        <w:rPr>
          <w:rFonts w:ascii="微软雅黑" w:eastAsia="微软雅黑" w:hAnsi="微软雅黑" w:hint="eastAsia"/>
          <w:b/>
          <w:sz w:val="20"/>
          <w:szCs w:val="20"/>
        </w:rPr>
        <w:t>请思考</w:t>
      </w:r>
      <w:r w:rsidRPr="00F919D7">
        <w:rPr>
          <w:rFonts w:ascii="微软雅黑" w:eastAsia="微软雅黑" w:hAnsi="微软雅黑" w:hint="eastAsia"/>
          <w:b/>
          <w:sz w:val="20"/>
          <w:szCs w:val="20"/>
        </w:rPr>
        <w:t>：林宛为什么选择留</w:t>
      </w:r>
      <w:r>
        <w:rPr>
          <w:rFonts w:ascii="微软雅黑" w:eastAsia="微软雅黑" w:hAnsi="微软雅黑" w:hint="eastAsia"/>
          <w:b/>
          <w:sz w:val="20"/>
          <w:szCs w:val="20"/>
        </w:rPr>
        <w:t>下来</w:t>
      </w:r>
      <w:r w:rsidRPr="00F919D7">
        <w:rPr>
          <w:rFonts w:ascii="微软雅黑" w:eastAsia="微软雅黑" w:hAnsi="微软雅黑" w:hint="eastAsia"/>
          <w:b/>
          <w:sz w:val="20"/>
          <w:szCs w:val="20"/>
        </w:rPr>
        <w:t>？</w:t>
      </w:r>
    </w:p>
    <w:p w:rsidR="009D7959" w:rsidRPr="00F919D7"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2U03</w:t>
      </w:r>
      <w:r>
        <w:rPr>
          <w:rFonts w:ascii="微软雅黑" w:eastAsia="微软雅黑" w:hAnsi="微软雅黑" w:hint="eastAsia"/>
          <w:b/>
          <w:sz w:val="20"/>
          <w:szCs w:val="20"/>
        </w:rPr>
        <w:t>员工为什么留下</w:t>
      </w:r>
    </w:p>
    <w:p w:rsidR="009D7959" w:rsidRPr="00F919D7" w:rsidRDefault="009D7959" w:rsidP="009D7959">
      <w:pPr>
        <w:spacing w:line="360" w:lineRule="exact"/>
        <w:rPr>
          <w:rFonts w:ascii="微软雅黑" w:eastAsia="微软雅黑" w:hAnsi="微软雅黑"/>
          <w:b/>
          <w:sz w:val="20"/>
          <w:szCs w:val="20"/>
          <w:shd w:val="pct15" w:color="auto" w:fill="FFFFFF"/>
        </w:rPr>
      </w:pPr>
      <w:r>
        <w:rPr>
          <w:rFonts w:ascii="微软雅黑" w:eastAsia="微软雅黑" w:hAnsi="微软雅黑" w:hint="eastAsia"/>
          <w:b/>
          <w:sz w:val="20"/>
          <w:szCs w:val="20"/>
          <w:shd w:val="pct15" w:color="auto" w:fill="FFFFFF"/>
        </w:rPr>
        <w:t>0</w:t>
      </w:r>
      <w:r>
        <w:rPr>
          <w:rFonts w:ascii="微软雅黑" w:eastAsia="微软雅黑" w:hAnsi="微软雅黑"/>
          <w:b/>
          <w:sz w:val="20"/>
          <w:szCs w:val="20"/>
          <w:shd w:val="pct15" w:color="auto" w:fill="FFFFFF"/>
        </w:rPr>
        <w:t>3U</w:t>
      </w:r>
      <w:r w:rsidRPr="00F919D7">
        <w:rPr>
          <w:rFonts w:ascii="微软雅黑" w:eastAsia="微软雅黑" w:hAnsi="微软雅黑" w:hint="eastAsia"/>
          <w:b/>
          <w:sz w:val="20"/>
          <w:szCs w:val="20"/>
          <w:shd w:val="pct15" w:color="auto" w:fill="FFFFFF"/>
        </w:rPr>
        <w:t>人才保留模型</w:t>
      </w:r>
    </w:p>
    <w:p w:rsidR="009D7959" w:rsidRPr="00534618" w:rsidRDefault="009D7959" w:rsidP="009D7959">
      <w:pPr>
        <w:spacing w:line="360" w:lineRule="exact"/>
        <w:rPr>
          <w:rFonts w:ascii="微软雅黑" w:eastAsia="微软雅黑" w:hAnsi="微软雅黑"/>
          <w:b/>
          <w:sz w:val="20"/>
          <w:szCs w:val="20"/>
        </w:rPr>
      </w:pPr>
      <w:r w:rsidRPr="00534618">
        <w:rPr>
          <w:rFonts w:ascii="微软雅黑" w:eastAsia="微软雅黑" w:hAnsi="微软雅黑" w:hint="eastAsia"/>
          <w:b/>
          <w:sz w:val="20"/>
          <w:szCs w:val="20"/>
        </w:rPr>
        <w:t>0</w:t>
      </w:r>
      <w:r w:rsidRPr="00534618">
        <w:rPr>
          <w:rFonts w:ascii="微软雅黑" w:eastAsia="微软雅黑" w:hAnsi="微软雅黑"/>
          <w:b/>
          <w:sz w:val="20"/>
          <w:szCs w:val="20"/>
        </w:rPr>
        <w:t>3U0</w:t>
      </w:r>
      <w:r>
        <w:rPr>
          <w:rFonts w:ascii="微软雅黑" w:eastAsia="微软雅黑" w:hAnsi="微软雅黑"/>
          <w:b/>
          <w:sz w:val="20"/>
          <w:szCs w:val="20"/>
        </w:rPr>
        <w:t>1</w:t>
      </w:r>
      <w:r w:rsidRPr="00534618">
        <w:rPr>
          <w:rFonts w:ascii="微软雅黑" w:eastAsia="微软雅黑" w:hAnsi="微软雅黑" w:hint="eastAsia"/>
          <w:b/>
          <w:sz w:val="20"/>
          <w:szCs w:val="20"/>
        </w:rPr>
        <w:t>案例：</w:t>
      </w:r>
      <w:r>
        <w:rPr>
          <w:rFonts w:ascii="微软雅黑" w:eastAsia="微软雅黑" w:hAnsi="微软雅黑" w:hint="eastAsia"/>
          <w:b/>
          <w:sz w:val="20"/>
          <w:szCs w:val="20"/>
        </w:rPr>
        <w:t>马勒汽车如何留住人才</w:t>
      </w:r>
    </w:p>
    <w:p w:rsidR="009D7959" w:rsidRPr="00236C8A"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3U02</w:t>
      </w:r>
      <w:r>
        <w:rPr>
          <w:rFonts w:ascii="微软雅黑" w:eastAsia="微软雅黑" w:hAnsi="微软雅黑" w:hint="eastAsia"/>
          <w:b/>
          <w:sz w:val="20"/>
          <w:szCs w:val="20"/>
        </w:rPr>
        <w:t>人才保留模型介绍</w:t>
      </w:r>
    </w:p>
    <w:p w:rsidR="009D7959" w:rsidRPr="008A5725" w:rsidRDefault="009D7959" w:rsidP="009D7959">
      <w:pPr>
        <w:spacing w:line="360" w:lineRule="exact"/>
        <w:rPr>
          <w:rFonts w:ascii="微软雅黑" w:eastAsia="微软雅黑" w:hAnsi="微软雅黑"/>
          <w:b/>
          <w:color w:val="000000" w:themeColor="text1"/>
          <w:sz w:val="20"/>
          <w:szCs w:val="20"/>
        </w:rPr>
      </w:pPr>
      <w:r>
        <w:rPr>
          <w:rFonts w:ascii="微软雅黑" w:eastAsia="微软雅黑" w:hAnsi="微软雅黑" w:hint="eastAsia"/>
          <w:b/>
          <w:color w:val="000000" w:themeColor="text1"/>
          <w:sz w:val="20"/>
          <w:szCs w:val="20"/>
        </w:rPr>
        <w:t>0</w:t>
      </w:r>
      <w:r>
        <w:rPr>
          <w:rFonts w:ascii="微软雅黑" w:eastAsia="微软雅黑" w:hAnsi="微软雅黑"/>
          <w:b/>
          <w:color w:val="000000" w:themeColor="text1"/>
          <w:sz w:val="20"/>
          <w:szCs w:val="20"/>
        </w:rPr>
        <w:t>3U03a</w:t>
      </w:r>
      <w:r>
        <w:rPr>
          <w:rFonts w:ascii="微软雅黑" w:eastAsia="微软雅黑" w:hAnsi="微软雅黑" w:hint="eastAsia"/>
          <w:b/>
          <w:color w:val="000000" w:themeColor="text1"/>
          <w:sz w:val="20"/>
          <w:szCs w:val="20"/>
        </w:rPr>
        <w:t>小测验：请为马勒汽车的人才保留做法进行归类</w:t>
      </w:r>
    </w:p>
    <w:p w:rsidR="009D7959" w:rsidRPr="00F919D7" w:rsidRDefault="009D7959" w:rsidP="009D7959">
      <w:pPr>
        <w:spacing w:line="360" w:lineRule="exact"/>
        <w:rPr>
          <w:rFonts w:ascii="微软雅黑" w:eastAsia="微软雅黑" w:hAnsi="微软雅黑"/>
          <w:b/>
          <w:sz w:val="20"/>
          <w:szCs w:val="20"/>
          <w:shd w:val="pct15" w:color="auto" w:fill="FFFFFF"/>
        </w:rPr>
      </w:pPr>
      <w:r>
        <w:rPr>
          <w:rFonts w:ascii="微软雅黑" w:eastAsia="微软雅黑" w:hAnsi="微软雅黑" w:hint="eastAsia"/>
          <w:b/>
          <w:sz w:val="20"/>
          <w:szCs w:val="20"/>
          <w:shd w:val="pct15" w:color="auto" w:fill="FFFFFF"/>
        </w:rPr>
        <w:t>0</w:t>
      </w:r>
      <w:r>
        <w:rPr>
          <w:rFonts w:ascii="微软雅黑" w:eastAsia="微软雅黑" w:hAnsi="微软雅黑"/>
          <w:b/>
          <w:sz w:val="20"/>
          <w:szCs w:val="20"/>
          <w:shd w:val="pct15" w:color="auto" w:fill="FFFFFF"/>
        </w:rPr>
        <w:t>4U</w:t>
      </w:r>
      <w:r>
        <w:rPr>
          <w:rFonts w:ascii="微软雅黑" w:eastAsia="微软雅黑" w:hAnsi="微软雅黑" w:hint="eastAsia"/>
          <w:b/>
          <w:sz w:val="20"/>
          <w:szCs w:val="20"/>
          <w:shd w:val="pct15" w:color="auto" w:fill="FFFFFF"/>
        </w:rPr>
        <w:t>如何留住核心人才</w:t>
      </w:r>
    </w:p>
    <w:p w:rsidR="009D7959" w:rsidRPr="009D7959" w:rsidRDefault="009D7959" w:rsidP="009D7959">
      <w:pPr>
        <w:spacing w:line="360" w:lineRule="exact"/>
        <w:rPr>
          <w:rFonts w:ascii="微软雅黑" w:eastAsia="微软雅黑" w:hAnsi="微软雅黑"/>
          <w:b/>
          <w:sz w:val="20"/>
          <w:szCs w:val="20"/>
        </w:rPr>
      </w:pPr>
      <w:r w:rsidRPr="004D7040">
        <w:rPr>
          <w:rFonts w:ascii="微软雅黑" w:eastAsia="微软雅黑" w:hAnsi="微软雅黑" w:hint="eastAsia"/>
          <w:b/>
          <w:sz w:val="20"/>
          <w:szCs w:val="20"/>
        </w:rPr>
        <w:t>0</w:t>
      </w:r>
      <w:r>
        <w:rPr>
          <w:rFonts w:ascii="微软雅黑" w:eastAsia="微软雅黑" w:hAnsi="微软雅黑"/>
          <w:b/>
          <w:sz w:val="20"/>
          <w:szCs w:val="20"/>
        </w:rPr>
        <w:t>4</w:t>
      </w:r>
      <w:r w:rsidRPr="004D7040">
        <w:rPr>
          <w:rFonts w:ascii="微软雅黑" w:eastAsia="微软雅黑" w:hAnsi="微软雅黑" w:hint="eastAsia"/>
          <w:b/>
          <w:sz w:val="20"/>
          <w:szCs w:val="20"/>
        </w:rPr>
        <w:t>U0</w:t>
      </w:r>
      <w:r>
        <w:rPr>
          <w:rFonts w:ascii="微软雅黑" w:eastAsia="微软雅黑" w:hAnsi="微软雅黑"/>
          <w:b/>
          <w:sz w:val="20"/>
          <w:szCs w:val="20"/>
        </w:rPr>
        <w:t>1a</w:t>
      </w:r>
      <w:r>
        <w:rPr>
          <w:rFonts w:ascii="微软雅黑" w:eastAsia="微软雅黑" w:hAnsi="微软雅黑" w:hint="eastAsia"/>
          <w:b/>
          <w:sz w:val="20"/>
          <w:szCs w:val="20"/>
        </w:rPr>
        <w:t>请思考：你会采取哪些留住人才的措施？</w:t>
      </w:r>
    </w:p>
    <w:p w:rsidR="009D7959" w:rsidRPr="004D7040" w:rsidRDefault="009D7959" w:rsidP="009D7959">
      <w:pPr>
        <w:spacing w:line="360" w:lineRule="exact"/>
        <w:rPr>
          <w:rFonts w:ascii="微软雅黑" w:eastAsia="微软雅黑" w:hAnsi="微软雅黑"/>
          <w:b/>
          <w:sz w:val="20"/>
          <w:szCs w:val="20"/>
        </w:rPr>
      </w:pPr>
      <w:r w:rsidRPr="004D7040">
        <w:rPr>
          <w:rFonts w:ascii="微软雅黑" w:eastAsia="微软雅黑" w:hAnsi="微软雅黑" w:hint="eastAsia"/>
          <w:b/>
          <w:sz w:val="20"/>
          <w:szCs w:val="20"/>
        </w:rPr>
        <w:t>0</w:t>
      </w:r>
      <w:r>
        <w:rPr>
          <w:rFonts w:ascii="微软雅黑" w:eastAsia="微软雅黑" w:hAnsi="微软雅黑"/>
          <w:b/>
          <w:sz w:val="20"/>
          <w:szCs w:val="20"/>
        </w:rPr>
        <w:t>4</w:t>
      </w:r>
      <w:r w:rsidRPr="004D7040">
        <w:rPr>
          <w:rFonts w:ascii="微软雅黑" w:eastAsia="微软雅黑" w:hAnsi="微软雅黑" w:hint="eastAsia"/>
          <w:b/>
          <w:sz w:val="20"/>
          <w:szCs w:val="20"/>
        </w:rPr>
        <w:t>U0</w:t>
      </w:r>
      <w:r>
        <w:rPr>
          <w:rFonts w:ascii="微软雅黑" w:eastAsia="微软雅黑" w:hAnsi="微软雅黑"/>
          <w:b/>
          <w:sz w:val="20"/>
          <w:szCs w:val="20"/>
        </w:rPr>
        <w:t>2</w:t>
      </w:r>
      <w:r w:rsidRPr="004D7040">
        <w:rPr>
          <w:rFonts w:ascii="微软雅黑" w:eastAsia="微软雅黑" w:hAnsi="微软雅黑" w:hint="eastAsia"/>
          <w:b/>
          <w:sz w:val="20"/>
          <w:szCs w:val="20"/>
        </w:rPr>
        <w:t>留住</w:t>
      </w:r>
      <w:r>
        <w:rPr>
          <w:rFonts w:ascii="微软雅黑" w:eastAsia="微软雅黑" w:hAnsi="微软雅黑" w:hint="eastAsia"/>
          <w:b/>
          <w:sz w:val="20"/>
          <w:szCs w:val="20"/>
        </w:rPr>
        <w:t>核心</w:t>
      </w:r>
      <w:r w:rsidRPr="004D7040">
        <w:rPr>
          <w:rFonts w:ascii="微软雅黑" w:eastAsia="微软雅黑" w:hAnsi="微软雅黑" w:hint="eastAsia"/>
          <w:b/>
          <w:sz w:val="20"/>
          <w:szCs w:val="20"/>
        </w:rPr>
        <w:t>人才的措施</w:t>
      </w:r>
    </w:p>
    <w:p w:rsidR="009D7959" w:rsidRPr="00F919D7"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4U03</w:t>
      </w:r>
      <w:r w:rsidRPr="0003651E">
        <w:rPr>
          <w:rFonts w:ascii="微软雅黑" w:eastAsia="微软雅黑" w:hAnsi="微软雅黑" w:hint="eastAsia"/>
          <w:b/>
          <w:sz w:val="20"/>
          <w:szCs w:val="20"/>
        </w:rPr>
        <w:t>措施</w:t>
      </w:r>
      <w:proofErr w:type="gramStart"/>
      <w:r w:rsidRPr="0003651E">
        <w:rPr>
          <w:rFonts w:ascii="微软雅黑" w:eastAsia="微软雅黑" w:hAnsi="微软雅黑" w:hint="eastAsia"/>
          <w:b/>
          <w:sz w:val="20"/>
          <w:szCs w:val="20"/>
        </w:rPr>
        <w:t>一</w:t>
      </w:r>
      <w:proofErr w:type="gramEnd"/>
      <w:r w:rsidRPr="0003651E">
        <w:rPr>
          <w:rFonts w:ascii="微软雅黑" w:eastAsia="微软雅黑" w:hAnsi="微软雅黑" w:hint="eastAsia"/>
          <w:b/>
          <w:sz w:val="20"/>
          <w:szCs w:val="20"/>
        </w:rPr>
        <w:t>：入职引导</w:t>
      </w:r>
    </w:p>
    <w:p w:rsidR="009D7959" w:rsidRPr="00F919D7"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4U04a</w:t>
      </w:r>
      <w:r>
        <w:rPr>
          <w:rFonts w:ascii="微软雅黑" w:eastAsia="微软雅黑" w:hAnsi="微软雅黑" w:hint="eastAsia"/>
          <w:b/>
          <w:sz w:val="20"/>
          <w:szCs w:val="20"/>
        </w:rPr>
        <w:t>请思考</w:t>
      </w:r>
      <w:r w:rsidRPr="0003651E">
        <w:rPr>
          <w:rFonts w:ascii="微软雅黑" w:eastAsia="微软雅黑" w:hAnsi="微软雅黑" w:hint="eastAsia"/>
          <w:b/>
          <w:sz w:val="20"/>
          <w:szCs w:val="20"/>
        </w:rPr>
        <w:t>：</w:t>
      </w:r>
      <w:r>
        <w:rPr>
          <w:rFonts w:ascii="微软雅黑" w:eastAsia="微软雅黑" w:hAnsi="微软雅黑" w:hint="eastAsia"/>
          <w:b/>
          <w:sz w:val="20"/>
          <w:szCs w:val="20"/>
        </w:rPr>
        <w:t>你将提供什么样的入职引导？</w:t>
      </w:r>
    </w:p>
    <w:p w:rsidR="009D7959" w:rsidRPr="00F919D7"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4U05</w:t>
      </w:r>
      <w:r>
        <w:rPr>
          <w:rFonts w:ascii="微软雅黑" w:eastAsia="微软雅黑" w:hAnsi="微软雅黑" w:hint="eastAsia"/>
          <w:b/>
          <w:sz w:val="20"/>
          <w:szCs w:val="20"/>
        </w:rPr>
        <w:t>措施二：薪酬福利的定期回顾与调整</w:t>
      </w:r>
    </w:p>
    <w:p w:rsidR="009D7959" w:rsidRPr="00E124F1" w:rsidRDefault="009D7959" w:rsidP="009D7959">
      <w:pPr>
        <w:spacing w:line="360" w:lineRule="exact"/>
        <w:rPr>
          <w:rFonts w:ascii="微软雅黑" w:eastAsia="微软雅黑" w:hAnsi="微软雅黑"/>
          <w:b/>
          <w:sz w:val="20"/>
          <w:szCs w:val="20"/>
        </w:rPr>
      </w:pPr>
      <w:r w:rsidRPr="00E124F1">
        <w:rPr>
          <w:rFonts w:ascii="微软雅黑" w:eastAsia="微软雅黑" w:hAnsi="微软雅黑" w:hint="eastAsia"/>
          <w:b/>
          <w:sz w:val="20"/>
          <w:szCs w:val="20"/>
        </w:rPr>
        <w:t>0</w:t>
      </w:r>
      <w:r w:rsidRPr="00E124F1">
        <w:rPr>
          <w:rFonts w:ascii="微软雅黑" w:eastAsia="微软雅黑" w:hAnsi="微软雅黑"/>
          <w:b/>
          <w:sz w:val="20"/>
          <w:szCs w:val="20"/>
        </w:rPr>
        <w:t>4U0</w:t>
      </w:r>
      <w:r>
        <w:rPr>
          <w:rFonts w:ascii="微软雅黑" w:eastAsia="微软雅黑" w:hAnsi="微软雅黑"/>
          <w:b/>
          <w:sz w:val="20"/>
          <w:szCs w:val="20"/>
        </w:rPr>
        <w:t>6</w:t>
      </w:r>
      <w:r w:rsidRPr="00E124F1">
        <w:rPr>
          <w:rFonts w:ascii="微软雅黑" w:eastAsia="微软雅黑" w:hAnsi="微软雅黑" w:hint="eastAsia"/>
          <w:b/>
          <w:sz w:val="20"/>
          <w:szCs w:val="20"/>
        </w:rPr>
        <w:t>措施三：绩效管理</w:t>
      </w:r>
    </w:p>
    <w:p w:rsidR="009D7959" w:rsidRPr="00E124F1" w:rsidRDefault="009D7959" w:rsidP="009D7959">
      <w:pPr>
        <w:spacing w:line="360" w:lineRule="exact"/>
        <w:rPr>
          <w:rFonts w:ascii="微软雅黑" w:eastAsia="微软雅黑" w:hAnsi="微软雅黑"/>
          <w:b/>
          <w:sz w:val="20"/>
          <w:szCs w:val="20"/>
        </w:rPr>
      </w:pPr>
      <w:r w:rsidRPr="00E124F1">
        <w:rPr>
          <w:rFonts w:ascii="微软雅黑" w:eastAsia="微软雅黑" w:hAnsi="微软雅黑" w:hint="eastAsia"/>
          <w:b/>
          <w:sz w:val="20"/>
          <w:szCs w:val="20"/>
        </w:rPr>
        <w:t>0</w:t>
      </w:r>
      <w:r w:rsidRPr="00E124F1">
        <w:rPr>
          <w:rFonts w:ascii="微软雅黑" w:eastAsia="微软雅黑" w:hAnsi="微软雅黑"/>
          <w:b/>
          <w:sz w:val="20"/>
          <w:szCs w:val="20"/>
        </w:rPr>
        <w:t>4U0</w:t>
      </w:r>
      <w:r>
        <w:rPr>
          <w:rFonts w:ascii="微软雅黑" w:eastAsia="微软雅黑" w:hAnsi="微软雅黑"/>
          <w:b/>
          <w:sz w:val="20"/>
          <w:szCs w:val="20"/>
        </w:rPr>
        <w:t>7</w:t>
      </w:r>
      <w:r w:rsidRPr="00E124F1">
        <w:rPr>
          <w:rFonts w:ascii="微软雅黑" w:eastAsia="微软雅黑" w:hAnsi="微软雅黑" w:hint="eastAsia"/>
          <w:b/>
          <w:sz w:val="20"/>
          <w:szCs w:val="20"/>
        </w:rPr>
        <w:t>措施四：培训及职业导师制度</w:t>
      </w:r>
    </w:p>
    <w:p w:rsidR="009D7959" w:rsidRPr="00E124F1" w:rsidRDefault="009D7959" w:rsidP="009D7959">
      <w:pPr>
        <w:spacing w:line="360" w:lineRule="exact"/>
        <w:rPr>
          <w:rFonts w:ascii="微软雅黑" w:eastAsia="微软雅黑" w:hAnsi="微软雅黑"/>
          <w:b/>
          <w:sz w:val="20"/>
          <w:szCs w:val="20"/>
        </w:rPr>
      </w:pPr>
      <w:r w:rsidRPr="00E124F1">
        <w:rPr>
          <w:rFonts w:ascii="微软雅黑" w:eastAsia="微软雅黑" w:hAnsi="微软雅黑" w:hint="eastAsia"/>
          <w:b/>
          <w:sz w:val="20"/>
          <w:szCs w:val="20"/>
        </w:rPr>
        <w:t>0</w:t>
      </w:r>
      <w:r w:rsidRPr="00E124F1">
        <w:rPr>
          <w:rFonts w:ascii="微软雅黑" w:eastAsia="微软雅黑" w:hAnsi="微软雅黑"/>
          <w:b/>
          <w:sz w:val="20"/>
          <w:szCs w:val="20"/>
        </w:rPr>
        <w:t>4U0</w:t>
      </w:r>
      <w:r>
        <w:rPr>
          <w:rFonts w:ascii="微软雅黑" w:eastAsia="微软雅黑" w:hAnsi="微软雅黑"/>
          <w:b/>
          <w:sz w:val="20"/>
          <w:szCs w:val="20"/>
        </w:rPr>
        <w:t>8</w:t>
      </w:r>
      <w:r>
        <w:rPr>
          <w:rFonts w:ascii="微软雅黑" w:eastAsia="微软雅黑" w:hAnsi="微软雅黑" w:hint="eastAsia"/>
          <w:b/>
          <w:sz w:val="20"/>
          <w:szCs w:val="20"/>
        </w:rPr>
        <w:t>措施五：职业规划管理</w:t>
      </w:r>
    </w:p>
    <w:p w:rsidR="009D7959" w:rsidRDefault="009D7959" w:rsidP="009D7959">
      <w:pPr>
        <w:spacing w:line="360" w:lineRule="exact"/>
        <w:rPr>
          <w:rFonts w:ascii="微软雅黑" w:eastAsia="微软雅黑" w:hAnsi="微软雅黑"/>
          <w:sz w:val="20"/>
          <w:szCs w:val="20"/>
        </w:rPr>
      </w:pPr>
      <w:r w:rsidRPr="00E124F1">
        <w:rPr>
          <w:rFonts w:ascii="微软雅黑" w:eastAsia="微软雅黑" w:hAnsi="微软雅黑" w:hint="eastAsia"/>
          <w:b/>
          <w:sz w:val="20"/>
          <w:szCs w:val="20"/>
        </w:rPr>
        <w:t>0</w:t>
      </w:r>
      <w:r w:rsidRPr="00E124F1">
        <w:rPr>
          <w:rFonts w:ascii="微软雅黑" w:eastAsia="微软雅黑" w:hAnsi="微软雅黑"/>
          <w:b/>
          <w:sz w:val="20"/>
          <w:szCs w:val="20"/>
        </w:rPr>
        <w:t>4U0</w:t>
      </w:r>
      <w:r>
        <w:rPr>
          <w:rFonts w:ascii="微软雅黑" w:eastAsia="微软雅黑" w:hAnsi="微软雅黑"/>
          <w:b/>
          <w:sz w:val="20"/>
          <w:szCs w:val="20"/>
        </w:rPr>
        <w:t>9</w:t>
      </w:r>
      <w:r w:rsidRPr="00E124F1">
        <w:rPr>
          <w:rFonts w:ascii="微软雅黑" w:eastAsia="微软雅黑" w:hAnsi="微软雅黑" w:hint="eastAsia"/>
          <w:b/>
          <w:sz w:val="20"/>
          <w:szCs w:val="20"/>
        </w:rPr>
        <w:t>措施六：人才梯队计划</w:t>
      </w:r>
    </w:p>
    <w:p w:rsidR="009D7959" w:rsidRPr="00F919D7"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4U10</w:t>
      </w:r>
      <w:r>
        <w:rPr>
          <w:rFonts w:ascii="微软雅黑" w:eastAsia="微软雅黑" w:hAnsi="微软雅黑" w:hint="eastAsia"/>
          <w:b/>
          <w:sz w:val="20"/>
          <w:szCs w:val="20"/>
        </w:rPr>
        <w:t>案例：马勒公司的人才梯队计划</w:t>
      </w:r>
    </w:p>
    <w:p w:rsidR="009D7959" w:rsidRPr="00CB6E98" w:rsidRDefault="009D7959" w:rsidP="009D7959">
      <w:pPr>
        <w:spacing w:line="360" w:lineRule="exact"/>
        <w:rPr>
          <w:rFonts w:ascii="微软雅黑" w:eastAsia="微软雅黑" w:hAnsi="微软雅黑"/>
          <w:sz w:val="20"/>
          <w:szCs w:val="20"/>
        </w:rPr>
      </w:pPr>
      <w:r w:rsidRPr="00CB6E98">
        <w:rPr>
          <w:rFonts w:ascii="微软雅黑" w:eastAsia="微软雅黑" w:hAnsi="微软雅黑" w:hint="eastAsia"/>
          <w:b/>
          <w:sz w:val="20"/>
          <w:szCs w:val="20"/>
        </w:rPr>
        <w:t>0</w:t>
      </w:r>
      <w:r w:rsidRPr="00CB6E98">
        <w:rPr>
          <w:rFonts w:ascii="微软雅黑" w:eastAsia="微软雅黑" w:hAnsi="微软雅黑"/>
          <w:b/>
          <w:sz w:val="20"/>
          <w:szCs w:val="20"/>
        </w:rPr>
        <w:t>4U1</w:t>
      </w:r>
      <w:r>
        <w:rPr>
          <w:rFonts w:ascii="微软雅黑" w:eastAsia="微软雅黑" w:hAnsi="微软雅黑"/>
          <w:b/>
          <w:sz w:val="20"/>
          <w:szCs w:val="20"/>
        </w:rPr>
        <w:t>1</w:t>
      </w:r>
      <w:r w:rsidRPr="00CB6E98">
        <w:rPr>
          <w:rFonts w:ascii="微软雅黑" w:eastAsia="微软雅黑" w:hAnsi="微软雅黑"/>
          <w:b/>
          <w:sz w:val="20"/>
          <w:szCs w:val="20"/>
        </w:rPr>
        <w:t>措施</w:t>
      </w:r>
      <w:r w:rsidRPr="00CB6E98">
        <w:rPr>
          <w:rFonts w:ascii="微软雅黑" w:eastAsia="微软雅黑" w:hAnsi="微软雅黑" w:hint="eastAsia"/>
          <w:b/>
          <w:sz w:val="20"/>
          <w:szCs w:val="20"/>
        </w:rPr>
        <w:t>七：离职管理</w:t>
      </w:r>
    </w:p>
    <w:p w:rsidR="009D7959"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4U12</w:t>
      </w:r>
      <w:r w:rsidRPr="00453C53">
        <w:rPr>
          <w:rFonts w:ascii="微软雅黑" w:eastAsia="微软雅黑" w:hAnsi="微软雅黑" w:hint="eastAsia"/>
          <w:b/>
          <w:sz w:val="20"/>
          <w:szCs w:val="20"/>
        </w:rPr>
        <w:t>人才保留检查清单</w:t>
      </w:r>
    </w:p>
    <w:p w:rsidR="009D7959" w:rsidRPr="00453C53" w:rsidRDefault="009D7959" w:rsidP="009D7959">
      <w:pPr>
        <w:spacing w:line="360" w:lineRule="exact"/>
        <w:rPr>
          <w:rFonts w:ascii="微软雅黑" w:eastAsia="微软雅黑" w:hAnsi="微软雅黑"/>
          <w:b/>
          <w:sz w:val="20"/>
          <w:szCs w:val="20"/>
          <w:shd w:val="pct15" w:color="auto" w:fill="FFFFFF"/>
        </w:rPr>
      </w:pPr>
      <w:r>
        <w:rPr>
          <w:rFonts w:ascii="微软雅黑" w:eastAsia="微软雅黑" w:hAnsi="微软雅黑" w:hint="eastAsia"/>
          <w:b/>
          <w:sz w:val="20"/>
          <w:szCs w:val="20"/>
          <w:shd w:val="pct15" w:color="auto" w:fill="FFFFFF"/>
        </w:rPr>
        <w:t>0</w:t>
      </w:r>
      <w:r>
        <w:rPr>
          <w:rFonts w:ascii="微软雅黑" w:eastAsia="微软雅黑" w:hAnsi="微软雅黑"/>
          <w:b/>
          <w:sz w:val="20"/>
          <w:szCs w:val="20"/>
          <w:shd w:val="pct15" w:color="auto" w:fill="FFFFFF"/>
        </w:rPr>
        <w:t>5U</w:t>
      </w:r>
      <w:proofErr w:type="gramStart"/>
      <w:r w:rsidRPr="00453C53">
        <w:rPr>
          <w:rFonts w:ascii="微软雅黑" w:eastAsia="微软雅黑" w:hAnsi="微软雅黑" w:hint="eastAsia"/>
          <w:b/>
          <w:sz w:val="20"/>
          <w:szCs w:val="20"/>
          <w:shd w:val="pct15" w:color="auto" w:fill="FFFFFF"/>
        </w:rPr>
        <w:t>课末总结</w:t>
      </w:r>
      <w:proofErr w:type="gramEnd"/>
    </w:p>
    <w:p w:rsidR="009D7959" w:rsidRPr="006815EB"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5U01</w:t>
      </w:r>
      <w:proofErr w:type="gramStart"/>
      <w:r w:rsidRPr="006815EB">
        <w:rPr>
          <w:rFonts w:ascii="微软雅黑" w:eastAsia="微软雅黑" w:hAnsi="微软雅黑" w:hint="eastAsia"/>
          <w:b/>
          <w:sz w:val="20"/>
          <w:szCs w:val="20"/>
        </w:rPr>
        <w:t>课末小结</w:t>
      </w:r>
      <w:proofErr w:type="gramEnd"/>
    </w:p>
    <w:p w:rsidR="009D7959" w:rsidRPr="00453C53" w:rsidRDefault="009D7959" w:rsidP="009D7959">
      <w:pPr>
        <w:spacing w:line="360" w:lineRule="exact"/>
        <w:rPr>
          <w:rFonts w:ascii="微软雅黑" w:eastAsia="微软雅黑" w:hAnsi="微软雅黑"/>
          <w:b/>
          <w:sz w:val="20"/>
          <w:szCs w:val="20"/>
          <w:shd w:val="pct15" w:color="auto" w:fill="FFFFFF"/>
        </w:rPr>
      </w:pPr>
      <w:r>
        <w:rPr>
          <w:rFonts w:ascii="微软雅黑" w:eastAsia="微软雅黑" w:hAnsi="微软雅黑" w:hint="eastAsia"/>
          <w:b/>
          <w:sz w:val="20"/>
          <w:szCs w:val="20"/>
          <w:shd w:val="pct15" w:color="auto" w:fill="FFFFFF"/>
        </w:rPr>
        <w:t>0</w:t>
      </w:r>
      <w:r>
        <w:rPr>
          <w:rFonts w:ascii="微软雅黑" w:eastAsia="微软雅黑" w:hAnsi="微软雅黑"/>
          <w:b/>
          <w:sz w:val="20"/>
          <w:szCs w:val="20"/>
          <w:shd w:val="pct15" w:color="auto" w:fill="FFFFFF"/>
        </w:rPr>
        <w:t>6U</w:t>
      </w:r>
      <w:r w:rsidRPr="00453C53">
        <w:rPr>
          <w:rFonts w:ascii="微软雅黑" w:eastAsia="微软雅黑" w:hAnsi="微软雅黑" w:hint="eastAsia"/>
          <w:b/>
          <w:sz w:val="20"/>
          <w:szCs w:val="20"/>
          <w:shd w:val="pct15" w:color="auto" w:fill="FFFFFF"/>
        </w:rPr>
        <w:t>学以致用</w:t>
      </w:r>
    </w:p>
    <w:p w:rsidR="009D7959" w:rsidRPr="00211055"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6U01a</w:t>
      </w:r>
      <w:r>
        <w:rPr>
          <w:rFonts w:ascii="微软雅黑" w:eastAsia="微软雅黑" w:hAnsi="微软雅黑" w:hint="eastAsia"/>
          <w:b/>
          <w:sz w:val="20"/>
          <w:szCs w:val="20"/>
        </w:rPr>
        <w:t>请思考</w:t>
      </w:r>
      <w:r w:rsidRPr="00211055">
        <w:rPr>
          <w:rFonts w:ascii="微软雅黑" w:eastAsia="微软雅黑" w:hAnsi="微软雅黑" w:hint="eastAsia"/>
          <w:b/>
          <w:sz w:val="20"/>
          <w:szCs w:val="20"/>
        </w:rPr>
        <w:t>：</w:t>
      </w:r>
      <w:r>
        <w:rPr>
          <w:rFonts w:ascii="微软雅黑" w:eastAsia="微软雅黑" w:hAnsi="微软雅黑" w:hint="eastAsia"/>
          <w:b/>
          <w:sz w:val="20"/>
          <w:szCs w:val="20"/>
        </w:rPr>
        <w:t>你留住人才了吗？</w:t>
      </w:r>
    </w:p>
    <w:p w:rsidR="009D7959" w:rsidRPr="00211055"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6U02a</w:t>
      </w:r>
      <w:r>
        <w:rPr>
          <w:rFonts w:ascii="微软雅黑" w:eastAsia="微软雅黑" w:hAnsi="微软雅黑" w:hint="eastAsia"/>
          <w:b/>
          <w:sz w:val="20"/>
          <w:szCs w:val="20"/>
        </w:rPr>
        <w:t>请思考</w:t>
      </w:r>
      <w:r w:rsidRPr="00211055">
        <w:rPr>
          <w:rFonts w:ascii="微软雅黑" w:eastAsia="微软雅黑" w:hAnsi="微软雅黑" w:hint="eastAsia"/>
          <w:b/>
          <w:sz w:val="20"/>
          <w:szCs w:val="20"/>
        </w:rPr>
        <w:t>：</w:t>
      </w:r>
      <w:r>
        <w:rPr>
          <w:rFonts w:ascii="微软雅黑" w:eastAsia="微软雅黑" w:hAnsi="微软雅黑" w:hint="eastAsia"/>
          <w:b/>
          <w:sz w:val="20"/>
          <w:szCs w:val="20"/>
        </w:rPr>
        <w:t>什么原因导致的</w:t>
      </w:r>
      <w:r w:rsidRPr="00211055">
        <w:rPr>
          <w:rFonts w:ascii="微软雅黑" w:eastAsia="微软雅黑" w:hAnsi="微软雅黑" w:hint="eastAsia"/>
          <w:b/>
          <w:sz w:val="20"/>
          <w:szCs w:val="20"/>
        </w:rPr>
        <w:t>？</w:t>
      </w:r>
    </w:p>
    <w:p w:rsidR="009D7959" w:rsidRPr="00211055" w:rsidRDefault="009D7959" w:rsidP="009D7959">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6U03a</w:t>
      </w:r>
      <w:r>
        <w:rPr>
          <w:rFonts w:ascii="微软雅黑" w:eastAsia="微软雅黑" w:hAnsi="微软雅黑" w:hint="eastAsia"/>
          <w:b/>
          <w:sz w:val="20"/>
          <w:szCs w:val="20"/>
        </w:rPr>
        <w:t>请思考</w:t>
      </w:r>
      <w:r w:rsidRPr="00211055">
        <w:rPr>
          <w:rFonts w:ascii="微软雅黑" w:eastAsia="微软雅黑" w:hAnsi="微软雅黑" w:hint="eastAsia"/>
          <w:b/>
          <w:sz w:val="20"/>
          <w:szCs w:val="20"/>
        </w:rPr>
        <w:t>：</w:t>
      </w:r>
      <w:r>
        <w:rPr>
          <w:rFonts w:ascii="微软雅黑" w:eastAsia="微软雅黑" w:hAnsi="微软雅黑" w:hint="eastAsia"/>
          <w:b/>
          <w:sz w:val="20"/>
          <w:szCs w:val="20"/>
        </w:rPr>
        <w:t>用什么方法留住人才</w:t>
      </w:r>
      <w:r w:rsidRPr="00211055">
        <w:rPr>
          <w:rFonts w:ascii="微软雅黑" w:eastAsia="微软雅黑" w:hAnsi="微软雅黑" w:hint="eastAsia"/>
          <w:b/>
          <w:sz w:val="20"/>
          <w:szCs w:val="20"/>
        </w:rPr>
        <w:t>？</w:t>
      </w:r>
    </w:p>
    <w:p w:rsidR="009062A4" w:rsidRPr="009D7959" w:rsidRDefault="009062A4" w:rsidP="00D93963">
      <w:pPr>
        <w:spacing w:line="360" w:lineRule="exact"/>
        <w:rPr>
          <w:rFonts w:ascii="微软雅黑" w:eastAsia="微软雅黑" w:hAnsi="微软雅黑"/>
          <w:b/>
          <w:sz w:val="20"/>
          <w:szCs w:val="20"/>
          <w:shd w:val="pct15" w:color="auto" w:fill="FFFFFF"/>
        </w:rPr>
      </w:pPr>
    </w:p>
    <w:p w:rsidR="009062A4" w:rsidRDefault="009062A4" w:rsidP="00D93963">
      <w:pPr>
        <w:spacing w:line="360" w:lineRule="exact"/>
        <w:rPr>
          <w:rFonts w:ascii="微软雅黑" w:eastAsia="微软雅黑" w:hAnsi="微软雅黑"/>
          <w:b/>
          <w:sz w:val="20"/>
          <w:szCs w:val="20"/>
          <w:shd w:val="pct15" w:color="auto" w:fill="FFFFFF"/>
        </w:rPr>
        <w:sectPr w:rsidR="009062A4">
          <w:pgSz w:w="11906" w:h="16838"/>
          <w:pgMar w:top="1440" w:right="1800" w:bottom="1440" w:left="1800" w:header="851" w:footer="992" w:gutter="0"/>
          <w:cols w:space="425"/>
          <w:docGrid w:type="lines" w:linePitch="312"/>
        </w:sectPr>
      </w:pPr>
    </w:p>
    <w:p w:rsidR="00F52B03" w:rsidRPr="00F919D7" w:rsidRDefault="00DE5B48" w:rsidP="00D93963">
      <w:pPr>
        <w:spacing w:line="360" w:lineRule="exact"/>
        <w:rPr>
          <w:rFonts w:ascii="微软雅黑" w:eastAsia="微软雅黑" w:hAnsi="微软雅黑"/>
          <w:b/>
          <w:sz w:val="20"/>
          <w:szCs w:val="20"/>
          <w:shd w:val="pct15" w:color="auto" w:fill="FFFFFF"/>
        </w:rPr>
      </w:pPr>
      <w:r>
        <w:rPr>
          <w:rFonts w:ascii="微软雅黑" w:eastAsia="微软雅黑" w:hAnsi="微软雅黑" w:hint="eastAsia"/>
          <w:b/>
          <w:sz w:val="20"/>
          <w:szCs w:val="20"/>
          <w:shd w:val="pct15" w:color="auto" w:fill="FFFFFF"/>
        </w:rPr>
        <w:lastRenderedPageBreak/>
        <w:t>0</w:t>
      </w:r>
      <w:r>
        <w:rPr>
          <w:rFonts w:ascii="微软雅黑" w:eastAsia="微软雅黑" w:hAnsi="微软雅黑"/>
          <w:b/>
          <w:sz w:val="20"/>
          <w:szCs w:val="20"/>
          <w:shd w:val="pct15" w:color="auto" w:fill="FFFFFF"/>
        </w:rPr>
        <w:t>0U</w:t>
      </w:r>
      <w:r w:rsidR="00F64446" w:rsidRPr="00F919D7">
        <w:rPr>
          <w:rFonts w:ascii="微软雅黑" w:eastAsia="微软雅黑" w:hAnsi="微软雅黑" w:hint="eastAsia"/>
          <w:b/>
          <w:sz w:val="20"/>
          <w:szCs w:val="20"/>
          <w:shd w:val="pct15" w:color="auto" w:fill="FFFFFF"/>
        </w:rPr>
        <w:t>学习目标</w:t>
      </w:r>
    </w:p>
    <w:p w:rsidR="00512A9B" w:rsidRPr="00F919D7" w:rsidRDefault="00DE5B48" w:rsidP="00D93963">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0U01</w:t>
      </w:r>
      <w:r w:rsidR="00713DAC" w:rsidRPr="00F919D7">
        <w:rPr>
          <w:rFonts w:ascii="微软雅黑" w:eastAsia="微软雅黑" w:hAnsi="微软雅黑" w:hint="eastAsia"/>
          <w:b/>
          <w:sz w:val="20"/>
          <w:szCs w:val="20"/>
        </w:rPr>
        <w:t>课程学习目标</w:t>
      </w:r>
      <w:ins w:id="2" w:author="赵 燕君" w:date="2018-09-26T10:53:00Z">
        <w:r w:rsidR="00145220">
          <w:rPr>
            <w:rFonts w:ascii="微软雅黑" w:eastAsia="微软雅黑" w:hAnsi="微软雅黑" w:hint="eastAsia"/>
            <w:b/>
            <w:sz w:val="20"/>
            <w:szCs w:val="20"/>
          </w:rPr>
          <w:t>（教授视频）</w:t>
        </w:r>
      </w:ins>
    </w:p>
    <w:bookmarkEnd w:id="1"/>
    <w:p w:rsidR="006F5681" w:rsidRPr="0008469E" w:rsidRDefault="006F5681" w:rsidP="00D93963">
      <w:pPr>
        <w:spacing w:line="360" w:lineRule="exact"/>
        <w:rPr>
          <w:rFonts w:ascii="微软雅黑" w:eastAsia="微软雅黑" w:hAnsi="微软雅黑"/>
          <w:color w:val="000000" w:themeColor="text1"/>
          <w:sz w:val="20"/>
          <w:szCs w:val="20"/>
          <w:rPrChange w:id="3" w:author="赵 燕君" w:date="2018-09-27T13:13: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4" w:author="赵 燕君" w:date="2018-09-27T13:13:00Z">
            <w:rPr>
              <w:rFonts w:ascii="微软雅黑" w:eastAsia="微软雅黑" w:hAnsi="微软雅黑" w:hint="eastAsia"/>
              <w:sz w:val="20"/>
              <w:szCs w:val="20"/>
            </w:rPr>
          </w:rPrChange>
        </w:rPr>
        <w:t>你好！欢迎</w:t>
      </w:r>
      <w:r w:rsidR="00C80C25" w:rsidRPr="0008469E">
        <w:rPr>
          <w:rFonts w:ascii="微软雅黑" w:eastAsia="微软雅黑" w:hAnsi="微软雅黑" w:hint="eastAsia"/>
          <w:color w:val="000000" w:themeColor="text1"/>
          <w:sz w:val="20"/>
          <w:szCs w:val="20"/>
          <w:rPrChange w:id="5" w:author="赵 燕君" w:date="2018-09-27T13:13:00Z">
            <w:rPr>
              <w:rFonts w:ascii="微软雅黑" w:eastAsia="微软雅黑" w:hAnsi="微软雅黑" w:hint="eastAsia"/>
              <w:sz w:val="20"/>
              <w:szCs w:val="20"/>
            </w:rPr>
          </w:rPrChange>
        </w:rPr>
        <w:t>继续</w:t>
      </w:r>
      <w:r w:rsidRPr="0008469E">
        <w:rPr>
          <w:rFonts w:ascii="微软雅黑" w:eastAsia="微软雅黑" w:hAnsi="微软雅黑" w:hint="eastAsia"/>
          <w:color w:val="000000" w:themeColor="text1"/>
          <w:sz w:val="20"/>
          <w:szCs w:val="20"/>
          <w:rPrChange w:id="6" w:author="赵 燕君" w:date="2018-09-27T13:13:00Z">
            <w:rPr>
              <w:rFonts w:ascii="微软雅黑" w:eastAsia="微软雅黑" w:hAnsi="微软雅黑" w:hint="eastAsia"/>
              <w:sz w:val="20"/>
              <w:szCs w:val="20"/>
            </w:rPr>
          </w:rPrChange>
        </w:rPr>
        <w:t>学习</w:t>
      </w:r>
      <w:proofErr w:type="gramStart"/>
      <w:r w:rsidR="00F74DDE" w:rsidRPr="0008469E">
        <w:rPr>
          <w:rFonts w:ascii="微软雅黑" w:eastAsia="微软雅黑" w:hAnsi="微软雅黑" w:hint="eastAsia"/>
          <w:color w:val="000000" w:themeColor="text1"/>
          <w:sz w:val="20"/>
          <w:szCs w:val="20"/>
          <w:rPrChange w:id="7" w:author="赵 燕君" w:date="2018-09-27T13:13:00Z">
            <w:rPr>
              <w:rFonts w:ascii="微软雅黑" w:eastAsia="微软雅黑" w:hAnsi="微软雅黑" w:hint="eastAsia"/>
              <w:sz w:val="20"/>
              <w:szCs w:val="20"/>
            </w:rPr>
          </w:rPrChange>
        </w:rPr>
        <w:t>留才系列</w:t>
      </w:r>
      <w:proofErr w:type="gramEnd"/>
      <w:r w:rsidRPr="0008469E">
        <w:rPr>
          <w:rFonts w:ascii="微软雅黑" w:eastAsia="微软雅黑" w:hAnsi="微软雅黑" w:hint="eastAsia"/>
          <w:color w:val="000000" w:themeColor="text1"/>
          <w:sz w:val="20"/>
          <w:szCs w:val="20"/>
          <w:rPrChange w:id="8" w:author="赵 燕君" w:date="2018-09-27T13:13:00Z">
            <w:rPr>
              <w:rFonts w:ascii="微软雅黑" w:eastAsia="微软雅黑" w:hAnsi="微软雅黑" w:hint="eastAsia"/>
              <w:sz w:val="20"/>
              <w:szCs w:val="20"/>
            </w:rPr>
          </w:rPrChange>
        </w:rPr>
        <w:t>课程。</w:t>
      </w:r>
    </w:p>
    <w:p w:rsidR="00512A9B" w:rsidRPr="0008469E" w:rsidRDefault="00512A9B" w:rsidP="00D93963">
      <w:pPr>
        <w:spacing w:line="360" w:lineRule="exact"/>
        <w:rPr>
          <w:rFonts w:ascii="微软雅黑" w:eastAsia="微软雅黑" w:hAnsi="微软雅黑"/>
          <w:color w:val="000000" w:themeColor="text1"/>
          <w:sz w:val="20"/>
          <w:szCs w:val="20"/>
          <w:rPrChange w:id="9" w:author="赵 燕君" w:date="2018-09-27T13:13: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10" w:author="赵 燕君" w:date="2018-09-27T13:13:00Z">
            <w:rPr>
              <w:rFonts w:ascii="微软雅黑" w:eastAsia="微软雅黑" w:hAnsi="微软雅黑" w:hint="eastAsia"/>
              <w:sz w:val="20"/>
              <w:szCs w:val="20"/>
            </w:rPr>
          </w:rPrChange>
        </w:rPr>
        <w:t>在一次电视访问中，主持人问比尔·盖茨，你觉得微软最值钱的是什么</w:t>
      </w:r>
      <w:r w:rsidR="00D96915" w:rsidRPr="0008469E">
        <w:rPr>
          <w:rFonts w:ascii="微软雅黑" w:eastAsia="微软雅黑" w:hAnsi="微软雅黑" w:hint="eastAsia"/>
          <w:color w:val="000000" w:themeColor="text1"/>
          <w:sz w:val="20"/>
          <w:szCs w:val="20"/>
          <w:rPrChange w:id="11" w:author="赵 燕君" w:date="2018-09-27T13:13:00Z">
            <w:rPr>
              <w:rFonts w:ascii="微软雅黑" w:eastAsia="微软雅黑" w:hAnsi="微软雅黑" w:hint="eastAsia"/>
              <w:sz w:val="20"/>
              <w:szCs w:val="20"/>
            </w:rPr>
          </w:rPrChange>
        </w:rPr>
        <w:t>？</w:t>
      </w:r>
      <w:r w:rsidRPr="0008469E">
        <w:rPr>
          <w:rFonts w:ascii="微软雅黑" w:eastAsia="微软雅黑" w:hAnsi="微软雅黑" w:hint="eastAsia"/>
          <w:color w:val="000000" w:themeColor="text1"/>
          <w:sz w:val="20"/>
          <w:szCs w:val="20"/>
          <w:rPrChange w:id="12" w:author="赵 燕君" w:date="2018-09-27T13:13:00Z">
            <w:rPr>
              <w:rFonts w:ascii="微软雅黑" w:eastAsia="微软雅黑" w:hAnsi="微软雅黑" w:hint="eastAsia"/>
              <w:sz w:val="20"/>
              <w:szCs w:val="20"/>
            </w:rPr>
          </w:rPrChange>
        </w:rPr>
        <w:t>他说：“微软最宝贵的资产不是我们的建筑物，不是我们的椅子，不是我们的电脑，而是我们的人才。你把我的人才拿走，微软就一点价值都没有。”</w:t>
      </w:r>
    </w:p>
    <w:p w:rsidR="00B0645C" w:rsidRPr="0008469E" w:rsidRDefault="00F00CF9" w:rsidP="00D93963">
      <w:pPr>
        <w:spacing w:line="360" w:lineRule="exact"/>
        <w:rPr>
          <w:rFonts w:ascii="微软雅黑" w:eastAsia="微软雅黑" w:hAnsi="微软雅黑"/>
          <w:color w:val="000000" w:themeColor="text1"/>
          <w:sz w:val="20"/>
          <w:szCs w:val="20"/>
          <w:rPrChange w:id="13" w:author="赵 燕君" w:date="2018-09-27T13:13: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14" w:author="赵 燕君" w:date="2018-09-27T13:13:00Z">
            <w:rPr>
              <w:rFonts w:ascii="微软雅黑" w:eastAsia="微软雅黑" w:hAnsi="微软雅黑" w:hint="eastAsia"/>
              <w:sz w:val="20"/>
              <w:szCs w:val="20"/>
            </w:rPr>
          </w:rPrChange>
        </w:rPr>
        <w:t>人</w:t>
      </w:r>
      <w:r w:rsidR="00D96915" w:rsidRPr="0008469E">
        <w:rPr>
          <w:rFonts w:ascii="微软雅黑" w:eastAsia="微软雅黑" w:hAnsi="微软雅黑" w:hint="eastAsia"/>
          <w:color w:val="000000" w:themeColor="text1"/>
          <w:sz w:val="20"/>
          <w:szCs w:val="20"/>
          <w:rPrChange w:id="15" w:author="赵 燕君" w:date="2018-09-27T13:13:00Z">
            <w:rPr>
              <w:rFonts w:ascii="微软雅黑" w:eastAsia="微软雅黑" w:hAnsi="微软雅黑" w:hint="eastAsia"/>
              <w:sz w:val="20"/>
              <w:szCs w:val="20"/>
            </w:rPr>
          </w:rPrChange>
        </w:rPr>
        <w:t>力资源的争夺是企业市场竞争的重点。而</w:t>
      </w:r>
      <w:r w:rsidR="00512A9B" w:rsidRPr="0008469E">
        <w:rPr>
          <w:rFonts w:ascii="微软雅黑" w:eastAsia="微软雅黑" w:hAnsi="微软雅黑" w:hint="eastAsia"/>
          <w:color w:val="000000" w:themeColor="text1"/>
          <w:sz w:val="20"/>
          <w:szCs w:val="20"/>
          <w:rPrChange w:id="16" w:author="赵 燕君" w:date="2018-09-27T13:13:00Z">
            <w:rPr>
              <w:rFonts w:ascii="微软雅黑" w:eastAsia="微软雅黑" w:hAnsi="微软雅黑" w:hint="eastAsia"/>
              <w:sz w:val="20"/>
              <w:szCs w:val="20"/>
            </w:rPr>
          </w:rPrChange>
        </w:rPr>
        <w:t>很多时候</w:t>
      </w:r>
      <w:r w:rsidR="008B5691" w:rsidRPr="0008469E">
        <w:rPr>
          <w:rFonts w:ascii="微软雅黑" w:eastAsia="微软雅黑" w:hAnsi="微软雅黑" w:hint="eastAsia"/>
          <w:color w:val="000000" w:themeColor="text1"/>
          <w:sz w:val="20"/>
          <w:szCs w:val="20"/>
          <w:rPrChange w:id="17" w:author="赵 燕君" w:date="2018-09-27T13:13:00Z">
            <w:rPr>
              <w:rFonts w:ascii="微软雅黑" w:eastAsia="微软雅黑" w:hAnsi="微软雅黑" w:hint="eastAsia"/>
              <w:sz w:val="20"/>
              <w:szCs w:val="20"/>
            </w:rPr>
          </w:rPrChange>
        </w:rPr>
        <w:t>，</w:t>
      </w:r>
      <w:r w:rsidR="0079557E" w:rsidRPr="0008469E">
        <w:rPr>
          <w:rFonts w:ascii="微软雅黑" w:eastAsia="微软雅黑" w:hAnsi="微软雅黑" w:hint="eastAsia"/>
          <w:color w:val="000000" w:themeColor="text1"/>
          <w:sz w:val="20"/>
          <w:szCs w:val="20"/>
          <w:rPrChange w:id="18" w:author="赵 燕君" w:date="2018-09-27T13:13:00Z">
            <w:rPr>
              <w:rFonts w:ascii="微软雅黑" w:eastAsia="微软雅黑" w:hAnsi="微软雅黑" w:hint="eastAsia"/>
              <w:sz w:val="20"/>
              <w:szCs w:val="20"/>
            </w:rPr>
          </w:rPrChange>
        </w:rPr>
        <w:t>管理者</w:t>
      </w:r>
      <w:r w:rsidR="001F33B8" w:rsidRPr="0008469E">
        <w:rPr>
          <w:rFonts w:ascii="微软雅黑" w:eastAsia="微软雅黑" w:hAnsi="微软雅黑" w:hint="eastAsia"/>
          <w:color w:val="000000" w:themeColor="text1"/>
          <w:sz w:val="20"/>
          <w:szCs w:val="20"/>
          <w:rPrChange w:id="19" w:author="赵 燕君" w:date="2018-09-27T13:13:00Z">
            <w:rPr>
              <w:rFonts w:ascii="微软雅黑" w:eastAsia="微软雅黑" w:hAnsi="微软雅黑" w:hint="eastAsia"/>
              <w:sz w:val="20"/>
              <w:szCs w:val="20"/>
            </w:rPr>
          </w:rPrChange>
        </w:rPr>
        <w:t>只顾着</w:t>
      </w:r>
      <w:r w:rsidR="00AA35BB" w:rsidRPr="0008469E">
        <w:rPr>
          <w:rFonts w:ascii="微软雅黑" w:eastAsia="微软雅黑" w:hAnsi="微软雅黑" w:hint="eastAsia"/>
          <w:color w:val="000000" w:themeColor="text1"/>
          <w:sz w:val="20"/>
          <w:szCs w:val="20"/>
          <w:rPrChange w:id="20" w:author="赵 燕君" w:date="2018-09-27T13:13:00Z">
            <w:rPr>
              <w:rFonts w:ascii="微软雅黑" w:eastAsia="微软雅黑" w:hAnsi="微软雅黑" w:hint="eastAsia"/>
              <w:sz w:val="20"/>
              <w:szCs w:val="20"/>
            </w:rPr>
          </w:rPrChange>
        </w:rPr>
        <w:t>“招兵买马”</w:t>
      </w:r>
      <w:r w:rsidR="001F33B8" w:rsidRPr="0008469E">
        <w:rPr>
          <w:rFonts w:ascii="微软雅黑" w:eastAsia="微软雅黑" w:hAnsi="微软雅黑" w:hint="eastAsia"/>
          <w:color w:val="000000" w:themeColor="text1"/>
          <w:sz w:val="20"/>
          <w:szCs w:val="20"/>
          <w:rPrChange w:id="21" w:author="赵 燕君" w:date="2018-09-27T13:13:00Z">
            <w:rPr>
              <w:rFonts w:ascii="微软雅黑" w:eastAsia="微软雅黑" w:hAnsi="微软雅黑" w:hint="eastAsia"/>
              <w:sz w:val="20"/>
              <w:szCs w:val="20"/>
            </w:rPr>
          </w:rPrChange>
        </w:rPr>
        <w:t>，</w:t>
      </w:r>
      <w:r w:rsidR="00D96915" w:rsidRPr="0008469E">
        <w:rPr>
          <w:rFonts w:ascii="微软雅黑" w:eastAsia="微软雅黑" w:hAnsi="微软雅黑" w:hint="eastAsia"/>
          <w:color w:val="000000" w:themeColor="text1"/>
          <w:sz w:val="20"/>
          <w:szCs w:val="20"/>
          <w:rPrChange w:id="22" w:author="赵 燕君" w:date="2018-09-27T13:13:00Z">
            <w:rPr>
              <w:rFonts w:ascii="微软雅黑" w:eastAsia="微软雅黑" w:hAnsi="微软雅黑" w:hint="eastAsia"/>
              <w:sz w:val="20"/>
              <w:szCs w:val="20"/>
            </w:rPr>
          </w:rPrChange>
        </w:rPr>
        <w:t>却</w:t>
      </w:r>
      <w:r w:rsidRPr="0008469E">
        <w:rPr>
          <w:rFonts w:ascii="微软雅黑" w:eastAsia="微软雅黑" w:hAnsi="微软雅黑" w:hint="eastAsia"/>
          <w:color w:val="000000" w:themeColor="text1"/>
          <w:sz w:val="20"/>
          <w:szCs w:val="20"/>
          <w:rPrChange w:id="23" w:author="赵 燕君" w:date="2018-09-27T13:13:00Z">
            <w:rPr>
              <w:rFonts w:ascii="微软雅黑" w:eastAsia="微软雅黑" w:hAnsi="微软雅黑" w:hint="eastAsia"/>
              <w:sz w:val="20"/>
              <w:szCs w:val="20"/>
            </w:rPr>
          </w:rPrChange>
        </w:rPr>
        <w:t>忽视</w:t>
      </w:r>
      <w:r w:rsidR="00512A9B" w:rsidRPr="0008469E">
        <w:rPr>
          <w:rFonts w:ascii="微软雅黑" w:eastAsia="微软雅黑" w:hAnsi="微软雅黑" w:hint="eastAsia"/>
          <w:color w:val="000000" w:themeColor="text1"/>
          <w:sz w:val="20"/>
          <w:szCs w:val="20"/>
          <w:rPrChange w:id="24" w:author="赵 燕君" w:date="2018-09-27T13:13:00Z">
            <w:rPr>
              <w:rFonts w:ascii="微软雅黑" w:eastAsia="微软雅黑" w:hAnsi="微软雅黑" w:hint="eastAsia"/>
              <w:sz w:val="20"/>
              <w:szCs w:val="20"/>
            </w:rPr>
          </w:rPrChange>
        </w:rPr>
        <w:t>了人才</w:t>
      </w:r>
      <w:r w:rsidR="001F33B8" w:rsidRPr="0008469E">
        <w:rPr>
          <w:rFonts w:ascii="微软雅黑" w:eastAsia="微软雅黑" w:hAnsi="微软雅黑" w:hint="eastAsia"/>
          <w:color w:val="000000" w:themeColor="text1"/>
          <w:sz w:val="20"/>
          <w:szCs w:val="20"/>
          <w:rPrChange w:id="25" w:author="赵 燕君" w:date="2018-09-27T13:13:00Z">
            <w:rPr>
              <w:rFonts w:ascii="微软雅黑" w:eastAsia="微软雅黑" w:hAnsi="微软雅黑" w:hint="eastAsia"/>
              <w:sz w:val="20"/>
              <w:szCs w:val="20"/>
            </w:rPr>
          </w:rPrChange>
        </w:rPr>
        <w:t>保留</w:t>
      </w:r>
      <w:r w:rsidR="00512A9B" w:rsidRPr="0008469E">
        <w:rPr>
          <w:rFonts w:ascii="微软雅黑" w:eastAsia="微软雅黑" w:hAnsi="微软雅黑" w:hint="eastAsia"/>
          <w:color w:val="000000" w:themeColor="text1"/>
          <w:sz w:val="20"/>
          <w:szCs w:val="20"/>
          <w:rPrChange w:id="26" w:author="赵 燕君" w:date="2018-09-27T13:13:00Z">
            <w:rPr>
              <w:rFonts w:ascii="微软雅黑" w:eastAsia="微软雅黑" w:hAnsi="微软雅黑" w:hint="eastAsia"/>
              <w:sz w:val="20"/>
              <w:szCs w:val="20"/>
            </w:rPr>
          </w:rPrChange>
        </w:rPr>
        <w:t>的</w:t>
      </w:r>
      <w:r w:rsidR="0004684D" w:rsidRPr="0008469E">
        <w:rPr>
          <w:rFonts w:ascii="微软雅黑" w:eastAsia="微软雅黑" w:hAnsi="微软雅黑" w:hint="eastAsia"/>
          <w:color w:val="000000" w:themeColor="text1"/>
          <w:sz w:val="20"/>
          <w:szCs w:val="20"/>
          <w:rPrChange w:id="27" w:author="赵 燕君" w:date="2018-09-27T13:13:00Z">
            <w:rPr>
              <w:rFonts w:ascii="微软雅黑" w:eastAsia="微软雅黑" w:hAnsi="微软雅黑" w:hint="eastAsia"/>
              <w:sz w:val="20"/>
              <w:szCs w:val="20"/>
            </w:rPr>
          </w:rPrChange>
        </w:rPr>
        <w:t>重要性</w:t>
      </w:r>
      <w:r w:rsidR="00512A9B" w:rsidRPr="0008469E">
        <w:rPr>
          <w:rFonts w:ascii="微软雅黑" w:eastAsia="微软雅黑" w:hAnsi="微软雅黑" w:hint="eastAsia"/>
          <w:color w:val="000000" w:themeColor="text1"/>
          <w:sz w:val="20"/>
          <w:szCs w:val="20"/>
          <w:rPrChange w:id="28" w:author="赵 燕君" w:date="2018-09-27T13:13:00Z">
            <w:rPr>
              <w:rFonts w:ascii="微软雅黑" w:eastAsia="微软雅黑" w:hAnsi="微软雅黑" w:hint="eastAsia"/>
              <w:sz w:val="20"/>
              <w:szCs w:val="20"/>
            </w:rPr>
          </w:rPrChange>
        </w:rPr>
        <w:t>。</w:t>
      </w:r>
      <w:r w:rsidR="00B0645C" w:rsidRPr="0008469E">
        <w:rPr>
          <w:rFonts w:ascii="微软雅黑" w:eastAsia="微软雅黑" w:hAnsi="微软雅黑" w:hint="eastAsia"/>
          <w:color w:val="000000" w:themeColor="text1"/>
          <w:sz w:val="20"/>
          <w:szCs w:val="20"/>
          <w:rPrChange w:id="29" w:author="赵 燕君" w:date="2018-09-27T13:13:00Z">
            <w:rPr>
              <w:rFonts w:ascii="微软雅黑" w:eastAsia="微软雅黑" w:hAnsi="微软雅黑" w:hint="eastAsia"/>
              <w:sz w:val="20"/>
              <w:szCs w:val="20"/>
            </w:rPr>
          </w:rPrChange>
        </w:rPr>
        <w:t>人员的非正常离职，尤其是核心骨干员工的离职，往往</w:t>
      </w:r>
      <w:r w:rsidR="00840CA9" w:rsidRPr="0008469E">
        <w:rPr>
          <w:rFonts w:ascii="微软雅黑" w:eastAsia="微软雅黑" w:hAnsi="微软雅黑" w:hint="eastAsia"/>
          <w:color w:val="000000" w:themeColor="text1"/>
          <w:sz w:val="20"/>
          <w:szCs w:val="20"/>
          <w:rPrChange w:id="30" w:author="赵 燕君" w:date="2018-09-27T13:13:00Z">
            <w:rPr>
              <w:rFonts w:ascii="微软雅黑" w:eastAsia="微软雅黑" w:hAnsi="微软雅黑" w:hint="eastAsia"/>
              <w:sz w:val="20"/>
              <w:szCs w:val="20"/>
            </w:rPr>
          </w:rPrChange>
        </w:rPr>
        <w:t>会</w:t>
      </w:r>
      <w:r w:rsidR="00B0645C" w:rsidRPr="0008469E">
        <w:rPr>
          <w:rFonts w:ascii="微软雅黑" w:eastAsia="微软雅黑" w:hAnsi="微软雅黑" w:hint="eastAsia"/>
          <w:color w:val="000000" w:themeColor="text1"/>
          <w:sz w:val="20"/>
          <w:szCs w:val="20"/>
          <w:rPrChange w:id="31" w:author="赵 燕君" w:date="2018-09-27T13:13:00Z">
            <w:rPr>
              <w:rFonts w:ascii="微软雅黑" w:eastAsia="微软雅黑" w:hAnsi="微软雅黑" w:hint="eastAsia"/>
              <w:sz w:val="20"/>
              <w:szCs w:val="20"/>
            </w:rPr>
          </w:rPrChange>
        </w:rPr>
        <w:t>让管理者陷入被动的局面</w:t>
      </w:r>
      <w:r w:rsidR="00D96915" w:rsidRPr="0008469E">
        <w:rPr>
          <w:rFonts w:ascii="微软雅黑" w:eastAsia="微软雅黑" w:hAnsi="微软雅黑" w:hint="eastAsia"/>
          <w:color w:val="000000" w:themeColor="text1"/>
          <w:sz w:val="20"/>
          <w:szCs w:val="20"/>
          <w:rPrChange w:id="32" w:author="赵 燕君" w:date="2018-09-27T13:13:00Z">
            <w:rPr>
              <w:rFonts w:ascii="微软雅黑" w:eastAsia="微软雅黑" w:hAnsi="微软雅黑" w:hint="eastAsia"/>
              <w:sz w:val="20"/>
              <w:szCs w:val="20"/>
            </w:rPr>
          </w:rPrChange>
        </w:rPr>
        <w:t>，</w:t>
      </w:r>
      <w:r w:rsidR="00F74DDE" w:rsidRPr="0008469E">
        <w:rPr>
          <w:rFonts w:ascii="微软雅黑" w:eastAsia="微软雅黑" w:hAnsi="微软雅黑" w:hint="eastAsia"/>
          <w:color w:val="000000" w:themeColor="text1"/>
          <w:sz w:val="20"/>
          <w:szCs w:val="20"/>
          <w:rPrChange w:id="33" w:author="赵 燕君" w:date="2018-09-27T13:13:00Z">
            <w:rPr>
              <w:rFonts w:ascii="微软雅黑" w:eastAsia="微软雅黑" w:hAnsi="微软雅黑" w:hint="eastAsia"/>
              <w:sz w:val="20"/>
              <w:szCs w:val="20"/>
            </w:rPr>
          </w:rPrChange>
        </w:rPr>
        <w:t>核心员工的流失成本是普通员工流失成本的几倍</w:t>
      </w:r>
      <w:r w:rsidR="001F33B8" w:rsidRPr="0008469E">
        <w:rPr>
          <w:rFonts w:ascii="微软雅黑" w:eastAsia="微软雅黑" w:hAnsi="微软雅黑" w:hint="eastAsia"/>
          <w:color w:val="000000" w:themeColor="text1"/>
          <w:sz w:val="20"/>
          <w:szCs w:val="20"/>
          <w:rPrChange w:id="34" w:author="赵 燕君" w:date="2018-09-27T13:13:00Z">
            <w:rPr>
              <w:rFonts w:ascii="微软雅黑" w:eastAsia="微软雅黑" w:hAnsi="微软雅黑" w:hint="eastAsia"/>
              <w:sz w:val="20"/>
              <w:szCs w:val="20"/>
            </w:rPr>
          </w:rPrChange>
        </w:rPr>
        <w:t>，企业需要为此付出巨大的代价</w:t>
      </w:r>
      <w:r w:rsidR="00495761" w:rsidRPr="0008469E">
        <w:rPr>
          <w:rFonts w:ascii="微软雅黑" w:eastAsia="微软雅黑" w:hAnsi="微软雅黑" w:hint="eastAsia"/>
          <w:color w:val="000000" w:themeColor="text1"/>
          <w:sz w:val="20"/>
          <w:szCs w:val="20"/>
          <w:rPrChange w:id="35" w:author="赵 燕君" w:date="2018-09-27T13:13:00Z">
            <w:rPr>
              <w:rFonts w:ascii="微软雅黑" w:eastAsia="微软雅黑" w:hAnsi="微软雅黑" w:hint="eastAsia"/>
              <w:sz w:val="20"/>
              <w:szCs w:val="20"/>
            </w:rPr>
          </w:rPrChange>
        </w:rPr>
        <w:t>。</w:t>
      </w:r>
      <w:r w:rsidR="001F33B8" w:rsidRPr="0008469E">
        <w:rPr>
          <w:rFonts w:ascii="微软雅黑" w:eastAsia="微软雅黑" w:hAnsi="微软雅黑" w:hint="eastAsia"/>
          <w:color w:val="000000" w:themeColor="text1"/>
          <w:sz w:val="20"/>
          <w:szCs w:val="20"/>
          <w:rPrChange w:id="36" w:author="赵 燕君" w:date="2018-09-27T13:13:00Z">
            <w:rPr>
              <w:rFonts w:ascii="微软雅黑" w:eastAsia="微软雅黑" w:hAnsi="微软雅黑" w:hint="eastAsia"/>
              <w:sz w:val="20"/>
              <w:szCs w:val="20"/>
            </w:rPr>
          </w:rPrChange>
        </w:rPr>
        <w:t>因此</w:t>
      </w:r>
      <w:r w:rsidR="006E6EAF" w:rsidRPr="0008469E">
        <w:rPr>
          <w:rFonts w:ascii="微软雅黑" w:eastAsia="微软雅黑" w:hAnsi="微软雅黑" w:hint="eastAsia"/>
          <w:color w:val="000000" w:themeColor="text1"/>
          <w:sz w:val="20"/>
          <w:szCs w:val="20"/>
          <w:rPrChange w:id="37" w:author="赵 燕君" w:date="2018-09-27T13:13:00Z">
            <w:rPr>
              <w:rFonts w:ascii="微软雅黑" w:eastAsia="微软雅黑" w:hAnsi="微软雅黑" w:hint="eastAsia"/>
              <w:sz w:val="20"/>
              <w:szCs w:val="20"/>
            </w:rPr>
          </w:rPrChange>
        </w:rPr>
        <w:t>，</w:t>
      </w:r>
      <w:r w:rsidR="00B0645C" w:rsidRPr="0008469E">
        <w:rPr>
          <w:rFonts w:ascii="微软雅黑" w:eastAsia="微软雅黑" w:hAnsi="微软雅黑" w:hint="eastAsia"/>
          <w:color w:val="000000" w:themeColor="text1"/>
          <w:sz w:val="20"/>
          <w:szCs w:val="20"/>
          <w:rPrChange w:id="38" w:author="赵 燕君" w:date="2018-09-27T13:13:00Z">
            <w:rPr>
              <w:rFonts w:ascii="微软雅黑" w:eastAsia="微软雅黑" w:hAnsi="微软雅黑" w:hint="eastAsia"/>
              <w:sz w:val="20"/>
              <w:szCs w:val="20"/>
            </w:rPr>
          </w:rPrChange>
        </w:rPr>
        <w:t>如何留住人才</w:t>
      </w:r>
      <w:r w:rsidR="001F33B8" w:rsidRPr="0008469E">
        <w:rPr>
          <w:rFonts w:ascii="微软雅黑" w:eastAsia="微软雅黑" w:hAnsi="微软雅黑" w:hint="eastAsia"/>
          <w:color w:val="000000" w:themeColor="text1"/>
          <w:sz w:val="20"/>
          <w:szCs w:val="20"/>
          <w:rPrChange w:id="39" w:author="赵 燕君" w:date="2018-09-27T13:13:00Z">
            <w:rPr>
              <w:rFonts w:ascii="微软雅黑" w:eastAsia="微软雅黑" w:hAnsi="微软雅黑" w:hint="eastAsia"/>
              <w:sz w:val="20"/>
              <w:szCs w:val="20"/>
            </w:rPr>
          </w:rPrChange>
        </w:rPr>
        <w:t>应当</w:t>
      </w:r>
      <w:r w:rsidR="00B0645C" w:rsidRPr="0008469E">
        <w:rPr>
          <w:rFonts w:ascii="微软雅黑" w:eastAsia="微软雅黑" w:hAnsi="微软雅黑" w:hint="eastAsia"/>
          <w:color w:val="000000" w:themeColor="text1"/>
          <w:sz w:val="20"/>
          <w:szCs w:val="20"/>
          <w:rPrChange w:id="40" w:author="赵 燕君" w:date="2018-09-27T13:13:00Z">
            <w:rPr>
              <w:rFonts w:ascii="微软雅黑" w:eastAsia="微软雅黑" w:hAnsi="微软雅黑" w:hint="eastAsia"/>
              <w:sz w:val="20"/>
              <w:szCs w:val="20"/>
            </w:rPr>
          </w:rPrChange>
        </w:rPr>
        <w:t>是企业</w:t>
      </w:r>
      <w:r w:rsidR="008B5691" w:rsidRPr="0008469E">
        <w:rPr>
          <w:rFonts w:ascii="微软雅黑" w:eastAsia="微软雅黑" w:hAnsi="微软雅黑" w:hint="eastAsia"/>
          <w:color w:val="000000" w:themeColor="text1"/>
          <w:sz w:val="20"/>
          <w:szCs w:val="20"/>
          <w:rPrChange w:id="41" w:author="赵 燕君" w:date="2018-09-27T13:13:00Z">
            <w:rPr>
              <w:rFonts w:ascii="微软雅黑" w:eastAsia="微软雅黑" w:hAnsi="微软雅黑" w:hint="eastAsia"/>
              <w:sz w:val="20"/>
              <w:szCs w:val="20"/>
            </w:rPr>
          </w:rPrChange>
        </w:rPr>
        <w:t>和管理者</w:t>
      </w:r>
      <w:r w:rsidR="00F501CB" w:rsidRPr="0008469E">
        <w:rPr>
          <w:rFonts w:ascii="微软雅黑" w:eastAsia="微软雅黑" w:hAnsi="微软雅黑" w:hint="eastAsia"/>
          <w:color w:val="000000" w:themeColor="text1"/>
          <w:sz w:val="20"/>
          <w:szCs w:val="20"/>
          <w:rPrChange w:id="42" w:author="赵 燕君" w:date="2018-09-27T13:13:00Z">
            <w:rPr>
              <w:rFonts w:ascii="微软雅黑" w:eastAsia="微软雅黑" w:hAnsi="微软雅黑" w:hint="eastAsia"/>
              <w:sz w:val="20"/>
              <w:szCs w:val="20"/>
            </w:rPr>
          </w:rPrChange>
        </w:rPr>
        <w:t>需</w:t>
      </w:r>
      <w:r w:rsidR="008B5691" w:rsidRPr="0008469E">
        <w:rPr>
          <w:rFonts w:ascii="微软雅黑" w:eastAsia="微软雅黑" w:hAnsi="微软雅黑" w:hint="eastAsia"/>
          <w:color w:val="000000" w:themeColor="text1"/>
          <w:sz w:val="20"/>
          <w:szCs w:val="20"/>
          <w:rPrChange w:id="43" w:author="赵 燕君" w:date="2018-09-27T13:13:00Z">
            <w:rPr>
              <w:rFonts w:ascii="微软雅黑" w:eastAsia="微软雅黑" w:hAnsi="微软雅黑" w:hint="eastAsia"/>
              <w:sz w:val="20"/>
              <w:szCs w:val="20"/>
            </w:rPr>
          </w:rPrChange>
        </w:rPr>
        <w:t>要</w:t>
      </w:r>
      <w:r w:rsidR="00B0645C" w:rsidRPr="0008469E">
        <w:rPr>
          <w:rFonts w:ascii="微软雅黑" w:eastAsia="微软雅黑" w:hAnsi="微软雅黑" w:hint="eastAsia"/>
          <w:color w:val="000000" w:themeColor="text1"/>
          <w:sz w:val="20"/>
          <w:szCs w:val="20"/>
          <w:rPrChange w:id="44" w:author="赵 燕君" w:date="2018-09-27T13:13:00Z">
            <w:rPr>
              <w:rFonts w:ascii="微软雅黑" w:eastAsia="微软雅黑" w:hAnsi="微软雅黑" w:hint="eastAsia"/>
              <w:sz w:val="20"/>
              <w:szCs w:val="20"/>
            </w:rPr>
          </w:rPrChange>
        </w:rPr>
        <w:t>认真思考</w:t>
      </w:r>
      <w:r w:rsidR="006E6EAF" w:rsidRPr="0008469E">
        <w:rPr>
          <w:rFonts w:ascii="微软雅黑" w:eastAsia="微软雅黑" w:hAnsi="微软雅黑" w:hint="eastAsia"/>
          <w:color w:val="000000" w:themeColor="text1"/>
          <w:sz w:val="20"/>
          <w:szCs w:val="20"/>
          <w:rPrChange w:id="45" w:author="赵 燕君" w:date="2018-09-27T13:13:00Z">
            <w:rPr>
              <w:rFonts w:ascii="微软雅黑" w:eastAsia="微软雅黑" w:hAnsi="微软雅黑" w:hint="eastAsia"/>
              <w:sz w:val="20"/>
              <w:szCs w:val="20"/>
            </w:rPr>
          </w:rPrChange>
        </w:rPr>
        <w:t>和面对</w:t>
      </w:r>
      <w:r w:rsidR="00B0645C" w:rsidRPr="0008469E">
        <w:rPr>
          <w:rFonts w:ascii="微软雅黑" w:eastAsia="微软雅黑" w:hAnsi="微软雅黑" w:hint="eastAsia"/>
          <w:color w:val="000000" w:themeColor="text1"/>
          <w:sz w:val="20"/>
          <w:szCs w:val="20"/>
          <w:rPrChange w:id="46" w:author="赵 燕君" w:date="2018-09-27T13:13:00Z">
            <w:rPr>
              <w:rFonts w:ascii="微软雅黑" w:eastAsia="微软雅黑" w:hAnsi="微软雅黑" w:hint="eastAsia"/>
              <w:sz w:val="20"/>
              <w:szCs w:val="20"/>
            </w:rPr>
          </w:rPrChange>
        </w:rPr>
        <w:t>的管理课题。</w:t>
      </w:r>
      <w:r w:rsidR="00F576AE" w:rsidRPr="0008469E">
        <w:rPr>
          <w:rFonts w:ascii="微软雅黑" w:eastAsia="微软雅黑" w:hAnsi="微软雅黑" w:hint="eastAsia"/>
          <w:color w:val="000000" w:themeColor="text1"/>
          <w:sz w:val="20"/>
          <w:szCs w:val="20"/>
          <w:rPrChange w:id="47" w:author="赵 燕君" w:date="2018-09-27T13:13:00Z">
            <w:rPr>
              <w:rFonts w:ascii="微软雅黑" w:eastAsia="微软雅黑" w:hAnsi="微软雅黑" w:hint="eastAsia"/>
              <w:sz w:val="20"/>
              <w:szCs w:val="20"/>
            </w:rPr>
          </w:rPrChange>
        </w:rPr>
        <w:t>在本节课中，我们将</w:t>
      </w:r>
      <w:r w:rsidR="00963885" w:rsidRPr="0008469E">
        <w:rPr>
          <w:rFonts w:ascii="微软雅黑" w:eastAsia="微软雅黑" w:hAnsi="微软雅黑" w:hint="eastAsia"/>
          <w:color w:val="000000" w:themeColor="text1"/>
          <w:sz w:val="20"/>
          <w:szCs w:val="20"/>
          <w:rPrChange w:id="48" w:author="赵 燕君" w:date="2018-09-27T13:13:00Z">
            <w:rPr>
              <w:rFonts w:ascii="微软雅黑" w:eastAsia="微软雅黑" w:hAnsi="微软雅黑" w:hint="eastAsia"/>
              <w:sz w:val="20"/>
              <w:szCs w:val="20"/>
            </w:rPr>
          </w:rPrChange>
        </w:rPr>
        <w:t>通过一个案例</w:t>
      </w:r>
      <w:r w:rsidR="00F576AE" w:rsidRPr="0008469E">
        <w:rPr>
          <w:rFonts w:ascii="微软雅黑" w:eastAsia="微软雅黑" w:hAnsi="微软雅黑" w:hint="eastAsia"/>
          <w:color w:val="000000" w:themeColor="text1"/>
          <w:sz w:val="20"/>
          <w:szCs w:val="20"/>
          <w:rPrChange w:id="49" w:author="赵 燕君" w:date="2018-09-27T13:13:00Z">
            <w:rPr>
              <w:rFonts w:ascii="微软雅黑" w:eastAsia="微软雅黑" w:hAnsi="微软雅黑" w:hint="eastAsia"/>
              <w:sz w:val="20"/>
              <w:szCs w:val="20"/>
            </w:rPr>
          </w:rPrChange>
        </w:rPr>
        <w:t>和你一起分析和探讨</w:t>
      </w:r>
      <w:r w:rsidR="00F501CB" w:rsidRPr="0008469E">
        <w:rPr>
          <w:rFonts w:ascii="微软雅黑" w:eastAsia="微软雅黑" w:hAnsi="微软雅黑" w:hint="eastAsia"/>
          <w:color w:val="000000" w:themeColor="text1"/>
          <w:sz w:val="20"/>
          <w:szCs w:val="20"/>
          <w:rPrChange w:id="50" w:author="赵 燕君" w:date="2018-09-27T13:13:00Z">
            <w:rPr>
              <w:rFonts w:ascii="微软雅黑" w:eastAsia="微软雅黑" w:hAnsi="微软雅黑" w:hint="eastAsia"/>
              <w:sz w:val="20"/>
              <w:szCs w:val="20"/>
            </w:rPr>
          </w:rPrChange>
        </w:rPr>
        <w:t>——</w:t>
      </w:r>
      <w:r w:rsidR="00F576AE" w:rsidRPr="0008469E">
        <w:rPr>
          <w:rFonts w:ascii="微软雅黑" w:eastAsia="微软雅黑" w:hAnsi="微软雅黑" w:hint="eastAsia"/>
          <w:color w:val="000000" w:themeColor="text1"/>
          <w:sz w:val="20"/>
          <w:szCs w:val="20"/>
          <w:rPrChange w:id="51" w:author="赵 燕君" w:date="2018-09-27T13:13:00Z">
            <w:rPr>
              <w:rFonts w:ascii="微软雅黑" w:eastAsia="微软雅黑" w:hAnsi="微软雅黑" w:hint="eastAsia"/>
              <w:sz w:val="20"/>
              <w:szCs w:val="20"/>
            </w:rPr>
          </w:rPrChange>
        </w:rPr>
        <w:t>如何留住</w:t>
      </w:r>
      <w:r w:rsidR="00F74DDE" w:rsidRPr="0008469E">
        <w:rPr>
          <w:rFonts w:ascii="微软雅黑" w:eastAsia="微软雅黑" w:hAnsi="微软雅黑" w:hint="eastAsia"/>
          <w:color w:val="000000" w:themeColor="text1"/>
          <w:sz w:val="20"/>
          <w:szCs w:val="20"/>
          <w:rPrChange w:id="52" w:author="赵 燕君" w:date="2018-09-27T13:13:00Z">
            <w:rPr>
              <w:rFonts w:ascii="微软雅黑" w:eastAsia="微软雅黑" w:hAnsi="微软雅黑" w:hint="eastAsia"/>
              <w:sz w:val="20"/>
              <w:szCs w:val="20"/>
            </w:rPr>
          </w:rPrChange>
        </w:rPr>
        <w:t>核心</w:t>
      </w:r>
      <w:r w:rsidR="00F501CB" w:rsidRPr="0008469E">
        <w:rPr>
          <w:rFonts w:ascii="微软雅黑" w:eastAsia="微软雅黑" w:hAnsi="微软雅黑" w:hint="eastAsia"/>
          <w:color w:val="000000" w:themeColor="text1"/>
          <w:sz w:val="20"/>
          <w:szCs w:val="20"/>
          <w:rPrChange w:id="53" w:author="赵 燕君" w:date="2018-09-27T13:13:00Z">
            <w:rPr>
              <w:rFonts w:ascii="微软雅黑" w:eastAsia="微软雅黑" w:hAnsi="微软雅黑" w:hint="eastAsia"/>
              <w:sz w:val="20"/>
              <w:szCs w:val="20"/>
            </w:rPr>
          </w:rPrChange>
        </w:rPr>
        <w:t>人才。</w:t>
      </w:r>
    </w:p>
    <w:p w:rsidR="00F52B03" w:rsidRPr="0008469E" w:rsidRDefault="00F64446" w:rsidP="00D93963">
      <w:pPr>
        <w:spacing w:line="360" w:lineRule="exact"/>
        <w:rPr>
          <w:rFonts w:ascii="微软雅黑" w:eastAsia="微软雅黑" w:hAnsi="微软雅黑"/>
          <w:color w:val="000000" w:themeColor="text1"/>
          <w:sz w:val="20"/>
          <w:szCs w:val="20"/>
          <w:rPrChange w:id="54" w:author="赵 燕君" w:date="2018-09-27T13:13: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55" w:author="赵 燕君" w:date="2018-09-27T13:13:00Z">
            <w:rPr>
              <w:rFonts w:ascii="微软雅黑" w:eastAsia="微软雅黑" w:hAnsi="微软雅黑" w:hint="eastAsia"/>
              <w:sz w:val="20"/>
              <w:szCs w:val="20"/>
            </w:rPr>
          </w:rPrChange>
        </w:rPr>
        <w:t>通过本</w:t>
      </w:r>
      <w:r w:rsidR="001E1046" w:rsidRPr="0008469E">
        <w:rPr>
          <w:rFonts w:ascii="微软雅黑" w:eastAsia="微软雅黑" w:hAnsi="微软雅黑" w:hint="eastAsia"/>
          <w:color w:val="000000" w:themeColor="text1"/>
          <w:sz w:val="20"/>
          <w:szCs w:val="20"/>
          <w:rPrChange w:id="56" w:author="赵 燕君" w:date="2018-09-27T13:13:00Z">
            <w:rPr>
              <w:rFonts w:ascii="微软雅黑" w:eastAsia="微软雅黑" w:hAnsi="微软雅黑" w:hint="eastAsia"/>
              <w:sz w:val="20"/>
              <w:szCs w:val="20"/>
            </w:rPr>
          </w:rPrChange>
        </w:rPr>
        <w:t>节课</w:t>
      </w:r>
      <w:r w:rsidRPr="0008469E">
        <w:rPr>
          <w:rFonts w:ascii="微软雅黑" w:eastAsia="微软雅黑" w:hAnsi="微软雅黑" w:hint="eastAsia"/>
          <w:color w:val="000000" w:themeColor="text1"/>
          <w:sz w:val="20"/>
          <w:szCs w:val="20"/>
          <w:rPrChange w:id="57" w:author="赵 燕君" w:date="2018-09-27T13:13:00Z">
            <w:rPr>
              <w:rFonts w:ascii="微软雅黑" w:eastAsia="微软雅黑" w:hAnsi="微软雅黑" w:hint="eastAsia"/>
              <w:sz w:val="20"/>
              <w:szCs w:val="20"/>
            </w:rPr>
          </w:rPrChange>
        </w:rPr>
        <w:t>的学习，你将</w:t>
      </w:r>
      <w:r w:rsidR="00713DAC" w:rsidRPr="0008469E">
        <w:rPr>
          <w:rFonts w:ascii="微软雅黑" w:eastAsia="微软雅黑" w:hAnsi="微软雅黑" w:hint="eastAsia"/>
          <w:color w:val="000000" w:themeColor="text1"/>
          <w:sz w:val="20"/>
          <w:szCs w:val="20"/>
          <w:rPrChange w:id="58" w:author="赵 燕君" w:date="2018-09-27T13:13:00Z">
            <w:rPr>
              <w:rFonts w:ascii="微软雅黑" w:eastAsia="微软雅黑" w:hAnsi="微软雅黑" w:hint="eastAsia"/>
              <w:sz w:val="20"/>
              <w:szCs w:val="20"/>
            </w:rPr>
          </w:rPrChange>
        </w:rPr>
        <w:t>：</w:t>
      </w:r>
    </w:p>
    <w:p w:rsidR="001A6A93" w:rsidRPr="0008469E" w:rsidRDefault="001F3595" w:rsidP="00D93963">
      <w:pPr>
        <w:pStyle w:val="a7"/>
        <w:numPr>
          <w:ilvl w:val="0"/>
          <w:numId w:val="2"/>
        </w:numPr>
        <w:spacing w:line="360" w:lineRule="exact"/>
        <w:ind w:firstLineChars="0"/>
        <w:rPr>
          <w:rFonts w:ascii="微软雅黑" w:eastAsia="微软雅黑" w:hAnsi="微软雅黑"/>
          <w:color w:val="000000" w:themeColor="text1"/>
          <w:sz w:val="20"/>
          <w:szCs w:val="20"/>
          <w:rPrChange w:id="59" w:author="赵 燕君" w:date="2018-09-27T13:13: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60" w:author="赵 燕君" w:date="2018-09-27T13:13:00Z">
            <w:rPr>
              <w:rFonts w:ascii="微软雅黑" w:eastAsia="微软雅黑" w:hAnsi="微软雅黑" w:hint="eastAsia"/>
              <w:sz w:val="20"/>
              <w:szCs w:val="20"/>
            </w:rPr>
          </w:rPrChange>
        </w:rPr>
        <w:t>了解</w:t>
      </w:r>
      <w:r w:rsidR="00F74DDE" w:rsidRPr="0008469E">
        <w:rPr>
          <w:rFonts w:ascii="微软雅黑" w:eastAsia="微软雅黑" w:hAnsi="微软雅黑" w:hint="eastAsia"/>
          <w:color w:val="000000" w:themeColor="text1"/>
          <w:sz w:val="20"/>
          <w:szCs w:val="20"/>
          <w:rPrChange w:id="61" w:author="赵 燕君" w:date="2018-09-27T13:13:00Z">
            <w:rPr>
              <w:rFonts w:ascii="微软雅黑" w:eastAsia="微软雅黑" w:hAnsi="微软雅黑" w:hint="eastAsia"/>
              <w:sz w:val="20"/>
              <w:szCs w:val="20"/>
            </w:rPr>
          </w:rPrChange>
        </w:rPr>
        <w:t>哪些是企业的核心人才</w:t>
      </w:r>
    </w:p>
    <w:p w:rsidR="004A65C5" w:rsidRPr="0008469E" w:rsidRDefault="00F74DDE" w:rsidP="00D93963">
      <w:pPr>
        <w:pStyle w:val="a7"/>
        <w:numPr>
          <w:ilvl w:val="0"/>
          <w:numId w:val="2"/>
        </w:numPr>
        <w:spacing w:line="360" w:lineRule="exact"/>
        <w:ind w:firstLineChars="0"/>
        <w:rPr>
          <w:rFonts w:ascii="微软雅黑" w:eastAsia="微软雅黑" w:hAnsi="微软雅黑"/>
          <w:color w:val="000000" w:themeColor="text1"/>
          <w:sz w:val="20"/>
          <w:szCs w:val="20"/>
          <w:rPrChange w:id="62" w:author="赵 燕君" w:date="2018-09-27T13:13: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63" w:author="赵 燕君" w:date="2018-09-27T13:13:00Z">
            <w:rPr>
              <w:rFonts w:ascii="微软雅黑" w:eastAsia="微软雅黑" w:hAnsi="微软雅黑" w:hint="eastAsia"/>
              <w:sz w:val="20"/>
              <w:szCs w:val="20"/>
            </w:rPr>
          </w:rPrChange>
        </w:rPr>
        <w:t>探析核心人才为什么留下来</w:t>
      </w:r>
    </w:p>
    <w:p w:rsidR="00713DAC" w:rsidRPr="0008469E" w:rsidRDefault="00043F5C" w:rsidP="00D93963">
      <w:pPr>
        <w:pStyle w:val="a7"/>
        <w:numPr>
          <w:ilvl w:val="0"/>
          <w:numId w:val="2"/>
        </w:numPr>
        <w:spacing w:line="360" w:lineRule="exact"/>
        <w:ind w:firstLineChars="0"/>
        <w:rPr>
          <w:rFonts w:ascii="微软雅黑" w:eastAsia="微软雅黑" w:hAnsi="微软雅黑"/>
          <w:color w:val="000000" w:themeColor="text1"/>
          <w:sz w:val="20"/>
          <w:szCs w:val="20"/>
          <w:rPrChange w:id="64" w:author="赵 燕君" w:date="2018-09-27T13:13: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65" w:author="赵 燕君" w:date="2018-09-27T13:13:00Z">
            <w:rPr>
              <w:rFonts w:ascii="微软雅黑" w:eastAsia="微软雅黑" w:hAnsi="微软雅黑" w:hint="eastAsia"/>
              <w:sz w:val="20"/>
              <w:szCs w:val="20"/>
            </w:rPr>
          </w:rPrChange>
        </w:rPr>
        <w:t>学习</w:t>
      </w:r>
      <w:r w:rsidR="00F74DDE" w:rsidRPr="0008469E">
        <w:rPr>
          <w:rFonts w:ascii="微软雅黑" w:eastAsia="微软雅黑" w:hAnsi="微软雅黑" w:hint="eastAsia"/>
          <w:color w:val="000000" w:themeColor="text1"/>
          <w:sz w:val="20"/>
          <w:szCs w:val="20"/>
          <w:rPrChange w:id="66" w:author="赵 燕君" w:date="2018-09-27T13:13:00Z">
            <w:rPr>
              <w:rFonts w:ascii="微软雅黑" w:eastAsia="微软雅黑" w:hAnsi="微软雅黑" w:hint="eastAsia"/>
              <w:sz w:val="20"/>
              <w:szCs w:val="20"/>
            </w:rPr>
          </w:rPrChange>
        </w:rPr>
        <w:t>防止核心员工流失的人才保留模型</w:t>
      </w:r>
    </w:p>
    <w:p w:rsidR="00F74DDE" w:rsidRPr="0008469E" w:rsidRDefault="00043F5C" w:rsidP="00D93963">
      <w:pPr>
        <w:pStyle w:val="a7"/>
        <w:numPr>
          <w:ilvl w:val="0"/>
          <w:numId w:val="2"/>
        </w:numPr>
        <w:spacing w:line="360" w:lineRule="exact"/>
        <w:ind w:firstLineChars="0"/>
        <w:rPr>
          <w:rFonts w:ascii="微软雅黑" w:eastAsia="微软雅黑" w:hAnsi="微软雅黑"/>
          <w:color w:val="000000" w:themeColor="text1"/>
          <w:sz w:val="20"/>
          <w:szCs w:val="20"/>
          <w:rPrChange w:id="67" w:author="赵 燕君" w:date="2018-09-27T13:13: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68" w:author="赵 燕君" w:date="2018-09-27T13:13:00Z">
            <w:rPr>
              <w:rFonts w:ascii="微软雅黑" w:eastAsia="微软雅黑" w:hAnsi="微软雅黑" w:hint="eastAsia"/>
              <w:sz w:val="20"/>
              <w:szCs w:val="20"/>
            </w:rPr>
          </w:rPrChange>
        </w:rPr>
        <w:t>掌握</w:t>
      </w:r>
      <w:r w:rsidR="00F74DDE" w:rsidRPr="0008469E">
        <w:rPr>
          <w:rFonts w:ascii="微软雅黑" w:eastAsia="微软雅黑" w:hAnsi="微软雅黑" w:hint="eastAsia"/>
          <w:color w:val="000000" w:themeColor="text1"/>
          <w:sz w:val="20"/>
          <w:szCs w:val="20"/>
          <w:rPrChange w:id="69" w:author="赵 燕君" w:date="2018-09-27T13:13:00Z">
            <w:rPr>
              <w:rFonts w:ascii="微软雅黑" w:eastAsia="微软雅黑" w:hAnsi="微软雅黑" w:hint="eastAsia"/>
              <w:sz w:val="20"/>
              <w:szCs w:val="20"/>
            </w:rPr>
          </w:rPrChange>
        </w:rPr>
        <w:t>留住核心人才的有效</w:t>
      </w:r>
      <w:r w:rsidR="00FF6746" w:rsidRPr="0008469E">
        <w:rPr>
          <w:rFonts w:ascii="微软雅黑" w:eastAsia="微软雅黑" w:hAnsi="微软雅黑" w:hint="eastAsia"/>
          <w:color w:val="000000" w:themeColor="text1"/>
          <w:sz w:val="20"/>
          <w:szCs w:val="20"/>
          <w:rPrChange w:id="70" w:author="赵 燕君" w:date="2018-09-27T13:13:00Z">
            <w:rPr>
              <w:rFonts w:ascii="微软雅黑" w:eastAsia="微软雅黑" w:hAnsi="微软雅黑" w:hint="eastAsia"/>
              <w:sz w:val="20"/>
              <w:szCs w:val="20"/>
            </w:rPr>
          </w:rPrChange>
        </w:rPr>
        <w:t>措施</w:t>
      </w:r>
      <w:r w:rsidR="00F74DDE" w:rsidRPr="0008469E">
        <w:rPr>
          <w:rFonts w:ascii="微软雅黑" w:eastAsia="微软雅黑" w:hAnsi="微软雅黑" w:hint="eastAsia"/>
          <w:color w:val="000000" w:themeColor="text1"/>
          <w:sz w:val="20"/>
          <w:szCs w:val="20"/>
          <w:rPrChange w:id="71" w:author="赵 燕君" w:date="2018-09-27T13:13:00Z">
            <w:rPr>
              <w:rFonts w:ascii="微软雅黑" w:eastAsia="微软雅黑" w:hAnsi="微软雅黑" w:hint="eastAsia"/>
              <w:sz w:val="20"/>
              <w:szCs w:val="20"/>
            </w:rPr>
          </w:rPrChange>
        </w:rPr>
        <w:t>和实用工具</w:t>
      </w:r>
    </w:p>
    <w:p w:rsidR="00713DAC" w:rsidRPr="0008469E" w:rsidRDefault="00F74DDE" w:rsidP="00D93963">
      <w:pPr>
        <w:spacing w:line="360" w:lineRule="exact"/>
        <w:rPr>
          <w:rFonts w:ascii="微软雅黑" w:eastAsia="微软雅黑" w:hAnsi="微软雅黑"/>
          <w:color w:val="000000" w:themeColor="text1"/>
          <w:sz w:val="20"/>
          <w:szCs w:val="20"/>
          <w:rPrChange w:id="72" w:author="赵 燕君" w:date="2018-09-27T13:13: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73" w:author="赵 燕君" w:date="2018-09-27T13:13:00Z">
            <w:rPr>
              <w:rFonts w:ascii="微软雅黑" w:eastAsia="微软雅黑" w:hAnsi="微软雅黑" w:hint="eastAsia"/>
              <w:sz w:val="20"/>
              <w:szCs w:val="20"/>
            </w:rPr>
          </w:rPrChange>
        </w:rPr>
        <w:t>本课程将</w:t>
      </w:r>
      <w:r w:rsidR="003960B0" w:rsidRPr="0008469E">
        <w:rPr>
          <w:rFonts w:ascii="微软雅黑" w:eastAsia="微软雅黑" w:hAnsi="微软雅黑" w:hint="eastAsia"/>
          <w:color w:val="000000" w:themeColor="text1"/>
          <w:sz w:val="20"/>
          <w:szCs w:val="20"/>
          <w:rPrChange w:id="74" w:author="赵 燕君" w:date="2018-09-27T13:13:00Z">
            <w:rPr>
              <w:rFonts w:ascii="微软雅黑" w:eastAsia="微软雅黑" w:hAnsi="微软雅黑" w:hint="eastAsia"/>
              <w:sz w:val="20"/>
              <w:szCs w:val="20"/>
            </w:rPr>
          </w:rPrChange>
        </w:rPr>
        <w:t>全方位</w:t>
      </w:r>
      <w:r w:rsidR="001E1046" w:rsidRPr="0008469E">
        <w:rPr>
          <w:rFonts w:ascii="微软雅黑" w:eastAsia="微软雅黑" w:hAnsi="微软雅黑" w:hint="eastAsia"/>
          <w:color w:val="000000" w:themeColor="text1"/>
          <w:sz w:val="20"/>
          <w:szCs w:val="20"/>
          <w:rPrChange w:id="75" w:author="赵 燕君" w:date="2018-09-27T13:13:00Z">
            <w:rPr>
              <w:rFonts w:ascii="微软雅黑" w:eastAsia="微软雅黑" w:hAnsi="微软雅黑" w:hint="eastAsia"/>
              <w:sz w:val="20"/>
              <w:szCs w:val="20"/>
            </w:rPr>
          </w:rPrChange>
        </w:rPr>
        <w:t>帮助你在留住</w:t>
      </w:r>
      <w:r w:rsidR="003960B0" w:rsidRPr="0008469E">
        <w:rPr>
          <w:rFonts w:ascii="微软雅黑" w:eastAsia="微软雅黑" w:hAnsi="微软雅黑" w:hint="eastAsia"/>
          <w:color w:val="000000" w:themeColor="text1"/>
          <w:sz w:val="20"/>
          <w:szCs w:val="20"/>
          <w:rPrChange w:id="76" w:author="赵 燕君" w:date="2018-09-27T13:13:00Z">
            <w:rPr>
              <w:rFonts w:ascii="微软雅黑" w:eastAsia="微软雅黑" w:hAnsi="微软雅黑" w:hint="eastAsia"/>
              <w:sz w:val="20"/>
              <w:szCs w:val="20"/>
            </w:rPr>
          </w:rPrChange>
        </w:rPr>
        <w:t>优秀</w:t>
      </w:r>
      <w:r w:rsidR="00495761" w:rsidRPr="0008469E">
        <w:rPr>
          <w:rFonts w:ascii="微软雅黑" w:eastAsia="微软雅黑" w:hAnsi="微软雅黑" w:hint="eastAsia"/>
          <w:color w:val="000000" w:themeColor="text1"/>
          <w:sz w:val="20"/>
          <w:szCs w:val="20"/>
          <w:rPrChange w:id="77" w:author="赵 燕君" w:date="2018-09-27T13:13:00Z">
            <w:rPr>
              <w:rFonts w:ascii="微软雅黑" w:eastAsia="微软雅黑" w:hAnsi="微软雅黑" w:hint="eastAsia"/>
              <w:sz w:val="20"/>
              <w:szCs w:val="20"/>
            </w:rPr>
          </w:rPrChange>
        </w:rPr>
        <w:t>人才</w:t>
      </w:r>
      <w:r w:rsidR="001E1046" w:rsidRPr="0008469E">
        <w:rPr>
          <w:rFonts w:ascii="微软雅黑" w:eastAsia="微软雅黑" w:hAnsi="微软雅黑" w:hint="eastAsia"/>
          <w:color w:val="000000" w:themeColor="text1"/>
          <w:sz w:val="20"/>
          <w:szCs w:val="20"/>
          <w:rPrChange w:id="78" w:author="赵 燕君" w:date="2018-09-27T13:13:00Z">
            <w:rPr>
              <w:rFonts w:ascii="微软雅黑" w:eastAsia="微软雅黑" w:hAnsi="微软雅黑" w:hint="eastAsia"/>
              <w:sz w:val="20"/>
              <w:szCs w:val="20"/>
            </w:rPr>
          </w:rPrChange>
        </w:rPr>
        <w:t>的“人”的同时，也</w:t>
      </w:r>
      <w:r w:rsidR="001D6758" w:rsidRPr="0008469E">
        <w:rPr>
          <w:rFonts w:ascii="微软雅黑" w:eastAsia="微软雅黑" w:hAnsi="微软雅黑" w:hint="eastAsia"/>
          <w:color w:val="000000" w:themeColor="text1"/>
          <w:sz w:val="20"/>
          <w:szCs w:val="20"/>
          <w:rPrChange w:id="79" w:author="赵 燕君" w:date="2018-09-27T13:13:00Z">
            <w:rPr>
              <w:rFonts w:ascii="微软雅黑" w:eastAsia="微软雅黑" w:hAnsi="微软雅黑" w:hint="eastAsia"/>
              <w:sz w:val="20"/>
              <w:szCs w:val="20"/>
            </w:rPr>
          </w:rPrChange>
        </w:rPr>
        <w:t>能</w:t>
      </w:r>
      <w:r w:rsidR="00495761" w:rsidRPr="0008469E">
        <w:rPr>
          <w:rFonts w:ascii="微软雅黑" w:eastAsia="微软雅黑" w:hAnsi="微软雅黑" w:hint="eastAsia"/>
          <w:color w:val="000000" w:themeColor="text1"/>
          <w:sz w:val="20"/>
          <w:szCs w:val="20"/>
          <w:rPrChange w:id="80" w:author="赵 燕君" w:date="2018-09-27T13:13:00Z">
            <w:rPr>
              <w:rFonts w:ascii="微软雅黑" w:eastAsia="微软雅黑" w:hAnsi="微软雅黑" w:hint="eastAsia"/>
              <w:sz w:val="20"/>
              <w:szCs w:val="20"/>
            </w:rPr>
          </w:rPrChange>
        </w:rPr>
        <w:t>拴</w:t>
      </w:r>
      <w:r w:rsidR="001E1046" w:rsidRPr="0008469E">
        <w:rPr>
          <w:rFonts w:ascii="微软雅黑" w:eastAsia="微软雅黑" w:hAnsi="微软雅黑" w:hint="eastAsia"/>
          <w:color w:val="000000" w:themeColor="text1"/>
          <w:sz w:val="20"/>
          <w:szCs w:val="20"/>
          <w:rPrChange w:id="81" w:author="赵 燕君" w:date="2018-09-27T13:13:00Z">
            <w:rPr>
              <w:rFonts w:ascii="微软雅黑" w:eastAsia="微软雅黑" w:hAnsi="微软雅黑" w:hint="eastAsia"/>
              <w:sz w:val="20"/>
              <w:szCs w:val="20"/>
            </w:rPr>
          </w:rPrChange>
        </w:rPr>
        <w:t>住他们的“心”。</w:t>
      </w:r>
    </w:p>
    <w:p w:rsidR="00713DAC" w:rsidRPr="00F919D7" w:rsidRDefault="00713DAC" w:rsidP="00D93963">
      <w:pPr>
        <w:spacing w:line="360" w:lineRule="exact"/>
        <w:rPr>
          <w:rFonts w:ascii="微软雅黑" w:eastAsia="微软雅黑" w:hAnsi="微软雅黑"/>
          <w:sz w:val="20"/>
          <w:szCs w:val="20"/>
        </w:rPr>
      </w:pPr>
    </w:p>
    <w:p w:rsidR="00713DAC" w:rsidRPr="00F919D7" w:rsidRDefault="00713DAC" w:rsidP="00D93963">
      <w:pPr>
        <w:spacing w:line="360" w:lineRule="exact"/>
        <w:rPr>
          <w:rFonts w:ascii="微软雅黑" w:eastAsia="微软雅黑" w:hAnsi="微软雅黑"/>
          <w:sz w:val="20"/>
          <w:szCs w:val="20"/>
        </w:rPr>
      </w:pPr>
    </w:p>
    <w:p w:rsidR="0004684D" w:rsidRPr="00F919D7" w:rsidRDefault="00DE5B48" w:rsidP="00D93963">
      <w:pPr>
        <w:spacing w:line="360" w:lineRule="exact"/>
        <w:rPr>
          <w:rFonts w:ascii="微软雅黑" w:eastAsia="微软雅黑" w:hAnsi="微软雅黑"/>
          <w:b/>
          <w:sz w:val="20"/>
          <w:szCs w:val="20"/>
          <w:shd w:val="pct15" w:color="auto" w:fill="FFFFFF"/>
        </w:rPr>
      </w:pPr>
      <w:bookmarkStart w:id="82" w:name="_Hlk525817888"/>
      <w:bookmarkStart w:id="83" w:name="_Hlk520378528"/>
      <w:r>
        <w:rPr>
          <w:rFonts w:ascii="微软雅黑" w:eastAsia="微软雅黑" w:hAnsi="微软雅黑" w:hint="eastAsia"/>
          <w:b/>
          <w:sz w:val="20"/>
          <w:szCs w:val="20"/>
          <w:shd w:val="pct15" w:color="auto" w:fill="FFFFFF"/>
        </w:rPr>
        <w:t>0</w:t>
      </w:r>
      <w:r>
        <w:rPr>
          <w:rFonts w:ascii="微软雅黑" w:eastAsia="微软雅黑" w:hAnsi="微软雅黑"/>
          <w:b/>
          <w:sz w:val="20"/>
          <w:szCs w:val="20"/>
          <w:shd w:val="pct15" w:color="auto" w:fill="FFFFFF"/>
        </w:rPr>
        <w:t>1U</w:t>
      </w:r>
      <w:r w:rsidR="00790AC3">
        <w:rPr>
          <w:rFonts w:ascii="微软雅黑" w:eastAsia="微软雅黑" w:hAnsi="微软雅黑" w:hint="eastAsia"/>
          <w:b/>
          <w:sz w:val="20"/>
          <w:szCs w:val="20"/>
          <w:shd w:val="pct15" w:color="auto" w:fill="FFFFFF"/>
        </w:rPr>
        <w:t>识别企业的核心人才</w:t>
      </w:r>
    </w:p>
    <w:bookmarkEnd w:id="82"/>
    <w:p w:rsidR="00FD1BCE" w:rsidRPr="00F919D7" w:rsidRDefault="00DE5B48" w:rsidP="00D93963">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1U01</w:t>
      </w:r>
      <w:r w:rsidR="00790AC3">
        <w:rPr>
          <w:rFonts w:ascii="微软雅黑" w:eastAsia="微软雅黑" w:hAnsi="微软雅黑" w:hint="eastAsia"/>
          <w:b/>
          <w:sz w:val="20"/>
          <w:szCs w:val="20"/>
        </w:rPr>
        <w:t>a</w:t>
      </w:r>
      <w:r w:rsidR="00CD373A">
        <w:rPr>
          <w:rFonts w:ascii="微软雅黑" w:eastAsia="微软雅黑" w:hAnsi="微软雅黑" w:hint="eastAsia"/>
          <w:b/>
          <w:sz w:val="20"/>
          <w:szCs w:val="20"/>
        </w:rPr>
        <w:t>请思考</w:t>
      </w:r>
      <w:r w:rsidR="00790AC3">
        <w:rPr>
          <w:rFonts w:ascii="微软雅黑" w:eastAsia="微软雅黑" w:hAnsi="微软雅黑" w:hint="eastAsia"/>
          <w:b/>
          <w:sz w:val="20"/>
          <w:szCs w:val="20"/>
        </w:rPr>
        <w:t>：</w:t>
      </w:r>
      <w:r w:rsidR="00A72B68">
        <w:rPr>
          <w:rFonts w:ascii="微软雅黑" w:eastAsia="微软雅黑" w:hAnsi="微软雅黑" w:hint="eastAsia"/>
          <w:b/>
          <w:sz w:val="20"/>
          <w:szCs w:val="20"/>
        </w:rPr>
        <w:t>谁是</w:t>
      </w:r>
      <w:r w:rsidR="00790AC3">
        <w:rPr>
          <w:rFonts w:ascii="微软雅黑" w:eastAsia="微软雅黑" w:hAnsi="微软雅黑" w:hint="eastAsia"/>
          <w:b/>
          <w:sz w:val="20"/>
          <w:szCs w:val="20"/>
        </w:rPr>
        <w:t>核心员工？</w:t>
      </w:r>
    </w:p>
    <w:bookmarkEnd w:id="83"/>
    <w:p w:rsidR="00790AC3" w:rsidRDefault="00790AC3" w:rsidP="00790AC3">
      <w:pPr>
        <w:spacing w:line="360" w:lineRule="exact"/>
        <w:rPr>
          <w:rFonts w:ascii="微软雅黑" w:eastAsia="微软雅黑" w:hAnsi="微软雅黑"/>
          <w:sz w:val="20"/>
          <w:szCs w:val="20"/>
        </w:rPr>
      </w:pPr>
      <w:r>
        <w:rPr>
          <w:rFonts w:ascii="微软雅黑" w:eastAsia="微软雅黑" w:hAnsi="微软雅黑" w:hint="eastAsia"/>
          <w:sz w:val="20"/>
          <w:szCs w:val="20"/>
        </w:rPr>
        <w:t>根据以下描述，请你判断谁是</w:t>
      </w:r>
      <w:r w:rsidR="00A72B68">
        <w:rPr>
          <w:rFonts w:ascii="微软雅黑" w:eastAsia="微软雅黑" w:hAnsi="微软雅黑" w:hint="eastAsia"/>
          <w:sz w:val="20"/>
          <w:szCs w:val="20"/>
        </w:rPr>
        <w:t>公司</w:t>
      </w:r>
      <w:r>
        <w:rPr>
          <w:rFonts w:ascii="微软雅黑" w:eastAsia="微软雅黑" w:hAnsi="微软雅黑" w:hint="eastAsia"/>
          <w:sz w:val="20"/>
          <w:szCs w:val="20"/>
        </w:rPr>
        <w:t>的核心员工？（多选）</w:t>
      </w:r>
    </w:p>
    <w:p w:rsidR="00790AC3" w:rsidRDefault="00790AC3" w:rsidP="00790AC3">
      <w:pPr>
        <w:spacing w:line="360" w:lineRule="exact"/>
        <w:rPr>
          <w:rFonts w:ascii="微软雅黑" w:eastAsia="微软雅黑" w:hAnsi="微软雅黑"/>
          <w:sz w:val="20"/>
          <w:szCs w:val="20"/>
        </w:rPr>
      </w:pPr>
      <w:r>
        <w:rPr>
          <w:rFonts w:ascii="微软雅黑" w:eastAsia="微软雅黑" w:hAnsi="微软雅黑" w:hint="eastAsia"/>
          <w:sz w:val="20"/>
          <w:szCs w:val="20"/>
        </w:rPr>
        <w:sym w:font="Wingdings" w:char="F06F"/>
      </w:r>
      <w:r>
        <w:rPr>
          <w:rFonts w:ascii="微软雅黑" w:eastAsia="微软雅黑" w:hAnsi="微软雅黑"/>
          <w:sz w:val="20"/>
          <w:szCs w:val="20"/>
        </w:rPr>
        <w:t xml:space="preserve"> </w:t>
      </w:r>
      <w:r>
        <w:rPr>
          <w:rFonts w:ascii="微软雅黑" w:eastAsia="微软雅黑" w:hAnsi="微软雅黑" w:hint="eastAsia"/>
          <w:sz w:val="20"/>
          <w:szCs w:val="20"/>
        </w:rPr>
        <w:t>员工A：游戏公司客服，朝九晚五，没有一技之长，只求工作不出错就好。</w:t>
      </w:r>
    </w:p>
    <w:p w:rsidR="00790AC3" w:rsidRPr="00AA6064" w:rsidRDefault="00790AC3" w:rsidP="00790AC3">
      <w:pPr>
        <w:spacing w:line="360" w:lineRule="exact"/>
        <w:rPr>
          <w:rFonts w:ascii="微软雅黑" w:eastAsia="微软雅黑" w:hAnsi="微软雅黑"/>
          <w:sz w:val="20"/>
          <w:szCs w:val="20"/>
          <w:highlight w:val="green"/>
        </w:rPr>
      </w:pPr>
      <w:r w:rsidRPr="00AA6064">
        <w:rPr>
          <w:rFonts w:ascii="微软雅黑" w:eastAsia="微软雅黑" w:hAnsi="微软雅黑" w:hint="eastAsia"/>
          <w:sz w:val="20"/>
          <w:szCs w:val="20"/>
          <w:highlight w:val="green"/>
        </w:rPr>
        <w:sym w:font="Wingdings" w:char="F06F"/>
      </w:r>
      <w:r w:rsidRPr="00AA6064">
        <w:rPr>
          <w:rFonts w:ascii="微软雅黑" w:eastAsia="微软雅黑" w:hAnsi="微软雅黑"/>
          <w:sz w:val="20"/>
          <w:szCs w:val="20"/>
          <w:highlight w:val="green"/>
        </w:rPr>
        <w:t xml:space="preserve"> </w:t>
      </w:r>
      <w:r w:rsidRPr="00AA6064">
        <w:rPr>
          <w:rFonts w:ascii="微软雅黑" w:eastAsia="微软雅黑" w:hAnsi="微软雅黑" w:hint="eastAsia"/>
          <w:sz w:val="20"/>
          <w:szCs w:val="20"/>
          <w:highlight w:val="green"/>
        </w:rPr>
        <w:t>员工B：汽车公司研发总工程师，掌握了公司几乎全部</w:t>
      </w:r>
      <w:r>
        <w:rPr>
          <w:rFonts w:ascii="微软雅黑" w:eastAsia="微软雅黑" w:hAnsi="微软雅黑" w:hint="eastAsia"/>
          <w:sz w:val="20"/>
          <w:szCs w:val="20"/>
          <w:highlight w:val="green"/>
        </w:rPr>
        <w:t>的</w:t>
      </w:r>
      <w:r w:rsidRPr="00AA6064">
        <w:rPr>
          <w:rFonts w:ascii="微软雅黑" w:eastAsia="微软雅黑" w:hAnsi="微软雅黑" w:hint="eastAsia"/>
          <w:sz w:val="20"/>
          <w:szCs w:val="20"/>
          <w:highlight w:val="green"/>
        </w:rPr>
        <w:t>技术机密。</w:t>
      </w:r>
    </w:p>
    <w:p w:rsidR="00790AC3" w:rsidRDefault="00790AC3" w:rsidP="00790AC3">
      <w:pPr>
        <w:spacing w:line="360" w:lineRule="exact"/>
        <w:rPr>
          <w:rFonts w:ascii="微软雅黑" w:eastAsia="微软雅黑" w:hAnsi="微软雅黑"/>
          <w:sz w:val="20"/>
          <w:szCs w:val="20"/>
          <w:highlight w:val="green"/>
        </w:rPr>
      </w:pPr>
      <w:r w:rsidRPr="00AA6064">
        <w:rPr>
          <w:rFonts w:ascii="微软雅黑" w:eastAsia="微软雅黑" w:hAnsi="微软雅黑" w:hint="eastAsia"/>
          <w:sz w:val="20"/>
          <w:szCs w:val="20"/>
          <w:highlight w:val="green"/>
        </w:rPr>
        <w:sym w:font="Wingdings" w:char="F06F"/>
      </w:r>
      <w:r w:rsidRPr="00AA6064">
        <w:rPr>
          <w:rFonts w:ascii="微软雅黑" w:eastAsia="微软雅黑" w:hAnsi="微软雅黑" w:hint="eastAsia"/>
          <w:sz w:val="20"/>
          <w:szCs w:val="20"/>
          <w:highlight w:val="green"/>
        </w:rPr>
        <w:t xml:space="preserve"> 员工C：软件公司重点项目负责人，管理经验丰富，在他的带领下，团队成员攻克了很多技术难题。</w:t>
      </w:r>
    </w:p>
    <w:p w:rsidR="002366FE" w:rsidRDefault="00903248" w:rsidP="00790AC3">
      <w:pPr>
        <w:spacing w:line="360" w:lineRule="exact"/>
        <w:rPr>
          <w:rFonts w:ascii="微软雅黑" w:eastAsia="微软雅黑" w:hAnsi="微软雅黑"/>
          <w:sz w:val="20"/>
          <w:szCs w:val="20"/>
        </w:rPr>
      </w:pPr>
      <w:r>
        <w:rPr>
          <w:rFonts w:ascii="微软雅黑" w:eastAsia="微软雅黑" w:hAnsi="微软雅黑" w:hint="eastAsia"/>
          <w:sz w:val="20"/>
          <w:szCs w:val="20"/>
        </w:rPr>
        <w:sym w:font="Wingdings" w:char="F06F"/>
      </w:r>
      <w:r>
        <w:rPr>
          <w:rFonts w:ascii="微软雅黑" w:eastAsia="微软雅黑" w:hAnsi="微软雅黑" w:hint="eastAsia"/>
          <w:sz w:val="20"/>
          <w:szCs w:val="20"/>
        </w:rPr>
        <w:t xml:space="preserve"> </w:t>
      </w:r>
      <w:r w:rsidR="002366FE">
        <w:rPr>
          <w:rFonts w:ascii="微软雅黑" w:eastAsia="微软雅黑" w:hAnsi="微软雅黑" w:hint="eastAsia"/>
          <w:sz w:val="20"/>
          <w:szCs w:val="20"/>
        </w:rPr>
        <w:t>员工D：</w:t>
      </w:r>
      <w:r w:rsidR="00C47780">
        <w:rPr>
          <w:rFonts w:ascii="微软雅黑" w:eastAsia="微软雅黑" w:hAnsi="微软雅黑" w:hint="eastAsia"/>
          <w:sz w:val="20"/>
          <w:szCs w:val="20"/>
        </w:rPr>
        <w:t>国有银行柜员，</w:t>
      </w:r>
      <w:r w:rsidR="005A4BE6">
        <w:rPr>
          <w:rFonts w:ascii="微软雅黑" w:eastAsia="微软雅黑" w:hAnsi="微软雅黑" w:hint="eastAsia"/>
          <w:sz w:val="20"/>
          <w:szCs w:val="20"/>
        </w:rPr>
        <w:t>业务能力一般，经常会收到客户投诉。</w:t>
      </w:r>
    </w:p>
    <w:p w:rsidR="002366FE" w:rsidRDefault="00903248" w:rsidP="00790AC3">
      <w:pPr>
        <w:spacing w:line="360" w:lineRule="exact"/>
        <w:rPr>
          <w:rFonts w:ascii="微软雅黑" w:eastAsia="微软雅黑" w:hAnsi="微软雅黑"/>
          <w:sz w:val="20"/>
          <w:szCs w:val="20"/>
        </w:rPr>
      </w:pPr>
      <w:r w:rsidRPr="00C47780">
        <w:rPr>
          <w:rFonts w:ascii="微软雅黑" w:eastAsia="微软雅黑" w:hAnsi="微软雅黑" w:hint="eastAsia"/>
          <w:sz w:val="20"/>
          <w:szCs w:val="20"/>
          <w:highlight w:val="green"/>
        </w:rPr>
        <w:sym w:font="Wingdings" w:char="F06F"/>
      </w:r>
      <w:r w:rsidRPr="00C47780">
        <w:rPr>
          <w:rFonts w:ascii="微软雅黑" w:eastAsia="微软雅黑" w:hAnsi="微软雅黑" w:hint="eastAsia"/>
          <w:sz w:val="20"/>
          <w:szCs w:val="20"/>
          <w:highlight w:val="green"/>
        </w:rPr>
        <w:t xml:space="preserve"> </w:t>
      </w:r>
      <w:r w:rsidR="002366FE" w:rsidRPr="00C47780">
        <w:rPr>
          <w:rFonts w:ascii="微软雅黑" w:eastAsia="微软雅黑" w:hAnsi="微软雅黑" w:hint="eastAsia"/>
          <w:sz w:val="20"/>
          <w:szCs w:val="20"/>
          <w:highlight w:val="green"/>
        </w:rPr>
        <w:t>员工E：</w:t>
      </w:r>
      <w:r w:rsidR="00CD373A" w:rsidRPr="00C47780">
        <w:rPr>
          <w:rFonts w:ascii="微软雅黑" w:eastAsia="微软雅黑" w:hAnsi="微软雅黑" w:hint="eastAsia"/>
          <w:sz w:val="20"/>
          <w:szCs w:val="20"/>
          <w:highlight w:val="green"/>
        </w:rPr>
        <w:t>房产公司金牌销售，</w:t>
      </w:r>
      <w:r w:rsidR="00C47780" w:rsidRPr="00C47780">
        <w:rPr>
          <w:rFonts w:ascii="微软雅黑" w:eastAsia="微软雅黑" w:hAnsi="微软雅黑" w:hint="eastAsia"/>
          <w:sz w:val="20"/>
          <w:szCs w:val="20"/>
          <w:highlight w:val="green"/>
        </w:rPr>
        <w:t>对每个楼盘信息了如指掌，</w:t>
      </w:r>
      <w:r w:rsidR="00B87618" w:rsidRPr="00C47780">
        <w:rPr>
          <w:rFonts w:ascii="微软雅黑" w:eastAsia="微软雅黑" w:hAnsi="微软雅黑" w:hint="eastAsia"/>
          <w:sz w:val="20"/>
          <w:szCs w:val="20"/>
          <w:highlight w:val="green"/>
        </w:rPr>
        <w:t>手头拥有丰富的优质客户资源，</w:t>
      </w:r>
      <w:r w:rsidR="00C47780" w:rsidRPr="00C47780">
        <w:rPr>
          <w:rFonts w:ascii="微软雅黑" w:eastAsia="微软雅黑" w:hAnsi="微软雅黑" w:hint="eastAsia"/>
          <w:sz w:val="20"/>
          <w:szCs w:val="20"/>
          <w:highlight w:val="green"/>
        </w:rPr>
        <w:t>因服务态度专业、亲切而深得客户信任和喜爱。</w:t>
      </w:r>
    </w:p>
    <w:p w:rsidR="00790AC3" w:rsidRDefault="00790AC3" w:rsidP="00790AC3">
      <w:pPr>
        <w:spacing w:line="360" w:lineRule="exact"/>
        <w:rPr>
          <w:rFonts w:ascii="微软雅黑" w:eastAsia="微软雅黑" w:hAnsi="微软雅黑"/>
          <w:sz w:val="20"/>
          <w:szCs w:val="20"/>
        </w:rPr>
      </w:pPr>
      <w:r>
        <w:rPr>
          <w:rFonts w:ascii="微软雅黑" w:eastAsia="微软雅黑" w:hAnsi="微软雅黑" w:hint="eastAsia"/>
          <w:sz w:val="20"/>
          <w:szCs w:val="20"/>
        </w:rPr>
        <w:t>正确反馈：回答正确。员工B</w:t>
      </w:r>
      <w:r w:rsidR="00C47780">
        <w:rPr>
          <w:rFonts w:ascii="微软雅黑" w:eastAsia="微软雅黑" w:hAnsi="微软雅黑" w:hint="eastAsia"/>
          <w:sz w:val="20"/>
          <w:szCs w:val="20"/>
        </w:rPr>
        <w:t>、</w:t>
      </w:r>
      <w:r>
        <w:rPr>
          <w:rFonts w:ascii="微软雅黑" w:eastAsia="微软雅黑" w:hAnsi="微软雅黑" w:hint="eastAsia"/>
          <w:sz w:val="20"/>
          <w:szCs w:val="20"/>
        </w:rPr>
        <w:t>员工C</w:t>
      </w:r>
      <w:r w:rsidR="00C47780">
        <w:rPr>
          <w:rFonts w:ascii="微软雅黑" w:eastAsia="微软雅黑" w:hAnsi="微软雅黑" w:hint="eastAsia"/>
          <w:sz w:val="20"/>
          <w:szCs w:val="20"/>
        </w:rPr>
        <w:t>和员工E</w:t>
      </w:r>
      <w:r>
        <w:rPr>
          <w:rFonts w:ascii="微软雅黑" w:eastAsia="微软雅黑" w:hAnsi="微软雅黑" w:hint="eastAsia"/>
          <w:sz w:val="20"/>
          <w:szCs w:val="20"/>
        </w:rPr>
        <w:t>是</w:t>
      </w:r>
      <w:r w:rsidR="00A72B68">
        <w:rPr>
          <w:rFonts w:ascii="微软雅黑" w:eastAsia="微软雅黑" w:hAnsi="微软雅黑" w:hint="eastAsia"/>
          <w:sz w:val="20"/>
          <w:szCs w:val="20"/>
        </w:rPr>
        <w:t>公司</w:t>
      </w:r>
      <w:r>
        <w:rPr>
          <w:rFonts w:ascii="微软雅黑" w:eastAsia="微软雅黑" w:hAnsi="微软雅黑" w:hint="eastAsia"/>
          <w:sz w:val="20"/>
          <w:szCs w:val="20"/>
        </w:rPr>
        <w:t>的核心员工。</w:t>
      </w:r>
    </w:p>
    <w:p w:rsidR="00790AC3" w:rsidRDefault="00790AC3" w:rsidP="00790AC3">
      <w:pPr>
        <w:spacing w:line="360" w:lineRule="exact"/>
        <w:rPr>
          <w:rFonts w:ascii="微软雅黑" w:eastAsia="微软雅黑" w:hAnsi="微软雅黑"/>
          <w:sz w:val="20"/>
          <w:szCs w:val="20"/>
        </w:rPr>
      </w:pPr>
      <w:r>
        <w:rPr>
          <w:rFonts w:ascii="微软雅黑" w:eastAsia="微软雅黑" w:hAnsi="微软雅黑" w:hint="eastAsia"/>
          <w:sz w:val="20"/>
          <w:szCs w:val="20"/>
        </w:rPr>
        <w:t>错误反馈：回答错误。</w:t>
      </w:r>
      <w:r w:rsidR="00C47780">
        <w:rPr>
          <w:rFonts w:ascii="微软雅黑" w:eastAsia="微软雅黑" w:hAnsi="微软雅黑" w:hint="eastAsia"/>
          <w:sz w:val="20"/>
          <w:szCs w:val="20"/>
        </w:rPr>
        <w:t>员工B、员工C和员工E是公司的核心员工。</w:t>
      </w:r>
    </w:p>
    <w:p w:rsidR="00FD1BCE" w:rsidRPr="00F919D7" w:rsidRDefault="00FD1BCE" w:rsidP="00D93963">
      <w:pPr>
        <w:spacing w:line="360" w:lineRule="exact"/>
        <w:rPr>
          <w:rFonts w:ascii="微软雅黑" w:eastAsia="微软雅黑" w:hAnsi="微软雅黑"/>
          <w:b/>
          <w:sz w:val="20"/>
          <w:szCs w:val="20"/>
        </w:rPr>
      </w:pPr>
    </w:p>
    <w:p w:rsidR="003546E6" w:rsidRPr="006E4306" w:rsidRDefault="00DE5B48" w:rsidP="00D93963">
      <w:pPr>
        <w:spacing w:line="360" w:lineRule="exact"/>
        <w:rPr>
          <w:rFonts w:ascii="微软雅黑" w:eastAsia="微软雅黑" w:hAnsi="微软雅黑"/>
          <w:b/>
          <w:sz w:val="20"/>
          <w:szCs w:val="20"/>
        </w:rPr>
      </w:pPr>
      <w:bookmarkStart w:id="84" w:name="_Hlk525817876"/>
      <w:bookmarkStart w:id="85" w:name="_Hlk520378541"/>
      <w:r w:rsidRPr="006E4306">
        <w:rPr>
          <w:rFonts w:ascii="微软雅黑" w:eastAsia="微软雅黑" w:hAnsi="微软雅黑" w:hint="eastAsia"/>
          <w:b/>
          <w:sz w:val="20"/>
          <w:szCs w:val="20"/>
        </w:rPr>
        <w:t>0</w:t>
      </w:r>
      <w:r w:rsidRPr="006E4306">
        <w:rPr>
          <w:rFonts w:ascii="微软雅黑" w:eastAsia="微软雅黑" w:hAnsi="微软雅黑"/>
          <w:b/>
          <w:sz w:val="20"/>
          <w:szCs w:val="20"/>
        </w:rPr>
        <w:t>1U02</w:t>
      </w:r>
      <w:r w:rsidR="003546E6" w:rsidRPr="006E4306">
        <w:rPr>
          <w:rFonts w:ascii="微软雅黑" w:eastAsia="微软雅黑" w:hAnsi="微软雅黑" w:hint="eastAsia"/>
          <w:b/>
          <w:sz w:val="20"/>
          <w:szCs w:val="20"/>
        </w:rPr>
        <w:t>核心员工的特点</w:t>
      </w:r>
      <w:bookmarkEnd w:id="84"/>
      <w:ins w:id="86" w:author="赵 燕君" w:date="2018-09-27T13:21:00Z">
        <w:r w:rsidR="00942A21" w:rsidRPr="00100B63">
          <w:rPr>
            <w:rFonts w:ascii="微软雅黑" w:eastAsia="微软雅黑" w:hAnsi="微软雅黑" w:hint="eastAsia"/>
            <w:b/>
            <w:sz w:val="20"/>
            <w:szCs w:val="20"/>
          </w:rPr>
          <w:t>（教授视频）</w:t>
        </w:r>
      </w:ins>
    </w:p>
    <w:bookmarkEnd w:id="85"/>
    <w:p w:rsidR="00A72B68" w:rsidRPr="00F919D7" w:rsidRDefault="00A72B68" w:rsidP="00A72B68">
      <w:pPr>
        <w:spacing w:line="360" w:lineRule="exact"/>
        <w:rPr>
          <w:rFonts w:ascii="微软雅黑" w:eastAsia="微软雅黑" w:hAnsi="微软雅黑"/>
          <w:sz w:val="20"/>
          <w:szCs w:val="20"/>
        </w:rPr>
      </w:pPr>
      <w:proofErr w:type="gramStart"/>
      <w:r w:rsidRPr="00F919D7">
        <w:rPr>
          <w:rFonts w:ascii="微软雅黑" w:eastAsia="微软雅黑" w:hAnsi="微软雅黑" w:hint="eastAsia"/>
          <w:sz w:val="20"/>
          <w:szCs w:val="20"/>
        </w:rPr>
        <w:t>留才的</w:t>
      </w:r>
      <w:proofErr w:type="gramEnd"/>
      <w:r w:rsidRPr="00F919D7">
        <w:rPr>
          <w:rFonts w:ascii="微软雅黑" w:eastAsia="微软雅黑" w:hAnsi="微软雅黑" w:hint="eastAsia"/>
          <w:sz w:val="20"/>
          <w:szCs w:val="20"/>
        </w:rPr>
        <w:t>前提是要懂得“识才”</w:t>
      </w:r>
      <w:r>
        <w:rPr>
          <w:rFonts w:ascii="微软雅黑" w:eastAsia="微软雅黑" w:hAnsi="微软雅黑" w:hint="eastAsia"/>
          <w:sz w:val="20"/>
          <w:szCs w:val="20"/>
        </w:rPr>
        <w:t>。学会识别你的核心员工，让该留的人留住。</w:t>
      </w:r>
      <w:r w:rsidRPr="00F919D7">
        <w:rPr>
          <w:rFonts w:ascii="微软雅黑" w:eastAsia="微软雅黑" w:hAnsi="微软雅黑" w:hint="eastAsia"/>
          <w:sz w:val="20"/>
          <w:szCs w:val="20"/>
        </w:rPr>
        <w:t>那么，什么样的员工</w:t>
      </w:r>
      <w:r>
        <w:rPr>
          <w:rFonts w:ascii="微软雅黑" w:eastAsia="微软雅黑" w:hAnsi="微软雅黑" w:hint="eastAsia"/>
          <w:sz w:val="20"/>
          <w:szCs w:val="20"/>
        </w:rPr>
        <w:t>可以定义为</w:t>
      </w:r>
      <w:r w:rsidRPr="00F919D7">
        <w:rPr>
          <w:rFonts w:ascii="微软雅黑" w:eastAsia="微软雅黑" w:hAnsi="微软雅黑" w:hint="eastAsia"/>
          <w:sz w:val="20"/>
          <w:szCs w:val="20"/>
        </w:rPr>
        <w:t>核心员工呢？</w:t>
      </w:r>
      <w:r>
        <w:rPr>
          <w:rFonts w:ascii="微软雅黑" w:eastAsia="微软雅黑" w:hAnsi="微软雅黑" w:hint="eastAsia"/>
          <w:sz w:val="20"/>
          <w:szCs w:val="20"/>
        </w:rPr>
        <w:t>一般来说，</w:t>
      </w:r>
      <w:r w:rsidRPr="00F919D7">
        <w:rPr>
          <w:rFonts w:ascii="微软雅黑" w:eastAsia="微软雅黑" w:hAnsi="微软雅黑" w:hint="eastAsia"/>
          <w:sz w:val="20"/>
          <w:szCs w:val="20"/>
        </w:rPr>
        <w:t>核心员工是指那些拥有专门技术、掌握核心业务技能、控制关键资源、对企业绩效及未来发展产生深远影响，并在某方面不可代替的员工。</w:t>
      </w:r>
      <w:r w:rsidRPr="00F919D7">
        <w:rPr>
          <w:rStyle w:val="af3"/>
          <w:rFonts w:ascii="微软雅黑" w:eastAsia="微软雅黑" w:hAnsi="微软雅黑"/>
          <w:sz w:val="20"/>
          <w:szCs w:val="20"/>
        </w:rPr>
        <w:footnoteReference w:id="1"/>
      </w:r>
      <w:r w:rsidRPr="00F919D7">
        <w:rPr>
          <w:rFonts w:ascii="微软雅黑" w:eastAsia="微软雅黑" w:hAnsi="微软雅黑" w:hint="eastAsia"/>
          <w:sz w:val="20"/>
          <w:szCs w:val="20"/>
        </w:rPr>
        <w:t>他们一旦离职，将</w:t>
      </w:r>
      <w:r>
        <w:rPr>
          <w:rFonts w:ascii="微软雅黑" w:eastAsia="微软雅黑" w:hAnsi="微软雅黑" w:hint="eastAsia"/>
          <w:sz w:val="20"/>
          <w:szCs w:val="20"/>
        </w:rPr>
        <w:t>会</w:t>
      </w:r>
      <w:r w:rsidRPr="00F919D7">
        <w:rPr>
          <w:rFonts w:ascii="微软雅黑" w:eastAsia="微软雅黑" w:hAnsi="微软雅黑" w:hint="eastAsia"/>
          <w:sz w:val="20"/>
          <w:szCs w:val="20"/>
        </w:rPr>
        <w:t>造成重大损失，严重的甚至会影响企业的生存和运营。那么，</w:t>
      </w:r>
      <w:r>
        <w:rPr>
          <w:rFonts w:ascii="微软雅黑" w:eastAsia="微软雅黑" w:hAnsi="微软雅黑" w:hint="eastAsia"/>
          <w:sz w:val="20"/>
          <w:szCs w:val="20"/>
        </w:rPr>
        <w:t>如何识别</w:t>
      </w:r>
      <w:r w:rsidRPr="00F919D7">
        <w:rPr>
          <w:rFonts w:ascii="微软雅黑" w:eastAsia="微软雅黑" w:hAnsi="微软雅黑" w:hint="eastAsia"/>
          <w:sz w:val="20"/>
          <w:szCs w:val="20"/>
        </w:rPr>
        <w:t>核心员工？</w:t>
      </w:r>
    </w:p>
    <w:p w:rsidR="00A72B68" w:rsidRPr="00942A21" w:rsidRDefault="00B93628" w:rsidP="00A72B68">
      <w:pPr>
        <w:spacing w:line="360" w:lineRule="exact"/>
        <w:rPr>
          <w:rFonts w:ascii="微软雅黑" w:eastAsia="微软雅黑" w:hAnsi="微软雅黑"/>
          <w:color w:val="FF0000"/>
          <w:sz w:val="20"/>
          <w:szCs w:val="20"/>
          <w:rPrChange w:id="87" w:author="赵 燕君" w:date="2018-09-27T13:22:00Z">
            <w:rPr>
              <w:rFonts w:ascii="微软雅黑" w:eastAsia="微软雅黑" w:hAnsi="微软雅黑"/>
              <w:sz w:val="20"/>
              <w:szCs w:val="20"/>
            </w:rPr>
          </w:rPrChange>
        </w:rPr>
      </w:pPr>
      <w:bookmarkStart w:id="88" w:name="_Hlk525817911"/>
      <w:r w:rsidRPr="00942A21">
        <w:rPr>
          <w:rFonts w:ascii="微软雅黑" w:eastAsia="微软雅黑" w:hAnsi="微软雅黑" w:hint="eastAsia"/>
          <w:color w:val="FF0000"/>
          <w:sz w:val="20"/>
          <w:szCs w:val="20"/>
          <w:rPrChange w:id="89" w:author="赵 燕君" w:date="2018-09-27T13:22:00Z">
            <w:rPr>
              <w:rFonts w:ascii="微软雅黑" w:eastAsia="微软雅黑" w:hAnsi="微软雅黑" w:hint="eastAsia"/>
              <w:sz w:val="20"/>
              <w:szCs w:val="20"/>
            </w:rPr>
          </w:rPrChange>
        </w:rPr>
        <w:t>你可以通过</w:t>
      </w:r>
      <w:r w:rsidR="002E0F91" w:rsidRPr="00942A21">
        <w:rPr>
          <w:rFonts w:ascii="微软雅黑" w:eastAsia="微软雅黑" w:hAnsi="微软雅黑" w:hint="eastAsia"/>
          <w:color w:val="FF0000"/>
          <w:sz w:val="20"/>
          <w:szCs w:val="20"/>
          <w:rPrChange w:id="90" w:author="赵 燕君" w:date="2018-09-27T13:22:00Z">
            <w:rPr>
              <w:rFonts w:ascii="微软雅黑" w:eastAsia="微软雅黑" w:hAnsi="微软雅黑" w:hint="eastAsia"/>
              <w:sz w:val="20"/>
              <w:szCs w:val="20"/>
            </w:rPr>
          </w:rPrChange>
        </w:rPr>
        <w:t>核心员工的三个显著特征</w:t>
      </w:r>
      <w:r w:rsidR="00AA0373" w:rsidRPr="00942A21">
        <w:rPr>
          <w:rStyle w:val="af3"/>
          <w:rFonts w:ascii="微软雅黑" w:eastAsia="微软雅黑" w:hAnsi="微软雅黑"/>
          <w:color w:val="FF0000"/>
          <w:sz w:val="20"/>
          <w:szCs w:val="20"/>
          <w:rPrChange w:id="91" w:author="赵 燕君" w:date="2018-09-27T13:22:00Z">
            <w:rPr>
              <w:rStyle w:val="af3"/>
              <w:rFonts w:ascii="微软雅黑" w:eastAsia="微软雅黑" w:hAnsi="微软雅黑"/>
              <w:sz w:val="20"/>
              <w:szCs w:val="20"/>
            </w:rPr>
          </w:rPrChange>
        </w:rPr>
        <w:footnoteReference w:id="2"/>
      </w:r>
      <w:r w:rsidR="002E0F91" w:rsidRPr="00942A21">
        <w:rPr>
          <w:rFonts w:ascii="微软雅黑" w:eastAsia="微软雅黑" w:hAnsi="微软雅黑" w:hint="eastAsia"/>
          <w:color w:val="FF0000"/>
          <w:sz w:val="20"/>
          <w:szCs w:val="20"/>
          <w:rPrChange w:id="92" w:author="赵 燕君" w:date="2018-09-27T13:22:00Z">
            <w:rPr>
              <w:rFonts w:ascii="微软雅黑" w:eastAsia="微软雅黑" w:hAnsi="微软雅黑" w:hint="eastAsia"/>
              <w:sz w:val="20"/>
              <w:szCs w:val="20"/>
            </w:rPr>
          </w:rPrChange>
        </w:rPr>
        <w:t>来进行识别</w:t>
      </w:r>
      <w:r w:rsidR="00A72B68" w:rsidRPr="00942A21">
        <w:rPr>
          <w:rFonts w:ascii="微软雅黑" w:eastAsia="微软雅黑" w:hAnsi="微软雅黑" w:hint="eastAsia"/>
          <w:color w:val="FF0000"/>
          <w:sz w:val="20"/>
          <w:szCs w:val="20"/>
          <w:rPrChange w:id="93" w:author="赵 燕君" w:date="2018-09-27T13:22:00Z">
            <w:rPr>
              <w:rFonts w:ascii="微软雅黑" w:eastAsia="微软雅黑" w:hAnsi="微软雅黑" w:hint="eastAsia"/>
              <w:sz w:val="20"/>
              <w:szCs w:val="20"/>
            </w:rPr>
          </w:rPrChange>
        </w:rPr>
        <w:t>：</w:t>
      </w:r>
    </w:p>
    <w:p w:rsidR="00A72B68" w:rsidRPr="00942A21" w:rsidRDefault="00A72B68" w:rsidP="00A72B68">
      <w:pPr>
        <w:pStyle w:val="a7"/>
        <w:numPr>
          <w:ilvl w:val="0"/>
          <w:numId w:val="6"/>
        </w:numPr>
        <w:spacing w:line="360" w:lineRule="exact"/>
        <w:ind w:firstLineChars="0"/>
        <w:rPr>
          <w:rFonts w:ascii="微软雅黑" w:eastAsia="微软雅黑" w:hAnsi="微软雅黑"/>
          <w:color w:val="FF0000"/>
          <w:sz w:val="20"/>
          <w:szCs w:val="20"/>
          <w:rPrChange w:id="94" w:author="赵 燕君" w:date="2018-09-27T13:22: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95" w:author="赵 燕君" w:date="2018-09-27T13:22:00Z">
            <w:rPr>
              <w:rFonts w:ascii="微软雅黑" w:eastAsia="微软雅黑" w:hAnsi="微软雅黑" w:hint="eastAsia"/>
              <w:sz w:val="20"/>
              <w:szCs w:val="20"/>
            </w:rPr>
          </w:rPrChange>
        </w:rPr>
        <w:t>拥有核心专业技能</w:t>
      </w:r>
    </w:p>
    <w:p w:rsidR="00C2066D" w:rsidRPr="00942A21" w:rsidRDefault="001A2DAE" w:rsidP="00C2066D">
      <w:pPr>
        <w:pStyle w:val="a7"/>
        <w:spacing w:line="360" w:lineRule="exact"/>
        <w:ind w:left="420" w:firstLineChars="0" w:firstLine="0"/>
        <w:rPr>
          <w:rFonts w:ascii="微软雅黑" w:eastAsia="微软雅黑" w:hAnsi="微软雅黑"/>
          <w:color w:val="FF0000"/>
          <w:sz w:val="20"/>
          <w:szCs w:val="20"/>
          <w:rPrChange w:id="96" w:author="赵 燕君" w:date="2018-09-27T13:22: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97" w:author="赵 燕君" w:date="2018-09-27T13:22:00Z">
            <w:rPr>
              <w:rFonts w:ascii="微软雅黑" w:eastAsia="微软雅黑" w:hAnsi="微软雅黑" w:hint="eastAsia"/>
              <w:sz w:val="20"/>
              <w:szCs w:val="20"/>
            </w:rPr>
          </w:rPrChange>
        </w:rPr>
        <w:t>即</w:t>
      </w:r>
      <w:r w:rsidR="003A210E" w:rsidRPr="00942A21">
        <w:rPr>
          <w:rFonts w:ascii="微软雅黑" w:eastAsia="微软雅黑" w:hAnsi="微软雅黑" w:hint="eastAsia"/>
          <w:color w:val="FF0000"/>
          <w:sz w:val="20"/>
          <w:szCs w:val="20"/>
          <w:rPrChange w:id="98" w:author="赵 燕君" w:date="2018-09-27T13:22:00Z">
            <w:rPr>
              <w:rFonts w:ascii="微软雅黑" w:eastAsia="微软雅黑" w:hAnsi="微软雅黑" w:hint="eastAsia"/>
              <w:sz w:val="20"/>
              <w:szCs w:val="20"/>
            </w:rPr>
          </w:rPrChange>
        </w:rPr>
        <w:t>拥有</w:t>
      </w:r>
      <w:r w:rsidR="006036C5" w:rsidRPr="00942A21">
        <w:rPr>
          <w:rFonts w:ascii="微软雅黑" w:eastAsia="微软雅黑" w:hAnsi="微软雅黑" w:hint="eastAsia"/>
          <w:color w:val="FF0000"/>
          <w:sz w:val="20"/>
          <w:szCs w:val="20"/>
          <w:rPrChange w:id="99" w:author="赵 燕君" w:date="2018-09-27T13:22:00Z">
            <w:rPr>
              <w:rFonts w:ascii="微软雅黑" w:eastAsia="微软雅黑" w:hAnsi="微软雅黑" w:hint="eastAsia"/>
              <w:sz w:val="20"/>
              <w:szCs w:val="20"/>
            </w:rPr>
          </w:rPrChange>
        </w:rPr>
        <w:t>企业</w:t>
      </w:r>
      <w:r w:rsidR="003A210E" w:rsidRPr="00942A21">
        <w:rPr>
          <w:rFonts w:ascii="微软雅黑" w:eastAsia="微软雅黑" w:hAnsi="微软雅黑" w:hint="eastAsia"/>
          <w:color w:val="FF0000"/>
          <w:sz w:val="20"/>
          <w:szCs w:val="20"/>
          <w:rPrChange w:id="100" w:author="赵 燕君" w:date="2018-09-27T13:22:00Z">
            <w:rPr>
              <w:rFonts w:ascii="微软雅黑" w:eastAsia="微软雅黑" w:hAnsi="微软雅黑" w:hint="eastAsia"/>
              <w:sz w:val="20"/>
              <w:szCs w:val="20"/>
            </w:rPr>
          </w:rPrChange>
        </w:rPr>
        <w:t>某一方面或领域的专业技能，其工作效果关系着企业的正常运转。</w:t>
      </w:r>
    </w:p>
    <w:p w:rsidR="00A72B68" w:rsidRPr="00942A21" w:rsidRDefault="00A72B68" w:rsidP="00A72B68">
      <w:pPr>
        <w:pStyle w:val="a7"/>
        <w:numPr>
          <w:ilvl w:val="0"/>
          <w:numId w:val="6"/>
        </w:numPr>
        <w:spacing w:line="360" w:lineRule="exact"/>
        <w:ind w:firstLineChars="0"/>
        <w:rPr>
          <w:rFonts w:ascii="微软雅黑" w:eastAsia="微软雅黑" w:hAnsi="微软雅黑"/>
          <w:color w:val="FF0000"/>
          <w:sz w:val="20"/>
          <w:szCs w:val="20"/>
          <w:rPrChange w:id="101" w:author="赵 燕君" w:date="2018-09-27T13:22: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02" w:author="赵 燕君" w:date="2018-09-27T13:22:00Z">
            <w:rPr>
              <w:rFonts w:ascii="微软雅黑" w:eastAsia="微软雅黑" w:hAnsi="微软雅黑" w:hint="eastAsia"/>
              <w:sz w:val="20"/>
              <w:szCs w:val="20"/>
            </w:rPr>
          </w:rPrChange>
        </w:rPr>
        <w:t>拥有对公司</w:t>
      </w:r>
      <w:proofErr w:type="gramStart"/>
      <w:r w:rsidRPr="00942A21">
        <w:rPr>
          <w:rFonts w:ascii="微软雅黑" w:eastAsia="微软雅黑" w:hAnsi="微软雅黑" w:hint="eastAsia"/>
          <w:color w:val="FF0000"/>
          <w:sz w:val="20"/>
          <w:szCs w:val="20"/>
          <w:rPrChange w:id="103" w:author="赵 燕君" w:date="2018-09-27T13:22:00Z">
            <w:rPr>
              <w:rFonts w:ascii="微软雅黑" w:eastAsia="微软雅黑" w:hAnsi="微软雅黑" w:hint="eastAsia"/>
              <w:sz w:val="20"/>
              <w:szCs w:val="20"/>
            </w:rPr>
          </w:rPrChange>
        </w:rPr>
        <w:t>具核心</w:t>
      </w:r>
      <w:proofErr w:type="gramEnd"/>
      <w:r w:rsidRPr="00942A21">
        <w:rPr>
          <w:rFonts w:ascii="微软雅黑" w:eastAsia="微软雅黑" w:hAnsi="微软雅黑" w:hint="eastAsia"/>
          <w:color w:val="FF0000"/>
          <w:sz w:val="20"/>
          <w:szCs w:val="20"/>
          <w:rPrChange w:id="104" w:author="赵 燕君" w:date="2018-09-27T13:22:00Z">
            <w:rPr>
              <w:rFonts w:ascii="微软雅黑" w:eastAsia="微软雅黑" w:hAnsi="微软雅黑" w:hint="eastAsia"/>
              <w:sz w:val="20"/>
              <w:szCs w:val="20"/>
            </w:rPr>
          </w:rPrChange>
        </w:rPr>
        <w:t>价值的广泛外部关系</w:t>
      </w:r>
    </w:p>
    <w:p w:rsidR="003A210E" w:rsidRPr="00942A21" w:rsidRDefault="001A2DAE" w:rsidP="003A210E">
      <w:pPr>
        <w:pStyle w:val="a7"/>
        <w:spacing w:line="360" w:lineRule="exact"/>
        <w:ind w:left="420" w:firstLineChars="0" w:firstLine="0"/>
        <w:rPr>
          <w:rFonts w:ascii="微软雅黑" w:eastAsia="微软雅黑" w:hAnsi="微软雅黑"/>
          <w:color w:val="FF0000"/>
          <w:sz w:val="20"/>
          <w:szCs w:val="20"/>
          <w:rPrChange w:id="105" w:author="赵 燕君" w:date="2018-09-27T13:22: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06" w:author="赵 燕君" w:date="2018-09-27T13:22:00Z">
            <w:rPr>
              <w:rFonts w:ascii="微软雅黑" w:eastAsia="微软雅黑" w:hAnsi="微软雅黑" w:hint="eastAsia"/>
              <w:sz w:val="20"/>
              <w:szCs w:val="20"/>
            </w:rPr>
          </w:rPrChange>
        </w:rPr>
        <w:t>即</w:t>
      </w:r>
      <w:r w:rsidR="003A210E" w:rsidRPr="00942A21">
        <w:rPr>
          <w:rFonts w:ascii="微软雅黑" w:eastAsia="微软雅黑" w:hAnsi="微软雅黑" w:hint="eastAsia"/>
          <w:color w:val="FF0000"/>
          <w:sz w:val="20"/>
          <w:szCs w:val="20"/>
          <w:rPrChange w:id="107" w:author="赵 燕君" w:date="2018-09-27T13:22:00Z">
            <w:rPr>
              <w:rFonts w:ascii="微软雅黑" w:eastAsia="微软雅黑" w:hAnsi="微软雅黑" w:hint="eastAsia"/>
              <w:sz w:val="20"/>
              <w:szCs w:val="20"/>
            </w:rPr>
          </w:rPrChange>
        </w:rPr>
        <w:t>拥有</w:t>
      </w:r>
      <w:r w:rsidR="006036C5" w:rsidRPr="00942A21">
        <w:rPr>
          <w:rFonts w:ascii="微软雅黑" w:eastAsia="微软雅黑" w:hAnsi="微软雅黑" w:hint="eastAsia"/>
          <w:color w:val="FF0000"/>
          <w:sz w:val="20"/>
          <w:szCs w:val="20"/>
          <w:rPrChange w:id="108" w:author="赵 燕君" w:date="2018-09-27T13:22:00Z">
            <w:rPr>
              <w:rFonts w:ascii="微软雅黑" w:eastAsia="微软雅黑" w:hAnsi="微软雅黑" w:hint="eastAsia"/>
              <w:sz w:val="20"/>
              <w:szCs w:val="20"/>
            </w:rPr>
          </w:rPrChange>
        </w:rPr>
        <w:t>公司</w:t>
      </w:r>
      <w:r w:rsidR="003A210E" w:rsidRPr="00942A21">
        <w:rPr>
          <w:rFonts w:ascii="微软雅黑" w:eastAsia="微软雅黑" w:hAnsi="微软雅黑" w:hint="eastAsia"/>
          <w:color w:val="FF0000"/>
          <w:sz w:val="20"/>
          <w:szCs w:val="20"/>
          <w:rPrChange w:id="109" w:author="赵 燕君" w:date="2018-09-27T13:22:00Z">
            <w:rPr>
              <w:rFonts w:ascii="微软雅黑" w:eastAsia="微软雅黑" w:hAnsi="微软雅黑" w:hint="eastAsia"/>
              <w:sz w:val="20"/>
              <w:szCs w:val="20"/>
            </w:rPr>
          </w:rPrChange>
        </w:rPr>
        <w:t>所需的广泛</w:t>
      </w:r>
      <w:r w:rsidR="0033396F" w:rsidRPr="00942A21">
        <w:rPr>
          <w:rFonts w:ascii="微软雅黑" w:eastAsia="微软雅黑" w:hAnsi="微软雅黑" w:hint="eastAsia"/>
          <w:color w:val="FF0000"/>
          <w:sz w:val="20"/>
          <w:szCs w:val="20"/>
          <w:rPrChange w:id="110" w:author="赵 燕君" w:date="2018-09-27T13:22:00Z">
            <w:rPr>
              <w:rFonts w:ascii="微软雅黑" w:eastAsia="微软雅黑" w:hAnsi="微软雅黑" w:hint="eastAsia"/>
              <w:sz w:val="20"/>
              <w:szCs w:val="20"/>
            </w:rPr>
          </w:rPrChange>
        </w:rPr>
        <w:t>外部</w:t>
      </w:r>
      <w:r w:rsidR="003A210E" w:rsidRPr="00942A21">
        <w:rPr>
          <w:rFonts w:ascii="微软雅黑" w:eastAsia="微软雅黑" w:hAnsi="微软雅黑" w:hint="eastAsia"/>
          <w:color w:val="FF0000"/>
          <w:sz w:val="20"/>
          <w:szCs w:val="20"/>
          <w:rPrChange w:id="111" w:author="赵 燕君" w:date="2018-09-27T13:22:00Z">
            <w:rPr>
              <w:rFonts w:ascii="微软雅黑" w:eastAsia="微软雅黑" w:hAnsi="微软雅黑" w:hint="eastAsia"/>
              <w:sz w:val="20"/>
              <w:szCs w:val="20"/>
            </w:rPr>
          </w:rPrChange>
        </w:rPr>
        <w:t>关系资源，如关键的销售人员和业务人员，</w:t>
      </w:r>
      <w:r w:rsidR="006036C5" w:rsidRPr="00942A21">
        <w:rPr>
          <w:rFonts w:ascii="微软雅黑" w:eastAsia="微软雅黑" w:hAnsi="微软雅黑" w:hint="eastAsia"/>
          <w:color w:val="FF0000"/>
          <w:sz w:val="20"/>
          <w:szCs w:val="20"/>
          <w:rPrChange w:id="112" w:author="赵 燕君" w:date="2018-09-27T13:22:00Z">
            <w:rPr>
              <w:rFonts w:ascii="微软雅黑" w:eastAsia="微软雅黑" w:hAnsi="微软雅黑" w:hint="eastAsia"/>
              <w:sz w:val="20"/>
              <w:szCs w:val="20"/>
            </w:rPr>
          </w:rPrChange>
        </w:rPr>
        <w:t>公司</w:t>
      </w:r>
      <w:r w:rsidR="003A210E" w:rsidRPr="00942A21">
        <w:rPr>
          <w:rFonts w:ascii="微软雅黑" w:eastAsia="微软雅黑" w:hAnsi="微软雅黑" w:hint="eastAsia"/>
          <w:color w:val="FF0000"/>
          <w:sz w:val="20"/>
          <w:szCs w:val="20"/>
          <w:rPrChange w:id="113" w:author="赵 燕君" w:date="2018-09-27T13:22:00Z">
            <w:rPr>
              <w:rFonts w:ascii="微软雅黑" w:eastAsia="微软雅黑" w:hAnsi="微软雅黑" w:hint="eastAsia"/>
              <w:sz w:val="20"/>
              <w:szCs w:val="20"/>
            </w:rPr>
          </w:rPrChange>
        </w:rPr>
        <w:t>需要通过他们获取所需的资源和产品的输出。</w:t>
      </w:r>
    </w:p>
    <w:p w:rsidR="00A72B68" w:rsidRPr="00942A21" w:rsidRDefault="00A72B68" w:rsidP="00A72B68">
      <w:pPr>
        <w:pStyle w:val="a7"/>
        <w:numPr>
          <w:ilvl w:val="0"/>
          <w:numId w:val="6"/>
        </w:numPr>
        <w:spacing w:line="360" w:lineRule="exact"/>
        <w:ind w:firstLineChars="0"/>
        <w:rPr>
          <w:rFonts w:ascii="微软雅黑" w:eastAsia="微软雅黑" w:hAnsi="微软雅黑"/>
          <w:color w:val="FF0000"/>
          <w:sz w:val="20"/>
          <w:szCs w:val="20"/>
          <w:rPrChange w:id="114" w:author="赵 燕君" w:date="2018-09-27T13:22: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15" w:author="赵 燕君" w:date="2018-09-27T13:22:00Z">
            <w:rPr>
              <w:rFonts w:ascii="微软雅黑" w:eastAsia="微软雅黑" w:hAnsi="微软雅黑" w:hint="eastAsia"/>
              <w:sz w:val="20"/>
              <w:szCs w:val="20"/>
            </w:rPr>
          </w:rPrChange>
        </w:rPr>
        <w:t>拥有对公司</w:t>
      </w:r>
      <w:proofErr w:type="gramStart"/>
      <w:r w:rsidRPr="00942A21">
        <w:rPr>
          <w:rFonts w:ascii="微软雅黑" w:eastAsia="微软雅黑" w:hAnsi="微软雅黑" w:hint="eastAsia"/>
          <w:color w:val="FF0000"/>
          <w:sz w:val="20"/>
          <w:szCs w:val="20"/>
          <w:rPrChange w:id="116" w:author="赵 燕君" w:date="2018-09-27T13:22:00Z">
            <w:rPr>
              <w:rFonts w:ascii="微软雅黑" w:eastAsia="微软雅黑" w:hAnsi="微软雅黑" w:hint="eastAsia"/>
              <w:sz w:val="20"/>
              <w:szCs w:val="20"/>
            </w:rPr>
          </w:rPrChange>
        </w:rPr>
        <w:t>具核心</w:t>
      </w:r>
      <w:proofErr w:type="gramEnd"/>
      <w:r w:rsidRPr="00942A21">
        <w:rPr>
          <w:rFonts w:ascii="微软雅黑" w:eastAsia="微软雅黑" w:hAnsi="微软雅黑" w:hint="eastAsia"/>
          <w:color w:val="FF0000"/>
          <w:sz w:val="20"/>
          <w:szCs w:val="20"/>
          <w:rPrChange w:id="117" w:author="赵 燕君" w:date="2018-09-27T13:22:00Z">
            <w:rPr>
              <w:rFonts w:ascii="微软雅黑" w:eastAsia="微软雅黑" w:hAnsi="微软雅黑" w:hint="eastAsia"/>
              <w:sz w:val="20"/>
              <w:szCs w:val="20"/>
            </w:rPr>
          </w:rPrChange>
        </w:rPr>
        <w:t>价值的管理技能</w:t>
      </w:r>
    </w:p>
    <w:p w:rsidR="003A210E" w:rsidRPr="00942A21" w:rsidRDefault="001A2DAE" w:rsidP="003A210E">
      <w:pPr>
        <w:pStyle w:val="a7"/>
        <w:spacing w:line="360" w:lineRule="exact"/>
        <w:ind w:left="420" w:firstLineChars="0" w:firstLine="0"/>
        <w:rPr>
          <w:rFonts w:ascii="微软雅黑" w:eastAsia="微软雅黑" w:hAnsi="微软雅黑"/>
          <w:color w:val="FF0000"/>
          <w:sz w:val="20"/>
          <w:szCs w:val="20"/>
          <w:rPrChange w:id="118" w:author="赵 燕君" w:date="2018-09-27T13:22: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19" w:author="赵 燕君" w:date="2018-09-27T13:22:00Z">
            <w:rPr>
              <w:rFonts w:ascii="微软雅黑" w:eastAsia="微软雅黑" w:hAnsi="微软雅黑" w:hint="eastAsia"/>
              <w:sz w:val="20"/>
              <w:szCs w:val="20"/>
            </w:rPr>
          </w:rPrChange>
        </w:rPr>
        <w:t>即</w:t>
      </w:r>
      <w:r w:rsidR="003A210E" w:rsidRPr="00942A21">
        <w:rPr>
          <w:rFonts w:ascii="微软雅黑" w:eastAsia="微软雅黑" w:hAnsi="微软雅黑" w:hint="eastAsia"/>
          <w:color w:val="FF0000"/>
          <w:sz w:val="20"/>
          <w:szCs w:val="20"/>
          <w:rPrChange w:id="120" w:author="赵 燕君" w:date="2018-09-27T13:22:00Z">
            <w:rPr>
              <w:rFonts w:ascii="微软雅黑" w:eastAsia="微软雅黑" w:hAnsi="微软雅黑" w:hint="eastAsia"/>
              <w:sz w:val="20"/>
              <w:szCs w:val="20"/>
            </w:rPr>
          </w:rPrChange>
        </w:rPr>
        <w:t>能够帮助企业抵御经营管理风险，节约管理成本，其工作绩效与企业的发展密切相关。</w:t>
      </w:r>
    </w:p>
    <w:bookmarkEnd w:id="88"/>
    <w:p w:rsidR="003546E6" w:rsidRPr="00942A21" w:rsidRDefault="003546E6" w:rsidP="00D93963">
      <w:pPr>
        <w:spacing w:line="360" w:lineRule="exact"/>
        <w:rPr>
          <w:rFonts w:ascii="微软雅黑" w:eastAsia="微软雅黑" w:hAnsi="微软雅黑"/>
          <w:b/>
          <w:color w:val="FF0000"/>
          <w:sz w:val="20"/>
          <w:szCs w:val="20"/>
          <w:rPrChange w:id="121" w:author="赵 燕君" w:date="2018-09-27T13:22:00Z">
            <w:rPr>
              <w:rFonts w:ascii="微软雅黑" w:eastAsia="微软雅黑" w:hAnsi="微软雅黑"/>
              <w:b/>
              <w:sz w:val="20"/>
              <w:szCs w:val="20"/>
            </w:rPr>
          </w:rPrChange>
        </w:rPr>
      </w:pPr>
    </w:p>
    <w:p w:rsidR="002E0F91" w:rsidRPr="00A72B68" w:rsidRDefault="002E0F91" w:rsidP="00D93963">
      <w:pPr>
        <w:spacing w:line="360" w:lineRule="exact"/>
        <w:rPr>
          <w:rFonts w:ascii="微软雅黑" w:eastAsia="微软雅黑" w:hAnsi="微软雅黑"/>
          <w:b/>
          <w:sz w:val="20"/>
          <w:szCs w:val="20"/>
        </w:rPr>
      </w:pPr>
    </w:p>
    <w:p w:rsidR="002E0F91" w:rsidRPr="00F919D7" w:rsidRDefault="002E0F91" w:rsidP="002E0F91">
      <w:pPr>
        <w:spacing w:line="360" w:lineRule="exact"/>
        <w:rPr>
          <w:rFonts w:ascii="微软雅黑" w:eastAsia="微软雅黑" w:hAnsi="微软雅黑"/>
          <w:b/>
          <w:sz w:val="20"/>
          <w:szCs w:val="20"/>
          <w:shd w:val="pct15" w:color="auto" w:fill="FFFFFF"/>
        </w:rPr>
      </w:pPr>
      <w:bookmarkStart w:id="122" w:name="_Hlk525817979"/>
      <w:bookmarkStart w:id="123" w:name="_Hlk520378551"/>
      <w:r>
        <w:rPr>
          <w:rFonts w:ascii="微软雅黑" w:eastAsia="微软雅黑" w:hAnsi="微软雅黑" w:hint="eastAsia"/>
          <w:b/>
          <w:sz w:val="20"/>
          <w:szCs w:val="20"/>
          <w:shd w:val="pct15" w:color="auto" w:fill="FFFFFF"/>
        </w:rPr>
        <w:t>0</w:t>
      </w:r>
      <w:r>
        <w:rPr>
          <w:rFonts w:ascii="微软雅黑" w:eastAsia="微软雅黑" w:hAnsi="微软雅黑"/>
          <w:b/>
          <w:sz w:val="20"/>
          <w:szCs w:val="20"/>
          <w:shd w:val="pct15" w:color="auto" w:fill="FFFFFF"/>
        </w:rPr>
        <w:t>2U</w:t>
      </w:r>
      <w:r>
        <w:rPr>
          <w:rFonts w:ascii="微软雅黑" w:eastAsia="微软雅黑" w:hAnsi="微软雅黑" w:hint="eastAsia"/>
          <w:b/>
          <w:sz w:val="20"/>
          <w:szCs w:val="20"/>
          <w:shd w:val="pct15" w:color="auto" w:fill="FFFFFF"/>
        </w:rPr>
        <w:t>员工留下的原因</w:t>
      </w:r>
    </w:p>
    <w:bookmarkEnd w:id="122"/>
    <w:p w:rsidR="003546E6" w:rsidRDefault="002E0F91" w:rsidP="00D93963">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Pr>
          <w:rFonts w:ascii="微软雅黑" w:eastAsia="微软雅黑" w:hAnsi="微软雅黑"/>
          <w:b/>
          <w:sz w:val="20"/>
          <w:szCs w:val="20"/>
        </w:rPr>
        <w:t>2U01</w:t>
      </w:r>
      <w:r>
        <w:rPr>
          <w:rFonts w:ascii="微软雅黑" w:eastAsia="微软雅黑" w:hAnsi="微软雅黑" w:hint="eastAsia"/>
          <w:b/>
          <w:sz w:val="20"/>
          <w:szCs w:val="20"/>
        </w:rPr>
        <w:t>案例</w:t>
      </w:r>
      <w:r w:rsidR="00846F46">
        <w:rPr>
          <w:rFonts w:ascii="微软雅黑" w:eastAsia="微软雅黑" w:hAnsi="微软雅黑" w:hint="eastAsia"/>
          <w:b/>
          <w:sz w:val="20"/>
          <w:szCs w:val="20"/>
        </w:rPr>
        <w:t>：拒绝“橄榄枝”的林宛</w:t>
      </w:r>
    </w:p>
    <w:bookmarkEnd w:id="123"/>
    <w:p w:rsidR="003546E6" w:rsidRDefault="000E2685" w:rsidP="00D93963">
      <w:pPr>
        <w:spacing w:line="360" w:lineRule="exact"/>
        <w:rPr>
          <w:rFonts w:ascii="微软雅黑" w:eastAsia="微软雅黑" w:hAnsi="微软雅黑"/>
          <w:sz w:val="20"/>
          <w:szCs w:val="20"/>
        </w:rPr>
      </w:pPr>
      <w:r w:rsidRPr="000E2685">
        <w:rPr>
          <w:rFonts w:ascii="微软雅黑" w:eastAsia="微软雅黑" w:hAnsi="微软雅黑" w:hint="eastAsia"/>
          <w:sz w:val="20"/>
          <w:szCs w:val="20"/>
        </w:rPr>
        <w:t>林宛是国内一家汽车公司马</w:t>
      </w:r>
      <w:proofErr w:type="gramStart"/>
      <w:r w:rsidRPr="000E2685">
        <w:rPr>
          <w:rFonts w:ascii="微软雅黑" w:eastAsia="微软雅黑" w:hAnsi="微软雅黑" w:hint="eastAsia"/>
          <w:sz w:val="20"/>
          <w:szCs w:val="20"/>
        </w:rPr>
        <w:t>勒汽车</w:t>
      </w:r>
      <w:proofErr w:type="gramEnd"/>
      <w:r w:rsidRPr="000E2685">
        <w:rPr>
          <w:rFonts w:ascii="微软雅黑" w:eastAsia="微软雅黑" w:hAnsi="微软雅黑" w:hint="eastAsia"/>
          <w:sz w:val="20"/>
          <w:szCs w:val="20"/>
        </w:rPr>
        <w:t>的智能互联与车载通讯部门的产品经理，负责车联网相关产品的开发与设计。最近几年，物联网的发展使得智能汽车成为各大汽车巨头争相大力发展的领域。林宛凭借在汽车行业多年的经验积累，设计的几款底层汽车软件产品都很受欢迎，得到市场的</w:t>
      </w:r>
      <w:r w:rsidR="00AC5B67">
        <w:rPr>
          <w:rFonts w:ascii="微软雅黑" w:eastAsia="微软雅黑" w:hAnsi="微软雅黑" w:hint="eastAsia"/>
          <w:sz w:val="20"/>
          <w:szCs w:val="20"/>
        </w:rPr>
        <w:t>广泛</w:t>
      </w:r>
      <w:r w:rsidRPr="000E2685">
        <w:rPr>
          <w:rFonts w:ascii="微软雅黑" w:eastAsia="微软雅黑" w:hAnsi="微软雅黑" w:hint="eastAsia"/>
          <w:sz w:val="20"/>
          <w:szCs w:val="20"/>
        </w:rPr>
        <w:t>好评。</w:t>
      </w:r>
      <w:r w:rsidR="004C27A0">
        <w:rPr>
          <w:rFonts w:ascii="微软雅黑" w:eastAsia="微软雅黑" w:hAnsi="微软雅黑" w:hint="eastAsia"/>
          <w:sz w:val="20"/>
          <w:szCs w:val="20"/>
        </w:rPr>
        <w:t>像她</w:t>
      </w:r>
      <w:r w:rsidRPr="000E2685">
        <w:rPr>
          <w:rFonts w:ascii="微软雅黑" w:eastAsia="微软雅黑" w:hAnsi="微软雅黑" w:hint="eastAsia"/>
          <w:sz w:val="20"/>
          <w:szCs w:val="20"/>
        </w:rPr>
        <w:t>这类既懂技术又</w:t>
      </w:r>
      <w:proofErr w:type="gramStart"/>
      <w:r w:rsidRPr="000E2685">
        <w:rPr>
          <w:rFonts w:ascii="微软雅黑" w:eastAsia="微软雅黑" w:hAnsi="微软雅黑" w:hint="eastAsia"/>
          <w:sz w:val="20"/>
          <w:szCs w:val="20"/>
        </w:rPr>
        <w:t>懂产品</w:t>
      </w:r>
      <w:proofErr w:type="gramEnd"/>
      <w:r w:rsidRPr="000E2685">
        <w:rPr>
          <w:rFonts w:ascii="微软雅黑" w:eastAsia="微软雅黑" w:hAnsi="微软雅黑" w:hint="eastAsia"/>
          <w:sz w:val="20"/>
          <w:szCs w:val="20"/>
        </w:rPr>
        <w:t>设计的产品经理人才成为了市场的香饽饽，不少公司邀请</w:t>
      </w:r>
      <w:r w:rsidR="004C27A0">
        <w:rPr>
          <w:rFonts w:ascii="微软雅黑" w:eastAsia="微软雅黑" w:hAnsi="微软雅黑" w:hint="eastAsia"/>
          <w:sz w:val="20"/>
          <w:szCs w:val="20"/>
        </w:rPr>
        <w:t>她</w:t>
      </w:r>
      <w:r w:rsidRPr="000E2685">
        <w:rPr>
          <w:rFonts w:ascii="微软雅黑" w:eastAsia="微软雅黑" w:hAnsi="微软雅黑" w:hint="eastAsia"/>
          <w:sz w:val="20"/>
          <w:szCs w:val="20"/>
        </w:rPr>
        <w:t>加入，</w:t>
      </w:r>
      <w:r w:rsidR="004C27A0">
        <w:rPr>
          <w:rFonts w:ascii="微软雅黑" w:eastAsia="微软雅黑" w:hAnsi="微软雅黑" w:hint="eastAsia"/>
          <w:sz w:val="20"/>
          <w:szCs w:val="20"/>
        </w:rPr>
        <w:t>她</w:t>
      </w:r>
      <w:r w:rsidRPr="000E2685">
        <w:rPr>
          <w:rFonts w:ascii="微软雅黑" w:eastAsia="微软雅黑" w:hAnsi="微软雅黑" w:hint="eastAsia"/>
          <w:sz w:val="20"/>
          <w:szCs w:val="20"/>
        </w:rPr>
        <w:t>都婉言拒绝了。这天，</w:t>
      </w:r>
      <w:r w:rsidR="004C27A0">
        <w:rPr>
          <w:rFonts w:ascii="微软雅黑" w:eastAsia="微软雅黑" w:hAnsi="微软雅黑" w:hint="eastAsia"/>
          <w:sz w:val="20"/>
          <w:szCs w:val="20"/>
        </w:rPr>
        <w:t>她</w:t>
      </w:r>
      <w:r w:rsidRPr="000E2685">
        <w:rPr>
          <w:rFonts w:ascii="微软雅黑" w:eastAsia="微软雅黑" w:hAnsi="微软雅黑" w:hint="eastAsia"/>
          <w:sz w:val="20"/>
          <w:szCs w:val="20"/>
        </w:rPr>
        <w:t>的大学同学刘东请</w:t>
      </w:r>
      <w:r w:rsidR="004C27A0">
        <w:rPr>
          <w:rFonts w:ascii="微软雅黑" w:eastAsia="微软雅黑" w:hAnsi="微软雅黑" w:hint="eastAsia"/>
          <w:sz w:val="20"/>
          <w:szCs w:val="20"/>
        </w:rPr>
        <w:t>她</w:t>
      </w:r>
      <w:r w:rsidRPr="000E2685">
        <w:rPr>
          <w:rFonts w:ascii="微软雅黑" w:eastAsia="微软雅黑" w:hAnsi="微软雅黑" w:hint="eastAsia"/>
          <w:sz w:val="20"/>
          <w:szCs w:val="20"/>
        </w:rPr>
        <w:t>吃饭，刘东刚刚进入一家车联网公司，想邀请林宛加入一起干。</w:t>
      </w:r>
    </w:p>
    <w:p w:rsidR="00E2399B" w:rsidRPr="00E2399B" w:rsidRDefault="00E2399B" w:rsidP="00E2399B">
      <w:pPr>
        <w:spacing w:line="360" w:lineRule="exact"/>
        <w:rPr>
          <w:rFonts w:ascii="微软雅黑" w:eastAsia="微软雅黑" w:hAnsi="微软雅黑"/>
          <w:sz w:val="20"/>
          <w:szCs w:val="20"/>
        </w:rPr>
      </w:pPr>
      <w:r w:rsidRPr="00E2399B">
        <w:rPr>
          <w:rFonts w:ascii="微软雅黑" w:eastAsia="微软雅黑" w:hAnsi="微软雅黑" w:hint="eastAsia"/>
          <w:sz w:val="20"/>
          <w:szCs w:val="20"/>
        </w:rPr>
        <w:t>刘东：林宛，到我们公司来吧，我们这里的发展空间会更大，我们刚起步，就像一张白纸，你可以根据你的想法去规划和实现很多东西。</w:t>
      </w:r>
    </w:p>
    <w:p w:rsidR="00E2399B" w:rsidRPr="00E2399B" w:rsidRDefault="00E2399B" w:rsidP="00E2399B">
      <w:pPr>
        <w:spacing w:line="360" w:lineRule="exact"/>
        <w:rPr>
          <w:rFonts w:ascii="微软雅黑" w:eastAsia="微软雅黑" w:hAnsi="微软雅黑"/>
          <w:sz w:val="20"/>
          <w:szCs w:val="20"/>
        </w:rPr>
      </w:pPr>
      <w:r w:rsidRPr="00E2399B">
        <w:rPr>
          <w:rFonts w:ascii="微软雅黑" w:eastAsia="微软雅黑" w:hAnsi="微软雅黑" w:hint="eastAsia"/>
          <w:sz w:val="20"/>
          <w:szCs w:val="20"/>
        </w:rPr>
        <w:t>林宛（笑笑）：我目前还不想动。</w:t>
      </w:r>
    </w:p>
    <w:p w:rsidR="00E2399B" w:rsidRPr="00E2399B" w:rsidRDefault="00E2399B" w:rsidP="00E2399B">
      <w:pPr>
        <w:spacing w:line="360" w:lineRule="exact"/>
        <w:rPr>
          <w:rFonts w:ascii="微软雅黑" w:eastAsia="微软雅黑" w:hAnsi="微软雅黑"/>
          <w:sz w:val="20"/>
          <w:szCs w:val="20"/>
        </w:rPr>
      </w:pPr>
      <w:r w:rsidRPr="00E2399B">
        <w:rPr>
          <w:rFonts w:ascii="微软雅黑" w:eastAsia="微软雅黑" w:hAnsi="微软雅黑" w:hint="eastAsia"/>
          <w:sz w:val="20"/>
          <w:szCs w:val="20"/>
        </w:rPr>
        <w:t>刘东：为啥？</w:t>
      </w:r>
      <w:r w:rsidR="004C27A0" w:rsidRPr="00E2399B">
        <w:rPr>
          <w:rFonts w:ascii="微软雅黑" w:eastAsia="微软雅黑" w:hAnsi="微软雅黑"/>
          <w:sz w:val="20"/>
          <w:szCs w:val="20"/>
        </w:rPr>
        <w:t xml:space="preserve"> </w:t>
      </w:r>
    </w:p>
    <w:p w:rsidR="00E2399B" w:rsidRPr="00E2399B" w:rsidRDefault="00E2399B" w:rsidP="00E2399B">
      <w:pPr>
        <w:spacing w:line="360" w:lineRule="exact"/>
        <w:rPr>
          <w:rFonts w:ascii="微软雅黑" w:eastAsia="微软雅黑" w:hAnsi="微软雅黑"/>
          <w:sz w:val="20"/>
          <w:szCs w:val="20"/>
        </w:rPr>
      </w:pPr>
      <w:r w:rsidRPr="00E2399B">
        <w:rPr>
          <w:rFonts w:ascii="微软雅黑" w:eastAsia="微软雅黑" w:hAnsi="微软雅黑" w:hint="eastAsia"/>
          <w:sz w:val="20"/>
          <w:szCs w:val="20"/>
        </w:rPr>
        <w:t>林宛：我现在在这</w:t>
      </w:r>
      <w:r>
        <w:rPr>
          <w:rFonts w:ascii="微软雅黑" w:eastAsia="微软雅黑" w:hAnsi="微软雅黑" w:hint="eastAsia"/>
          <w:sz w:val="20"/>
          <w:szCs w:val="20"/>
        </w:rPr>
        <w:t>儿</w:t>
      </w:r>
      <w:r w:rsidRPr="00E2399B">
        <w:rPr>
          <w:rFonts w:ascii="微软雅黑" w:eastAsia="微软雅黑" w:hAnsi="微软雅黑" w:hint="eastAsia"/>
          <w:sz w:val="20"/>
          <w:szCs w:val="20"/>
        </w:rPr>
        <w:t>干得很顺手，</w:t>
      </w:r>
      <w:r w:rsidR="009F10EF">
        <w:rPr>
          <w:rFonts w:ascii="微软雅黑" w:eastAsia="微软雅黑" w:hAnsi="微软雅黑" w:hint="eastAsia"/>
          <w:sz w:val="20"/>
          <w:szCs w:val="20"/>
        </w:rPr>
        <w:t>工作</w:t>
      </w:r>
      <w:del w:id="124" w:author="赵 燕君" w:date="2018-10-11T17:47:00Z">
        <w:r w:rsidR="00F42D7E" w:rsidDel="00CE7330">
          <w:rPr>
            <w:rFonts w:ascii="微软雅黑" w:eastAsia="微软雅黑" w:hAnsi="微软雅黑" w:hint="eastAsia"/>
            <w:sz w:val="20"/>
            <w:szCs w:val="20"/>
          </w:rPr>
          <w:delText>又</w:delText>
        </w:r>
      </w:del>
      <w:r w:rsidR="009F10EF">
        <w:rPr>
          <w:rFonts w:ascii="微软雅黑" w:eastAsia="微软雅黑" w:hAnsi="微软雅黑" w:hint="eastAsia"/>
          <w:sz w:val="20"/>
          <w:szCs w:val="20"/>
        </w:rPr>
        <w:t>环境</w:t>
      </w:r>
      <w:ins w:id="125" w:author="赵 燕君" w:date="2018-10-11T17:47:00Z">
        <w:r w:rsidR="00CE7330">
          <w:rPr>
            <w:rFonts w:ascii="微软雅黑" w:eastAsia="微软雅黑" w:hAnsi="微软雅黑" w:hint="eastAsia"/>
            <w:sz w:val="20"/>
            <w:szCs w:val="20"/>
          </w:rPr>
          <w:t>又</w:t>
        </w:r>
      </w:ins>
      <w:bookmarkStart w:id="126" w:name="_GoBack"/>
      <w:bookmarkEnd w:id="126"/>
      <w:r w:rsidR="009F10EF">
        <w:rPr>
          <w:rFonts w:ascii="微软雅黑" w:eastAsia="微软雅黑" w:hAnsi="微软雅黑" w:hint="eastAsia"/>
          <w:sz w:val="20"/>
          <w:szCs w:val="20"/>
        </w:rPr>
        <w:t>舒适，</w:t>
      </w:r>
      <w:r w:rsidRPr="00E2399B">
        <w:rPr>
          <w:rFonts w:ascii="微软雅黑" w:eastAsia="微软雅黑" w:hAnsi="微软雅黑" w:hint="eastAsia"/>
          <w:sz w:val="20"/>
          <w:szCs w:val="20"/>
        </w:rPr>
        <w:t>领导也很信任我，和大家相处得也好，彼此都很熟悉。手头也有几个大项目在做。我觉得挺好的，公司给我的薪酬和福利我也很满意。</w:t>
      </w:r>
    </w:p>
    <w:p w:rsidR="00E2399B" w:rsidRPr="00E2399B" w:rsidRDefault="00E2399B" w:rsidP="00E2399B">
      <w:pPr>
        <w:spacing w:line="360" w:lineRule="exact"/>
        <w:rPr>
          <w:rFonts w:ascii="微软雅黑" w:eastAsia="微软雅黑" w:hAnsi="微软雅黑"/>
          <w:sz w:val="20"/>
          <w:szCs w:val="20"/>
        </w:rPr>
      </w:pPr>
      <w:r w:rsidRPr="00E2399B">
        <w:rPr>
          <w:rFonts w:ascii="微软雅黑" w:eastAsia="微软雅黑" w:hAnsi="微软雅黑" w:hint="eastAsia"/>
          <w:sz w:val="20"/>
          <w:szCs w:val="20"/>
        </w:rPr>
        <w:t>刘东：我们公司可以给你翻倍的工资。</w:t>
      </w:r>
    </w:p>
    <w:p w:rsidR="00E2399B" w:rsidRPr="00E2399B" w:rsidRDefault="00E2399B" w:rsidP="00E2399B">
      <w:pPr>
        <w:spacing w:line="360" w:lineRule="exact"/>
        <w:rPr>
          <w:rFonts w:ascii="微软雅黑" w:eastAsia="微软雅黑" w:hAnsi="微软雅黑"/>
          <w:sz w:val="20"/>
          <w:szCs w:val="20"/>
        </w:rPr>
      </w:pPr>
      <w:r w:rsidRPr="00E2399B">
        <w:rPr>
          <w:rFonts w:ascii="微软雅黑" w:eastAsia="微软雅黑" w:hAnsi="微软雅黑" w:hint="eastAsia"/>
          <w:sz w:val="20"/>
          <w:szCs w:val="20"/>
        </w:rPr>
        <w:t>林宛：现阶段其实工资不是我考虑的重要因素，我更看重平台和成长空间，这些都是现在公司可以给我的。</w:t>
      </w:r>
    </w:p>
    <w:p w:rsidR="00E2399B" w:rsidRPr="00E2399B" w:rsidRDefault="00E2399B" w:rsidP="00E2399B">
      <w:pPr>
        <w:spacing w:line="360" w:lineRule="exact"/>
        <w:rPr>
          <w:rFonts w:ascii="微软雅黑" w:eastAsia="微软雅黑" w:hAnsi="微软雅黑"/>
          <w:sz w:val="20"/>
          <w:szCs w:val="20"/>
        </w:rPr>
      </w:pPr>
      <w:r w:rsidRPr="00E2399B">
        <w:rPr>
          <w:rFonts w:ascii="微软雅黑" w:eastAsia="微软雅黑" w:hAnsi="微软雅黑" w:hint="eastAsia"/>
          <w:sz w:val="20"/>
          <w:szCs w:val="20"/>
        </w:rPr>
        <w:t>刘东：说到平台我们公司</w:t>
      </w:r>
      <w:r w:rsidR="004C27A0">
        <w:rPr>
          <w:rFonts w:ascii="微软雅黑" w:eastAsia="微软雅黑" w:hAnsi="微软雅黑" w:hint="eastAsia"/>
          <w:sz w:val="20"/>
          <w:szCs w:val="20"/>
        </w:rPr>
        <w:t>是</w:t>
      </w:r>
      <w:r w:rsidRPr="00E2399B">
        <w:rPr>
          <w:rFonts w:ascii="微软雅黑" w:eastAsia="微软雅黑" w:hAnsi="微软雅黑" w:hint="eastAsia"/>
          <w:sz w:val="20"/>
          <w:szCs w:val="20"/>
        </w:rPr>
        <w:t>初创型企业，没有你们公司历史悠久和业内的知名度，但是我们能给你更大的成长空间，我们正处于发展期，你可以</w:t>
      </w:r>
      <w:r w:rsidR="004C27A0">
        <w:rPr>
          <w:rFonts w:ascii="微软雅黑" w:eastAsia="微软雅黑" w:hAnsi="微软雅黑" w:hint="eastAsia"/>
          <w:sz w:val="20"/>
          <w:szCs w:val="20"/>
        </w:rPr>
        <w:t>自由</w:t>
      </w:r>
      <w:r w:rsidRPr="00E2399B">
        <w:rPr>
          <w:rFonts w:ascii="微软雅黑" w:eastAsia="微软雅黑" w:hAnsi="微软雅黑" w:hint="eastAsia"/>
          <w:sz w:val="20"/>
          <w:szCs w:val="20"/>
        </w:rPr>
        <w:t>去规划</w:t>
      </w:r>
      <w:r w:rsidR="004C27A0">
        <w:rPr>
          <w:rFonts w:ascii="微软雅黑" w:eastAsia="微软雅黑" w:hAnsi="微软雅黑" w:hint="eastAsia"/>
          <w:sz w:val="20"/>
          <w:szCs w:val="20"/>
        </w:rPr>
        <w:t>、</w:t>
      </w:r>
      <w:r w:rsidR="004C27A0" w:rsidRPr="00E2399B">
        <w:rPr>
          <w:rFonts w:ascii="微软雅黑" w:eastAsia="微软雅黑" w:hAnsi="微软雅黑" w:hint="eastAsia"/>
          <w:sz w:val="20"/>
          <w:szCs w:val="20"/>
        </w:rPr>
        <w:t>实现自己的很多想法</w:t>
      </w:r>
      <w:r w:rsidRPr="00E2399B">
        <w:rPr>
          <w:rFonts w:ascii="微软雅黑" w:eastAsia="微软雅黑" w:hAnsi="微软雅黑" w:hint="eastAsia"/>
          <w:sz w:val="20"/>
          <w:szCs w:val="20"/>
        </w:rPr>
        <w:t>，未来你的职位一定不限于在产品方面，有无限可能啊……</w:t>
      </w:r>
    </w:p>
    <w:p w:rsidR="00E2399B" w:rsidRDefault="00E2399B" w:rsidP="00E2399B">
      <w:pPr>
        <w:spacing w:line="360" w:lineRule="exact"/>
        <w:rPr>
          <w:rFonts w:ascii="微软雅黑" w:eastAsia="微软雅黑" w:hAnsi="微软雅黑"/>
          <w:sz w:val="20"/>
          <w:szCs w:val="20"/>
        </w:rPr>
      </w:pPr>
      <w:r w:rsidRPr="00E2399B">
        <w:rPr>
          <w:rFonts w:ascii="微软雅黑" w:eastAsia="微软雅黑" w:hAnsi="微软雅黑" w:hint="eastAsia"/>
          <w:sz w:val="20"/>
          <w:szCs w:val="20"/>
        </w:rPr>
        <w:t>林宛：哈哈</w:t>
      </w:r>
      <w:proofErr w:type="gramStart"/>
      <w:r w:rsidRPr="00E2399B">
        <w:rPr>
          <w:rFonts w:ascii="微软雅黑" w:eastAsia="微软雅黑" w:hAnsi="微软雅黑" w:hint="eastAsia"/>
          <w:sz w:val="20"/>
          <w:szCs w:val="20"/>
        </w:rPr>
        <w:t>哈哈</w:t>
      </w:r>
      <w:proofErr w:type="gramEnd"/>
      <w:r w:rsidRPr="00E2399B">
        <w:rPr>
          <w:rFonts w:ascii="微软雅黑" w:eastAsia="微软雅黑" w:hAnsi="微软雅黑" w:hint="eastAsia"/>
          <w:sz w:val="20"/>
          <w:szCs w:val="20"/>
        </w:rPr>
        <w:t>，再说吧，我先不考虑了。</w:t>
      </w:r>
    </w:p>
    <w:p w:rsidR="002E0F91" w:rsidRPr="002E0F91" w:rsidRDefault="002E0F91" w:rsidP="00D93963">
      <w:pPr>
        <w:spacing w:line="360" w:lineRule="exact"/>
        <w:rPr>
          <w:rFonts w:ascii="微软雅黑" w:eastAsia="微软雅黑" w:hAnsi="微软雅黑"/>
          <w:sz w:val="20"/>
          <w:szCs w:val="20"/>
        </w:rPr>
      </w:pPr>
    </w:p>
    <w:p w:rsidR="00D31BA5" w:rsidRPr="00F919D7" w:rsidRDefault="005747C2" w:rsidP="00D93963">
      <w:pPr>
        <w:spacing w:line="360" w:lineRule="exact"/>
        <w:rPr>
          <w:rFonts w:ascii="微软雅黑" w:eastAsia="微软雅黑" w:hAnsi="微软雅黑"/>
          <w:b/>
          <w:sz w:val="20"/>
          <w:szCs w:val="20"/>
        </w:rPr>
      </w:pPr>
      <w:bookmarkStart w:id="127" w:name="_Hlk520378562"/>
      <w:r>
        <w:rPr>
          <w:rFonts w:ascii="微软雅黑" w:eastAsia="微软雅黑" w:hAnsi="微软雅黑" w:hint="eastAsia"/>
          <w:b/>
          <w:sz w:val="20"/>
          <w:szCs w:val="20"/>
        </w:rPr>
        <w:t>0</w:t>
      </w:r>
      <w:r>
        <w:rPr>
          <w:rFonts w:ascii="微软雅黑" w:eastAsia="微软雅黑" w:hAnsi="微软雅黑"/>
          <w:b/>
          <w:sz w:val="20"/>
          <w:szCs w:val="20"/>
        </w:rPr>
        <w:t>2U02a</w:t>
      </w:r>
      <w:r w:rsidR="00850B67">
        <w:rPr>
          <w:rFonts w:ascii="微软雅黑" w:eastAsia="微软雅黑" w:hAnsi="微软雅黑" w:hint="eastAsia"/>
          <w:b/>
          <w:sz w:val="20"/>
          <w:szCs w:val="20"/>
        </w:rPr>
        <w:t>请思考</w:t>
      </w:r>
      <w:r w:rsidR="0004684D" w:rsidRPr="00F919D7">
        <w:rPr>
          <w:rFonts w:ascii="微软雅黑" w:eastAsia="微软雅黑" w:hAnsi="微软雅黑" w:hint="eastAsia"/>
          <w:b/>
          <w:sz w:val="20"/>
          <w:szCs w:val="20"/>
        </w:rPr>
        <w:t>：</w:t>
      </w:r>
      <w:r w:rsidR="00474472" w:rsidRPr="00F919D7">
        <w:rPr>
          <w:rFonts w:ascii="微软雅黑" w:eastAsia="微软雅黑" w:hAnsi="微软雅黑" w:hint="eastAsia"/>
          <w:b/>
          <w:sz w:val="20"/>
          <w:szCs w:val="20"/>
        </w:rPr>
        <w:t>林宛</w:t>
      </w:r>
      <w:r w:rsidR="00DD112E" w:rsidRPr="00F919D7">
        <w:rPr>
          <w:rFonts w:ascii="微软雅黑" w:eastAsia="微软雅黑" w:hAnsi="微软雅黑" w:hint="eastAsia"/>
          <w:b/>
          <w:sz w:val="20"/>
          <w:szCs w:val="20"/>
        </w:rPr>
        <w:t>为什么</w:t>
      </w:r>
      <w:r w:rsidR="00474472" w:rsidRPr="00F919D7">
        <w:rPr>
          <w:rFonts w:ascii="微软雅黑" w:eastAsia="微软雅黑" w:hAnsi="微软雅黑" w:hint="eastAsia"/>
          <w:b/>
          <w:sz w:val="20"/>
          <w:szCs w:val="20"/>
        </w:rPr>
        <w:t>选择</w:t>
      </w:r>
      <w:r w:rsidR="00500025" w:rsidRPr="00F919D7">
        <w:rPr>
          <w:rFonts w:ascii="微软雅黑" w:eastAsia="微软雅黑" w:hAnsi="微软雅黑" w:hint="eastAsia"/>
          <w:b/>
          <w:sz w:val="20"/>
          <w:szCs w:val="20"/>
        </w:rPr>
        <w:t>留</w:t>
      </w:r>
      <w:r>
        <w:rPr>
          <w:rFonts w:ascii="微软雅黑" w:eastAsia="微软雅黑" w:hAnsi="微软雅黑" w:hint="eastAsia"/>
          <w:b/>
          <w:sz w:val="20"/>
          <w:szCs w:val="20"/>
        </w:rPr>
        <w:t>下来</w:t>
      </w:r>
      <w:r w:rsidR="00DD112E" w:rsidRPr="00F919D7">
        <w:rPr>
          <w:rFonts w:ascii="微软雅黑" w:eastAsia="微软雅黑" w:hAnsi="微软雅黑" w:hint="eastAsia"/>
          <w:b/>
          <w:sz w:val="20"/>
          <w:szCs w:val="20"/>
        </w:rPr>
        <w:t>？</w:t>
      </w:r>
    </w:p>
    <w:bookmarkEnd w:id="127"/>
    <w:p w:rsidR="00F269CC" w:rsidRPr="006428FE" w:rsidRDefault="004C1BEB" w:rsidP="00D93963">
      <w:pPr>
        <w:spacing w:line="360" w:lineRule="exact"/>
        <w:rPr>
          <w:rFonts w:ascii="微软雅黑" w:eastAsia="微软雅黑" w:hAnsi="微软雅黑"/>
          <w:sz w:val="20"/>
          <w:szCs w:val="20"/>
        </w:rPr>
      </w:pPr>
      <w:r w:rsidRPr="00F919D7">
        <w:rPr>
          <w:rFonts w:ascii="微软雅黑" w:eastAsia="微软雅黑" w:hAnsi="微软雅黑" w:hint="eastAsia"/>
          <w:sz w:val="20"/>
          <w:szCs w:val="20"/>
        </w:rPr>
        <w:t>在实际工作中，</w:t>
      </w:r>
      <w:r w:rsidR="009442AE" w:rsidRPr="00F919D7">
        <w:rPr>
          <w:rFonts w:ascii="微软雅黑" w:eastAsia="微软雅黑" w:hAnsi="微软雅黑" w:hint="eastAsia"/>
          <w:sz w:val="20"/>
          <w:szCs w:val="20"/>
        </w:rPr>
        <w:t>无论是内部员工选择留任，还是外部人才选择加入，无不是综合考虑各方面条件、因素后选择的结果。那么，</w:t>
      </w:r>
      <w:r w:rsidR="0004684D" w:rsidRPr="00F919D7">
        <w:rPr>
          <w:rFonts w:ascii="微软雅黑" w:eastAsia="微软雅黑" w:hAnsi="微软雅黑" w:hint="eastAsia"/>
          <w:sz w:val="20"/>
          <w:szCs w:val="20"/>
        </w:rPr>
        <w:t>你</w:t>
      </w:r>
      <w:r w:rsidR="006D3576" w:rsidRPr="00F919D7">
        <w:rPr>
          <w:rFonts w:ascii="微软雅黑" w:eastAsia="微软雅黑" w:hAnsi="微软雅黑" w:hint="eastAsia"/>
          <w:sz w:val="20"/>
          <w:szCs w:val="20"/>
        </w:rPr>
        <w:t>认为让林宛</w:t>
      </w:r>
      <w:r w:rsidR="003A715B">
        <w:rPr>
          <w:rFonts w:ascii="微软雅黑" w:eastAsia="微软雅黑" w:hAnsi="微软雅黑" w:hint="eastAsia"/>
          <w:sz w:val="20"/>
          <w:szCs w:val="20"/>
        </w:rPr>
        <w:t>对抛来的“橄榄枝”无动于衷，</w:t>
      </w:r>
      <w:r w:rsidR="0004684D" w:rsidRPr="00F919D7">
        <w:rPr>
          <w:rFonts w:ascii="微软雅黑" w:eastAsia="微软雅黑" w:hAnsi="微软雅黑" w:hint="eastAsia"/>
          <w:sz w:val="20"/>
          <w:szCs w:val="20"/>
        </w:rPr>
        <w:t>选择</w:t>
      </w:r>
      <w:r w:rsidR="00500025" w:rsidRPr="00F919D7">
        <w:rPr>
          <w:rFonts w:ascii="微软雅黑" w:eastAsia="微软雅黑" w:hAnsi="微软雅黑" w:hint="eastAsia"/>
          <w:sz w:val="20"/>
          <w:szCs w:val="20"/>
        </w:rPr>
        <w:t>留在</w:t>
      </w:r>
      <w:r w:rsidR="006D3576" w:rsidRPr="00F919D7">
        <w:rPr>
          <w:rFonts w:ascii="微软雅黑" w:eastAsia="微软雅黑" w:hAnsi="微软雅黑" w:hint="eastAsia"/>
          <w:sz w:val="20"/>
          <w:szCs w:val="20"/>
        </w:rPr>
        <w:t>公司</w:t>
      </w:r>
      <w:r w:rsidR="005747C2">
        <w:rPr>
          <w:rFonts w:ascii="微软雅黑" w:eastAsia="微软雅黑" w:hAnsi="微软雅黑" w:hint="eastAsia"/>
          <w:sz w:val="20"/>
          <w:szCs w:val="20"/>
        </w:rPr>
        <w:t>的原因是什么</w:t>
      </w:r>
      <w:r w:rsidR="0004684D" w:rsidRPr="00F919D7">
        <w:rPr>
          <w:rFonts w:ascii="微软雅黑" w:eastAsia="微软雅黑" w:hAnsi="微软雅黑" w:hint="eastAsia"/>
          <w:sz w:val="20"/>
          <w:szCs w:val="20"/>
        </w:rPr>
        <w:t>？</w:t>
      </w:r>
      <w:r w:rsidRPr="00F919D7">
        <w:rPr>
          <w:rFonts w:ascii="微软雅黑" w:eastAsia="微软雅黑" w:hAnsi="微软雅黑" w:hint="eastAsia"/>
          <w:sz w:val="20"/>
          <w:szCs w:val="20"/>
        </w:rPr>
        <w:t>（</w:t>
      </w:r>
      <w:r w:rsidR="00474472" w:rsidRPr="00F919D7">
        <w:rPr>
          <w:rFonts w:ascii="微软雅黑" w:eastAsia="微软雅黑" w:hAnsi="微软雅黑" w:hint="eastAsia"/>
          <w:sz w:val="20"/>
          <w:szCs w:val="20"/>
        </w:rPr>
        <w:t>不定项选择</w:t>
      </w:r>
      <w:r w:rsidRPr="00F919D7">
        <w:rPr>
          <w:rFonts w:ascii="微软雅黑" w:eastAsia="微软雅黑" w:hAnsi="微软雅黑" w:hint="eastAsia"/>
          <w:sz w:val="20"/>
          <w:szCs w:val="20"/>
        </w:rPr>
        <w:t>）</w:t>
      </w:r>
    </w:p>
    <w:p w:rsidR="0004684D" w:rsidRDefault="00B76E85" w:rsidP="00D93963">
      <w:pPr>
        <w:spacing w:line="360" w:lineRule="exact"/>
        <w:rPr>
          <w:rFonts w:ascii="微软雅黑" w:eastAsia="微软雅黑" w:hAnsi="微软雅黑"/>
          <w:sz w:val="20"/>
          <w:szCs w:val="20"/>
          <w:highlight w:val="green"/>
        </w:rPr>
      </w:pPr>
      <w:r w:rsidRPr="00F919D7">
        <w:rPr>
          <w:rFonts w:ascii="微软雅黑" w:eastAsia="微软雅黑" w:hAnsi="微软雅黑" w:hint="eastAsia"/>
          <w:sz w:val="20"/>
          <w:szCs w:val="20"/>
          <w:highlight w:val="green"/>
        </w:rPr>
        <w:sym w:font="Wingdings" w:char="F06F"/>
      </w:r>
      <w:r w:rsidR="0091395E" w:rsidRPr="00F919D7">
        <w:rPr>
          <w:rFonts w:ascii="微软雅黑" w:eastAsia="微软雅黑" w:hAnsi="微软雅黑"/>
          <w:sz w:val="20"/>
          <w:szCs w:val="20"/>
          <w:highlight w:val="green"/>
        </w:rPr>
        <w:t xml:space="preserve"> </w:t>
      </w:r>
      <w:r w:rsidR="0091395E" w:rsidRPr="00F919D7">
        <w:rPr>
          <w:rFonts w:ascii="微软雅黑" w:eastAsia="微软雅黑" w:hAnsi="微软雅黑" w:hint="eastAsia"/>
          <w:sz w:val="20"/>
          <w:szCs w:val="20"/>
          <w:highlight w:val="green"/>
        </w:rPr>
        <w:t>公司</w:t>
      </w:r>
      <w:r w:rsidR="0091395E">
        <w:rPr>
          <w:rFonts w:ascii="微软雅黑" w:eastAsia="微软雅黑" w:hAnsi="微软雅黑" w:hint="eastAsia"/>
          <w:sz w:val="20"/>
          <w:szCs w:val="20"/>
          <w:highlight w:val="green"/>
        </w:rPr>
        <w:t>在</w:t>
      </w:r>
      <w:proofErr w:type="gramStart"/>
      <w:r w:rsidR="0091395E">
        <w:rPr>
          <w:rFonts w:ascii="微软雅黑" w:eastAsia="微软雅黑" w:hAnsi="微软雅黑" w:hint="eastAsia"/>
          <w:sz w:val="20"/>
          <w:szCs w:val="20"/>
          <w:highlight w:val="green"/>
        </w:rPr>
        <w:t>业内很</w:t>
      </w:r>
      <w:proofErr w:type="gramEnd"/>
      <w:r w:rsidR="0091395E">
        <w:rPr>
          <w:rFonts w:ascii="微软雅黑" w:eastAsia="微软雅黑" w:hAnsi="微软雅黑" w:hint="eastAsia"/>
          <w:sz w:val="20"/>
          <w:szCs w:val="20"/>
          <w:highlight w:val="green"/>
        </w:rPr>
        <w:t>出色</w:t>
      </w:r>
    </w:p>
    <w:p w:rsidR="00AA1363" w:rsidRPr="00F919D7" w:rsidRDefault="00AA1363" w:rsidP="00D93963">
      <w:pPr>
        <w:spacing w:line="360" w:lineRule="exact"/>
        <w:rPr>
          <w:rFonts w:ascii="微软雅黑" w:eastAsia="微软雅黑" w:hAnsi="微软雅黑"/>
          <w:sz w:val="20"/>
          <w:szCs w:val="20"/>
          <w:highlight w:val="green"/>
        </w:rPr>
      </w:pPr>
      <w:r>
        <w:rPr>
          <w:rFonts w:ascii="微软雅黑" w:eastAsia="微软雅黑" w:hAnsi="微软雅黑" w:hint="eastAsia"/>
          <w:sz w:val="20"/>
          <w:szCs w:val="20"/>
          <w:highlight w:val="green"/>
        </w:rPr>
        <w:sym w:font="Wingdings" w:char="F06F"/>
      </w:r>
      <w:r>
        <w:rPr>
          <w:rFonts w:ascii="微软雅黑" w:eastAsia="微软雅黑" w:hAnsi="微软雅黑" w:hint="eastAsia"/>
          <w:sz w:val="20"/>
          <w:szCs w:val="20"/>
          <w:highlight w:val="green"/>
        </w:rPr>
        <w:t xml:space="preserve"> 优秀的团队</w:t>
      </w:r>
    </w:p>
    <w:p w:rsidR="00B76E85" w:rsidRDefault="00B76E85" w:rsidP="00D93963">
      <w:pPr>
        <w:spacing w:line="360" w:lineRule="exact"/>
        <w:rPr>
          <w:rFonts w:ascii="微软雅黑" w:eastAsia="微软雅黑" w:hAnsi="微软雅黑"/>
          <w:sz w:val="20"/>
          <w:szCs w:val="20"/>
          <w:highlight w:val="green"/>
        </w:rPr>
      </w:pPr>
      <w:r w:rsidRPr="00F919D7">
        <w:rPr>
          <w:rFonts w:ascii="微软雅黑" w:eastAsia="微软雅黑" w:hAnsi="微软雅黑" w:hint="eastAsia"/>
          <w:sz w:val="20"/>
          <w:szCs w:val="20"/>
          <w:highlight w:val="green"/>
        </w:rPr>
        <w:sym w:font="Wingdings" w:char="F06F"/>
      </w:r>
      <w:r w:rsidR="0091395E" w:rsidRPr="00F919D7">
        <w:rPr>
          <w:rFonts w:ascii="微软雅黑" w:eastAsia="微软雅黑" w:hAnsi="微软雅黑"/>
          <w:sz w:val="20"/>
          <w:szCs w:val="20"/>
          <w:highlight w:val="green"/>
        </w:rPr>
        <w:t xml:space="preserve"> </w:t>
      </w:r>
      <w:r w:rsidR="0091395E">
        <w:rPr>
          <w:rFonts w:ascii="微软雅黑" w:eastAsia="微软雅黑" w:hAnsi="微软雅黑" w:hint="eastAsia"/>
          <w:sz w:val="20"/>
          <w:szCs w:val="20"/>
          <w:highlight w:val="green"/>
        </w:rPr>
        <w:t>可信任、支持人的上司</w:t>
      </w:r>
    </w:p>
    <w:p w:rsidR="009F10EF" w:rsidRPr="00F919D7" w:rsidRDefault="009F10EF" w:rsidP="00D93963">
      <w:pPr>
        <w:spacing w:line="360" w:lineRule="exact"/>
        <w:rPr>
          <w:rFonts w:ascii="微软雅黑" w:eastAsia="微软雅黑" w:hAnsi="微软雅黑"/>
          <w:sz w:val="20"/>
          <w:szCs w:val="20"/>
          <w:highlight w:val="green"/>
        </w:rPr>
      </w:pPr>
      <w:r w:rsidRPr="00F919D7">
        <w:rPr>
          <w:rFonts w:ascii="微软雅黑" w:eastAsia="微软雅黑" w:hAnsi="微软雅黑" w:hint="eastAsia"/>
          <w:sz w:val="20"/>
          <w:szCs w:val="20"/>
          <w:highlight w:val="green"/>
        </w:rPr>
        <w:sym w:font="Wingdings" w:char="F06F"/>
      </w:r>
      <w:r>
        <w:rPr>
          <w:rFonts w:ascii="微软雅黑" w:eastAsia="微软雅黑" w:hAnsi="微软雅黑"/>
          <w:sz w:val="20"/>
          <w:szCs w:val="20"/>
          <w:highlight w:val="green"/>
        </w:rPr>
        <w:t xml:space="preserve"> </w:t>
      </w:r>
      <w:r>
        <w:rPr>
          <w:rFonts w:ascii="微软雅黑" w:eastAsia="微软雅黑" w:hAnsi="微软雅黑" w:hint="eastAsia"/>
          <w:sz w:val="20"/>
          <w:szCs w:val="20"/>
          <w:highlight w:val="green"/>
        </w:rPr>
        <w:t>舒适的工作环境</w:t>
      </w:r>
    </w:p>
    <w:p w:rsidR="0004684D" w:rsidRPr="00F919D7" w:rsidRDefault="00B76E85" w:rsidP="00D93963">
      <w:pPr>
        <w:spacing w:line="360" w:lineRule="exact"/>
        <w:rPr>
          <w:rFonts w:ascii="微软雅黑" w:eastAsia="微软雅黑" w:hAnsi="微软雅黑"/>
          <w:sz w:val="20"/>
          <w:szCs w:val="20"/>
          <w:highlight w:val="green"/>
        </w:rPr>
      </w:pPr>
      <w:r w:rsidRPr="00F919D7">
        <w:rPr>
          <w:rFonts w:ascii="微软雅黑" w:eastAsia="微软雅黑" w:hAnsi="微软雅黑" w:hint="eastAsia"/>
          <w:sz w:val="20"/>
          <w:szCs w:val="20"/>
          <w:highlight w:val="green"/>
        </w:rPr>
        <w:sym w:font="Wingdings" w:char="F06F"/>
      </w:r>
      <w:r w:rsidR="0091395E" w:rsidRPr="00F919D7">
        <w:rPr>
          <w:rFonts w:ascii="微软雅黑" w:eastAsia="微软雅黑" w:hAnsi="微软雅黑"/>
          <w:sz w:val="20"/>
          <w:szCs w:val="20"/>
          <w:highlight w:val="green"/>
        </w:rPr>
        <w:t xml:space="preserve"> </w:t>
      </w:r>
      <w:r w:rsidR="0091395E">
        <w:rPr>
          <w:rFonts w:ascii="微软雅黑" w:eastAsia="微软雅黑" w:hAnsi="微软雅黑" w:hint="eastAsia"/>
          <w:sz w:val="20"/>
          <w:szCs w:val="20"/>
          <w:highlight w:val="green"/>
        </w:rPr>
        <w:t>感兴趣、有挑战的工作</w:t>
      </w:r>
    </w:p>
    <w:p w:rsidR="0004684D" w:rsidRPr="00F919D7" w:rsidRDefault="00B76E85" w:rsidP="00D93963">
      <w:pPr>
        <w:spacing w:line="360" w:lineRule="exact"/>
        <w:rPr>
          <w:rFonts w:ascii="微软雅黑" w:eastAsia="微软雅黑" w:hAnsi="微软雅黑"/>
          <w:sz w:val="20"/>
          <w:szCs w:val="20"/>
          <w:highlight w:val="green"/>
        </w:rPr>
      </w:pPr>
      <w:r w:rsidRPr="00F919D7">
        <w:rPr>
          <w:rFonts w:ascii="微软雅黑" w:eastAsia="微软雅黑" w:hAnsi="微软雅黑" w:hint="eastAsia"/>
          <w:sz w:val="20"/>
          <w:szCs w:val="20"/>
          <w:highlight w:val="green"/>
        </w:rPr>
        <w:sym w:font="Wingdings" w:char="F06F"/>
      </w:r>
      <w:r w:rsidR="0091395E">
        <w:rPr>
          <w:rFonts w:ascii="微软雅黑" w:eastAsia="微软雅黑" w:hAnsi="微软雅黑"/>
          <w:sz w:val="20"/>
          <w:szCs w:val="20"/>
          <w:highlight w:val="green"/>
        </w:rPr>
        <w:t xml:space="preserve"> </w:t>
      </w:r>
      <w:r w:rsidR="0091395E">
        <w:rPr>
          <w:rFonts w:ascii="微软雅黑" w:eastAsia="微软雅黑" w:hAnsi="微软雅黑" w:hint="eastAsia"/>
          <w:sz w:val="20"/>
          <w:szCs w:val="20"/>
          <w:highlight w:val="green"/>
        </w:rPr>
        <w:t>有竞争力</w:t>
      </w:r>
      <w:r w:rsidR="0091395E" w:rsidRPr="00F919D7">
        <w:rPr>
          <w:rFonts w:ascii="微软雅黑" w:eastAsia="微软雅黑" w:hAnsi="微软雅黑" w:hint="eastAsia"/>
          <w:sz w:val="20"/>
          <w:szCs w:val="20"/>
          <w:highlight w:val="green"/>
        </w:rPr>
        <w:t>的薪酬和福利待遇</w:t>
      </w:r>
    </w:p>
    <w:p w:rsidR="00F269CC" w:rsidRPr="006428FE" w:rsidRDefault="00500025" w:rsidP="00D93963">
      <w:pPr>
        <w:spacing w:line="360" w:lineRule="exact"/>
        <w:rPr>
          <w:rFonts w:ascii="微软雅黑" w:eastAsia="微软雅黑" w:hAnsi="微软雅黑"/>
          <w:sz w:val="20"/>
          <w:szCs w:val="20"/>
          <w:highlight w:val="green"/>
        </w:rPr>
      </w:pPr>
      <w:r w:rsidRPr="00F919D7">
        <w:rPr>
          <w:rFonts w:ascii="微软雅黑" w:eastAsia="微软雅黑" w:hAnsi="微软雅黑" w:hint="eastAsia"/>
          <w:sz w:val="20"/>
          <w:szCs w:val="20"/>
          <w:highlight w:val="green"/>
        </w:rPr>
        <w:sym w:font="Wingdings" w:char="F06F"/>
      </w:r>
      <w:r w:rsidR="0091395E">
        <w:rPr>
          <w:rFonts w:ascii="微软雅黑" w:eastAsia="微软雅黑" w:hAnsi="微软雅黑"/>
          <w:sz w:val="20"/>
          <w:szCs w:val="20"/>
          <w:highlight w:val="green"/>
        </w:rPr>
        <w:t xml:space="preserve"> </w:t>
      </w:r>
      <w:r w:rsidR="0091395E" w:rsidRPr="00F919D7">
        <w:rPr>
          <w:rFonts w:ascii="微软雅黑" w:eastAsia="微软雅黑" w:hAnsi="微软雅黑" w:hint="eastAsia"/>
          <w:sz w:val="20"/>
          <w:szCs w:val="20"/>
          <w:highlight w:val="green"/>
        </w:rPr>
        <w:t>公司</w:t>
      </w:r>
      <w:r w:rsidR="0091395E">
        <w:rPr>
          <w:rFonts w:ascii="微软雅黑" w:eastAsia="微软雅黑" w:hAnsi="微软雅黑" w:hint="eastAsia"/>
          <w:sz w:val="20"/>
          <w:szCs w:val="20"/>
          <w:highlight w:val="green"/>
        </w:rPr>
        <w:t>提供很多发展和学习机会</w:t>
      </w:r>
    </w:p>
    <w:p w:rsidR="0004684D" w:rsidRPr="00F919D7" w:rsidRDefault="00474472" w:rsidP="00D93963">
      <w:pPr>
        <w:spacing w:line="360" w:lineRule="exact"/>
        <w:rPr>
          <w:rFonts w:ascii="微软雅黑" w:eastAsia="微软雅黑" w:hAnsi="微软雅黑"/>
          <w:sz w:val="20"/>
          <w:szCs w:val="20"/>
        </w:rPr>
      </w:pPr>
      <w:r w:rsidRPr="00F919D7">
        <w:rPr>
          <w:rFonts w:ascii="微软雅黑" w:eastAsia="微软雅黑" w:hAnsi="微软雅黑" w:hint="eastAsia"/>
          <w:sz w:val="20"/>
          <w:szCs w:val="20"/>
        </w:rPr>
        <w:t>正确</w:t>
      </w:r>
      <w:r w:rsidR="00A946C4" w:rsidRPr="00F919D7">
        <w:rPr>
          <w:rFonts w:ascii="微软雅黑" w:eastAsia="微软雅黑" w:hAnsi="微软雅黑" w:hint="eastAsia"/>
          <w:sz w:val="20"/>
          <w:szCs w:val="20"/>
        </w:rPr>
        <w:t>反馈：</w:t>
      </w:r>
      <w:r w:rsidRPr="00F919D7">
        <w:rPr>
          <w:rFonts w:ascii="微软雅黑" w:eastAsia="微软雅黑" w:hAnsi="微软雅黑" w:hint="eastAsia"/>
          <w:sz w:val="20"/>
          <w:szCs w:val="20"/>
        </w:rPr>
        <w:t>回答正确。这些都是林宛选择</w:t>
      </w:r>
      <w:r w:rsidR="00500025" w:rsidRPr="00F919D7">
        <w:rPr>
          <w:rFonts w:ascii="微软雅黑" w:eastAsia="微软雅黑" w:hAnsi="微软雅黑" w:hint="eastAsia"/>
          <w:sz w:val="20"/>
          <w:szCs w:val="20"/>
        </w:rPr>
        <w:t>留在</w:t>
      </w:r>
      <w:r w:rsidRPr="00F919D7">
        <w:rPr>
          <w:rFonts w:ascii="微软雅黑" w:eastAsia="微软雅黑" w:hAnsi="微软雅黑" w:hint="eastAsia"/>
          <w:sz w:val="20"/>
          <w:szCs w:val="20"/>
        </w:rPr>
        <w:t>公司的原因。</w:t>
      </w:r>
    </w:p>
    <w:p w:rsidR="0004684D" w:rsidRPr="00F919D7" w:rsidRDefault="00474472" w:rsidP="00D93963">
      <w:pPr>
        <w:spacing w:line="360" w:lineRule="exact"/>
        <w:rPr>
          <w:rFonts w:ascii="微软雅黑" w:eastAsia="微软雅黑" w:hAnsi="微软雅黑"/>
          <w:sz w:val="20"/>
          <w:szCs w:val="20"/>
        </w:rPr>
      </w:pPr>
      <w:r w:rsidRPr="00F919D7">
        <w:rPr>
          <w:rFonts w:ascii="微软雅黑" w:eastAsia="微软雅黑" w:hAnsi="微软雅黑" w:hint="eastAsia"/>
          <w:sz w:val="20"/>
          <w:szCs w:val="20"/>
        </w:rPr>
        <w:t>错误反馈：回答错误。这些都是林宛选择</w:t>
      </w:r>
      <w:r w:rsidR="00500025" w:rsidRPr="00F919D7">
        <w:rPr>
          <w:rFonts w:ascii="微软雅黑" w:eastAsia="微软雅黑" w:hAnsi="微软雅黑" w:hint="eastAsia"/>
          <w:sz w:val="20"/>
          <w:szCs w:val="20"/>
        </w:rPr>
        <w:t>留在</w:t>
      </w:r>
      <w:r w:rsidRPr="00F919D7">
        <w:rPr>
          <w:rFonts w:ascii="微软雅黑" w:eastAsia="微软雅黑" w:hAnsi="微软雅黑" w:hint="eastAsia"/>
          <w:sz w:val="20"/>
          <w:szCs w:val="20"/>
        </w:rPr>
        <w:t>公司的原因。</w:t>
      </w:r>
    </w:p>
    <w:p w:rsidR="00500025" w:rsidRPr="00F919D7" w:rsidRDefault="00500025" w:rsidP="00D93963">
      <w:pPr>
        <w:spacing w:line="360" w:lineRule="exact"/>
        <w:rPr>
          <w:rFonts w:ascii="微软雅黑" w:eastAsia="微软雅黑" w:hAnsi="微软雅黑"/>
          <w:sz w:val="20"/>
          <w:szCs w:val="20"/>
        </w:rPr>
      </w:pPr>
    </w:p>
    <w:p w:rsidR="0004684D" w:rsidRPr="00F919D7" w:rsidRDefault="005A41D9" w:rsidP="00D93963">
      <w:pPr>
        <w:spacing w:line="360" w:lineRule="exact"/>
        <w:rPr>
          <w:rFonts w:ascii="微软雅黑" w:eastAsia="微软雅黑" w:hAnsi="微软雅黑"/>
          <w:b/>
          <w:sz w:val="20"/>
          <w:szCs w:val="20"/>
        </w:rPr>
      </w:pPr>
      <w:bookmarkStart w:id="128" w:name="_Hlk520378591"/>
      <w:r>
        <w:rPr>
          <w:rFonts w:ascii="微软雅黑" w:eastAsia="微软雅黑" w:hAnsi="微软雅黑" w:hint="eastAsia"/>
          <w:b/>
          <w:sz w:val="20"/>
          <w:szCs w:val="20"/>
        </w:rPr>
        <w:t>0</w:t>
      </w:r>
      <w:r w:rsidR="006428FE">
        <w:rPr>
          <w:rFonts w:ascii="微软雅黑" w:eastAsia="微软雅黑" w:hAnsi="微软雅黑"/>
          <w:b/>
          <w:sz w:val="20"/>
          <w:szCs w:val="20"/>
        </w:rPr>
        <w:t>2</w:t>
      </w:r>
      <w:r>
        <w:rPr>
          <w:rFonts w:ascii="微软雅黑" w:eastAsia="微软雅黑" w:hAnsi="微软雅黑"/>
          <w:b/>
          <w:sz w:val="20"/>
          <w:szCs w:val="20"/>
        </w:rPr>
        <w:t>U03</w:t>
      </w:r>
      <w:r w:rsidR="00C66779">
        <w:rPr>
          <w:rFonts w:ascii="微软雅黑" w:eastAsia="微软雅黑" w:hAnsi="微软雅黑" w:hint="eastAsia"/>
          <w:b/>
          <w:sz w:val="20"/>
          <w:szCs w:val="20"/>
        </w:rPr>
        <w:t>员工为什么留下</w:t>
      </w:r>
      <w:ins w:id="129" w:author="赵 燕君" w:date="2018-09-27T13:24:00Z">
        <w:r w:rsidR="00942A21" w:rsidRPr="00100B63">
          <w:rPr>
            <w:rFonts w:ascii="微软雅黑" w:eastAsia="微软雅黑" w:hAnsi="微软雅黑" w:hint="eastAsia"/>
            <w:b/>
            <w:sz w:val="20"/>
            <w:szCs w:val="20"/>
          </w:rPr>
          <w:t>（教授视频）</w:t>
        </w:r>
      </w:ins>
    </w:p>
    <w:bookmarkEnd w:id="128"/>
    <w:p w:rsidR="006428FE" w:rsidRDefault="00500025" w:rsidP="00D93963">
      <w:pPr>
        <w:spacing w:line="360" w:lineRule="exact"/>
        <w:rPr>
          <w:rFonts w:ascii="微软雅黑" w:eastAsia="微软雅黑" w:hAnsi="微软雅黑"/>
          <w:sz w:val="20"/>
          <w:szCs w:val="20"/>
        </w:rPr>
      </w:pPr>
      <w:r w:rsidRPr="00F919D7">
        <w:rPr>
          <w:rFonts w:ascii="微软雅黑" w:eastAsia="微软雅黑" w:hAnsi="微软雅黑" w:hint="eastAsia"/>
          <w:sz w:val="20"/>
          <w:szCs w:val="20"/>
        </w:rPr>
        <w:t>在</w:t>
      </w:r>
      <w:r w:rsidR="00D22912">
        <w:rPr>
          <w:rFonts w:ascii="微软雅黑" w:eastAsia="微软雅黑" w:hAnsi="微软雅黑" w:hint="eastAsia"/>
          <w:sz w:val="20"/>
          <w:szCs w:val="20"/>
        </w:rPr>
        <w:t>前</w:t>
      </w:r>
      <w:r w:rsidR="006428FE">
        <w:rPr>
          <w:rFonts w:ascii="微软雅黑" w:eastAsia="微软雅黑" w:hAnsi="微软雅黑" w:hint="eastAsia"/>
          <w:sz w:val="20"/>
          <w:szCs w:val="20"/>
        </w:rPr>
        <w:t>面的课程</w:t>
      </w:r>
      <w:r w:rsidR="0000370F" w:rsidRPr="00F919D7">
        <w:rPr>
          <w:rFonts w:ascii="微软雅黑" w:eastAsia="微软雅黑" w:hAnsi="微软雅黑" w:hint="eastAsia"/>
          <w:sz w:val="20"/>
          <w:szCs w:val="20"/>
        </w:rPr>
        <w:t>中</w:t>
      </w:r>
      <w:r w:rsidR="00D22912">
        <w:rPr>
          <w:rFonts w:ascii="微软雅黑" w:eastAsia="微软雅黑" w:hAnsi="微软雅黑" w:hint="eastAsia"/>
          <w:sz w:val="20"/>
          <w:szCs w:val="20"/>
        </w:rPr>
        <w:t>，</w:t>
      </w:r>
      <w:r w:rsidR="00CD71E6" w:rsidRPr="00F919D7">
        <w:rPr>
          <w:rFonts w:ascii="微软雅黑" w:eastAsia="微软雅黑" w:hAnsi="微软雅黑" w:hint="eastAsia"/>
          <w:sz w:val="20"/>
          <w:szCs w:val="20"/>
        </w:rPr>
        <w:t>我们已经</w:t>
      </w:r>
      <w:r w:rsidR="00E74840" w:rsidRPr="00F919D7">
        <w:rPr>
          <w:rFonts w:ascii="微软雅黑" w:eastAsia="微软雅黑" w:hAnsi="微软雅黑" w:hint="eastAsia"/>
          <w:sz w:val="20"/>
          <w:szCs w:val="20"/>
        </w:rPr>
        <w:t>从“员工为什么离开”的角度分析了</w:t>
      </w:r>
      <w:r w:rsidR="00CD71E6" w:rsidRPr="00F919D7">
        <w:rPr>
          <w:rFonts w:ascii="微软雅黑" w:eastAsia="微软雅黑" w:hAnsi="微软雅黑" w:hint="eastAsia"/>
          <w:sz w:val="20"/>
          <w:szCs w:val="20"/>
        </w:rPr>
        <w:t>员工离职的原因，本节课中，我们</w:t>
      </w:r>
      <w:r w:rsidR="00C160A1" w:rsidRPr="00F919D7">
        <w:rPr>
          <w:rFonts w:ascii="微软雅黑" w:eastAsia="微软雅黑" w:hAnsi="微软雅黑" w:hint="eastAsia"/>
          <w:sz w:val="20"/>
          <w:szCs w:val="20"/>
        </w:rPr>
        <w:t>将从</w:t>
      </w:r>
      <w:r w:rsidR="00CD71E6" w:rsidRPr="00F919D7">
        <w:rPr>
          <w:rFonts w:ascii="微软雅黑" w:eastAsia="微软雅黑" w:hAnsi="微软雅黑" w:hint="eastAsia"/>
          <w:sz w:val="20"/>
          <w:szCs w:val="20"/>
        </w:rPr>
        <w:t>“员工为什么留下”的角度出发，</w:t>
      </w:r>
      <w:r w:rsidR="00C160A1" w:rsidRPr="00F919D7">
        <w:rPr>
          <w:rFonts w:ascii="微软雅黑" w:eastAsia="微软雅黑" w:hAnsi="微软雅黑" w:hint="eastAsia"/>
          <w:sz w:val="20"/>
          <w:szCs w:val="20"/>
        </w:rPr>
        <w:t>来</w:t>
      </w:r>
      <w:r w:rsidR="00D22912">
        <w:rPr>
          <w:rFonts w:ascii="微软雅黑" w:eastAsia="微软雅黑" w:hAnsi="微软雅黑" w:hint="eastAsia"/>
          <w:sz w:val="20"/>
          <w:szCs w:val="20"/>
        </w:rPr>
        <w:t>分析</w:t>
      </w:r>
      <w:r w:rsidR="00CD71E6" w:rsidRPr="00F919D7">
        <w:rPr>
          <w:rFonts w:ascii="微软雅黑" w:eastAsia="微软雅黑" w:hAnsi="微软雅黑" w:hint="eastAsia"/>
          <w:sz w:val="20"/>
          <w:szCs w:val="20"/>
        </w:rPr>
        <w:t>影响员工留下的因素</w:t>
      </w:r>
      <w:r w:rsidR="00B76E85" w:rsidRPr="00F919D7">
        <w:rPr>
          <w:rFonts w:ascii="微软雅黑" w:eastAsia="微软雅黑" w:hAnsi="微软雅黑" w:hint="eastAsia"/>
          <w:sz w:val="20"/>
          <w:szCs w:val="20"/>
        </w:rPr>
        <w:t>有哪些</w:t>
      </w:r>
      <w:r w:rsidRPr="00F919D7">
        <w:rPr>
          <w:rFonts w:ascii="微软雅黑" w:eastAsia="微软雅黑" w:hAnsi="微软雅黑" w:hint="eastAsia"/>
          <w:sz w:val="20"/>
          <w:szCs w:val="20"/>
        </w:rPr>
        <w:t>，帮助我们更好</w:t>
      </w:r>
      <w:r w:rsidR="0000370F" w:rsidRPr="00F919D7">
        <w:rPr>
          <w:rFonts w:ascii="微软雅黑" w:eastAsia="微软雅黑" w:hAnsi="微软雅黑" w:hint="eastAsia"/>
          <w:sz w:val="20"/>
          <w:szCs w:val="20"/>
        </w:rPr>
        <w:t>地</w:t>
      </w:r>
      <w:r w:rsidRPr="00F919D7">
        <w:rPr>
          <w:rFonts w:ascii="微软雅黑" w:eastAsia="微软雅黑" w:hAnsi="微软雅黑" w:hint="eastAsia"/>
          <w:sz w:val="20"/>
          <w:szCs w:val="20"/>
        </w:rPr>
        <w:t>留住人才。</w:t>
      </w:r>
      <w:r w:rsidR="00983114">
        <w:rPr>
          <w:rFonts w:ascii="微软雅黑" w:eastAsia="微软雅黑" w:hAnsi="微软雅黑" w:hint="eastAsia"/>
          <w:sz w:val="20"/>
          <w:szCs w:val="20"/>
        </w:rPr>
        <w:t>从</w:t>
      </w:r>
      <w:r w:rsidR="001D2CF2">
        <w:rPr>
          <w:rFonts w:ascii="微软雅黑" w:eastAsia="微软雅黑" w:hAnsi="微软雅黑" w:hint="eastAsia"/>
          <w:sz w:val="20"/>
          <w:szCs w:val="20"/>
        </w:rPr>
        <w:t>林宛</w:t>
      </w:r>
      <w:r w:rsidR="00983114">
        <w:rPr>
          <w:rFonts w:ascii="微软雅黑" w:eastAsia="微软雅黑" w:hAnsi="微软雅黑" w:hint="eastAsia"/>
          <w:sz w:val="20"/>
          <w:szCs w:val="20"/>
        </w:rPr>
        <w:t>选择</w:t>
      </w:r>
      <w:r w:rsidR="001D2CF2">
        <w:rPr>
          <w:rFonts w:ascii="微软雅黑" w:eastAsia="微软雅黑" w:hAnsi="微软雅黑" w:hint="eastAsia"/>
          <w:sz w:val="20"/>
          <w:szCs w:val="20"/>
        </w:rPr>
        <w:t>留在公司的原因</w:t>
      </w:r>
      <w:r w:rsidR="00BF2208">
        <w:rPr>
          <w:rFonts w:ascii="微软雅黑" w:eastAsia="微软雅黑" w:hAnsi="微软雅黑" w:hint="eastAsia"/>
          <w:sz w:val="20"/>
          <w:szCs w:val="20"/>
        </w:rPr>
        <w:t>我们</w:t>
      </w:r>
      <w:r w:rsidR="004C27A0">
        <w:rPr>
          <w:rFonts w:ascii="微软雅黑" w:eastAsia="微软雅黑" w:hAnsi="微软雅黑" w:hint="eastAsia"/>
          <w:sz w:val="20"/>
          <w:szCs w:val="20"/>
        </w:rPr>
        <w:t>可以</w:t>
      </w:r>
      <w:r w:rsidR="00BF2208">
        <w:rPr>
          <w:rFonts w:ascii="微软雅黑" w:eastAsia="微软雅黑" w:hAnsi="微软雅黑" w:hint="eastAsia"/>
          <w:sz w:val="20"/>
          <w:szCs w:val="20"/>
        </w:rPr>
        <w:t>分析归纳</w:t>
      </w:r>
      <w:r w:rsidR="004C27A0">
        <w:rPr>
          <w:rFonts w:ascii="微软雅黑" w:eastAsia="微软雅黑" w:hAnsi="微软雅黑" w:hint="eastAsia"/>
          <w:sz w:val="20"/>
          <w:szCs w:val="20"/>
        </w:rPr>
        <w:t>得出，</w:t>
      </w:r>
      <w:r w:rsidR="001D2CF2">
        <w:rPr>
          <w:rFonts w:ascii="微软雅黑" w:eastAsia="微软雅黑" w:hAnsi="微软雅黑" w:hint="eastAsia"/>
          <w:sz w:val="20"/>
          <w:szCs w:val="20"/>
        </w:rPr>
        <w:t>员工留下的因素一般分为两类：满意和激励。</w:t>
      </w:r>
      <w:r w:rsidR="00AA0373">
        <w:rPr>
          <w:rStyle w:val="af3"/>
          <w:rFonts w:ascii="微软雅黑" w:eastAsia="微软雅黑" w:hAnsi="微软雅黑"/>
          <w:sz w:val="20"/>
          <w:szCs w:val="20"/>
        </w:rPr>
        <w:footnoteReference w:id="3"/>
      </w:r>
    </w:p>
    <w:p w:rsidR="00DD6CB0" w:rsidRPr="00942A21" w:rsidRDefault="00DD6CB0" w:rsidP="00DD6CB0">
      <w:pPr>
        <w:spacing w:line="360" w:lineRule="exact"/>
        <w:rPr>
          <w:rFonts w:ascii="微软雅黑" w:eastAsia="微软雅黑" w:hAnsi="微软雅黑"/>
          <w:color w:val="FF0000"/>
          <w:sz w:val="20"/>
          <w:szCs w:val="20"/>
          <w:rPrChange w:id="130" w:author="赵 燕君" w:date="2018-09-27T13:24:00Z">
            <w:rPr>
              <w:rFonts w:ascii="微软雅黑" w:eastAsia="微软雅黑" w:hAnsi="微软雅黑"/>
              <w:sz w:val="20"/>
              <w:szCs w:val="20"/>
            </w:rPr>
          </w:rPrChange>
        </w:rPr>
      </w:pPr>
      <w:bookmarkStart w:id="131" w:name="_Hlk525817999"/>
      <w:r w:rsidRPr="00942A21">
        <w:rPr>
          <w:rFonts w:ascii="微软雅黑" w:eastAsia="微软雅黑" w:hAnsi="微软雅黑" w:hint="eastAsia"/>
          <w:color w:val="FF0000"/>
          <w:sz w:val="20"/>
          <w:szCs w:val="20"/>
          <w:rPrChange w:id="132" w:author="赵 燕君" w:date="2018-09-27T13:24:00Z">
            <w:rPr>
              <w:rFonts w:ascii="微软雅黑" w:eastAsia="微软雅黑" w:hAnsi="微软雅黑" w:hint="eastAsia"/>
              <w:sz w:val="20"/>
              <w:szCs w:val="20"/>
            </w:rPr>
          </w:rPrChange>
        </w:rPr>
        <w:t>满意因素包括：</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33"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34" w:author="赵 燕君" w:date="2018-09-27T13:24:00Z">
            <w:rPr>
              <w:rFonts w:ascii="微软雅黑" w:eastAsia="微软雅黑" w:hAnsi="微软雅黑" w:hint="eastAsia"/>
              <w:sz w:val="20"/>
              <w:szCs w:val="20"/>
            </w:rPr>
          </w:rPrChange>
        </w:rPr>
        <w:t>对组织的安全感和自豪感，包括企业的行业地位、品牌及企业文化、制度健全等方面</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35"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36" w:author="赵 燕君" w:date="2018-09-27T13:24:00Z">
            <w:rPr>
              <w:rFonts w:ascii="微软雅黑" w:eastAsia="微软雅黑" w:hAnsi="微软雅黑" w:hint="eastAsia"/>
              <w:sz w:val="20"/>
              <w:szCs w:val="20"/>
            </w:rPr>
          </w:rPrChange>
        </w:rPr>
        <w:t>良好的人际关系（和谐包容的团队，关心人的、称职的上司）</w:t>
      </w:r>
      <w:r w:rsidRPr="00942A21">
        <w:rPr>
          <w:rFonts w:ascii="微软雅黑" w:eastAsia="微软雅黑" w:hAnsi="微软雅黑"/>
          <w:color w:val="FF0000"/>
          <w:sz w:val="20"/>
          <w:szCs w:val="20"/>
          <w:rPrChange w:id="137" w:author="赵 燕君" w:date="2018-09-27T13:24:00Z">
            <w:rPr>
              <w:rFonts w:ascii="微软雅黑" w:eastAsia="微软雅黑" w:hAnsi="微软雅黑"/>
              <w:sz w:val="20"/>
              <w:szCs w:val="20"/>
            </w:rPr>
          </w:rPrChange>
        </w:rPr>
        <w:t xml:space="preserve"> </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38"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39" w:author="赵 燕君" w:date="2018-09-27T13:24:00Z">
            <w:rPr>
              <w:rFonts w:ascii="微软雅黑" w:eastAsia="微软雅黑" w:hAnsi="微软雅黑" w:hint="eastAsia"/>
              <w:sz w:val="20"/>
              <w:szCs w:val="20"/>
            </w:rPr>
          </w:rPrChange>
        </w:rPr>
        <w:t>合理的待遇与工资福利</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40"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41" w:author="赵 燕君" w:date="2018-09-27T13:24:00Z">
            <w:rPr>
              <w:rFonts w:ascii="微软雅黑" w:eastAsia="微软雅黑" w:hAnsi="微软雅黑" w:hint="eastAsia"/>
              <w:sz w:val="20"/>
              <w:szCs w:val="20"/>
            </w:rPr>
          </w:rPrChange>
        </w:rPr>
        <w:t>合适的工作环境</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42"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43" w:author="赵 燕君" w:date="2018-09-27T13:24:00Z">
            <w:rPr>
              <w:rFonts w:ascii="微软雅黑" w:eastAsia="微软雅黑" w:hAnsi="微软雅黑" w:hint="eastAsia"/>
              <w:sz w:val="20"/>
              <w:szCs w:val="20"/>
            </w:rPr>
          </w:rPrChange>
        </w:rPr>
        <w:t>正常的工作时间</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44"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45" w:author="赵 燕君" w:date="2018-09-27T13:24:00Z">
            <w:rPr>
              <w:rFonts w:ascii="微软雅黑" w:eastAsia="微软雅黑" w:hAnsi="微软雅黑" w:hint="eastAsia"/>
              <w:sz w:val="20"/>
              <w:szCs w:val="20"/>
            </w:rPr>
          </w:rPrChange>
        </w:rPr>
        <w:t>安全的职位保障</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46"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47" w:author="赵 燕君" w:date="2018-09-27T13:24:00Z">
            <w:rPr>
              <w:rFonts w:ascii="微软雅黑" w:eastAsia="微软雅黑" w:hAnsi="微软雅黑" w:hint="eastAsia"/>
              <w:sz w:val="20"/>
              <w:szCs w:val="20"/>
            </w:rPr>
          </w:rPrChange>
        </w:rPr>
        <w:t>工作所需要的培训</w:t>
      </w:r>
    </w:p>
    <w:p w:rsidR="00DD6CB0" w:rsidRPr="00942A21" w:rsidRDefault="00DD6CB0" w:rsidP="00DD6CB0">
      <w:pPr>
        <w:spacing w:line="360" w:lineRule="exact"/>
        <w:rPr>
          <w:rFonts w:ascii="微软雅黑" w:eastAsia="微软雅黑" w:hAnsi="微软雅黑"/>
          <w:color w:val="FF0000"/>
          <w:sz w:val="20"/>
          <w:szCs w:val="20"/>
          <w:rPrChange w:id="148"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49" w:author="赵 燕君" w:date="2018-09-27T13:24:00Z">
            <w:rPr>
              <w:rFonts w:ascii="微软雅黑" w:eastAsia="微软雅黑" w:hAnsi="微软雅黑" w:hint="eastAsia"/>
              <w:sz w:val="20"/>
              <w:szCs w:val="20"/>
            </w:rPr>
          </w:rPrChange>
        </w:rPr>
        <w:t>激励因素包括：</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50"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51" w:author="赵 燕君" w:date="2018-09-27T13:24:00Z">
            <w:rPr>
              <w:rFonts w:ascii="微软雅黑" w:eastAsia="微软雅黑" w:hAnsi="微软雅黑" w:hint="eastAsia"/>
              <w:sz w:val="20"/>
              <w:szCs w:val="20"/>
            </w:rPr>
          </w:rPrChange>
        </w:rPr>
        <w:t>有意义和挑战的工作</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52"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53" w:author="赵 燕君" w:date="2018-09-27T13:24:00Z">
            <w:rPr>
              <w:rFonts w:ascii="微软雅黑" w:eastAsia="微软雅黑" w:hAnsi="微软雅黑" w:hint="eastAsia"/>
              <w:sz w:val="20"/>
              <w:szCs w:val="20"/>
            </w:rPr>
          </w:rPrChange>
        </w:rPr>
        <w:t>能够发挥特长</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54"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55" w:author="赵 燕君" w:date="2018-09-27T13:24:00Z">
            <w:rPr>
              <w:rFonts w:ascii="微软雅黑" w:eastAsia="微软雅黑" w:hAnsi="微软雅黑" w:hint="eastAsia"/>
              <w:sz w:val="20"/>
              <w:szCs w:val="20"/>
            </w:rPr>
          </w:rPrChange>
        </w:rPr>
        <w:t>能够</w:t>
      </w:r>
      <w:proofErr w:type="gramStart"/>
      <w:r w:rsidRPr="00942A21">
        <w:rPr>
          <w:rFonts w:ascii="微软雅黑" w:eastAsia="微软雅黑" w:hAnsi="微软雅黑" w:hint="eastAsia"/>
          <w:color w:val="FF0000"/>
          <w:sz w:val="20"/>
          <w:szCs w:val="20"/>
          <w:rPrChange w:id="156" w:author="赵 燕君" w:date="2018-09-27T13:24:00Z">
            <w:rPr>
              <w:rFonts w:ascii="微软雅黑" w:eastAsia="微软雅黑" w:hAnsi="微软雅黑" w:hint="eastAsia"/>
              <w:sz w:val="20"/>
              <w:szCs w:val="20"/>
            </w:rPr>
          </w:rPrChange>
        </w:rPr>
        <w:t>安心主动</w:t>
      </w:r>
      <w:proofErr w:type="gramEnd"/>
      <w:r w:rsidRPr="00942A21">
        <w:rPr>
          <w:rFonts w:ascii="微软雅黑" w:eastAsia="微软雅黑" w:hAnsi="微软雅黑" w:hint="eastAsia"/>
          <w:color w:val="FF0000"/>
          <w:sz w:val="20"/>
          <w:szCs w:val="20"/>
          <w:rPrChange w:id="157" w:author="赵 燕君" w:date="2018-09-27T13:24:00Z">
            <w:rPr>
              <w:rFonts w:ascii="微软雅黑" w:eastAsia="微软雅黑" w:hAnsi="微软雅黑" w:hint="eastAsia"/>
              <w:sz w:val="20"/>
              <w:szCs w:val="20"/>
            </w:rPr>
          </w:rPrChange>
        </w:rPr>
        <w:t>参与贡献</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58"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59" w:author="赵 燕君" w:date="2018-09-27T13:24:00Z">
            <w:rPr>
              <w:rFonts w:ascii="微软雅黑" w:eastAsia="微软雅黑" w:hAnsi="微软雅黑" w:hint="eastAsia"/>
              <w:sz w:val="20"/>
              <w:szCs w:val="20"/>
            </w:rPr>
          </w:rPrChange>
        </w:rPr>
        <w:t>贡献受到认可</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60"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61" w:author="赵 燕君" w:date="2018-09-27T13:24:00Z">
            <w:rPr>
              <w:rFonts w:ascii="微软雅黑" w:eastAsia="微软雅黑" w:hAnsi="微软雅黑" w:hint="eastAsia"/>
              <w:sz w:val="20"/>
              <w:szCs w:val="20"/>
            </w:rPr>
          </w:rPrChange>
        </w:rPr>
        <w:t>在组织中的地位和名分受到肯定</w:t>
      </w:r>
    </w:p>
    <w:p w:rsidR="00DD6CB0" w:rsidRPr="00942A21" w:rsidRDefault="00DD6CB0" w:rsidP="00DD6CB0">
      <w:pPr>
        <w:pStyle w:val="a7"/>
        <w:numPr>
          <w:ilvl w:val="0"/>
          <w:numId w:val="3"/>
        </w:numPr>
        <w:spacing w:line="360" w:lineRule="exact"/>
        <w:ind w:firstLineChars="0"/>
        <w:rPr>
          <w:rFonts w:ascii="微软雅黑" w:eastAsia="微软雅黑" w:hAnsi="微软雅黑"/>
          <w:color w:val="FF0000"/>
          <w:sz w:val="20"/>
          <w:szCs w:val="20"/>
          <w:rPrChange w:id="162"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63" w:author="赵 燕君" w:date="2018-09-27T13:24:00Z">
            <w:rPr>
              <w:rFonts w:ascii="微软雅黑" w:eastAsia="微软雅黑" w:hAnsi="微软雅黑" w:hint="eastAsia"/>
              <w:sz w:val="20"/>
              <w:szCs w:val="20"/>
            </w:rPr>
          </w:rPrChange>
        </w:rPr>
        <w:t>有成长的机会，前途充满希望</w:t>
      </w:r>
    </w:p>
    <w:p w:rsidR="00634835" w:rsidRPr="00942A21" w:rsidRDefault="001D2CF2" w:rsidP="00DD6CB0">
      <w:pPr>
        <w:spacing w:line="360" w:lineRule="exact"/>
        <w:rPr>
          <w:rFonts w:ascii="微软雅黑" w:eastAsia="微软雅黑" w:hAnsi="微软雅黑"/>
          <w:color w:val="FF0000"/>
          <w:sz w:val="20"/>
          <w:szCs w:val="20"/>
          <w:rPrChange w:id="164" w:author="赵 燕君" w:date="2018-09-27T13:24:00Z">
            <w:rPr>
              <w:rFonts w:ascii="微软雅黑" w:eastAsia="微软雅黑" w:hAnsi="微软雅黑"/>
              <w:sz w:val="20"/>
              <w:szCs w:val="20"/>
            </w:rPr>
          </w:rPrChange>
        </w:rPr>
      </w:pPr>
      <w:r w:rsidRPr="00942A21">
        <w:rPr>
          <w:rFonts w:ascii="微软雅黑" w:eastAsia="微软雅黑" w:hAnsi="微软雅黑" w:hint="eastAsia"/>
          <w:color w:val="FF0000"/>
          <w:sz w:val="20"/>
          <w:szCs w:val="20"/>
          <w:rPrChange w:id="165" w:author="赵 燕君" w:date="2018-09-27T13:24:00Z">
            <w:rPr>
              <w:rFonts w:ascii="微软雅黑" w:eastAsia="微软雅黑" w:hAnsi="微软雅黑" w:hint="eastAsia"/>
              <w:sz w:val="20"/>
              <w:szCs w:val="20"/>
            </w:rPr>
          </w:rPrChange>
        </w:rPr>
        <w:t>如果员工在工作中感</w:t>
      </w:r>
      <w:r w:rsidR="004C27A0" w:rsidRPr="00942A21">
        <w:rPr>
          <w:rFonts w:ascii="微软雅黑" w:eastAsia="微软雅黑" w:hAnsi="微软雅黑" w:hint="eastAsia"/>
          <w:color w:val="FF0000"/>
          <w:sz w:val="20"/>
          <w:szCs w:val="20"/>
          <w:rPrChange w:id="166" w:author="赵 燕君" w:date="2018-09-27T13:24:00Z">
            <w:rPr>
              <w:rFonts w:ascii="微软雅黑" w:eastAsia="微软雅黑" w:hAnsi="微软雅黑" w:hint="eastAsia"/>
              <w:sz w:val="20"/>
              <w:szCs w:val="20"/>
            </w:rPr>
          </w:rPrChange>
        </w:rPr>
        <w:t>到</w:t>
      </w:r>
      <w:r w:rsidRPr="00942A21">
        <w:rPr>
          <w:rFonts w:ascii="微软雅黑" w:eastAsia="微软雅黑" w:hAnsi="微软雅黑" w:hint="eastAsia"/>
          <w:color w:val="FF0000"/>
          <w:sz w:val="20"/>
          <w:szCs w:val="20"/>
          <w:rPrChange w:id="167" w:author="赵 燕君" w:date="2018-09-27T13:24:00Z">
            <w:rPr>
              <w:rFonts w:ascii="微软雅黑" w:eastAsia="微软雅黑" w:hAnsi="微软雅黑" w:hint="eastAsia"/>
              <w:sz w:val="20"/>
              <w:szCs w:val="20"/>
            </w:rPr>
          </w:rPrChange>
        </w:rPr>
        <w:t>满意、受到了激励，那么他们留下的可能性会更大。</w:t>
      </w:r>
    </w:p>
    <w:bookmarkEnd w:id="131"/>
    <w:p w:rsidR="001D2CF2" w:rsidRDefault="001D2CF2" w:rsidP="00D93963">
      <w:pPr>
        <w:spacing w:line="360" w:lineRule="exact"/>
        <w:rPr>
          <w:rFonts w:ascii="微软雅黑" w:eastAsia="微软雅黑" w:hAnsi="微软雅黑"/>
          <w:sz w:val="20"/>
          <w:szCs w:val="20"/>
        </w:rPr>
      </w:pPr>
    </w:p>
    <w:p w:rsidR="0004684D" w:rsidRPr="00F919D7" w:rsidRDefault="0004684D" w:rsidP="00D93963">
      <w:pPr>
        <w:spacing w:line="360" w:lineRule="exact"/>
        <w:rPr>
          <w:rFonts w:ascii="微软雅黑" w:eastAsia="微软雅黑" w:hAnsi="微软雅黑"/>
          <w:sz w:val="20"/>
          <w:szCs w:val="20"/>
        </w:rPr>
      </w:pPr>
    </w:p>
    <w:p w:rsidR="00483A2E" w:rsidRPr="00F919D7" w:rsidRDefault="005A41D9" w:rsidP="00D93963">
      <w:pPr>
        <w:spacing w:line="360" w:lineRule="exact"/>
        <w:rPr>
          <w:rFonts w:ascii="微软雅黑" w:eastAsia="微软雅黑" w:hAnsi="微软雅黑"/>
          <w:b/>
          <w:sz w:val="20"/>
          <w:szCs w:val="20"/>
          <w:shd w:val="pct15" w:color="auto" w:fill="FFFFFF"/>
        </w:rPr>
      </w:pPr>
      <w:bookmarkStart w:id="168" w:name="_Hlk520378669"/>
      <w:r>
        <w:rPr>
          <w:rFonts w:ascii="微软雅黑" w:eastAsia="微软雅黑" w:hAnsi="微软雅黑" w:hint="eastAsia"/>
          <w:b/>
          <w:sz w:val="20"/>
          <w:szCs w:val="20"/>
          <w:shd w:val="pct15" w:color="auto" w:fill="FFFFFF"/>
        </w:rPr>
        <w:t>0</w:t>
      </w:r>
      <w:r w:rsidR="00634835">
        <w:rPr>
          <w:rFonts w:ascii="微软雅黑" w:eastAsia="微软雅黑" w:hAnsi="微软雅黑"/>
          <w:b/>
          <w:sz w:val="20"/>
          <w:szCs w:val="20"/>
          <w:shd w:val="pct15" w:color="auto" w:fill="FFFFFF"/>
        </w:rPr>
        <w:t>3</w:t>
      </w:r>
      <w:r>
        <w:rPr>
          <w:rFonts w:ascii="微软雅黑" w:eastAsia="微软雅黑" w:hAnsi="微软雅黑"/>
          <w:b/>
          <w:sz w:val="20"/>
          <w:szCs w:val="20"/>
          <w:shd w:val="pct15" w:color="auto" w:fill="FFFFFF"/>
        </w:rPr>
        <w:t>U</w:t>
      </w:r>
      <w:r w:rsidR="005F3E33" w:rsidRPr="00F919D7">
        <w:rPr>
          <w:rFonts w:ascii="微软雅黑" w:eastAsia="微软雅黑" w:hAnsi="微软雅黑" w:hint="eastAsia"/>
          <w:b/>
          <w:sz w:val="20"/>
          <w:szCs w:val="20"/>
          <w:shd w:val="pct15" w:color="auto" w:fill="FFFFFF"/>
        </w:rPr>
        <w:t>人才保留模型</w:t>
      </w:r>
    </w:p>
    <w:p w:rsidR="001D2CF2" w:rsidRPr="00534618" w:rsidRDefault="001D2CF2" w:rsidP="001D2CF2">
      <w:pPr>
        <w:spacing w:line="360" w:lineRule="exact"/>
        <w:rPr>
          <w:rFonts w:ascii="微软雅黑" w:eastAsia="微软雅黑" w:hAnsi="微软雅黑"/>
          <w:b/>
          <w:sz w:val="20"/>
          <w:szCs w:val="20"/>
        </w:rPr>
      </w:pPr>
      <w:r w:rsidRPr="00534618">
        <w:rPr>
          <w:rFonts w:ascii="微软雅黑" w:eastAsia="微软雅黑" w:hAnsi="微软雅黑" w:hint="eastAsia"/>
          <w:b/>
          <w:sz w:val="20"/>
          <w:szCs w:val="20"/>
        </w:rPr>
        <w:t>0</w:t>
      </w:r>
      <w:r w:rsidRPr="00534618">
        <w:rPr>
          <w:rFonts w:ascii="微软雅黑" w:eastAsia="微软雅黑" w:hAnsi="微软雅黑"/>
          <w:b/>
          <w:sz w:val="20"/>
          <w:szCs w:val="20"/>
        </w:rPr>
        <w:t>3U0</w:t>
      </w:r>
      <w:r>
        <w:rPr>
          <w:rFonts w:ascii="微软雅黑" w:eastAsia="微软雅黑" w:hAnsi="微软雅黑"/>
          <w:b/>
          <w:sz w:val="20"/>
          <w:szCs w:val="20"/>
        </w:rPr>
        <w:t>1</w:t>
      </w:r>
      <w:r w:rsidRPr="00534618">
        <w:rPr>
          <w:rFonts w:ascii="微软雅黑" w:eastAsia="微软雅黑" w:hAnsi="微软雅黑" w:hint="eastAsia"/>
          <w:b/>
          <w:sz w:val="20"/>
          <w:szCs w:val="20"/>
        </w:rPr>
        <w:t>案例：</w:t>
      </w:r>
      <w:r>
        <w:rPr>
          <w:rFonts w:ascii="微软雅黑" w:eastAsia="微软雅黑" w:hAnsi="微软雅黑" w:hint="eastAsia"/>
          <w:b/>
          <w:sz w:val="20"/>
          <w:szCs w:val="20"/>
        </w:rPr>
        <w:t>马勒汽车</w:t>
      </w:r>
      <w:r w:rsidR="00121D6C">
        <w:rPr>
          <w:rFonts w:ascii="微软雅黑" w:eastAsia="微软雅黑" w:hAnsi="微软雅黑" w:hint="eastAsia"/>
          <w:b/>
          <w:sz w:val="20"/>
          <w:szCs w:val="20"/>
        </w:rPr>
        <w:t>如何留住人才</w:t>
      </w:r>
    </w:p>
    <w:bookmarkEnd w:id="168"/>
    <w:p w:rsidR="001D2CF2" w:rsidRDefault="001D2CF2" w:rsidP="001D2CF2">
      <w:pPr>
        <w:spacing w:line="360" w:lineRule="exact"/>
        <w:rPr>
          <w:rFonts w:ascii="微软雅黑" w:eastAsia="微软雅黑" w:hAnsi="微软雅黑"/>
          <w:sz w:val="20"/>
          <w:szCs w:val="20"/>
        </w:rPr>
      </w:pPr>
      <w:r>
        <w:rPr>
          <w:rFonts w:ascii="微软雅黑" w:eastAsia="微软雅黑" w:hAnsi="微软雅黑" w:hint="eastAsia"/>
          <w:sz w:val="20"/>
          <w:szCs w:val="20"/>
        </w:rPr>
        <w:t>怎样才能让员工满意和感到激励，为企业留住核心员工呢？我们来看看林宛所在的马勒汽车是怎么做的。</w:t>
      </w:r>
    </w:p>
    <w:p w:rsidR="001D2CF2" w:rsidRPr="00F919D7" w:rsidRDefault="001D2CF2" w:rsidP="001D2CF2">
      <w:pPr>
        <w:spacing w:line="360" w:lineRule="exact"/>
        <w:rPr>
          <w:rFonts w:ascii="微软雅黑" w:eastAsia="微软雅黑" w:hAnsi="微软雅黑"/>
          <w:sz w:val="20"/>
          <w:szCs w:val="20"/>
        </w:rPr>
      </w:pPr>
      <w:r w:rsidRPr="001D2CF2">
        <w:rPr>
          <w:rFonts w:ascii="微软雅黑" w:eastAsia="微软雅黑" w:hAnsi="微软雅黑" w:hint="eastAsia"/>
          <w:sz w:val="20"/>
          <w:szCs w:val="20"/>
        </w:rPr>
        <w:t>马勒公司有着一套完整的</w:t>
      </w:r>
      <w:r w:rsidR="00802A8A">
        <w:rPr>
          <w:rFonts w:ascii="微软雅黑" w:eastAsia="微软雅黑" w:hAnsi="微软雅黑" w:hint="eastAsia"/>
          <w:sz w:val="20"/>
          <w:szCs w:val="20"/>
        </w:rPr>
        <w:t>人才保留体系</w:t>
      </w:r>
      <w:r w:rsidRPr="001D2CF2">
        <w:rPr>
          <w:rFonts w:ascii="微软雅黑" w:eastAsia="微软雅黑" w:hAnsi="微软雅黑" w:hint="eastAsia"/>
          <w:sz w:val="20"/>
          <w:szCs w:val="20"/>
        </w:rPr>
        <w:t>，他们在员工职业生涯管理</w:t>
      </w:r>
      <w:bookmarkStart w:id="169" w:name="_Hlk522535559"/>
      <w:r w:rsidRPr="001D2CF2">
        <w:rPr>
          <w:rFonts w:ascii="微软雅黑" w:eastAsia="微软雅黑" w:hAnsi="微软雅黑" w:hint="eastAsia"/>
          <w:sz w:val="20"/>
          <w:szCs w:val="20"/>
        </w:rPr>
        <w:t>—</w:t>
      </w:r>
      <w:bookmarkEnd w:id="169"/>
      <w:r w:rsidR="00D137E9" w:rsidRPr="001D2CF2">
        <w:rPr>
          <w:rFonts w:ascii="微软雅黑" w:eastAsia="微软雅黑" w:hAnsi="微软雅黑" w:hint="eastAsia"/>
          <w:sz w:val="20"/>
          <w:szCs w:val="20"/>
        </w:rPr>
        <w:t>招聘</w:t>
      </w:r>
      <w:r w:rsidR="00D137E9">
        <w:rPr>
          <w:rFonts w:ascii="微软雅黑" w:eastAsia="微软雅黑" w:hAnsi="微软雅黑" w:hint="eastAsia"/>
          <w:sz w:val="20"/>
          <w:szCs w:val="20"/>
        </w:rPr>
        <w:t>与培训</w:t>
      </w:r>
      <w:r w:rsidR="00D137E9" w:rsidRPr="001D2CF2">
        <w:rPr>
          <w:rFonts w:ascii="微软雅黑" w:eastAsia="微软雅黑" w:hAnsi="微软雅黑" w:hint="eastAsia"/>
          <w:sz w:val="20"/>
          <w:szCs w:val="20"/>
        </w:rPr>
        <w:t>—</w:t>
      </w:r>
      <w:r w:rsidRPr="001D2CF2">
        <w:rPr>
          <w:rFonts w:ascii="微软雅黑" w:eastAsia="微软雅黑" w:hAnsi="微软雅黑" w:hint="eastAsia"/>
          <w:sz w:val="20"/>
          <w:szCs w:val="20"/>
        </w:rPr>
        <w:t>绩效考评与薪酬—企业文化建设各个环节都建立了相应的体系确保员工对组织认可、对工作满意。</w:t>
      </w:r>
      <w:r w:rsidR="00802A8A">
        <w:rPr>
          <w:rFonts w:ascii="微软雅黑" w:eastAsia="微软雅黑" w:hAnsi="微软雅黑" w:hint="eastAsia"/>
          <w:sz w:val="20"/>
          <w:szCs w:val="20"/>
        </w:rPr>
        <w:t>马勒</w:t>
      </w:r>
      <w:r w:rsidR="00842252">
        <w:rPr>
          <w:rFonts w:ascii="微软雅黑" w:eastAsia="微软雅黑" w:hAnsi="微软雅黑" w:hint="eastAsia"/>
          <w:sz w:val="20"/>
          <w:szCs w:val="20"/>
        </w:rPr>
        <w:t>公司通过素质测评来了解员工的能力、兴趣与价值观，帮助员工明确自身的职业发展定位，并设立</w:t>
      </w:r>
      <w:proofErr w:type="gramStart"/>
      <w:r w:rsidR="00842252">
        <w:rPr>
          <w:rFonts w:ascii="微软雅黑" w:eastAsia="微软雅黑" w:hAnsi="微软雅黑" w:hint="eastAsia"/>
          <w:sz w:val="20"/>
          <w:szCs w:val="20"/>
        </w:rPr>
        <w:t>“</w:t>
      </w:r>
      <w:proofErr w:type="gramEnd"/>
      <w:r w:rsidR="00A96FF2">
        <w:rPr>
          <w:rFonts w:ascii="微软雅黑" w:eastAsia="微软雅黑" w:hAnsi="微软雅黑" w:hint="eastAsia"/>
          <w:sz w:val="20"/>
          <w:szCs w:val="20"/>
        </w:rPr>
        <w:t>岗位轮换</w:t>
      </w:r>
      <w:r w:rsidR="00842252">
        <w:rPr>
          <w:rFonts w:ascii="微软雅黑" w:eastAsia="微软雅黑" w:hAnsi="微软雅黑" w:hint="eastAsia"/>
          <w:sz w:val="20"/>
          <w:szCs w:val="20"/>
        </w:rPr>
        <w:t>“计划帮助员工找到适合自己职业发展的工作和岗位</w:t>
      </w:r>
      <w:r w:rsidR="00802A8A">
        <w:rPr>
          <w:rFonts w:ascii="微软雅黑" w:eastAsia="微软雅黑" w:hAnsi="微软雅黑" w:hint="eastAsia"/>
          <w:sz w:val="20"/>
          <w:szCs w:val="20"/>
        </w:rPr>
        <w:t>；</w:t>
      </w:r>
      <w:r w:rsidRPr="001D2CF2">
        <w:rPr>
          <w:rFonts w:ascii="微软雅黑" w:eastAsia="微软雅黑" w:hAnsi="微软雅黑" w:hint="eastAsia"/>
          <w:sz w:val="20"/>
          <w:szCs w:val="20"/>
        </w:rPr>
        <w:t>在招聘</w:t>
      </w:r>
      <w:r w:rsidR="00B219D3">
        <w:rPr>
          <w:rFonts w:ascii="微软雅黑" w:eastAsia="微软雅黑" w:hAnsi="微软雅黑" w:hint="eastAsia"/>
          <w:sz w:val="20"/>
          <w:szCs w:val="20"/>
        </w:rPr>
        <w:t>选拔</w:t>
      </w:r>
      <w:r w:rsidRPr="001D2CF2">
        <w:rPr>
          <w:rFonts w:ascii="微软雅黑" w:eastAsia="微软雅黑" w:hAnsi="微软雅黑" w:hint="eastAsia"/>
          <w:sz w:val="20"/>
          <w:szCs w:val="20"/>
        </w:rPr>
        <w:t>方面，他们会根据公司的员工胜任力模型来由各个部门确定其需要招聘的员工的核心能力和素质要求，以此为标准来进行招聘和选拔</w:t>
      </w:r>
      <w:r w:rsidR="00B219D3">
        <w:rPr>
          <w:rFonts w:ascii="微软雅黑" w:eastAsia="微软雅黑" w:hAnsi="微软雅黑" w:hint="eastAsia"/>
          <w:sz w:val="20"/>
          <w:szCs w:val="20"/>
        </w:rPr>
        <w:t>；在培训发展上，</w:t>
      </w:r>
      <w:r w:rsidR="00A96FF2">
        <w:rPr>
          <w:rFonts w:ascii="微软雅黑" w:eastAsia="微软雅黑" w:hAnsi="微软雅黑" w:hint="eastAsia"/>
          <w:sz w:val="20"/>
          <w:szCs w:val="20"/>
        </w:rPr>
        <w:t>为选拔进来的</w:t>
      </w:r>
      <w:r w:rsidR="00B219D3">
        <w:rPr>
          <w:rFonts w:ascii="微软雅黑" w:eastAsia="微软雅黑" w:hAnsi="微软雅黑" w:hint="eastAsia"/>
          <w:sz w:val="20"/>
          <w:szCs w:val="20"/>
        </w:rPr>
        <w:t>新员工</w:t>
      </w:r>
      <w:r w:rsidRPr="00A96FF2">
        <w:rPr>
          <w:rFonts w:ascii="微软雅黑" w:eastAsia="微软雅黑" w:hAnsi="微软雅黑" w:hint="eastAsia"/>
          <w:color w:val="000000" w:themeColor="text1"/>
          <w:sz w:val="20"/>
          <w:szCs w:val="20"/>
        </w:rPr>
        <w:t>配备导师，导师由有工作经验的优秀员工组成，对配对的新员工进行指导</w:t>
      </w:r>
      <w:r w:rsidR="00886FF5">
        <w:rPr>
          <w:rFonts w:ascii="微软雅黑" w:eastAsia="微软雅黑" w:hAnsi="微软雅黑" w:hint="eastAsia"/>
          <w:color w:val="000000" w:themeColor="text1"/>
          <w:sz w:val="20"/>
          <w:szCs w:val="20"/>
        </w:rPr>
        <w:t>；</w:t>
      </w:r>
      <w:r w:rsidR="00A96FF2" w:rsidRPr="001D2CF2">
        <w:rPr>
          <w:rFonts w:ascii="微软雅黑" w:eastAsia="微软雅黑" w:hAnsi="微软雅黑" w:hint="eastAsia"/>
          <w:sz w:val="20"/>
          <w:szCs w:val="20"/>
        </w:rPr>
        <w:t>针对部门的高潜人才，每年会组织相应的培训项目，全面提升他们的管理水平和技能</w:t>
      </w:r>
      <w:r w:rsidR="00B219D3">
        <w:rPr>
          <w:rFonts w:ascii="微软雅黑" w:eastAsia="微软雅黑" w:hAnsi="微软雅黑" w:hint="eastAsia"/>
          <w:sz w:val="20"/>
          <w:szCs w:val="20"/>
        </w:rPr>
        <w:t>；</w:t>
      </w:r>
      <w:r w:rsidRPr="001D2CF2">
        <w:rPr>
          <w:rFonts w:ascii="微软雅黑" w:eastAsia="微软雅黑" w:hAnsi="微软雅黑" w:hint="eastAsia"/>
          <w:sz w:val="20"/>
          <w:szCs w:val="20"/>
        </w:rPr>
        <w:t>此外马勒的绩效</w:t>
      </w:r>
      <w:r w:rsidR="00886FF5">
        <w:rPr>
          <w:rFonts w:ascii="微软雅黑" w:eastAsia="微软雅黑" w:hAnsi="微软雅黑" w:hint="eastAsia"/>
          <w:sz w:val="20"/>
          <w:szCs w:val="20"/>
        </w:rPr>
        <w:t>管理和</w:t>
      </w:r>
      <w:r w:rsidRPr="001D2CF2">
        <w:rPr>
          <w:rFonts w:ascii="微软雅黑" w:eastAsia="微软雅黑" w:hAnsi="微软雅黑" w:hint="eastAsia"/>
          <w:sz w:val="20"/>
          <w:szCs w:val="20"/>
        </w:rPr>
        <w:t>考评是规范而又</w:t>
      </w:r>
      <w:r w:rsidR="001D746A">
        <w:rPr>
          <w:rFonts w:ascii="微软雅黑" w:eastAsia="微软雅黑" w:hAnsi="微软雅黑" w:hint="eastAsia"/>
          <w:sz w:val="20"/>
          <w:szCs w:val="20"/>
        </w:rPr>
        <w:t>公平</w:t>
      </w:r>
      <w:r w:rsidRPr="001D2CF2">
        <w:rPr>
          <w:rFonts w:ascii="微软雅黑" w:eastAsia="微软雅黑" w:hAnsi="微软雅黑" w:hint="eastAsia"/>
          <w:sz w:val="20"/>
          <w:szCs w:val="20"/>
        </w:rPr>
        <w:t>的，</w:t>
      </w:r>
      <w:r w:rsidR="0065250E">
        <w:rPr>
          <w:rFonts w:ascii="微软雅黑" w:eastAsia="微软雅黑" w:hAnsi="微软雅黑" w:hint="eastAsia"/>
          <w:sz w:val="20"/>
          <w:szCs w:val="20"/>
        </w:rPr>
        <w:t>以目标与激励为导向确保员工对考核标准和实施有信心</w:t>
      </w:r>
      <w:r w:rsidRPr="001D2CF2">
        <w:rPr>
          <w:rFonts w:ascii="微软雅黑" w:eastAsia="微软雅黑" w:hAnsi="微软雅黑" w:hint="eastAsia"/>
          <w:sz w:val="20"/>
          <w:szCs w:val="20"/>
        </w:rPr>
        <w:t>；在薪酬体系上，马勒坚持做到“保持薪酬水平的竞争性”，他们会通过购买行业薪</w:t>
      </w:r>
      <w:proofErr w:type="gramStart"/>
      <w:r w:rsidRPr="001D2CF2">
        <w:rPr>
          <w:rFonts w:ascii="微软雅黑" w:eastAsia="微软雅黑" w:hAnsi="微软雅黑" w:hint="eastAsia"/>
          <w:sz w:val="20"/>
          <w:szCs w:val="20"/>
        </w:rPr>
        <w:t>酬报告等方</w:t>
      </w:r>
      <w:proofErr w:type="gramEnd"/>
      <w:r w:rsidRPr="001D2CF2">
        <w:rPr>
          <w:rFonts w:ascii="微软雅黑" w:eastAsia="微软雅黑" w:hAnsi="微软雅黑" w:hint="eastAsia"/>
          <w:sz w:val="20"/>
          <w:szCs w:val="20"/>
        </w:rPr>
        <w:t>式了解行业内薪酬水平，根据行业水平对薪酬进行适当调整。</w:t>
      </w:r>
      <w:r w:rsidR="00C815F2">
        <w:rPr>
          <w:rFonts w:ascii="微软雅黑" w:eastAsia="微软雅黑" w:hAnsi="微软雅黑" w:hint="eastAsia"/>
          <w:sz w:val="20"/>
          <w:szCs w:val="20"/>
        </w:rPr>
        <w:t>此外，马勒公司还针对核心员工设立了留任奖金</w:t>
      </w:r>
      <w:proofErr w:type="gramStart"/>
      <w:r w:rsidR="00C815F2">
        <w:rPr>
          <w:rFonts w:ascii="微软雅黑" w:eastAsia="微软雅黑" w:hAnsi="微软雅黑" w:hint="eastAsia"/>
          <w:sz w:val="20"/>
          <w:szCs w:val="20"/>
        </w:rPr>
        <w:t>与回职奖</w:t>
      </w:r>
      <w:proofErr w:type="gramEnd"/>
      <w:r w:rsidR="00C815F2">
        <w:rPr>
          <w:rFonts w:ascii="微软雅黑" w:eastAsia="微软雅黑" w:hAnsi="微软雅黑" w:hint="eastAsia"/>
          <w:sz w:val="20"/>
          <w:szCs w:val="20"/>
        </w:rPr>
        <w:t>励计划；</w:t>
      </w:r>
      <w:r w:rsidR="00613256">
        <w:rPr>
          <w:rFonts w:ascii="微软雅黑" w:eastAsia="微软雅黑" w:hAnsi="微软雅黑" w:hint="eastAsia"/>
          <w:sz w:val="20"/>
          <w:szCs w:val="20"/>
        </w:rPr>
        <w:t>在企业文化建设方面，马勒公司</w:t>
      </w:r>
      <w:r w:rsidR="00735DC3">
        <w:rPr>
          <w:rFonts w:ascii="微软雅黑" w:eastAsia="微软雅黑" w:hAnsi="微软雅黑" w:hint="eastAsia"/>
          <w:sz w:val="20"/>
          <w:szCs w:val="20"/>
        </w:rPr>
        <w:t>除了</w:t>
      </w:r>
      <w:r w:rsidR="0043286B">
        <w:rPr>
          <w:rFonts w:ascii="微软雅黑" w:eastAsia="微软雅黑" w:hAnsi="微软雅黑" w:hint="eastAsia"/>
          <w:sz w:val="20"/>
          <w:szCs w:val="20"/>
        </w:rPr>
        <w:t>打造</w:t>
      </w:r>
      <w:r w:rsidR="00735DC3">
        <w:rPr>
          <w:rFonts w:ascii="微软雅黑" w:eastAsia="微软雅黑" w:hAnsi="微软雅黑" w:hint="eastAsia"/>
          <w:sz w:val="20"/>
          <w:szCs w:val="20"/>
        </w:rPr>
        <w:t>优美</w:t>
      </w:r>
      <w:r w:rsidR="00613256">
        <w:rPr>
          <w:rFonts w:ascii="微软雅黑" w:eastAsia="微软雅黑" w:hAnsi="微软雅黑" w:hint="eastAsia"/>
          <w:sz w:val="20"/>
          <w:szCs w:val="20"/>
        </w:rPr>
        <w:t>、整洁的</w:t>
      </w:r>
      <w:r w:rsidR="00735DC3">
        <w:rPr>
          <w:rFonts w:ascii="微软雅黑" w:eastAsia="微软雅黑" w:hAnsi="微软雅黑" w:hint="eastAsia"/>
          <w:sz w:val="20"/>
          <w:szCs w:val="20"/>
        </w:rPr>
        <w:t>办公</w:t>
      </w:r>
      <w:r w:rsidR="00613256">
        <w:rPr>
          <w:rFonts w:ascii="微软雅黑" w:eastAsia="微软雅黑" w:hAnsi="微软雅黑" w:hint="eastAsia"/>
          <w:sz w:val="20"/>
          <w:szCs w:val="20"/>
        </w:rPr>
        <w:t>环境</w:t>
      </w:r>
      <w:r w:rsidR="00735DC3">
        <w:rPr>
          <w:rFonts w:ascii="微软雅黑" w:eastAsia="微软雅黑" w:hAnsi="微软雅黑" w:hint="eastAsia"/>
          <w:sz w:val="20"/>
          <w:szCs w:val="20"/>
        </w:rPr>
        <w:t>外，还为员工提供了安全、舒适的宿舍</w:t>
      </w:r>
      <w:r w:rsidR="00613256">
        <w:rPr>
          <w:rFonts w:ascii="微软雅黑" w:eastAsia="微软雅黑" w:hAnsi="微软雅黑" w:hint="eastAsia"/>
          <w:sz w:val="20"/>
          <w:szCs w:val="20"/>
        </w:rPr>
        <w:t>，</w:t>
      </w:r>
      <w:r w:rsidR="0043286B">
        <w:rPr>
          <w:rFonts w:ascii="微软雅黑" w:eastAsia="微软雅黑" w:hAnsi="微软雅黑" w:hint="eastAsia"/>
          <w:sz w:val="20"/>
          <w:szCs w:val="20"/>
        </w:rPr>
        <w:t>一定程度上缓解了员工的生活压力，</w:t>
      </w:r>
      <w:r w:rsidR="009C7231">
        <w:rPr>
          <w:rFonts w:ascii="微软雅黑" w:eastAsia="微软雅黑" w:hAnsi="微软雅黑" w:hint="eastAsia"/>
          <w:sz w:val="20"/>
          <w:szCs w:val="20"/>
        </w:rPr>
        <w:t>公司</w:t>
      </w:r>
      <w:r w:rsidR="001D746A">
        <w:rPr>
          <w:rFonts w:ascii="微软雅黑" w:eastAsia="微软雅黑" w:hAnsi="微软雅黑" w:hint="eastAsia"/>
          <w:sz w:val="20"/>
          <w:szCs w:val="20"/>
        </w:rPr>
        <w:t>还</w:t>
      </w:r>
      <w:r w:rsidR="00735DC3">
        <w:rPr>
          <w:rFonts w:ascii="微软雅黑" w:eastAsia="微软雅黑" w:hAnsi="微软雅黑" w:hint="eastAsia"/>
          <w:sz w:val="20"/>
          <w:szCs w:val="20"/>
        </w:rPr>
        <w:t>经常</w:t>
      </w:r>
      <w:r w:rsidR="00613256">
        <w:rPr>
          <w:rFonts w:ascii="微软雅黑" w:eastAsia="微软雅黑" w:hAnsi="微软雅黑" w:hint="eastAsia"/>
          <w:sz w:val="20"/>
          <w:szCs w:val="20"/>
        </w:rPr>
        <w:t>组织各种</w:t>
      </w:r>
      <w:r w:rsidR="0043286B">
        <w:rPr>
          <w:rFonts w:ascii="微软雅黑" w:eastAsia="微软雅黑" w:hAnsi="微软雅黑" w:hint="eastAsia"/>
          <w:sz w:val="20"/>
          <w:szCs w:val="20"/>
        </w:rPr>
        <w:t>团建</w:t>
      </w:r>
      <w:r w:rsidR="00613256">
        <w:rPr>
          <w:rFonts w:ascii="微软雅黑" w:eastAsia="微软雅黑" w:hAnsi="微软雅黑" w:hint="eastAsia"/>
          <w:sz w:val="20"/>
          <w:szCs w:val="20"/>
        </w:rPr>
        <w:t>活动来</w:t>
      </w:r>
      <w:r w:rsidR="00735DC3">
        <w:rPr>
          <w:rFonts w:ascii="微软雅黑" w:eastAsia="微软雅黑" w:hAnsi="微软雅黑" w:hint="eastAsia"/>
          <w:sz w:val="20"/>
          <w:szCs w:val="20"/>
        </w:rPr>
        <w:t>增进</w:t>
      </w:r>
      <w:r w:rsidR="00613256">
        <w:rPr>
          <w:rFonts w:ascii="微软雅黑" w:eastAsia="微软雅黑" w:hAnsi="微软雅黑" w:hint="eastAsia"/>
          <w:sz w:val="20"/>
          <w:szCs w:val="20"/>
        </w:rPr>
        <w:t>同事间的沟通</w:t>
      </w:r>
      <w:r w:rsidR="0043286B">
        <w:rPr>
          <w:rFonts w:ascii="微软雅黑" w:eastAsia="微软雅黑" w:hAnsi="微软雅黑" w:hint="eastAsia"/>
          <w:sz w:val="20"/>
          <w:szCs w:val="20"/>
        </w:rPr>
        <w:t>了解</w:t>
      </w:r>
      <w:r w:rsidR="00613256">
        <w:rPr>
          <w:rFonts w:ascii="微软雅黑" w:eastAsia="微软雅黑" w:hAnsi="微软雅黑" w:hint="eastAsia"/>
          <w:sz w:val="20"/>
          <w:szCs w:val="20"/>
        </w:rPr>
        <w:t>，增强员工凝聚力。</w:t>
      </w:r>
    </w:p>
    <w:p w:rsidR="001D2CF2" w:rsidRDefault="001D2CF2" w:rsidP="001D2CF2">
      <w:pPr>
        <w:spacing w:line="360" w:lineRule="exact"/>
        <w:rPr>
          <w:rFonts w:ascii="微软雅黑" w:eastAsia="微软雅黑" w:hAnsi="微软雅黑"/>
          <w:sz w:val="20"/>
          <w:szCs w:val="20"/>
        </w:rPr>
      </w:pPr>
    </w:p>
    <w:p w:rsidR="006D5922" w:rsidRPr="00236C8A" w:rsidRDefault="005A41D9" w:rsidP="00D93963">
      <w:pPr>
        <w:spacing w:line="360" w:lineRule="exact"/>
        <w:rPr>
          <w:rFonts w:ascii="微软雅黑" w:eastAsia="微软雅黑" w:hAnsi="微软雅黑"/>
          <w:b/>
          <w:sz w:val="20"/>
          <w:szCs w:val="20"/>
        </w:rPr>
      </w:pPr>
      <w:bookmarkStart w:id="170" w:name="_Hlk520378682"/>
      <w:r>
        <w:rPr>
          <w:rFonts w:ascii="微软雅黑" w:eastAsia="微软雅黑" w:hAnsi="微软雅黑" w:hint="eastAsia"/>
          <w:b/>
          <w:sz w:val="20"/>
          <w:szCs w:val="20"/>
        </w:rPr>
        <w:t>0</w:t>
      </w:r>
      <w:r w:rsidR="00634835">
        <w:rPr>
          <w:rFonts w:ascii="微软雅黑" w:eastAsia="微软雅黑" w:hAnsi="微软雅黑"/>
          <w:b/>
          <w:sz w:val="20"/>
          <w:szCs w:val="20"/>
        </w:rPr>
        <w:t>3</w:t>
      </w:r>
      <w:r>
        <w:rPr>
          <w:rFonts w:ascii="微软雅黑" w:eastAsia="微软雅黑" w:hAnsi="微软雅黑"/>
          <w:b/>
          <w:sz w:val="20"/>
          <w:szCs w:val="20"/>
        </w:rPr>
        <w:t>U0</w:t>
      </w:r>
      <w:r w:rsidR="001D2CF2">
        <w:rPr>
          <w:rFonts w:ascii="微软雅黑" w:eastAsia="微软雅黑" w:hAnsi="微软雅黑"/>
          <w:b/>
          <w:sz w:val="20"/>
          <w:szCs w:val="20"/>
        </w:rPr>
        <w:t>2</w:t>
      </w:r>
      <w:r w:rsidR="00634835">
        <w:rPr>
          <w:rFonts w:ascii="微软雅黑" w:eastAsia="微软雅黑" w:hAnsi="微软雅黑" w:hint="eastAsia"/>
          <w:b/>
          <w:sz w:val="20"/>
          <w:szCs w:val="20"/>
        </w:rPr>
        <w:t>人才保留模型介绍</w:t>
      </w:r>
      <w:ins w:id="171" w:author="赵 燕君" w:date="2018-09-27T13:12:00Z">
        <w:r w:rsidR="0008469E" w:rsidRPr="00100B63">
          <w:rPr>
            <w:rFonts w:ascii="微软雅黑" w:eastAsia="微软雅黑" w:hAnsi="微软雅黑" w:hint="eastAsia"/>
            <w:b/>
            <w:sz w:val="20"/>
            <w:szCs w:val="20"/>
          </w:rPr>
          <w:t>（教授视频）</w:t>
        </w:r>
      </w:ins>
    </w:p>
    <w:bookmarkEnd w:id="170"/>
    <w:p w:rsidR="007879F2" w:rsidRDefault="001D2CF2" w:rsidP="0051282D">
      <w:pPr>
        <w:spacing w:line="360" w:lineRule="exact"/>
        <w:rPr>
          <w:rFonts w:ascii="微软雅黑" w:eastAsia="微软雅黑" w:hAnsi="微软雅黑"/>
          <w:sz w:val="20"/>
          <w:szCs w:val="20"/>
        </w:rPr>
      </w:pPr>
      <w:r w:rsidRPr="001D2CF2">
        <w:rPr>
          <w:rFonts w:ascii="微软雅黑" w:eastAsia="微软雅黑" w:hAnsi="微软雅黑" w:hint="eastAsia"/>
          <w:sz w:val="20"/>
          <w:szCs w:val="20"/>
        </w:rPr>
        <w:t>马勒公司在</w:t>
      </w:r>
      <w:r w:rsidR="00613256" w:rsidRPr="001D2CF2">
        <w:rPr>
          <w:rFonts w:ascii="微软雅黑" w:eastAsia="微软雅黑" w:hAnsi="微软雅黑" w:hint="eastAsia"/>
          <w:sz w:val="20"/>
          <w:szCs w:val="20"/>
        </w:rPr>
        <w:t>员工职业生涯管理—招聘</w:t>
      </w:r>
      <w:r w:rsidR="00613256">
        <w:rPr>
          <w:rFonts w:ascii="微软雅黑" w:eastAsia="微软雅黑" w:hAnsi="微软雅黑" w:hint="eastAsia"/>
          <w:sz w:val="20"/>
          <w:szCs w:val="20"/>
        </w:rPr>
        <w:t>与培训</w:t>
      </w:r>
      <w:r w:rsidR="00613256" w:rsidRPr="001D2CF2">
        <w:rPr>
          <w:rFonts w:ascii="微软雅黑" w:eastAsia="微软雅黑" w:hAnsi="微软雅黑" w:hint="eastAsia"/>
          <w:sz w:val="20"/>
          <w:szCs w:val="20"/>
        </w:rPr>
        <w:t>—绩效考评与薪酬—企业文化建设</w:t>
      </w:r>
      <w:r w:rsidRPr="001D2CF2">
        <w:rPr>
          <w:rFonts w:ascii="微软雅黑" w:eastAsia="微软雅黑" w:hAnsi="微软雅黑" w:hint="eastAsia"/>
          <w:sz w:val="20"/>
          <w:szCs w:val="20"/>
        </w:rPr>
        <w:t>各个环节都建立了自己的体系，</w:t>
      </w:r>
      <w:r w:rsidR="00613256">
        <w:rPr>
          <w:rFonts w:ascii="微软雅黑" w:eastAsia="微软雅黑" w:hAnsi="微软雅黑" w:hint="eastAsia"/>
          <w:sz w:val="20"/>
          <w:szCs w:val="20"/>
        </w:rPr>
        <w:t>通过</w:t>
      </w:r>
      <w:r w:rsidR="007879F2">
        <w:rPr>
          <w:rFonts w:ascii="微软雅黑" w:eastAsia="微软雅黑" w:hAnsi="微软雅黑" w:hint="eastAsia"/>
          <w:sz w:val="20"/>
          <w:szCs w:val="20"/>
        </w:rPr>
        <w:t>实施</w:t>
      </w:r>
      <w:r w:rsidR="00613256">
        <w:rPr>
          <w:rFonts w:ascii="微软雅黑" w:eastAsia="微软雅黑" w:hAnsi="微软雅黑" w:hint="eastAsia"/>
          <w:sz w:val="20"/>
          <w:szCs w:val="20"/>
        </w:rPr>
        <w:t>一系列措施</w:t>
      </w:r>
      <w:r w:rsidR="007879F2">
        <w:rPr>
          <w:rFonts w:ascii="微软雅黑" w:eastAsia="微软雅黑" w:hAnsi="微软雅黑" w:hint="eastAsia"/>
          <w:sz w:val="20"/>
          <w:szCs w:val="20"/>
        </w:rPr>
        <w:t>提升核心员工的满意度，</w:t>
      </w:r>
      <w:r w:rsidR="00613256" w:rsidRPr="00F919D7">
        <w:rPr>
          <w:rFonts w:ascii="微软雅黑" w:eastAsia="微软雅黑" w:hAnsi="微软雅黑" w:hint="eastAsia"/>
          <w:sz w:val="20"/>
          <w:szCs w:val="20"/>
        </w:rPr>
        <w:t>实现核心员工与企业共同成长</w:t>
      </w:r>
      <w:r w:rsidR="00613256">
        <w:rPr>
          <w:rFonts w:ascii="微软雅黑" w:eastAsia="微软雅黑" w:hAnsi="微软雅黑" w:hint="eastAsia"/>
          <w:sz w:val="20"/>
          <w:szCs w:val="20"/>
        </w:rPr>
        <w:t>，</w:t>
      </w:r>
      <w:r w:rsidRPr="001D2CF2">
        <w:rPr>
          <w:rFonts w:ascii="微软雅黑" w:eastAsia="微软雅黑" w:hAnsi="微软雅黑" w:hint="eastAsia"/>
          <w:sz w:val="20"/>
          <w:szCs w:val="20"/>
        </w:rPr>
        <w:t>这就是我们今天要介绍的人才保留模型</w:t>
      </w:r>
      <w:r w:rsidR="00CC2754">
        <w:rPr>
          <w:rStyle w:val="af3"/>
          <w:rFonts w:ascii="微软雅黑" w:eastAsia="微软雅黑" w:hAnsi="微软雅黑"/>
          <w:sz w:val="20"/>
          <w:szCs w:val="20"/>
        </w:rPr>
        <w:footnoteReference w:id="4"/>
      </w:r>
      <w:r w:rsidRPr="001D2CF2">
        <w:rPr>
          <w:rFonts w:ascii="微软雅黑" w:eastAsia="微软雅黑" w:hAnsi="微软雅黑" w:hint="eastAsia"/>
          <w:sz w:val="20"/>
          <w:szCs w:val="20"/>
        </w:rPr>
        <w:t>。</w:t>
      </w:r>
    </w:p>
    <w:p w:rsidR="0051282D" w:rsidRPr="0051282D" w:rsidRDefault="0051282D" w:rsidP="0051282D">
      <w:pPr>
        <w:spacing w:line="360" w:lineRule="exact"/>
        <w:rPr>
          <w:rFonts w:ascii="微软雅黑" w:eastAsia="微软雅黑" w:hAnsi="微软雅黑"/>
          <w:sz w:val="20"/>
          <w:szCs w:val="20"/>
        </w:rPr>
      </w:pPr>
      <w:r w:rsidRPr="00C958C2">
        <w:rPr>
          <w:rFonts w:ascii="微软雅黑" w:eastAsia="微软雅黑" w:hAnsi="微软雅黑" w:hint="eastAsia"/>
          <w:color w:val="FF0000"/>
          <w:sz w:val="20"/>
          <w:szCs w:val="20"/>
          <w:rPrChange w:id="172" w:author="赵 燕君" w:date="2018-09-26T10:52:00Z">
            <w:rPr>
              <w:rFonts w:ascii="微软雅黑" w:eastAsia="微软雅黑" w:hAnsi="微软雅黑" w:hint="eastAsia"/>
              <w:sz w:val="20"/>
              <w:szCs w:val="20"/>
            </w:rPr>
          </w:rPrChange>
        </w:rPr>
        <w:t>企业</w:t>
      </w:r>
      <w:bookmarkStart w:id="173" w:name="_Hlk522614305"/>
      <w:r w:rsidR="00E708BC" w:rsidRPr="00C958C2">
        <w:rPr>
          <w:rFonts w:ascii="微软雅黑" w:eastAsia="微软雅黑" w:hAnsi="微软雅黑" w:hint="eastAsia"/>
          <w:color w:val="FF0000"/>
          <w:sz w:val="20"/>
          <w:szCs w:val="20"/>
          <w:rPrChange w:id="174" w:author="赵 燕君" w:date="2018-09-26T10:52:00Z">
            <w:rPr>
              <w:rFonts w:ascii="微软雅黑" w:eastAsia="微软雅黑" w:hAnsi="微软雅黑" w:hint="eastAsia"/>
              <w:sz w:val="20"/>
              <w:szCs w:val="20"/>
            </w:rPr>
          </w:rPrChange>
        </w:rPr>
        <w:t>通过</w:t>
      </w:r>
      <w:r w:rsidRPr="00C958C2">
        <w:rPr>
          <w:rFonts w:ascii="微软雅黑" w:eastAsia="微软雅黑" w:hAnsi="微软雅黑" w:hint="eastAsia"/>
          <w:color w:val="FF0000"/>
          <w:sz w:val="20"/>
          <w:szCs w:val="20"/>
          <w:rPrChange w:id="175" w:author="赵 燕君" w:date="2018-09-26T10:52:00Z">
            <w:rPr>
              <w:rFonts w:ascii="微软雅黑" w:eastAsia="微软雅黑" w:hAnsi="微软雅黑" w:hint="eastAsia"/>
              <w:sz w:val="20"/>
              <w:szCs w:val="20"/>
            </w:rPr>
          </w:rPrChange>
        </w:rPr>
        <w:t>实施</w:t>
      </w:r>
      <w:r w:rsidR="00EA7F45" w:rsidRPr="00C958C2">
        <w:rPr>
          <w:rFonts w:ascii="微软雅黑" w:eastAsia="微软雅黑" w:hAnsi="微软雅黑" w:hint="eastAsia"/>
          <w:color w:val="FF0000"/>
          <w:sz w:val="20"/>
          <w:szCs w:val="20"/>
          <w:rPrChange w:id="176" w:author="赵 燕君" w:date="2018-09-26T10:52:00Z">
            <w:rPr>
              <w:rFonts w:ascii="微软雅黑" w:eastAsia="微软雅黑" w:hAnsi="微软雅黑" w:hint="eastAsia"/>
              <w:sz w:val="20"/>
              <w:szCs w:val="20"/>
            </w:rPr>
          </w:rPrChange>
        </w:rPr>
        <w:t>与战略匹配的</w:t>
      </w:r>
      <w:r w:rsidRPr="00C958C2">
        <w:rPr>
          <w:rFonts w:ascii="微软雅黑" w:eastAsia="微软雅黑" w:hAnsi="微软雅黑" w:hint="eastAsia"/>
          <w:color w:val="FF0000"/>
          <w:sz w:val="20"/>
          <w:szCs w:val="20"/>
          <w:rPrChange w:id="177" w:author="赵 燕君" w:date="2018-09-26T10:52:00Z">
            <w:rPr>
              <w:rFonts w:ascii="微软雅黑" w:eastAsia="微软雅黑" w:hAnsi="微软雅黑" w:hint="eastAsia"/>
              <w:sz w:val="20"/>
              <w:szCs w:val="20"/>
            </w:rPr>
          </w:rPrChange>
        </w:rPr>
        <w:t>人力资源规划、完善员工职业生涯管理体系</w:t>
      </w:r>
      <w:r w:rsidR="007879F2" w:rsidRPr="00C958C2">
        <w:rPr>
          <w:rFonts w:ascii="微软雅黑" w:eastAsia="微软雅黑" w:hAnsi="微软雅黑" w:hint="eastAsia"/>
          <w:color w:val="FF0000"/>
          <w:sz w:val="20"/>
          <w:szCs w:val="20"/>
          <w:rPrChange w:id="178" w:author="赵 燕君" w:date="2018-09-26T10:52:00Z">
            <w:rPr>
              <w:rFonts w:ascii="微软雅黑" w:eastAsia="微软雅黑" w:hAnsi="微软雅黑" w:hint="eastAsia"/>
              <w:sz w:val="20"/>
              <w:szCs w:val="20"/>
            </w:rPr>
          </w:rPrChange>
        </w:rPr>
        <w:t>可以让员工明确自己的职业</w:t>
      </w:r>
      <w:r w:rsidR="00EA7F45" w:rsidRPr="00C958C2">
        <w:rPr>
          <w:rFonts w:ascii="微软雅黑" w:eastAsia="微软雅黑" w:hAnsi="微软雅黑" w:hint="eastAsia"/>
          <w:color w:val="FF0000"/>
          <w:sz w:val="20"/>
          <w:szCs w:val="20"/>
          <w:rPrChange w:id="179" w:author="赵 燕君" w:date="2018-09-26T10:52:00Z">
            <w:rPr>
              <w:rFonts w:ascii="微软雅黑" w:eastAsia="微软雅黑" w:hAnsi="微软雅黑" w:hint="eastAsia"/>
              <w:sz w:val="20"/>
              <w:szCs w:val="20"/>
            </w:rPr>
          </w:rPrChange>
        </w:rPr>
        <w:t>发展</w:t>
      </w:r>
      <w:r w:rsidR="005900DE" w:rsidRPr="00C958C2">
        <w:rPr>
          <w:rFonts w:ascii="微软雅黑" w:eastAsia="微软雅黑" w:hAnsi="微软雅黑" w:hint="eastAsia"/>
          <w:color w:val="FF0000"/>
          <w:sz w:val="20"/>
          <w:szCs w:val="20"/>
          <w:rPrChange w:id="180" w:author="赵 燕君" w:date="2018-09-26T10:52:00Z">
            <w:rPr>
              <w:rFonts w:ascii="微软雅黑" w:eastAsia="微软雅黑" w:hAnsi="微软雅黑" w:hint="eastAsia"/>
              <w:sz w:val="20"/>
              <w:szCs w:val="20"/>
            </w:rPr>
          </w:rPrChange>
        </w:rPr>
        <w:t>规划</w:t>
      </w:r>
      <w:r w:rsidRPr="00C958C2">
        <w:rPr>
          <w:rFonts w:ascii="微软雅黑" w:eastAsia="微软雅黑" w:hAnsi="微软雅黑" w:hint="eastAsia"/>
          <w:color w:val="FF0000"/>
          <w:sz w:val="20"/>
          <w:szCs w:val="20"/>
          <w:rPrChange w:id="181" w:author="赵 燕君" w:date="2018-09-26T10:52:00Z">
            <w:rPr>
              <w:rFonts w:ascii="微软雅黑" w:eastAsia="微软雅黑" w:hAnsi="微软雅黑" w:hint="eastAsia"/>
              <w:sz w:val="20"/>
              <w:szCs w:val="20"/>
            </w:rPr>
          </w:rPrChange>
        </w:rPr>
        <w:t>；</w:t>
      </w:r>
      <w:r w:rsidR="0005286F" w:rsidRPr="00C958C2">
        <w:rPr>
          <w:rFonts w:ascii="微软雅黑" w:eastAsia="微软雅黑" w:hAnsi="微软雅黑" w:hint="eastAsia"/>
          <w:color w:val="FF0000"/>
          <w:sz w:val="20"/>
          <w:szCs w:val="20"/>
          <w:rPrChange w:id="182" w:author="赵 燕君" w:date="2018-09-26T10:52:00Z">
            <w:rPr>
              <w:rFonts w:ascii="微软雅黑" w:eastAsia="微软雅黑" w:hAnsi="微软雅黑" w:hint="eastAsia"/>
              <w:sz w:val="20"/>
              <w:szCs w:val="20"/>
            </w:rPr>
          </w:rPrChange>
        </w:rPr>
        <w:t>通过</w:t>
      </w:r>
      <w:r w:rsidRPr="00C958C2">
        <w:rPr>
          <w:rFonts w:ascii="微软雅黑" w:eastAsia="微软雅黑" w:hAnsi="微软雅黑" w:hint="eastAsia"/>
          <w:color w:val="FF0000"/>
          <w:sz w:val="20"/>
          <w:szCs w:val="20"/>
          <w:rPrChange w:id="183" w:author="赵 燕君" w:date="2018-09-26T10:52:00Z">
            <w:rPr>
              <w:rFonts w:ascii="微软雅黑" w:eastAsia="微软雅黑" w:hAnsi="微软雅黑" w:hint="eastAsia"/>
              <w:sz w:val="20"/>
              <w:szCs w:val="20"/>
            </w:rPr>
          </w:rPrChange>
        </w:rPr>
        <w:t>建立基于</w:t>
      </w:r>
      <w:r w:rsidR="0005286F" w:rsidRPr="00C958C2">
        <w:rPr>
          <w:rFonts w:ascii="微软雅黑" w:eastAsia="微软雅黑" w:hAnsi="微软雅黑" w:hint="eastAsia"/>
          <w:color w:val="FF0000"/>
          <w:sz w:val="20"/>
          <w:szCs w:val="20"/>
          <w:rPrChange w:id="184" w:author="赵 燕君" w:date="2018-09-26T10:52:00Z">
            <w:rPr>
              <w:rFonts w:ascii="微软雅黑" w:eastAsia="微软雅黑" w:hAnsi="微软雅黑" w:hint="eastAsia"/>
              <w:sz w:val="20"/>
              <w:szCs w:val="20"/>
            </w:rPr>
          </w:rPrChange>
        </w:rPr>
        <w:t>胜任力</w:t>
      </w:r>
      <w:r w:rsidRPr="00C958C2">
        <w:rPr>
          <w:rFonts w:ascii="微软雅黑" w:eastAsia="微软雅黑" w:hAnsi="微软雅黑" w:hint="eastAsia"/>
          <w:color w:val="FF0000"/>
          <w:sz w:val="20"/>
          <w:szCs w:val="20"/>
          <w:rPrChange w:id="185" w:author="赵 燕君" w:date="2018-09-26T10:52:00Z">
            <w:rPr>
              <w:rFonts w:ascii="微软雅黑" w:eastAsia="微软雅黑" w:hAnsi="微软雅黑" w:hint="eastAsia"/>
              <w:sz w:val="20"/>
              <w:szCs w:val="20"/>
            </w:rPr>
          </w:rPrChange>
        </w:rPr>
        <w:t>模型的招聘选拔体系</w:t>
      </w:r>
      <w:r w:rsidR="00EA7F45" w:rsidRPr="00C958C2">
        <w:rPr>
          <w:rFonts w:ascii="微软雅黑" w:eastAsia="微软雅黑" w:hAnsi="微软雅黑" w:hint="eastAsia"/>
          <w:color w:val="FF0000"/>
          <w:sz w:val="20"/>
          <w:szCs w:val="20"/>
          <w:rPrChange w:id="186" w:author="赵 燕君" w:date="2018-09-26T10:52:00Z">
            <w:rPr>
              <w:rFonts w:ascii="微软雅黑" w:eastAsia="微软雅黑" w:hAnsi="微软雅黑" w:hint="eastAsia"/>
              <w:sz w:val="20"/>
              <w:szCs w:val="20"/>
            </w:rPr>
          </w:rPrChange>
        </w:rPr>
        <w:t>，</w:t>
      </w:r>
      <w:r w:rsidR="0005286F" w:rsidRPr="00C958C2">
        <w:rPr>
          <w:rFonts w:ascii="微软雅黑" w:eastAsia="微软雅黑" w:hAnsi="微软雅黑" w:hint="eastAsia"/>
          <w:color w:val="FF0000"/>
          <w:sz w:val="20"/>
          <w:szCs w:val="20"/>
          <w:rPrChange w:id="187" w:author="赵 燕君" w:date="2018-09-26T10:52:00Z">
            <w:rPr>
              <w:rFonts w:ascii="微软雅黑" w:eastAsia="微软雅黑" w:hAnsi="微软雅黑" w:hint="eastAsia"/>
              <w:sz w:val="20"/>
              <w:szCs w:val="20"/>
            </w:rPr>
          </w:rPrChange>
        </w:rPr>
        <w:t>针对不同员工提供不同的培训</w:t>
      </w:r>
      <w:r w:rsidR="00EA7F45" w:rsidRPr="00C958C2">
        <w:rPr>
          <w:rFonts w:ascii="微软雅黑" w:eastAsia="微软雅黑" w:hAnsi="微软雅黑" w:hint="eastAsia"/>
          <w:color w:val="FF0000"/>
          <w:sz w:val="20"/>
          <w:szCs w:val="20"/>
          <w:rPrChange w:id="188" w:author="赵 燕君" w:date="2018-09-26T10:52:00Z">
            <w:rPr>
              <w:rFonts w:ascii="微软雅黑" w:eastAsia="微软雅黑" w:hAnsi="微软雅黑" w:hint="eastAsia"/>
              <w:sz w:val="20"/>
              <w:szCs w:val="20"/>
            </w:rPr>
          </w:rPrChange>
        </w:rPr>
        <w:t>与发展体系</w:t>
      </w:r>
      <w:r w:rsidR="0005286F" w:rsidRPr="00C958C2">
        <w:rPr>
          <w:rFonts w:ascii="微软雅黑" w:eastAsia="微软雅黑" w:hAnsi="微软雅黑" w:hint="eastAsia"/>
          <w:color w:val="FF0000"/>
          <w:sz w:val="20"/>
          <w:szCs w:val="20"/>
          <w:rPrChange w:id="189" w:author="赵 燕君" w:date="2018-09-26T10:52:00Z">
            <w:rPr>
              <w:rFonts w:ascii="微软雅黑" w:eastAsia="微软雅黑" w:hAnsi="微软雅黑" w:hint="eastAsia"/>
              <w:sz w:val="20"/>
              <w:szCs w:val="20"/>
            </w:rPr>
          </w:rPrChange>
        </w:rPr>
        <w:t>可以提升员工的岗位技能，</w:t>
      </w:r>
      <w:r w:rsidR="00E708BC" w:rsidRPr="00C958C2">
        <w:rPr>
          <w:rFonts w:ascii="微软雅黑" w:eastAsia="微软雅黑" w:hAnsi="微软雅黑" w:hint="eastAsia"/>
          <w:color w:val="FF0000"/>
          <w:sz w:val="20"/>
          <w:szCs w:val="20"/>
          <w:rPrChange w:id="190" w:author="赵 燕君" w:date="2018-09-26T10:52:00Z">
            <w:rPr>
              <w:rFonts w:ascii="微软雅黑" w:eastAsia="微软雅黑" w:hAnsi="微软雅黑" w:hint="eastAsia"/>
              <w:sz w:val="20"/>
              <w:szCs w:val="20"/>
            </w:rPr>
          </w:rPrChange>
        </w:rPr>
        <w:t>帮助他们</w:t>
      </w:r>
      <w:r w:rsidR="0005286F" w:rsidRPr="00C958C2">
        <w:rPr>
          <w:rFonts w:ascii="微软雅黑" w:eastAsia="微软雅黑" w:hAnsi="微软雅黑" w:hint="eastAsia"/>
          <w:color w:val="FF0000"/>
          <w:sz w:val="20"/>
          <w:szCs w:val="20"/>
          <w:rPrChange w:id="191" w:author="赵 燕君" w:date="2018-09-26T10:52:00Z">
            <w:rPr>
              <w:rFonts w:ascii="微软雅黑" w:eastAsia="微软雅黑" w:hAnsi="微软雅黑" w:hint="eastAsia"/>
              <w:sz w:val="20"/>
              <w:szCs w:val="20"/>
            </w:rPr>
          </w:rPrChange>
        </w:rPr>
        <w:t>打通晋升通道</w:t>
      </w:r>
      <w:r w:rsidRPr="00C958C2">
        <w:rPr>
          <w:rFonts w:ascii="微软雅黑" w:eastAsia="微软雅黑" w:hAnsi="微软雅黑" w:hint="eastAsia"/>
          <w:color w:val="FF0000"/>
          <w:sz w:val="20"/>
          <w:szCs w:val="20"/>
          <w:rPrChange w:id="192" w:author="赵 燕君" w:date="2018-09-26T10:52:00Z">
            <w:rPr>
              <w:rFonts w:ascii="微软雅黑" w:eastAsia="微软雅黑" w:hAnsi="微软雅黑" w:hint="eastAsia"/>
              <w:sz w:val="20"/>
              <w:szCs w:val="20"/>
            </w:rPr>
          </w:rPrChange>
        </w:rPr>
        <w:t>；</w:t>
      </w:r>
      <w:r w:rsidR="00E708BC" w:rsidRPr="00C958C2">
        <w:rPr>
          <w:rFonts w:ascii="微软雅黑" w:eastAsia="微软雅黑" w:hAnsi="微软雅黑" w:hint="eastAsia"/>
          <w:color w:val="FF0000"/>
          <w:sz w:val="20"/>
          <w:szCs w:val="20"/>
          <w:rPrChange w:id="193" w:author="赵 燕君" w:date="2018-09-26T10:52:00Z">
            <w:rPr>
              <w:rFonts w:ascii="微软雅黑" w:eastAsia="微软雅黑" w:hAnsi="微软雅黑" w:hint="eastAsia"/>
              <w:sz w:val="20"/>
              <w:szCs w:val="20"/>
            </w:rPr>
          </w:rPrChange>
        </w:rPr>
        <w:t>通过</w:t>
      </w:r>
      <w:r w:rsidR="00C453CB" w:rsidRPr="00C958C2">
        <w:rPr>
          <w:rFonts w:ascii="微软雅黑" w:eastAsia="微软雅黑" w:hAnsi="微软雅黑" w:hint="eastAsia"/>
          <w:color w:val="FF0000"/>
          <w:sz w:val="20"/>
          <w:szCs w:val="20"/>
          <w:rPrChange w:id="194" w:author="赵 燕君" w:date="2018-09-26T10:52:00Z">
            <w:rPr>
              <w:rFonts w:ascii="微软雅黑" w:eastAsia="微软雅黑" w:hAnsi="微软雅黑" w:hint="eastAsia"/>
              <w:sz w:val="20"/>
              <w:szCs w:val="20"/>
            </w:rPr>
          </w:rPrChange>
        </w:rPr>
        <w:t>建立以目标与激励为导向的绩效评估管理体系为员工</w:t>
      </w:r>
      <w:r w:rsidRPr="00C958C2">
        <w:rPr>
          <w:rFonts w:ascii="微软雅黑" w:eastAsia="微软雅黑" w:hAnsi="微软雅黑" w:hint="eastAsia"/>
          <w:color w:val="FF0000"/>
          <w:sz w:val="20"/>
          <w:szCs w:val="20"/>
          <w:rPrChange w:id="195" w:author="赵 燕君" w:date="2018-09-26T10:52:00Z">
            <w:rPr>
              <w:rFonts w:ascii="微软雅黑" w:eastAsia="微软雅黑" w:hAnsi="微软雅黑" w:hint="eastAsia"/>
              <w:sz w:val="20"/>
              <w:szCs w:val="20"/>
            </w:rPr>
          </w:rPrChange>
        </w:rPr>
        <w:t>提供公平的有竞争力的薪酬</w:t>
      </w:r>
      <w:r w:rsidR="00886FF5" w:rsidRPr="00C958C2">
        <w:rPr>
          <w:rFonts w:ascii="微软雅黑" w:eastAsia="微软雅黑" w:hAnsi="微软雅黑" w:hint="eastAsia"/>
          <w:color w:val="FF0000"/>
          <w:sz w:val="20"/>
          <w:szCs w:val="20"/>
          <w:rPrChange w:id="196" w:author="赵 燕君" w:date="2018-09-26T10:52:00Z">
            <w:rPr>
              <w:rFonts w:ascii="微软雅黑" w:eastAsia="微软雅黑" w:hAnsi="微软雅黑" w:hint="eastAsia"/>
              <w:sz w:val="20"/>
              <w:szCs w:val="20"/>
            </w:rPr>
          </w:rPrChange>
        </w:rPr>
        <w:t>、促进和帮助员工发展改进的及时反馈</w:t>
      </w:r>
      <w:r w:rsidR="00A45B9A" w:rsidRPr="00C958C2">
        <w:rPr>
          <w:rFonts w:ascii="微软雅黑" w:eastAsia="微软雅黑" w:hAnsi="微软雅黑" w:hint="eastAsia"/>
          <w:color w:val="FF0000"/>
          <w:sz w:val="20"/>
          <w:szCs w:val="20"/>
          <w:rPrChange w:id="197" w:author="赵 燕君" w:date="2018-09-26T10:52:00Z">
            <w:rPr>
              <w:rFonts w:ascii="微软雅黑" w:eastAsia="微软雅黑" w:hAnsi="微软雅黑" w:hint="eastAsia"/>
              <w:sz w:val="20"/>
              <w:szCs w:val="20"/>
            </w:rPr>
          </w:rPrChange>
        </w:rPr>
        <w:t>，</w:t>
      </w:r>
      <w:r w:rsidR="00C453CB" w:rsidRPr="00C958C2">
        <w:rPr>
          <w:rFonts w:ascii="微软雅黑" w:eastAsia="微软雅黑" w:hAnsi="微软雅黑" w:hint="eastAsia"/>
          <w:color w:val="FF0000"/>
          <w:sz w:val="20"/>
          <w:szCs w:val="20"/>
          <w:rPrChange w:id="198" w:author="赵 燕君" w:date="2018-09-26T10:52:00Z">
            <w:rPr>
              <w:rFonts w:ascii="微软雅黑" w:eastAsia="微软雅黑" w:hAnsi="微软雅黑" w:hint="eastAsia"/>
              <w:sz w:val="20"/>
              <w:szCs w:val="20"/>
            </w:rPr>
          </w:rPrChange>
        </w:rPr>
        <w:t>调动</w:t>
      </w:r>
      <w:r w:rsidR="0009066E" w:rsidRPr="00C958C2">
        <w:rPr>
          <w:rFonts w:ascii="微软雅黑" w:eastAsia="微软雅黑" w:hAnsi="微软雅黑" w:hint="eastAsia"/>
          <w:color w:val="FF0000"/>
          <w:sz w:val="20"/>
          <w:szCs w:val="20"/>
          <w:rPrChange w:id="199" w:author="赵 燕君" w:date="2018-09-26T10:52:00Z">
            <w:rPr>
              <w:rFonts w:ascii="微软雅黑" w:eastAsia="微软雅黑" w:hAnsi="微软雅黑" w:hint="eastAsia"/>
              <w:sz w:val="20"/>
              <w:szCs w:val="20"/>
            </w:rPr>
          </w:rPrChange>
        </w:rPr>
        <w:t>他们的工作积极性</w:t>
      </w:r>
      <w:r w:rsidR="00EA7F45" w:rsidRPr="00C958C2">
        <w:rPr>
          <w:rFonts w:ascii="微软雅黑" w:eastAsia="微软雅黑" w:hAnsi="微软雅黑" w:hint="eastAsia"/>
          <w:color w:val="FF0000"/>
          <w:sz w:val="20"/>
          <w:szCs w:val="20"/>
          <w:rPrChange w:id="200" w:author="赵 燕君" w:date="2018-09-26T10:52:00Z">
            <w:rPr>
              <w:rFonts w:ascii="微软雅黑" w:eastAsia="微软雅黑" w:hAnsi="微软雅黑" w:hint="eastAsia"/>
              <w:sz w:val="20"/>
              <w:szCs w:val="20"/>
            </w:rPr>
          </w:rPrChange>
        </w:rPr>
        <w:t>，</w:t>
      </w:r>
      <w:r w:rsidR="00C453CB" w:rsidRPr="00C958C2">
        <w:rPr>
          <w:rFonts w:ascii="微软雅黑" w:eastAsia="微软雅黑" w:hAnsi="微软雅黑" w:hint="eastAsia"/>
          <w:color w:val="FF0000"/>
          <w:sz w:val="20"/>
          <w:szCs w:val="20"/>
          <w:rPrChange w:id="201" w:author="赵 燕君" w:date="2018-09-26T10:52:00Z">
            <w:rPr>
              <w:rFonts w:ascii="微软雅黑" w:eastAsia="微软雅黑" w:hAnsi="微软雅黑" w:hint="eastAsia"/>
              <w:sz w:val="20"/>
              <w:szCs w:val="20"/>
            </w:rPr>
          </w:rPrChange>
        </w:rPr>
        <w:t>激励员工</w:t>
      </w:r>
      <w:r w:rsidR="00EA7F45" w:rsidRPr="00C958C2">
        <w:rPr>
          <w:rFonts w:ascii="微软雅黑" w:eastAsia="微软雅黑" w:hAnsi="微软雅黑" w:hint="eastAsia"/>
          <w:color w:val="FF0000"/>
          <w:sz w:val="20"/>
          <w:szCs w:val="20"/>
          <w:rPrChange w:id="202" w:author="赵 燕君" w:date="2018-09-26T10:52:00Z">
            <w:rPr>
              <w:rFonts w:ascii="微软雅黑" w:eastAsia="微软雅黑" w:hAnsi="微软雅黑" w:hint="eastAsia"/>
              <w:sz w:val="20"/>
              <w:szCs w:val="20"/>
            </w:rPr>
          </w:rPrChange>
        </w:rPr>
        <w:t>在压力与挑战中获得成长</w:t>
      </w:r>
      <w:r w:rsidRPr="00C958C2">
        <w:rPr>
          <w:rFonts w:ascii="微软雅黑" w:eastAsia="微软雅黑" w:hAnsi="微软雅黑" w:hint="eastAsia"/>
          <w:color w:val="FF0000"/>
          <w:sz w:val="20"/>
          <w:szCs w:val="20"/>
          <w:rPrChange w:id="203" w:author="赵 燕君" w:date="2018-09-26T10:52:00Z">
            <w:rPr>
              <w:rFonts w:ascii="微软雅黑" w:eastAsia="微软雅黑" w:hAnsi="微软雅黑" w:hint="eastAsia"/>
              <w:sz w:val="20"/>
              <w:szCs w:val="20"/>
            </w:rPr>
          </w:rPrChange>
        </w:rPr>
        <w:t>；</w:t>
      </w:r>
      <w:r w:rsidR="00A45B9A" w:rsidRPr="00C958C2">
        <w:rPr>
          <w:rFonts w:ascii="微软雅黑" w:eastAsia="微软雅黑" w:hAnsi="微软雅黑" w:hint="eastAsia"/>
          <w:color w:val="FF0000"/>
          <w:sz w:val="20"/>
          <w:szCs w:val="20"/>
          <w:rPrChange w:id="204" w:author="赵 燕君" w:date="2018-09-26T10:52:00Z">
            <w:rPr>
              <w:rFonts w:ascii="微软雅黑" w:eastAsia="微软雅黑" w:hAnsi="微软雅黑" w:hint="eastAsia"/>
              <w:sz w:val="20"/>
              <w:szCs w:val="20"/>
            </w:rPr>
          </w:rPrChange>
        </w:rPr>
        <w:t>通过建设凝聚人心的</w:t>
      </w:r>
      <w:r w:rsidRPr="00C958C2">
        <w:rPr>
          <w:rFonts w:ascii="微软雅黑" w:eastAsia="微软雅黑" w:hAnsi="微软雅黑" w:hint="eastAsia"/>
          <w:color w:val="FF0000"/>
          <w:sz w:val="20"/>
          <w:szCs w:val="20"/>
          <w:rPrChange w:id="205" w:author="赵 燕君" w:date="2018-09-26T10:52:00Z">
            <w:rPr>
              <w:rFonts w:ascii="微软雅黑" w:eastAsia="微软雅黑" w:hAnsi="微软雅黑" w:hint="eastAsia"/>
              <w:sz w:val="20"/>
              <w:szCs w:val="20"/>
            </w:rPr>
          </w:rPrChange>
        </w:rPr>
        <w:t>企业文化</w:t>
      </w:r>
      <w:r w:rsidR="00E708BC" w:rsidRPr="00C958C2">
        <w:rPr>
          <w:rFonts w:ascii="微软雅黑" w:eastAsia="微软雅黑" w:hAnsi="微软雅黑" w:hint="eastAsia"/>
          <w:color w:val="FF0000"/>
          <w:sz w:val="20"/>
          <w:szCs w:val="20"/>
          <w:rPrChange w:id="206" w:author="赵 燕君" w:date="2018-09-26T10:52:00Z">
            <w:rPr>
              <w:rFonts w:ascii="微软雅黑" w:eastAsia="微软雅黑" w:hAnsi="微软雅黑" w:hint="eastAsia"/>
              <w:sz w:val="20"/>
              <w:szCs w:val="20"/>
            </w:rPr>
          </w:rPrChange>
        </w:rPr>
        <w:t>、营造支持性的人际环境可以</w:t>
      </w:r>
      <w:r w:rsidR="00A45B9A" w:rsidRPr="00C958C2">
        <w:rPr>
          <w:rFonts w:ascii="微软雅黑" w:eastAsia="微软雅黑" w:hAnsi="微软雅黑" w:hint="eastAsia"/>
          <w:color w:val="FF0000"/>
          <w:sz w:val="20"/>
          <w:szCs w:val="20"/>
          <w:rPrChange w:id="207" w:author="赵 燕君" w:date="2018-09-26T10:52:00Z">
            <w:rPr>
              <w:rFonts w:ascii="微软雅黑" w:eastAsia="微软雅黑" w:hAnsi="微软雅黑" w:hint="eastAsia"/>
              <w:sz w:val="20"/>
              <w:szCs w:val="20"/>
            </w:rPr>
          </w:rPrChange>
        </w:rPr>
        <w:t>提高员工对于企业文化的认同度，帮助员工与上司</w:t>
      </w:r>
      <w:r w:rsidR="00B5749C" w:rsidRPr="00C958C2">
        <w:rPr>
          <w:rFonts w:ascii="微软雅黑" w:eastAsia="微软雅黑" w:hAnsi="微软雅黑" w:hint="eastAsia"/>
          <w:color w:val="FF0000"/>
          <w:sz w:val="20"/>
          <w:szCs w:val="20"/>
          <w:rPrChange w:id="208" w:author="赵 燕君" w:date="2018-09-26T10:52:00Z">
            <w:rPr>
              <w:rFonts w:ascii="微软雅黑" w:eastAsia="微软雅黑" w:hAnsi="微软雅黑" w:hint="eastAsia"/>
              <w:sz w:val="20"/>
              <w:szCs w:val="20"/>
            </w:rPr>
          </w:rPrChange>
        </w:rPr>
        <w:t>、</w:t>
      </w:r>
      <w:r w:rsidR="00A45B9A" w:rsidRPr="00C958C2">
        <w:rPr>
          <w:rFonts w:ascii="微软雅黑" w:eastAsia="微软雅黑" w:hAnsi="微软雅黑" w:hint="eastAsia"/>
          <w:color w:val="FF0000"/>
          <w:sz w:val="20"/>
          <w:szCs w:val="20"/>
          <w:rPrChange w:id="209" w:author="赵 燕君" w:date="2018-09-26T10:52:00Z">
            <w:rPr>
              <w:rFonts w:ascii="微软雅黑" w:eastAsia="微软雅黑" w:hAnsi="微软雅黑" w:hint="eastAsia"/>
              <w:sz w:val="20"/>
              <w:szCs w:val="20"/>
            </w:rPr>
          </w:rPrChange>
        </w:rPr>
        <w:t>同事建立</w:t>
      </w:r>
      <w:r w:rsidR="005842F7" w:rsidRPr="00C958C2">
        <w:rPr>
          <w:rFonts w:ascii="微软雅黑" w:eastAsia="微软雅黑" w:hAnsi="微软雅黑" w:hint="eastAsia"/>
          <w:color w:val="FF0000"/>
          <w:sz w:val="20"/>
          <w:szCs w:val="20"/>
          <w:rPrChange w:id="210" w:author="赵 燕君" w:date="2018-09-26T10:52:00Z">
            <w:rPr>
              <w:rFonts w:ascii="微软雅黑" w:eastAsia="微软雅黑" w:hAnsi="微软雅黑" w:hint="eastAsia"/>
              <w:sz w:val="20"/>
              <w:szCs w:val="20"/>
            </w:rPr>
          </w:rPrChange>
        </w:rPr>
        <w:t>互助</w:t>
      </w:r>
      <w:r w:rsidR="00B5749C" w:rsidRPr="00C958C2">
        <w:rPr>
          <w:rFonts w:ascii="微软雅黑" w:eastAsia="微软雅黑" w:hAnsi="微软雅黑" w:hint="eastAsia"/>
          <w:color w:val="FF0000"/>
          <w:sz w:val="20"/>
          <w:szCs w:val="20"/>
          <w:rPrChange w:id="211" w:author="赵 燕君" w:date="2018-09-26T10:52:00Z">
            <w:rPr>
              <w:rFonts w:ascii="微软雅黑" w:eastAsia="微软雅黑" w:hAnsi="微软雅黑" w:hint="eastAsia"/>
              <w:sz w:val="20"/>
              <w:szCs w:val="20"/>
            </w:rPr>
          </w:rPrChange>
        </w:rPr>
        <w:t>积极</w:t>
      </w:r>
      <w:r w:rsidR="00A45B9A" w:rsidRPr="00C958C2">
        <w:rPr>
          <w:rFonts w:ascii="微软雅黑" w:eastAsia="微软雅黑" w:hAnsi="微软雅黑" w:hint="eastAsia"/>
          <w:color w:val="FF0000"/>
          <w:sz w:val="20"/>
          <w:szCs w:val="20"/>
          <w:rPrChange w:id="212" w:author="赵 燕君" w:date="2018-09-26T10:52:00Z">
            <w:rPr>
              <w:rFonts w:ascii="微软雅黑" w:eastAsia="微软雅黑" w:hAnsi="微软雅黑" w:hint="eastAsia"/>
              <w:sz w:val="20"/>
              <w:szCs w:val="20"/>
            </w:rPr>
          </w:rPrChange>
        </w:rPr>
        <w:t>的关系</w:t>
      </w:r>
      <w:r w:rsidR="00E708BC" w:rsidRPr="00C958C2">
        <w:rPr>
          <w:rFonts w:ascii="微软雅黑" w:eastAsia="微软雅黑" w:hAnsi="微软雅黑" w:hint="eastAsia"/>
          <w:color w:val="FF0000"/>
          <w:sz w:val="20"/>
          <w:szCs w:val="20"/>
          <w:rPrChange w:id="213" w:author="赵 燕君" w:date="2018-09-26T10:52:00Z">
            <w:rPr>
              <w:rFonts w:ascii="微软雅黑" w:eastAsia="微软雅黑" w:hAnsi="微软雅黑" w:hint="eastAsia"/>
              <w:sz w:val="20"/>
              <w:szCs w:val="20"/>
            </w:rPr>
          </w:rPrChange>
        </w:rPr>
        <w:t>，</w:t>
      </w:r>
      <w:r w:rsidR="00B5749C" w:rsidRPr="00C958C2">
        <w:rPr>
          <w:rFonts w:ascii="微软雅黑" w:eastAsia="微软雅黑" w:hAnsi="微软雅黑" w:hint="eastAsia"/>
          <w:color w:val="FF0000"/>
          <w:sz w:val="20"/>
          <w:szCs w:val="20"/>
          <w:rPrChange w:id="214" w:author="赵 燕君" w:date="2018-09-26T10:52:00Z">
            <w:rPr>
              <w:rFonts w:ascii="微软雅黑" w:eastAsia="微软雅黑" w:hAnsi="微软雅黑" w:hint="eastAsia"/>
              <w:sz w:val="20"/>
              <w:szCs w:val="20"/>
            </w:rPr>
          </w:rPrChange>
        </w:rPr>
        <w:t>温馨和谐的企业文化氛围</w:t>
      </w:r>
      <w:r w:rsidR="00E708BC" w:rsidRPr="00C958C2">
        <w:rPr>
          <w:rFonts w:ascii="微软雅黑" w:eastAsia="微软雅黑" w:hAnsi="微软雅黑" w:hint="eastAsia"/>
          <w:color w:val="FF0000"/>
          <w:sz w:val="20"/>
          <w:szCs w:val="20"/>
          <w:rPrChange w:id="215" w:author="赵 燕君" w:date="2018-09-26T10:52:00Z">
            <w:rPr>
              <w:rFonts w:ascii="微软雅黑" w:eastAsia="微软雅黑" w:hAnsi="微软雅黑" w:hint="eastAsia"/>
              <w:sz w:val="20"/>
              <w:szCs w:val="20"/>
            </w:rPr>
          </w:rPrChange>
        </w:rPr>
        <w:t>在一定程度上</w:t>
      </w:r>
      <w:r w:rsidR="005842F7" w:rsidRPr="00C958C2">
        <w:rPr>
          <w:rFonts w:ascii="微软雅黑" w:eastAsia="微软雅黑" w:hAnsi="微软雅黑" w:hint="eastAsia"/>
          <w:color w:val="FF0000"/>
          <w:sz w:val="20"/>
          <w:szCs w:val="20"/>
          <w:rPrChange w:id="216" w:author="赵 燕君" w:date="2018-09-26T10:52:00Z">
            <w:rPr>
              <w:rFonts w:ascii="微软雅黑" w:eastAsia="微软雅黑" w:hAnsi="微软雅黑" w:hint="eastAsia"/>
              <w:sz w:val="20"/>
              <w:szCs w:val="20"/>
            </w:rPr>
          </w:rPrChange>
        </w:rPr>
        <w:t>还</w:t>
      </w:r>
      <w:r w:rsidR="00735DC3" w:rsidRPr="00C958C2">
        <w:rPr>
          <w:rFonts w:ascii="微软雅黑" w:eastAsia="微软雅黑" w:hAnsi="微软雅黑" w:hint="eastAsia"/>
          <w:color w:val="FF0000"/>
          <w:sz w:val="20"/>
          <w:szCs w:val="20"/>
          <w:rPrChange w:id="217" w:author="赵 燕君" w:date="2018-09-26T10:52:00Z">
            <w:rPr>
              <w:rFonts w:ascii="微软雅黑" w:eastAsia="微软雅黑" w:hAnsi="微软雅黑" w:hint="eastAsia"/>
              <w:sz w:val="20"/>
              <w:szCs w:val="20"/>
            </w:rPr>
          </w:rPrChange>
        </w:rPr>
        <w:t>能</w:t>
      </w:r>
      <w:r w:rsidR="00B5749C" w:rsidRPr="00C958C2">
        <w:rPr>
          <w:rFonts w:ascii="微软雅黑" w:eastAsia="微软雅黑" w:hAnsi="微软雅黑" w:hint="eastAsia"/>
          <w:color w:val="FF0000"/>
          <w:sz w:val="20"/>
          <w:szCs w:val="20"/>
          <w:rPrChange w:id="218" w:author="赵 燕君" w:date="2018-09-26T10:52:00Z">
            <w:rPr>
              <w:rFonts w:ascii="微软雅黑" w:eastAsia="微软雅黑" w:hAnsi="微软雅黑" w:hint="eastAsia"/>
              <w:sz w:val="20"/>
              <w:szCs w:val="20"/>
            </w:rPr>
          </w:rPrChange>
        </w:rPr>
        <w:t>缓解</w:t>
      </w:r>
      <w:r w:rsidR="00735DC3" w:rsidRPr="00C958C2">
        <w:rPr>
          <w:rFonts w:ascii="微软雅黑" w:eastAsia="微软雅黑" w:hAnsi="微软雅黑" w:hint="eastAsia"/>
          <w:color w:val="FF0000"/>
          <w:sz w:val="20"/>
          <w:szCs w:val="20"/>
          <w:rPrChange w:id="219" w:author="赵 燕君" w:date="2018-09-26T10:52:00Z">
            <w:rPr>
              <w:rFonts w:ascii="微软雅黑" w:eastAsia="微软雅黑" w:hAnsi="微软雅黑" w:hint="eastAsia"/>
              <w:sz w:val="20"/>
              <w:szCs w:val="20"/>
            </w:rPr>
          </w:rPrChange>
        </w:rPr>
        <w:t>员工</w:t>
      </w:r>
      <w:r w:rsidR="00B5749C" w:rsidRPr="00C958C2">
        <w:rPr>
          <w:rFonts w:ascii="微软雅黑" w:eastAsia="微软雅黑" w:hAnsi="微软雅黑" w:hint="eastAsia"/>
          <w:color w:val="FF0000"/>
          <w:sz w:val="20"/>
          <w:szCs w:val="20"/>
          <w:rPrChange w:id="220" w:author="赵 燕君" w:date="2018-09-26T10:52:00Z">
            <w:rPr>
              <w:rFonts w:ascii="微软雅黑" w:eastAsia="微软雅黑" w:hAnsi="微软雅黑" w:hint="eastAsia"/>
              <w:sz w:val="20"/>
              <w:szCs w:val="20"/>
            </w:rPr>
          </w:rPrChange>
        </w:rPr>
        <w:t>的家庭生活压力，帮助他们</w:t>
      </w:r>
      <w:r w:rsidR="00E708BC" w:rsidRPr="00C958C2">
        <w:rPr>
          <w:rFonts w:ascii="微软雅黑" w:eastAsia="微软雅黑" w:hAnsi="微软雅黑" w:hint="eastAsia"/>
          <w:color w:val="FF0000"/>
          <w:sz w:val="20"/>
          <w:szCs w:val="20"/>
          <w:rPrChange w:id="221" w:author="赵 燕君" w:date="2018-09-26T10:52:00Z">
            <w:rPr>
              <w:rFonts w:ascii="微软雅黑" w:eastAsia="微软雅黑" w:hAnsi="微软雅黑" w:hint="eastAsia"/>
              <w:sz w:val="20"/>
              <w:szCs w:val="20"/>
            </w:rPr>
          </w:rPrChange>
        </w:rPr>
        <w:t>保持工作与生活的平衡</w:t>
      </w:r>
      <w:r w:rsidRPr="00C958C2">
        <w:rPr>
          <w:rFonts w:ascii="微软雅黑" w:eastAsia="微软雅黑" w:hAnsi="微软雅黑" w:hint="eastAsia"/>
          <w:color w:val="FF0000"/>
          <w:sz w:val="20"/>
          <w:szCs w:val="20"/>
          <w:rPrChange w:id="222" w:author="赵 燕君" w:date="2018-09-26T10:52:00Z">
            <w:rPr>
              <w:rFonts w:ascii="微软雅黑" w:eastAsia="微软雅黑" w:hAnsi="微软雅黑" w:hint="eastAsia"/>
              <w:sz w:val="20"/>
              <w:szCs w:val="20"/>
            </w:rPr>
          </w:rPrChange>
        </w:rPr>
        <w:t>。</w:t>
      </w:r>
      <w:bookmarkEnd w:id="173"/>
    </w:p>
    <w:p w:rsidR="00C53685" w:rsidRDefault="0051282D" w:rsidP="0051282D">
      <w:pPr>
        <w:spacing w:line="360" w:lineRule="exact"/>
        <w:rPr>
          <w:rFonts w:ascii="微软雅黑" w:eastAsia="微软雅黑" w:hAnsi="微软雅黑"/>
          <w:sz w:val="20"/>
          <w:szCs w:val="20"/>
        </w:rPr>
      </w:pPr>
      <w:r w:rsidRPr="00C958C2">
        <w:rPr>
          <w:rFonts w:ascii="微软雅黑" w:eastAsia="微软雅黑" w:hAnsi="微软雅黑" w:hint="eastAsia"/>
          <w:color w:val="FF0000"/>
          <w:sz w:val="20"/>
          <w:szCs w:val="20"/>
          <w:rPrChange w:id="223" w:author="赵 燕君" w:date="2018-09-26T10:52:00Z">
            <w:rPr>
              <w:rFonts w:ascii="微软雅黑" w:eastAsia="微软雅黑" w:hAnsi="微软雅黑" w:hint="eastAsia"/>
              <w:sz w:val="20"/>
              <w:szCs w:val="20"/>
            </w:rPr>
          </w:rPrChange>
        </w:rPr>
        <w:t>综上所述，职业生涯管理、招聘</w:t>
      </w:r>
      <w:r w:rsidR="007879F2" w:rsidRPr="00C958C2">
        <w:rPr>
          <w:rFonts w:ascii="微软雅黑" w:eastAsia="微软雅黑" w:hAnsi="微软雅黑" w:hint="eastAsia"/>
          <w:color w:val="FF0000"/>
          <w:sz w:val="20"/>
          <w:szCs w:val="20"/>
          <w:rPrChange w:id="224" w:author="赵 燕君" w:date="2018-09-26T10:52:00Z">
            <w:rPr>
              <w:rFonts w:ascii="微软雅黑" w:eastAsia="微软雅黑" w:hAnsi="微软雅黑" w:hint="eastAsia"/>
              <w:sz w:val="20"/>
              <w:szCs w:val="20"/>
            </w:rPr>
          </w:rPrChange>
        </w:rPr>
        <w:t>与培训</w:t>
      </w:r>
      <w:r w:rsidRPr="00C958C2">
        <w:rPr>
          <w:rFonts w:ascii="微软雅黑" w:eastAsia="微软雅黑" w:hAnsi="微软雅黑" w:hint="eastAsia"/>
          <w:color w:val="FF0000"/>
          <w:sz w:val="20"/>
          <w:szCs w:val="20"/>
          <w:rPrChange w:id="225" w:author="赵 燕君" w:date="2018-09-26T10:52:00Z">
            <w:rPr>
              <w:rFonts w:ascii="微软雅黑" w:eastAsia="微软雅黑" w:hAnsi="微软雅黑" w:hint="eastAsia"/>
              <w:sz w:val="20"/>
              <w:szCs w:val="20"/>
            </w:rPr>
          </w:rPrChange>
        </w:rPr>
        <w:t>、绩效评估与薪酬管理、企业文化建设这些方面的举措都能</w:t>
      </w:r>
      <w:r w:rsidR="00CC2754" w:rsidRPr="00C958C2">
        <w:rPr>
          <w:rFonts w:ascii="微软雅黑" w:eastAsia="微软雅黑" w:hAnsi="微软雅黑" w:hint="eastAsia"/>
          <w:color w:val="FF0000"/>
          <w:sz w:val="20"/>
          <w:szCs w:val="20"/>
          <w:rPrChange w:id="226" w:author="赵 燕君" w:date="2018-09-26T10:52:00Z">
            <w:rPr>
              <w:rFonts w:ascii="微软雅黑" w:eastAsia="微软雅黑" w:hAnsi="微软雅黑" w:hint="eastAsia"/>
              <w:sz w:val="20"/>
              <w:szCs w:val="20"/>
            </w:rPr>
          </w:rPrChange>
        </w:rPr>
        <w:t>提升</w:t>
      </w:r>
      <w:r w:rsidRPr="00C958C2">
        <w:rPr>
          <w:rFonts w:ascii="微软雅黑" w:eastAsia="微软雅黑" w:hAnsi="微软雅黑" w:hint="eastAsia"/>
          <w:color w:val="FF0000"/>
          <w:sz w:val="20"/>
          <w:szCs w:val="20"/>
          <w:rPrChange w:id="227" w:author="赵 燕君" w:date="2018-09-26T10:52:00Z">
            <w:rPr>
              <w:rFonts w:ascii="微软雅黑" w:eastAsia="微软雅黑" w:hAnsi="微软雅黑" w:hint="eastAsia"/>
              <w:sz w:val="20"/>
              <w:szCs w:val="20"/>
            </w:rPr>
          </w:rPrChange>
        </w:rPr>
        <w:t>员工的满意度和对组织的认可，从而提高他们的留职倾向。</w:t>
      </w:r>
      <w:ins w:id="228" w:author="赵 燕君" w:date="2018-09-26T10:52:00Z">
        <w:r w:rsidR="00C958C2">
          <w:rPr>
            <w:rFonts w:ascii="微软雅黑" w:eastAsia="微软雅黑" w:hAnsi="微软雅黑" w:hint="eastAsia"/>
            <w:color w:val="FF0000"/>
            <w:sz w:val="20"/>
            <w:szCs w:val="20"/>
          </w:rPr>
          <w:t>（教授视频）</w:t>
        </w:r>
      </w:ins>
    </w:p>
    <w:p w:rsidR="00C53685" w:rsidRDefault="003D5733" w:rsidP="00F30534">
      <w:pPr>
        <w:spacing w:line="360" w:lineRule="exact"/>
        <w:rPr>
          <w:rFonts w:ascii="微软雅黑" w:eastAsia="微软雅黑" w:hAnsi="微软雅黑"/>
          <w:sz w:val="20"/>
          <w:szCs w:val="20"/>
        </w:rPr>
      </w:pPr>
      <w:r>
        <w:rPr>
          <w:noProof/>
        </w:rPr>
        <w:drawing>
          <wp:anchor distT="0" distB="0" distL="114300" distR="114300" simplePos="0" relativeHeight="251719680" behindDoc="0" locked="0" layoutInCell="1" allowOverlap="1" wp14:anchorId="63C48491">
            <wp:simplePos x="0" y="0"/>
            <wp:positionH relativeFrom="margin">
              <wp:align>left</wp:align>
            </wp:positionH>
            <wp:positionV relativeFrom="paragraph">
              <wp:posOffset>66675</wp:posOffset>
            </wp:positionV>
            <wp:extent cx="3228975" cy="2395490"/>
            <wp:effectExtent l="0" t="0" r="0" b="508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3053" cy="2398515"/>
                    </a:xfrm>
                    <a:prstGeom prst="rect">
                      <a:avLst/>
                    </a:prstGeom>
                  </pic:spPr>
                </pic:pic>
              </a:graphicData>
            </a:graphic>
            <wp14:sizeRelH relativeFrom="page">
              <wp14:pctWidth>0</wp14:pctWidth>
            </wp14:sizeRelH>
            <wp14:sizeRelV relativeFrom="page">
              <wp14:pctHeight>0</wp14:pctHeight>
            </wp14:sizeRelV>
          </wp:anchor>
        </w:drawing>
      </w:r>
    </w:p>
    <w:p w:rsidR="00634835" w:rsidRDefault="00634835" w:rsidP="00D93963">
      <w:pPr>
        <w:spacing w:line="360" w:lineRule="exact"/>
        <w:rPr>
          <w:rFonts w:ascii="微软雅黑" w:eastAsia="微软雅黑" w:hAnsi="微软雅黑"/>
          <w:sz w:val="20"/>
          <w:szCs w:val="20"/>
        </w:rPr>
      </w:pPr>
    </w:p>
    <w:p w:rsidR="00634835" w:rsidRDefault="00634835" w:rsidP="00D93963">
      <w:pPr>
        <w:spacing w:line="360" w:lineRule="exact"/>
        <w:rPr>
          <w:rFonts w:ascii="微软雅黑" w:eastAsia="微软雅黑" w:hAnsi="微软雅黑"/>
          <w:sz w:val="20"/>
          <w:szCs w:val="20"/>
        </w:rPr>
      </w:pPr>
    </w:p>
    <w:p w:rsidR="00634835" w:rsidRDefault="00634835" w:rsidP="00D93963">
      <w:pPr>
        <w:spacing w:line="360" w:lineRule="exact"/>
        <w:rPr>
          <w:rFonts w:ascii="微软雅黑" w:eastAsia="微软雅黑" w:hAnsi="微软雅黑"/>
          <w:sz w:val="20"/>
          <w:szCs w:val="20"/>
        </w:rPr>
      </w:pPr>
    </w:p>
    <w:p w:rsidR="00F30534" w:rsidRDefault="00F30534" w:rsidP="00D93963">
      <w:pPr>
        <w:spacing w:line="360" w:lineRule="exact"/>
        <w:rPr>
          <w:rFonts w:ascii="微软雅黑" w:eastAsia="微软雅黑" w:hAnsi="微软雅黑"/>
          <w:sz w:val="20"/>
          <w:szCs w:val="20"/>
        </w:rPr>
      </w:pPr>
    </w:p>
    <w:p w:rsidR="00F30534" w:rsidRDefault="00F30534" w:rsidP="00D93963">
      <w:pPr>
        <w:spacing w:line="360" w:lineRule="exact"/>
        <w:rPr>
          <w:rFonts w:ascii="微软雅黑" w:eastAsia="微软雅黑" w:hAnsi="微软雅黑"/>
          <w:sz w:val="20"/>
          <w:szCs w:val="20"/>
        </w:rPr>
      </w:pPr>
    </w:p>
    <w:p w:rsidR="00F30534" w:rsidRDefault="00F30534" w:rsidP="00D93963">
      <w:pPr>
        <w:spacing w:line="360" w:lineRule="exact"/>
        <w:rPr>
          <w:rFonts w:ascii="微软雅黑" w:eastAsia="微软雅黑" w:hAnsi="微软雅黑"/>
          <w:sz w:val="20"/>
          <w:szCs w:val="20"/>
        </w:rPr>
      </w:pPr>
    </w:p>
    <w:p w:rsidR="00F30534" w:rsidRDefault="00F30534" w:rsidP="00D93963">
      <w:pPr>
        <w:spacing w:line="360" w:lineRule="exact"/>
        <w:rPr>
          <w:rFonts w:ascii="微软雅黑" w:eastAsia="微软雅黑" w:hAnsi="微软雅黑"/>
          <w:sz w:val="20"/>
          <w:szCs w:val="20"/>
        </w:rPr>
      </w:pPr>
    </w:p>
    <w:p w:rsidR="00F30534" w:rsidRDefault="00F30534" w:rsidP="00D93963">
      <w:pPr>
        <w:spacing w:line="360" w:lineRule="exact"/>
        <w:rPr>
          <w:rFonts w:ascii="微软雅黑" w:eastAsia="微软雅黑" w:hAnsi="微软雅黑"/>
          <w:sz w:val="20"/>
          <w:szCs w:val="20"/>
        </w:rPr>
      </w:pPr>
    </w:p>
    <w:p w:rsidR="00F30534" w:rsidRDefault="00F30534" w:rsidP="00D93963">
      <w:pPr>
        <w:spacing w:line="360" w:lineRule="exact"/>
        <w:rPr>
          <w:rFonts w:ascii="微软雅黑" w:eastAsia="微软雅黑" w:hAnsi="微软雅黑"/>
          <w:sz w:val="20"/>
          <w:szCs w:val="20"/>
        </w:rPr>
      </w:pPr>
    </w:p>
    <w:p w:rsidR="00F30534" w:rsidRDefault="00F30534" w:rsidP="00D93963">
      <w:pPr>
        <w:spacing w:line="360" w:lineRule="exact"/>
        <w:rPr>
          <w:rFonts w:ascii="微软雅黑" w:eastAsia="微软雅黑" w:hAnsi="微软雅黑"/>
          <w:sz w:val="20"/>
          <w:szCs w:val="20"/>
        </w:rPr>
      </w:pPr>
    </w:p>
    <w:p w:rsidR="008A5725" w:rsidRPr="008A5725" w:rsidRDefault="005A41D9" w:rsidP="008A5725">
      <w:pPr>
        <w:spacing w:line="360" w:lineRule="exact"/>
        <w:rPr>
          <w:rFonts w:ascii="微软雅黑" w:eastAsia="微软雅黑" w:hAnsi="微软雅黑"/>
          <w:b/>
          <w:color w:val="000000" w:themeColor="text1"/>
          <w:sz w:val="20"/>
          <w:szCs w:val="20"/>
        </w:rPr>
      </w:pPr>
      <w:bookmarkStart w:id="229" w:name="_Hlk520378692"/>
      <w:r>
        <w:rPr>
          <w:rFonts w:ascii="微软雅黑" w:eastAsia="微软雅黑" w:hAnsi="微软雅黑" w:hint="eastAsia"/>
          <w:b/>
          <w:color w:val="000000" w:themeColor="text1"/>
          <w:sz w:val="20"/>
          <w:szCs w:val="20"/>
        </w:rPr>
        <w:t>0</w:t>
      </w:r>
      <w:r w:rsidR="00534618">
        <w:rPr>
          <w:rFonts w:ascii="微软雅黑" w:eastAsia="微软雅黑" w:hAnsi="微软雅黑"/>
          <w:b/>
          <w:color w:val="000000" w:themeColor="text1"/>
          <w:sz w:val="20"/>
          <w:szCs w:val="20"/>
        </w:rPr>
        <w:t>3</w:t>
      </w:r>
      <w:r>
        <w:rPr>
          <w:rFonts w:ascii="微软雅黑" w:eastAsia="微软雅黑" w:hAnsi="微软雅黑"/>
          <w:b/>
          <w:color w:val="000000" w:themeColor="text1"/>
          <w:sz w:val="20"/>
          <w:szCs w:val="20"/>
        </w:rPr>
        <w:t>U0</w:t>
      </w:r>
      <w:r w:rsidR="00534618">
        <w:rPr>
          <w:rFonts w:ascii="微软雅黑" w:eastAsia="微软雅黑" w:hAnsi="微软雅黑"/>
          <w:b/>
          <w:color w:val="000000" w:themeColor="text1"/>
          <w:sz w:val="20"/>
          <w:szCs w:val="20"/>
        </w:rPr>
        <w:t>3</w:t>
      </w:r>
      <w:r w:rsidR="008E1430">
        <w:rPr>
          <w:rFonts w:ascii="微软雅黑" w:eastAsia="微软雅黑" w:hAnsi="微软雅黑"/>
          <w:b/>
          <w:color w:val="000000" w:themeColor="text1"/>
          <w:sz w:val="20"/>
          <w:szCs w:val="20"/>
        </w:rPr>
        <w:t>a</w:t>
      </w:r>
      <w:r w:rsidR="0023170A">
        <w:rPr>
          <w:rFonts w:ascii="微软雅黑" w:eastAsia="微软雅黑" w:hAnsi="微软雅黑" w:hint="eastAsia"/>
          <w:b/>
          <w:color w:val="000000" w:themeColor="text1"/>
          <w:sz w:val="20"/>
          <w:szCs w:val="20"/>
        </w:rPr>
        <w:t>小测验：</w:t>
      </w:r>
      <w:r w:rsidR="00C23333">
        <w:rPr>
          <w:rFonts w:ascii="微软雅黑" w:eastAsia="微软雅黑" w:hAnsi="微软雅黑" w:hint="eastAsia"/>
          <w:b/>
          <w:color w:val="000000" w:themeColor="text1"/>
          <w:sz w:val="20"/>
          <w:szCs w:val="20"/>
        </w:rPr>
        <w:t>请为马勒汽车的人才保留做法进行归类</w:t>
      </w:r>
    </w:p>
    <w:bookmarkEnd w:id="229"/>
    <w:p w:rsidR="00AF2806" w:rsidRDefault="00C23333" w:rsidP="008A5725">
      <w:pPr>
        <w:spacing w:line="360" w:lineRule="exact"/>
        <w:rPr>
          <w:rFonts w:ascii="微软雅黑" w:eastAsia="微软雅黑" w:hAnsi="微软雅黑"/>
          <w:sz w:val="20"/>
          <w:szCs w:val="20"/>
        </w:rPr>
      </w:pPr>
      <w:r>
        <w:rPr>
          <w:rFonts w:ascii="微软雅黑" w:eastAsia="微软雅黑" w:hAnsi="微软雅黑" w:hint="eastAsia"/>
          <w:sz w:val="20"/>
          <w:szCs w:val="20"/>
        </w:rPr>
        <w:t>请根据人才保留模型，对马勒汽车人才保留</w:t>
      </w:r>
      <w:r w:rsidR="004009B2">
        <w:rPr>
          <w:rFonts w:ascii="微软雅黑" w:eastAsia="微软雅黑" w:hAnsi="微软雅黑" w:hint="eastAsia"/>
          <w:sz w:val="20"/>
          <w:szCs w:val="20"/>
        </w:rPr>
        <w:t>的</w:t>
      </w:r>
      <w:r w:rsidR="00647AD1">
        <w:rPr>
          <w:rFonts w:ascii="微软雅黑" w:eastAsia="微软雅黑" w:hAnsi="微软雅黑" w:hint="eastAsia"/>
          <w:sz w:val="20"/>
          <w:szCs w:val="20"/>
        </w:rPr>
        <w:t>具体</w:t>
      </w:r>
      <w:r>
        <w:rPr>
          <w:rFonts w:ascii="微软雅黑" w:eastAsia="微软雅黑" w:hAnsi="微软雅黑" w:hint="eastAsia"/>
          <w:sz w:val="20"/>
          <w:szCs w:val="20"/>
        </w:rPr>
        <w:t>做法进行归类。（</w:t>
      </w:r>
      <w:r w:rsidR="00945F7C">
        <w:rPr>
          <w:rFonts w:ascii="微软雅黑" w:eastAsia="微软雅黑" w:hAnsi="微软雅黑" w:hint="eastAsia"/>
          <w:sz w:val="20"/>
          <w:szCs w:val="20"/>
        </w:rPr>
        <w:t>连线</w:t>
      </w:r>
      <w:r>
        <w:rPr>
          <w:rFonts w:ascii="微软雅黑" w:eastAsia="微软雅黑" w:hAnsi="微软雅黑" w:hint="eastAsia"/>
          <w:sz w:val="20"/>
          <w:szCs w:val="20"/>
        </w:rPr>
        <w:t>题）</w:t>
      </w:r>
    </w:p>
    <w:p w:rsidR="00B5749C" w:rsidRDefault="00A7460E" w:rsidP="008A5725">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04320" behindDoc="0" locked="0" layoutInCell="1" allowOverlap="1">
                <wp:simplePos x="0" y="0"/>
                <wp:positionH relativeFrom="column">
                  <wp:posOffset>3752850</wp:posOffset>
                </wp:positionH>
                <wp:positionV relativeFrom="paragraph">
                  <wp:posOffset>209550</wp:posOffset>
                </wp:positionV>
                <wp:extent cx="1600200" cy="504825"/>
                <wp:effectExtent l="0" t="0" r="19050" b="28575"/>
                <wp:wrapNone/>
                <wp:docPr id="10" name="文本框 10"/>
                <wp:cNvGraphicFramePr/>
                <a:graphic xmlns:a="http://schemas.openxmlformats.org/drawingml/2006/main">
                  <a:graphicData uri="http://schemas.microsoft.com/office/word/2010/wordprocessingShape">
                    <wps:wsp>
                      <wps:cNvSpPr txBox="1"/>
                      <wps:spPr>
                        <a:xfrm>
                          <a:off x="0" y="0"/>
                          <a:ext cx="1600200" cy="504825"/>
                        </a:xfrm>
                        <a:prstGeom prst="rect">
                          <a:avLst/>
                        </a:prstGeom>
                        <a:solidFill>
                          <a:schemeClr val="lt1"/>
                        </a:solidFill>
                        <a:ln w="6350">
                          <a:solidFill>
                            <a:schemeClr val="accent1"/>
                          </a:solidFill>
                        </a:ln>
                      </wps:spPr>
                      <wps:txbx>
                        <w:txbxContent>
                          <w:p w:rsidR="00E069B4" w:rsidRPr="00723E10" w:rsidRDefault="00E069B4">
                            <w:pPr>
                              <w:rPr>
                                <w:sz w:val="18"/>
                                <w:szCs w:val="18"/>
                              </w:rPr>
                            </w:pPr>
                            <w:r w:rsidRPr="00A7460E">
                              <w:rPr>
                                <w:rFonts w:ascii="微软雅黑" w:eastAsia="微软雅黑" w:hAnsi="微软雅黑" w:hint="eastAsia"/>
                                <w:sz w:val="18"/>
                                <w:szCs w:val="18"/>
                              </w:rPr>
                              <w:t>为新入职的员工配备导师，帮助他们迅速掌握岗位技能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0" o:spid="_x0000_s1026" type="#_x0000_t202" style="position:absolute;left:0;text-align:left;margin-left:295.5pt;margin-top:16.5pt;width:126pt;height:39.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" fillcolor="white [3201]" strokecolor="#5b9bd5 [3204]" strokeweight=".5pt">
                <v:textbox>
                  <w:txbxContent>
                    <w:p w:rsidR="00E069B4" w:rsidRPr="00723E10" w:rsidRDefault="00E069B4">
                      <w:pPr>
                        <w:rPr>
                          <w:sz w:val="18"/>
                          <w:szCs w:val="18"/>
                        </w:rPr>
                      </w:pPr>
                      <w:r w:rsidRPr="00A7460E">
                        <w:rPr>
                          <w:rFonts w:ascii="微软雅黑" w:eastAsia="微软雅黑" w:hAnsi="微软雅黑" w:hint="eastAsia"/>
                          <w:sz w:val="18"/>
                          <w:szCs w:val="18"/>
                        </w:rPr>
                        <w:t>为新入职的员工配备导师，帮助他们迅速掌握岗位技能</w:t>
                      </w:r>
                    </w:p>
                  </w:txbxContent>
                </v:textbox>
              </v:shape>
            </w:pict>
          </mc:Fallback>
        </mc:AlternateContent>
      </w:r>
    </w:p>
    <w:p w:rsidR="00C23333" w:rsidRDefault="00C23333" w:rsidP="008A5725">
      <w:pPr>
        <w:spacing w:line="360" w:lineRule="exact"/>
        <w:rPr>
          <w:rFonts w:ascii="微软雅黑" w:eastAsia="微软雅黑" w:hAnsi="微软雅黑"/>
          <w:sz w:val="20"/>
          <w:szCs w:val="20"/>
        </w:rPr>
      </w:pPr>
    </w:p>
    <w:p w:rsidR="00C23333" w:rsidRDefault="00F649C9" w:rsidP="008A5725">
      <w:pPr>
        <w:spacing w:line="360" w:lineRule="exact"/>
        <w:rPr>
          <w:rFonts w:ascii="微软雅黑" w:eastAsia="微软雅黑" w:hAnsi="微软雅黑"/>
          <w:sz w:val="20"/>
          <w:szCs w:val="20"/>
        </w:rPr>
      </w:pPr>
      <w:r>
        <w:rPr>
          <w:noProof/>
        </w:rPr>
        <mc:AlternateContent>
          <mc:Choice Requires="wps">
            <w:drawing>
              <wp:anchor distT="0" distB="0" distL="114300" distR="114300" simplePos="0" relativeHeight="251726848" behindDoc="0" locked="0" layoutInCell="1" allowOverlap="1">
                <wp:simplePos x="0" y="0"/>
                <wp:positionH relativeFrom="column">
                  <wp:posOffset>2419350</wp:posOffset>
                </wp:positionH>
                <wp:positionV relativeFrom="paragraph">
                  <wp:posOffset>19050</wp:posOffset>
                </wp:positionV>
                <wp:extent cx="1314450" cy="1990725"/>
                <wp:effectExtent l="0" t="0" r="19050" b="28575"/>
                <wp:wrapNone/>
                <wp:docPr id="26" name="直接连接符 26"/>
                <wp:cNvGraphicFramePr/>
                <a:graphic xmlns:a="http://schemas.openxmlformats.org/drawingml/2006/main">
                  <a:graphicData uri="http://schemas.microsoft.com/office/word/2010/wordprocessingShape">
                    <wps:wsp>
                      <wps:cNvCnPr/>
                      <wps:spPr>
                        <a:xfrm flipH="1">
                          <a:off x="0" y="0"/>
                          <a:ext cx="1314450" cy="1990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58837" id="直接连接符 26" o:spid="_x0000_s1026" style="position:absolute;left:0;text-align:lef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5pt" to="294pt,1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" strokecolor="#5b9bd5 [3204]" strokeweight=".5pt">
                <v:stroke joinstyle="miter"/>
              </v:line>
            </w:pict>
          </mc:Fallback>
        </mc:AlternateContent>
      </w:r>
      <w:r>
        <w:rPr>
          <w:noProof/>
        </w:rPr>
        <w:drawing>
          <wp:anchor distT="0" distB="0" distL="114300" distR="114300" simplePos="0" relativeHeight="251725824" behindDoc="0" locked="0" layoutInCell="1" allowOverlap="1" wp14:anchorId="2B3C9DC1">
            <wp:simplePos x="0" y="0"/>
            <wp:positionH relativeFrom="column">
              <wp:posOffset>-495300</wp:posOffset>
            </wp:positionH>
            <wp:positionV relativeFrom="paragraph">
              <wp:posOffset>238125</wp:posOffset>
            </wp:positionV>
            <wp:extent cx="2918033" cy="460057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18033" cy="4600575"/>
                    </a:xfrm>
                    <a:prstGeom prst="rect">
                      <a:avLst/>
                    </a:prstGeom>
                  </pic:spPr>
                </pic:pic>
              </a:graphicData>
            </a:graphic>
            <wp14:sizeRelH relativeFrom="page">
              <wp14:pctWidth>0</wp14:pctWidth>
            </wp14:sizeRelH>
            <wp14:sizeRelV relativeFrom="page">
              <wp14:pctHeight>0</wp14:pctHeight>
            </wp14:sizeRelV>
          </wp:anchor>
        </w:drawing>
      </w:r>
    </w:p>
    <w:p w:rsidR="00C23333" w:rsidRDefault="007F4D10" w:rsidP="008A5725">
      <w:pPr>
        <w:spacing w:line="360" w:lineRule="exact"/>
        <w:rPr>
          <w:rFonts w:ascii="微软雅黑" w:eastAsia="微软雅黑" w:hAnsi="微软雅黑"/>
          <w:sz w:val="20"/>
          <w:szCs w:val="20"/>
        </w:rPr>
      </w:pPr>
      <w:r>
        <w:rPr>
          <w:noProof/>
        </w:rPr>
        <mc:AlternateContent>
          <mc:Choice Requires="wps">
            <w:drawing>
              <wp:anchor distT="0" distB="0" distL="114300" distR="114300" simplePos="0" relativeHeight="251706368" behindDoc="0" locked="0" layoutInCell="1" allowOverlap="1" wp14:anchorId="1EF85D2B" wp14:editId="391AF0F2">
                <wp:simplePos x="0" y="0"/>
                <wp:positionH relativeFrom="margin">
                  <wp:posOffset>3769360</wp:posOffset>
                </wp:positionH>
                <wp:positionV relativeFrom="paragraph">
                  <wp:posOffset>161925</wp:posOffset>
                </wp:positionV>
                <wp:extent cx="1504950" cy="752475"/>
                <wp:effectExtent l="0" t="0" r="19050" b="28575"/>
                <wp:wrapSquare wrapText="bothSides"/>
                <wp:docPr id="13" name="文本框 13"/>
                <wp:cNvGraphicFramePr/>
                <a:graphic xmlns:a="http://schemas.openxmlformats.org/drawingml/2006/main">
                  <a:graphicData uri="http://schemas.microsoft.com/office/word/2010/wordprocessingShape">
                    <wps:wsp>
                      <wps:cNvSpPr txBox="1"/>
                      <wps:spPr>
                        <a:xfrm>
                          <a:off x="0" y="0"/>
                          <a:ext cx="1504950" cy="752475"/>
                        </a:xfrm>
                        <a:prstGeom prst="rect">
                          <a:avLst/>
                        </a:prstGeom>
                        <a:noFill/>
                        <a:ln w="6350">
                          <a:solidFill>
                            <a:schemeClr val="accent1"/>
                          </a:solidFill>
                        </a:ln>
                      </wps:spPr>
                      <wps:txbx>
                        <w:txbxContent>
                          <w:p w:rsidR="00E069B4" w:rsidRPr="007464A5" w:rsidRDefault="00E069B4" w:rsidP="00E069B4">
                            <w:pPr>
                              <w:spacing w:line="360" w:lineRule="exact"/>
                              <w:rPr>
                                <w:rFonts w:ascii="微软雅黑" w:eastAsia="微软雅黑" w:hAnsi="微软雅黑"/>
                                <w:sz w:val="18"/>
                                <w:szCs w:val="18"/>
                              </w:rPr>
                            </w:pPr>
                            <w:r>
                              <w:rPr>
                                <w:rFonts w:ascii="微软雅黑" w:eastAsia="微软雅黑" w:hAnsi="微软雅黑" w:hint="eastAsia"/>
                                <w:sz w:val="18"/>
                                <w:szCs w:val="18"/>
                              </w:rPr>
                              <w:t>规范、公平的绩效评估体系，以目标与激励为导向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85D2B" id="文本框 13" o:spid="_x0000_s1027" type="#_x0000_t202" style="position:absolute;left:0;text-align:left;margin-left:296.8pt;margin-top:12.75pt;width:118.5pt;height:59.2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" filled="f" strokecolor="#5b9bd5 [3204]" strokeweight=".5pt">
                <v:textbox>
                  <w:txbxContent>
                    <w:p w:rsidR="00E069B4" w:rsidRPr="007464A5" w:rsidRDefault="00E069B4" w:rsidP="00E069B4">
                      <w:pPr>
                        <w:spacing w:line="360" w:lineRule="exact"/>
                        <w:rPr>
                          <w:rFonts w:ascii="微软雅黑" w:eastAsia="微软雅黑" w:hAnsi="微软雅黑"/>
                          <w:sz w:val="18"/>
                          <w:szCs w:val="18"/>
                        </w:rPr>
                      </w:pPr>
                      <w:r>
                        <w:rPr>
                          <w:rFonts w:ascii="微软雅黑" w:eastAsia="微软雅黑" w:hAnsi="微软雅黑" w:hint="eastAsia"/>
                          <w:sz w:val="18"/>
                          <w:szCs w:val="18"/>
                        </w:rPr>
                        <w:t>规范、公平的绩效评估体系，以目标与激励为导向</w:t>
                      </w:r>
                    </w:p>
                  </w:txbxContent>
                </v:textbox>
                <w10:wrap type="square" anchorx="margin"/>
              </v:shape>
            </w:pict>
          </mc:Fallback>
        </mc:AlternateContent>
      </w:r>
    </w:p>
    <w:p w:rsidR="00C23333" w:rsidRDefault="00C23333" w:rsidP="008A5725">
      <w:pPr>
        <w:spacing w:line="360" w:lineRule="exact"/>
        <w:rPr>
          <w:rFonts w:ascii="微软雅黑" w:eastAsia="微软雅黑" w:hAnsi="微软雅黑"/>
          <w:sz w:val="20"/>
          <w:szCs w:val="20"/>
        </w:rPr>
      </w:pPr>
    </w:p>
    <w:p w:rsidR="00C23333" w:rsidRDefault="00F649C9" w:rsidP="008A5725">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27872" behindDoc="0" locked="0" layoutInCell="1" allowOverlap="1">
                <wp:simplePos x="0" y="0"/>
                <wp:positionH relativeFrom="column">
                  <wp:posOffset>2419350</wp:posOffset>
                </wp:positionH>
                <wp:positionV relativeFrom="paragraph">
                  <wp:posOffset>161925</wp:posOffset>
                </wp:positionV>
                <wp:extent cx="1333500" cy="2362200"/>
                <wp:effectExtent l="0" t="0" r="19050" b="19050"/>
                <wp:wrapNone/>
                <wp:docPr id="27" name="直接连接符 27"/>
                <wp:cNvGraphicFramePr/>
                <a:graphic xmlns:a="http://schemas.openxmlformats.org/drawingml/2006/main">
                  <a:graphicData uri="http://schemas.microsoft.com/office/word/2010/wordprocessingShape">
                    <wps:wsp>
                      <wps:cNvCnPr/>
                      <wps:spPr>
                        <a:xfrm flipH="1">
                          <a:off x="0" y="0"/>
                          <a:ext cx="1333500" cy="2362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D878B4" id="直接连接符 27" o:spid="_x0000_s1026" style="position:absolute;left:0;text-align:left;flip:x;z-index:251727872;visibility:visible;mso-wrap-style:square;mso-wrap-distance-left:9pt;mso-wrap-distance-top:0;mso-wrap-distance-right:9pt;mso-wrap-distance-bottom:0;mso-position-horizontal:absolute;mso-position-horizontal-relative:text;mso-position-vertical:absolute;mso-position-vertical-relative:text" from="190.5pt,12.75pt" to="295.5pt,19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" strokecolor="#5b9bd5 [3204]" strokeweight=".5pt">
                <v:stroke joinstyle="miter"/>
              </v:line>
            </w:pict>
          </mc:Fallback>
        </mc:AlternateContent>
      </w:r>
    </w:p>
    <w:p w:rsidR="00945F7C" w:rsidRDefault="00F649C9" w:rsidP="008A5725">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28896" behindDoc="0" locked="0" layoutInCell="1" allowOverlap="1">
                <wp:simplePos x="0" y="0"/>
                <wp:positionH relativeFrom="column">
                  <wp:posOffset>2409825</wp:posOffset>
                </wp:positionH>
                <wp:positionV relativeFrom="paragraph">
                  <wp:posOffset>133350</wp:posOffset>
                </wp:positionV>
                <wp:extent cx="1362075" cy="390525"/>
                <wp:effectExtent l="0" t="0" r="28575" b="28575"/>
                <wp:wrapNone/>
                <wp:docPr id="28" name="直接连接符 28"/>
                <wp:cNvGraphicFramePr/>
                <a:graphic xmlns:a="http://schemas.openxmlformats.org/drawingml/2006/main">
                  <a:graphicData uri="http://schemas.microsoft.com/office/word/2010/wordprocessingShape">
                    <wps:wsp>
                      <wps:cNvCnPr/>
                      <wps:spPr>
                        <a:xfrm flipH="1" flipV="1">
                          <a:off x="0" y="0"/>
                          <a:ext cx="1362075" cy="390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E6DD74" id="直接连接符 28" o:spid="_x0000_s1026" style="position:absolute;left:0;text-align:left;flip:x y;z-index:251728896;visibility:visible;mso-wrap-style:square;mso-wrap-distance-left:9pt;mso-wrap-distance-top:0;mso-wrap-distance-right:9pt;mso-wrap-distance-bottom:0;mso-position-horizontal:absolute;mso-position-horizontal-relative:text;mso-position-vertical:absolute;mso-position-vertical-relative:text" from="189.75pt,10.5pt" to="297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" strokecolor="#5b9bd5 [3204]" strokeweight=".5pt">
                <v:stroke joinstyle="miter"/>
              </v:line>
            </w:pict>
          </mc:Fallback>
        </mc:AlternateContent>
      </w:r>
    </w:p>
    <w:p w:rsidR="00945F7C" w:rsidRDefault="007F4D10" w:rsidP="008A5725">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07392" behindDoc="0" locked="0" layoutInCell="1" allowOverlap="1">
                <wp:simplePos x="0" y="0"/>
                <wp:positionH relativeFrom="margin">
                  <wp:posOffset>3771900</wp:posOffset>
                </wp:positionH>
                <wp:positionV relativeFrom="paragraph">
                  <wp:posOffset>104775</wp:posOffset>
                </wp:positionV>
                <wp:extent cx="1571625" cy="333375"/>
                <wp:effectExtent l="0" t="0" r="28575" b="28575"/>
                <wp:wrapNone/>
                <wp:docPr id="14" name="文本框 14"/>
                <wp:cNvGraphicFramePr/>
                <a:graphic xmlns:a="http://schemas.openxmlformats.org/drawingml/2006/main">
                  <a:graphicData uri="http://schemas.microsoft.com/office/word/2010/wordprocessingShape">
                    <wps:wsp>
                      <wps:cNvSpPr txBox="1"/>
                      <wps:spPr>
                        <a:xfrm>
                          <a:off x="0" y="0"/>
                          <a:ext cx="1571625" cy="333375"/>
                        </a:xfrm>
                        <a:prstGeom prst="rect">
                          <a:avLst/>
                        </a:prstGeom>
                        <a:solidFill>
                          <a:schemeClr val="lt1"/>
                        </a:solidFill>
                        <a:ln w="6350">
                          <a:solidFill>
                            <a:schemeClr val="accent1"/>
                          </a:solidFill>
                        </a:ln>
                      </wps:spPr>
                      <wps:txbx>
                        <w:txbxContent>
                          <w:p w:rsidR="00E069B4" w:rsidRPr="000E448C" w:rsidRDefault="00E069B4">
                            <w:pPr>
                              <w:rPr>
                                <w:sz w:val="18"/>
                                <w:szCs w:val="18"/>
                              </w:rPr>
                            </w:pPr>
                            <w:r>
                              <w:rPr>
                                <w:rFonts w:ascii="微软雅黑" w:eastAsia="微软雅黑" w:hAnsi="微软雅黑" w:hint="eastAsia"/>
                                <w:sz w:val="18"/>
                                <w:szCs w:val="18"/>
                              </w:rPr>
                              <w:t>帮助</w:t>
                            </w:r>
                            <w:r w:rsidRPr="000E448C">
                              <w:rPr>
                                <w:rFonts w:ascii="微软雅黑" w:eastAsia="微软雅黑" w:hAnsi="微软雅黑" w:hint="eastAsia"/>
                                <w:sz w:val="18"/>
                                <w:szCs w:val="18"/>
                              </w:rPr>
                              <w:t>员工</w:t>
                            </w:r>
                            <w:r>
                              <w:rPr>
                                <w:rFonts w:ascii="微软雅黑" w:eastAsia="微软雅黑" w:hAnsi="微软雅黑" w:hint="eastAsia"/>
                                <w:sz w:val="18"/>
                                <w:szCs w:val="18"/>
                              </w:rPr>
                              <w:t>规划</w:t>
                            </w:r>
                            <w:r w:rsidRPr="000E448C">
                              <w:rPr>
                                <w:rFonts w:ascii="微软雅黑" w:eastAsia="微软雅黑" w:hAnsi="微软雅黑" w:hint="eastAsia"/>
                                <w:sz w:val="18"/>
                                <w:szCs w:val="18"/>
                              </w:rPr>
                              <w:t>职业发展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14" o:spid="_x0000_s1028" type="#_x0000_t202" style="position:absolute;left:0;text-align:left;margin-left:297pt;margin-top:8.25pt;width:123.75pt;height:26.2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" fillcolor="white [3201]" strokecolor="#5b9bd5 [3204]" strokeweight=".5pt">
                <v:textbox>
                  <w:txbxContent>
                    <w:p w:rsidR="00E069B4" w:rsidRPr="000E448C" w:rsidRDefault="00E069B4">
                      <w:pPr>
                        <w:rPr>
                          <w:sz w:val="18"/>
                          <w:szCs w:val="18"/>
                        </w:rPr>
                      </w:pPr>
                      <w:r>
                        <w:rPr>
                          <w:rFonts w:ascii="微软雅黑" w:eastAsia="微软雅黑" w:hAnsi="微软雅黑" w:hint="eastAsia"/>
                          <w:sz w:val="18"/>
                          <w:szCs w:val="18"/>
                        </w:rPr>
                        <w:t>帮助</w:t>
                      </w:r>
                      <w:r w:rsidRPr="000E448C">
                        <w:rPr>
                          <w:rFonts w:ascii="微软雅黑" w:eastAsia="微软雅黑" w:hAnsi="微软雅黑" w:hint="eastAsia"/>
                          <w:sz w:val="18"/>
                          <w:szCs w:val="18"/>
                        </w:rPr>
                        <w:t>员工</w:t>
                      </w:r>
                      <w:r>
                        <w:rPr>
                          <w:rFonts w:ascii="微软雅黑" w:eastAsia="微软雅黑" w:hAnsi="微软雅黑" w:hint="eastAsia"/>
                          <w:sz w:val="18"/>
                          <w:szCs w:val="18"/>
                        </w:rPr>
                        <w:t>规划</w:t>
                      </w:r>
                      <w:r w:rsidRPr="000E448C">
                        <w:rPr>
                          <w:rFonts w:ascii="微软雅黑" w:eastAsia="微软雅黑" w:hAnsi="微软雅黑" w:hint="eastAsia"/>
                          <w:sz w:val="18"/>
                          <w:szCs w:val="18"/>
                        </w:rPr>
                        <w:t>职业发展</w:t>
                      </w:r>
                    </w:p>
                  </w:txbxContent>
                </v:textbox>
                <w10:wrap anchorx="margin"/>
              </v:shape>
            </w:pict>
          </mc:Fallback>
        </mc:AlternateContent>
      </w:r>
    </w:p>
    <w:p w:rsidR="00945F7C" w:rsidRDefault="00945F7C" w:rsidP="008A5725">
      <w:pPr>
        <w:spacing w:line="360" w:lineRule="exact"/>
        <w:rPr>
          <w:rFonts w:ascii="微软雅黑" w:eastAsia="微软雅黑" w:hAnsi="微软雅黑"/>
          <w:sz w:val="20"/>
          <w:szCs w:val="20"/>
        </w:rPr>
      </w:pPr>
    </w:p>
    <w:p w:rsidR="00945F7C" w:rsidRDefault="007F4D10" w:rsidP="008A5725">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08416" behindDoc="0" locked="0" layoutInCell="1" allowOverlap="1">
                <wp:simplePos x="0" y="0"/>
                <wp:positionH relativeFrom="margin">
                  <wp:posOffset>3781425</wp:posOffset>
                </wp:positionH>
                <wp:positionV relativeFrom="paragraph">
                  <wp:posOffset>46990</wp:posOffset>
                </wp:positionV>
                <wp:extent cx="1619250" cy="752475"/>
                <wp:effectExtent l="0" t="0" r="19050" b="28575"/>
                <wp:wrapNone/>
                <wp:docPr id="15" name="文本框 15"/>
                <wp:cNvGraphicFramePr/>
                <a:graphic xmlns:a="http://schemas.openxmlformats.org/drawingml/2006/main">
                  <a:graphicData uri="http://schemas.microsoft.com/office/word/2010/wordprocessingShape">
                    <wps:wsp>
                      <wps:cNvSpPr txBox="1"/>
                      <wps:spPr>
                        <a:xfrm>
                          <a:off x="0" y="0"/>
                          <a:ext cx="1619250" cy="752475"/>
                        </a:xfrm>
                        <a:prstGeom prst="rect">
                          <a:avLst/>
                        </a:prstGeom>
                        <a:solidFill>
                          <a:schemeClr val="lt1"/>
                        </a:solidFill>
                        <a:ln w="6350">
                          <a:solidFill>
                            <a:schemeClr val="accent1"/>
                          </a:solidFill>
                        </a:ln>
                      </wps:spPr>
                      <wps:txbx>
                        <w:txbxContent>
                          <w:p w:rsidR="00E069B4" w:rsidRPr="00A7460E" w:rsidRDefault="00E069B4" w:rsidP="00A7460E">
                            <w:pPr>
                              <w:spacing w:line="360" w:lineRule="exact"/>
                              <w:rPr>
                                <w:rFonts w:ascii="微软雅黑" w:eastAsia="微软雅黑" w:hAnsi="微软雅黑"/>
                                <w:sz w:val="18"/>
                                <w:szCs w:val="18"/>
                              </w:rPr>
                            </w:pPr>
                            <w:r w:rsidRPr="00A7460E">
                              <w:rPr>
                                <w:rFonts w:ascii="微软雅黑" w:eastAsia="微软雅黑" w:hAnsi="微软雅黑" w:hint="eastAsia"/>
                                <w:sz w:val="18"/>
                                <w:szCs w:val="18"/>
                              </w:rPr>
                              <w:t>针对部门的高潜人才，每年会组织相应的培训项目，全面提升他们的管理水平和技能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15" o:spid="_x0000_s1029" type="#_x0000_t202" style="position:absolute;left:0;text-align:left;margin-left:297.75pt;margin-top:3.7pt;width:127.5pt;height:59.2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" fillcolor="white [3201]" strokecolor="#5b9bd5 [3204]" strokeweight=".5pt">
                <v:textbox>
                  <w:txbxContent>
                    <w:p w:rsidR="00E069B4" w:rsidRPr="00A7460E" w:rsidRDefault="00E069B4" w:rsidP="00A7460E">
                      <w:pPr>
                        <w:spacing w:line="360" w:lineRule="exact"/>
                        <w:rPr>
                          <w:rFonts w:ascii="微软雅黑" w:eastAsia="微软雅黑" w:hAnsi="微软雅黑"/>
                          <w:sz w:val="18"/>
                          <w:szCs w:val="18"/>
                        </w:rPr>
                      </w:pPr>
                      <w:r w:rsidRPr="00A7460E">
                        <w:rPr>
                          <w:rFonts w:ascii="微软雅黑" w:eastAsia="微软雅黑" w:hAnsi="微软雅黑" w:hint="eastAsia"/>
                          <w:sz w:val="18"/>
                          <w:szCs w:val="18"/>
                        </w:rPr>
                        <w:t>针对部门的高潜人才，每年会组织相应的培训项目，全面提升他们的管理水平和技能</w:t>
                      </w:r>
                    </w:p>
                  </w:txbxContent>
                </v:textbox>
                <w10:wrap anchorx="margin"/>
              </v:shape>
            </w:pict>
          </mc:Fallback>
        </mc:AlternateContent>
      </w:r>
    </w:p>
    <w:p w:rsidR="005E112C" w:rsidRDefault="00F649C9" w:rsidP="008A5725">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30944" behindDoc="0" locked="0" layoutInCell="1" allowOverlap="1">
                <wp:simplePos x="0" y="0"/>
                <wp:positionH relativeFrom="column">
                  <wp:posOffset>2409825</wp:posOffset>
                </wp:positionH>
                <wp:positionV relativeFrom="paragraph">
                  <wp:posOffset>228600</wp:posOffset>
                </wp:positionV>
                <wp:extent cx="1381125" cy="857250"/>
                <wp:effectExtent l="0" t="0" r="28575" b="19050"/>
                <wp:wrapNone/>
                <wp:docPr id="30" name="直接连接符 30"/>
                <wp:cNvGraphicFramePr/>
                <a:graphic xmlns:a="http://schemas.openxmlformats.org/drawingml/2006/main">
                  <a:graphicData uri="http://schemas.microsoft.com/office/word/2010/wordprocessingShape">
                    <wps:wsp>
                      <wps:cNvCnPr/>
                      <wps:spPr>
                        <a:xfrm flipH="1" flipV="1">
                          <a:off x="0" y="0"/>
                          <a:ext cx="1381125" cy="857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9D3BB5" id="直接连接符 30" o:spid="_x0000_s1026" style="position:absolute;left:0;text-align:left;flip:x y;z-index:251730944;visibility:visible;mso-wrap-style:square;mso-wrap-distance-left:9pt;mso-wrap-distance-top:0;mso-wrap-distance-right:9pt;mso-wrap-distance-bottom:0;mso-position-horizontal:absolute;mso-position-horizontal-relative:text;mso-position-vertical:absolute;mso-position-vertical-relative:text" from="189.75pt,18pt" to="298.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" strokecolor="#5b9bd5 [3204]" strokeweight=".5pt">
                <v:stroke joinstyle="miter"/>
              </v:line>
            </w:pict>
          </mc:Fallback>
        </mc:AlternateContent>
      </w:r>
      <w:r>
        <w:rPr>
          <w:rFonts w:ascii="微软雅黑" w:eastAsia="微软雅黑" w:hAnsi="微软雅黑"/>
          <w:noProof/>
          <w:sz w:val="20"/>
          <w:szCs w:val="20"/>
        </w:rPr>
        <mc:AlternateContent>
          <mc:Choice Requires="wps">
            <w:drawing>
              <wp:anchor distT="0" distB="0" distL="114300" distR="114300" simplePos="0" relativeHeight="251729920" behindDoc="0" locked="0" layoutInCell="1" allowOverlap="1">
                <wp:simplePos x="0" y="0"/>
                <wp:positionH relativeFrom="column">
                  <wp:posOffset>2422525</wp:posOffset>
                </wp:positionH>
                <wp:positionV relativeFrom="paragraph">
                  <wp:posOffset>200025</wp:posOffset>
                </wp:positionV>
                <wp:extent cx="1349375" cy="19050"/>
                <wp:effectExtent l="0" t="0" r="22225" b="19050"/>
                <wp:wrapNone/>
                <wp:docPr id="29" name="直接连接符 29"/>
                <wp:cNvGraphicFramePr/>
                <a:graphic xmlns:a="http://schemas.openxmlformats.org/drawingml/2006/main">
                  <a:graphicData uri="http://schemas.microsoft.com/office/word/2010/wordprocessingShape">
                    <wps:wsp>
                      <wps:cNvCnPr/>
                      <wps:spPr>
                        <a:xfrm flipH="1" flipV="1">
                          <a:off x="0" y="0"/>
                          <a:ext cx="13493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8BDD75" id="直接连接符 29" o:spid="_x0000_s1026" style="position:absolute;left:0;text-align:left;flip:x y;z-index:251729920;visibility:visible;mso-wrap-style:square;mso-wrap-distance-left:9pt;mso-wrap-distance-top:0;mso-wrap-distance-right:9pt;mso-wrap-distance-bottom:0;mso-position-horizontal:absolute;mso-position-horizontal-relative:text;mso-position-vertical:absolute;mso-position-vertical-relative:text" from="190.75pt,15.75pt" to="297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" strokecolor="#5b9bd5 [3204]" strokeweight=".5pt">
                <v:stroke joinstyle="miter"/>
              </v:line>
            </w:pict>
          </mc:Fallback>
        </mc:AlternateContent>
      </w:r>
    </w:p>
    <w:p w:rsidR="00945F7C" w:rsidRDefault="00945F7C" w:rsidP="008A5725">
      <w:pPr>
        <w:spacing w:line="360" w:lineRule="exact"/>
        <w:rPr>
          <w:rFonts w:ascii="微软雅黑" w:eastAsia="微软雅黑" w:hAnsi="微软雅黑"/>
          <w:sz w:val="20"/>
          <w:szCs w:val="20"/>
        </w:rPr>
      </w:pPr>
    </w:p>
    <w:p w:rsidR="00945F7C" w:rsidRDefault="007F4D10" w:rsidP="008A5725">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09440" behindDoc="0" locked="0" layoutInCell="1" allowOverlap="1">
                <wp:simplePos x="0" y="0"/>
                <wp:positionH relativeFrom="column">
                  <wp:posOffset>3790315</wp:posOffset>
                </wp:positionH>
                <wp:positionV relativeFrom="paragraph">
                  <wp:posOffset>180975</wp:posOffset>
                </wp:positionV>
                <wp:extent cx="1571625" cy="866775"/>
                <wp:effectExtent l="0" t="0" r="28575" b="28575"/>
                <wp:wrapNone/>
                <wp:docPr id="16" name="文本框 16"/>
                <wp:cNvGraphicFramePr/>
                <a:graphic xmlns:a="http://schemas.openxmlformats.org/drawingml/2006/main">
                  <a:graphicData uri="http://schemas.microsoft.com/office/word/2010/wordprocessingShape">
                    <wps:wsp>
                      <wps:cNvSpPr txBox="1"/>
                      <wps:spPr>
                        <a:xfrm>
                          <a:off x="0" y="0"/>
                          <a:ext cx="1571625" cy="866775"/>
                        </a:xfrm>
                        <a:prstGeom prst="rect">
                          <a:avLst/>
                        </a:prstGeom>
                        <a:solidFill>
                          <a:schemeClr val="lt1"/>
                        </a:solidFill>
                        <a:ln w="6350">
                          <a:solidFill>
                            <a:schemeClr val="accent1"/>
                          </a:solidFill>
                        </a:ln>
                      </wps:spPr>
                      <wps:txbx>
                        <w:txbxContent>
                          <w:p w:rsidR="00E069B4" w:rsidRPr="000E448C" w:rsidRDefault="00E069B4">
                            <w:pPr>
                              <w:rPr>
                                <w:sz w:val="18"/>
                                <w:szCs w:val="18"/>
                              </w:rPr>
                            </w:pPr>
                            <w:r w:rsidRPr="000E448C">
                              <w:rPr>
                                <w:rFonts w:ascii="微软雅黑" w:eastAsia="微软雅黑" w:hAnsi="微软雅黑" w:hint="eastAsia"/>
                                <w:sz w:val="18"/>
                                <w:szCs w:val="18"/>
                              </w:rPr>
                              <w:t>根据公司的员工胜任力模型来确定需要招聘的员工的核心能力和素质要求</w:t>
                            </w:r>
                            <w:r>
                              <w:rPr>
                                <w:rFonts w:ascii="微软雅黑" w:eastAsia="微软雅黑" w:hAnsi="微软雅黑" w:hint="eastAsia"/>
                                <w:sz w:val="18"/>
                                <w:szCs w:val="18"/>
                              </w:rPr>
                              <w:t>，</w:t>
                            </w:r>
                            <w:r w:rsidRPr="00DB36D5">
                              <w:rPr>
                                <w:rFonts w:ascii="微软雅黑" w:eastAsia="微软雅黑" w:hAnsi="微软雅黑" w:hint="eastAsia"/>
                                <w:sz w:val="18"/>
                                <w:szCs w:val="18"/>
                              </w:rPr>
                              <w:t>以此为标准来进行招聘和选拔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16" o:spid="_x0000_s1030" type="#_x0000_t202" style="position:absolute;left:0;text-align:left;margin-left:298.45pt;margin-top:14.25pt;width:123.75pt;height:68.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" fillcolor="white [3201]" strokecolor="#5b9bd5 [3204]" strokeweight=".5pt">
                <v:textbox>
                  <w:txbxContent>
                    <w:p w:rsidR="00E069B4" w:rsidRPr="000E448C" w:rsidRDefault="00E069B4">
                      <w:pPr>
                        <w:rPr>
                          <w:sz w:val="18"/>
                          <w:szCs w:val="18"/>
                        </w:rPr>
                      </w:pPr>
                      <w:r w:rsidRPr="000E448C">
                        <w:rPr>
                          <w:rFonts w:ascii="微软雅黑" w:eastAsia="微软雅黑" w:hAnsi="微软雅黑" w:hint="eastAsia"/>
                          <w:sz w:val="18"/>
                          <w:szCs w:val="18"/>
                        </w:rPr>
                        <w:t>根据公司的员工胜任力模型来确定需要招聘的员工的核心能力和素质要求</w:t>
                      </w:r>
                      <w:r>
                        <w:rPr>
                          <w:rFonts w:ascii="微软雅黑" w:eastAsia="微软雅黑" w:hAnsi="微软雅黑" w:hint="eastAsia"/>
                          <w:sz w:val="18"/>
                          <w:szCs w:val="18"/>
                        </w:rPr>
                        <w:t>，</w:t>
                      </w:r>
                      <w:r w:rsidRPr="00DB36D5">
                        <w:rPr>
                          <w:rFonts w:ascii="微软雅黑" w:eastAsia="微软雅黑" w:hAnsi="微软雅黑" w:hint="eastAsia"/>
                          <w:sz w:val="18"/>
                          <w:szCs w:val="18"/>
                        </w:rPr>
                        <w:t>以此为标准来进行招聘和选拔</w:t>
                      </w:r>
                    </w:p>
                  </w:txbxContent>
                </v:textbox>
              </v:shape>
            </w:pict>
          </mc:Fallback>
        </mc:AlternateContent>
      </w:r>
    </w:p>
    <w:p w:rsidR="00945F7C" w:rsidRDefault="00945F7C" w:rsidP="008A5725">
      <w:pPr>
        <w:spacing w:line="360" w:lineRule="exact"/>
        <w:rPr>
          <w:rFonts w:ascii="微软雅黑" w:eastAsia="微软雅黑" w:hAnsi="微软雅黑"/>
          <w:sz w:val="20"/>
          <w:szCs w:val="20"/>
        </w:rPr>
      </w:pPr>
    </w:p>
    <w:p w:rsidR="00945F7C" w:rsidRDefault="00945F7C" w:rsidP="008A5725">
      <w:pPr>
        <w:spacing w:line="360" w:lineRule="exact"/>
        <w:rPr>
          <w:rFonts w:ascii="微软雅黑" w:eastAsia="微软雅黑" w:hAnsi="微软雅黑"/>
          <w:sz w:val="20"/>
          <w:szCs w:val="20"/>
        </w:rPr>
      </w:pPr>
    </w:p>
    <w:p w:rsidR="00945F7C" w:rsidRDefault="00945F7C" w:rsidP="008A5725">
      <w:pPr>
        <w:spacing w:line="360" w:lineRule="exact"/>
        <w:rPr>
          <w:rFonts w:ascii="微软雅黑" w:eastAsia="微软雅黑" w:hAnsi="微软雅黑"/>
          <w:sz w:val="20"/>
          <w:szCs w:val="20"/>
        </w:rPr>
      </w:pPr>
    </w:p>
    <w:p w:rsidR="00945F7C" w:rsidRDefault="00F649C9" w:rsidP="008A5725">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32992" behindDoc="0" locked="0" layoutInCell="1" allowOverlap="1">
                <wp:simplePos x="0" y="0"/>
                <wp:positionH relativeFrom="column">
                  <wp:posOffset>2409825</wp:posOffset>
                </wp:positionH>
                <wp:positionV relativeFrom="paragraph">
                  <wp:posOffset>38100</wp:posOffset>
                </wp:positionV>
                <wp:extent cx="1400175" cy="1019175"/>
                <wp:effectExtent l="0" t="0" r="28575" b="28575"/>
                <wp:wrapNone/>
                <wp:docPr id="32" name="直接连接符 32"/>
                <wp:cNvGraphicFramePr/>
                <a:graphic xmlns:a="http://schemas.openxmlformats.org/drawingml/2006/main">
                  <a:graphicData uri="http://schemas.microsoft.com/office/word/2010/wordprocessingShape">
                    <wps:wsp>
                      <wps:cNvCnPr/>
                      <wps:spPr>
                        <a:xfrm flipH="1" flipV="1">
                          <a:off x="0" y="0"/>
                          <a:ext cx="1400175" cy="1019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AA39A1" id="直接连接符 32" o:spid="_x0000_s1026" style="position:absolute;left:0;text-align:left;flip:x y;z-index:251732992;visibility:visible;mso-wrap-style:square;mso-wrap-distance-left:9pt;mso-wrap-distance-top:0;mso-wrap-distance-right:9pt;mso-wrap-distance-bottom:0;mso-position-horizontal:absolute;mso-position-horizontal-relative:text;mso-position-vertical:absolute;mso-position-vertical-relative:text" from="189.75pt,3pt" to="300pt,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" strokecolor="#5b9bd5 [3204]" strokeweight=".5pt">
                <v:stroke joinstyle="miter"/>
              </v:line>
            </w:pict>
          </mc:Fallback>
        </mc:AlternateContent>
      </w:r>
    </w:p>
    <w:p w:rsidR="00945F7C" w:rsidRDefault="00F649C9" w:rsidP="008A5725">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31968" behindDoc="0" locked="0" layoutInCell="1" allowOverlap="1">
                <wp:simplePos x="0" y="0"/>
                <wp:positionH relativeFrom="column">
                  <wp:posOffset>2409825</wp:posOffset>
                </wp:positionH>
                <wp:positionV relativeFrom="paragraph">
                  <wp:posOffset>190500</wp:posOffset>
                </wp:positionV>
                <wp:extent cx="1390650" cy="790575"/>
                <wp:effectExtent l="0" t="0" r="19050" b="28575"/>
                <wp:wrapNone/>
                <wp:docPr id="31" name="直接连接符 31"/>
                <wp:cNvGraphicFramePr/>
                <a:graphic xmlns:a="http://schemas.openxmlformats.org/drawingml/2006/main">
                  <a:graphicData uri="http://schemas.microsoft.com/office/word/2010/wordprocessingShape">
                    <wps:wsp>
                      <wps:cNvCnPr/>
                      <wps:spPr>
                        <a:xfrm flipH="1">
                          <a:off x="0" y="0"/>
                          <a:ext cx="1390650" cy="790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B875F3" id="直接连接符 31" o:spid="_x0000_s1026" style="position:absolute;left:0;text-align:left;flip:x;z-index:251731968;visibility:visible;mso-wrap-style:square;mso-wrap-distance-left:9pt;mso-wrap-distance-top:0;mso-wrap-distance-right:9pt;mso-wrap-distance-bottom:0;mso-position-horizontal:absolute;mso-position-horizontal-relative:text;mso-position-vertical:absolute;mso-position-vertical-relative:text" from="189.75pt,15pt" to="299.25pt,7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" strokecolor="#5b9bd5 [3204]" strokeweight=".5pt">
                <v:stroke joinstyle="miter"/>
              </v:line>
            </w:pict>
          </mc:Fallback>
        </mc:AlternateContent>
      </w:r>
      <w:r w:rsidR="007F4D10" w:rsidRPr="007F4D10">
        <w:rPr>
          <w:rFonts w:ascii="微软雅黑" w:eastAsia="微软雅黑" w:hAnsi="微软雅黑"/>
          <w:noProof/>
          <w:sz w:val="20"/>
          <w:szCs w:val="20"/>
        </w:rPr>
        <mc:AlternateContent>
          <mc:Choice Requires="wps">
            <w:drawing>
              <wp:anchor distT="0" distB="0" distL="114300" distR="114300" simplePos="0" relativeHeight="251722752" behindDoc="0" locked="0" layoutInCell="1" allowOverlap="1" wp14:anchorId="7BD2DB4E" wp14:editId="63342FA7">
                <wp:simplePos x="0" y="0"/>
                <wp:positionH relativeFrom="column">
                  <wp:posOffset>3810000</wp:posOffset>
                </wp:positionH>
                <wp:positionV relativeFrom="paragraph">
                  <wp:posOffset>9526</wp:posOffset>
                </wp:positionV>
                <wp:extent cx="1619250" cy="342900"/>
                <wp:effectExtent l="0" t="0" r="19050" b="19050"/>
                <wp:wrapNone/>
                <wp:docPr id="6" name="文本框 6"/>
                <wp:cNvGraphicFramePr/>
                <a:graphic xmlns:a="http://schemas.openxmlformats.org/drawingml/2006/main">
                  <a:graphicData uri="http://schemas.microsoft.com/office/word/2010/wordprocessingShape">
                    <wps:wsp>
                      <wps:cNvSpPr txBox="1"/>
                      <wps:spPr>
                        <a:xfrm>
                          <a:off x="0" y="0"/>
                          <a:ext cx="1619250" cy="342900"/>
                        </a:xfrm>
                        <a:prstGeom prst="rect">
                          <a:avLst/>
                        </a:prstGeom>
                        <a:solidFill>
                          <a:sysClr val="window" lastClr="FFFFFF"/>
                        </a:solidFill>
                        <a:ln w="6350">
                          <a:solidFill>
                            <a:srgbClr val="5B9BD5"/>
                          </a:solidFill>
                        </a:ln>
                      </wps:spPr>
                      <wps:txbx>
                        <w:txbxContent>
                          <w:p w:rsidR="00E069B4" w:rsidRPr="00723E10" w:rsidRDefault="00E069B4" w:rsidP="007F4D10">
                            <w:pPr>
                              <w:rPr>
                                <w:sz w:val="18"/>
                                <w:szCs w:val="18"/>
                              </w:rPr>
                            </w:pPr>
                            <w:r>
                              <w:rPr>
                                <w:rFonts w:ascii="微软雅黑" w:eastAsia="微软雅黑" w:hAnsi="微软雅黑" w:hint="eastAsia"/>
                                <w:sz w:val="18"/>
                                <w:szCs w:val="18"/>
                              </w:rPr>
                              <w:t>为员工提供安全、舒适的宿舍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2DB4E" id="文本框 6" o:spid="_x0000_s1031" type="#_x0000_t202" style="position:absolute;left:0;text-align:left;margin-left:300pt;margin-top:.75pt;width:127.5pt;height:2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" fillcolor="window" strokecolor="#5b9bd5" strokeweight=".5pt">
                <v:textbox>
                  <w:txbxContent>
                    <w:p w:rsidR="00E069B4" w:rsidRPr="00723E10" w:rsidRDefault="00E069B4" w:rsidP="007F4D10">
                      <w:pPr>
                        <w:rPr>
                          <w:sz w:val="18"/>
                          <w:szCs w:val="18"/>
                        </w:rPr>
                      </w:pPr>
                      <w:r>
                        <w:rPr>
                          <w:rFonts w:ascii="微软雅黑" w:eastAsia="微软雅黑" w:hAnsi="微软雅黑" w:hint="eastAsia"/>
                          <w:sz w:val="18"/>
                          <w:szCs w:val="18"/>
                        </w:rPr>
                        <w:t>为员工提供安全、舒适的宿舍</w:t>
                      </w:r>
                    </w:p>
                  </w:txbxContent>
                </v:textbox>
              </v:shape>
            </w:pict>
          </mc:Fallback>
        </mc:AlternateContent>
      </w:r>
    </w:p>
    <w:p w:rsidR="00945F7C" w:rsidRDefault="007F4D10" w:rsidP="008A5725">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10464" behindDoc="0" locked="0" layoutInCell="1" allowOverlap="1">
                <wp:simplePos x="0" y="0"/>
                <wp:positionH relativeFrom="margin">
                  <wp:posOffset>3810000</wp:posOffset>
                </wp:positionH>
                <wp:positionV relativeFrom="paragraph">
                  <wp:posOffset>209550</wp:posOffset>
                </wp:positionV>
                <wp:extent cx="1552575" cy="752475"/>
                <wp:effectExtent l="0" t="0" r="28575" b="28575"/>
                <wp:wrapNone/>
                <wp:docPr id="17" name="文本框 17"/>
                <wp:cNvGraphicFramePr/>
                <a:graphic xmlns:a="http://schemas.openxmlformats.org/drawingml/2006/main">
                  <a:graphicData uri="http://schemas.microsoft.com/office/word/2010/wordprocessingShape">
                    <wps:wsp>
                      <wps:cNvSpPr txBox="1"/>
                      <wps:spPr>
                        <a:xfrm>
                          <a:off x="0" y="0"/>
                          <a:ext cx="1552575" cy="752475"/>
                        </a:xfrm>
                        <a:prstGeom prst="rect">
                          <a:avLst/>
                        </a:prstGeom>
                        <a:solidFill>
                          <a:schemeClr val="lt1"/>
                        </a:solidFill>
                        <a:ln w="6350">
                          <a:solidFill>
                            <a:schemeClr val="accent1"/>
                          </a:solidFill>
                        </a:ln>
                      </wps:spPr>
                      <wps:txbx>
                        <w:txbxContent>
                          <w:p w:rsidR="00E069B4" w:rsidRPr="000E448C" w:rsidRDefault="00E069B4">
                            <w:pPr>
                              <w:rPr>
                                <w:sz w:val="18"/>
                                <w:szCs w:val="18"/>
                              </w:rPr>
                            </w:pPr>
                            <w:r w:rsidRPr="000E448C">
                              <w:rPr>
                                <w:rFonts w:ascii="微软雅黑" w:eastAsia="微软雅黑" w:hAnsi="微软雅黑" w:hint="eastAsia"/>
                                <w:sz w:val="18"/>
                                <w:szCs w:val="18"/>
                              </w:rPr>
                              <w:t>购买行业</w:t>
                            </w:r>
                            <w:r w:rsidRPr="000E448C">
                              <w:rPr>
                                <w:rFonts w:ascii="微软雅黑" w:eastAsia="微软雅黑" w:hAnsi="微软雅黑" w:hint="eastAsia"/>
                                <w:sz w:val="18"/>
                                <w:szCs w:val="18"/>
                              </w:rPr>
                              <w:t>薪酬报告</w:t>
                            </w:r>
                            <w:r>
                              <w:rPr>
                                <w:rFonts w:ascii="微软雅黑" w:eastAsia="微软雅黑" w:hAnsi="微软雅黑" w:hint="eastAsia"/>
                                <w:sz w:val="18"/>
                                <w:szCs w:val="18"/>
                              </w:rPr>
                              <w:t>来</w:t>
                            </w:r>
                            <w:r w:rsidRPr="000E448C">
                              <w:rPr>
                                <w:rFonts w:ascii="微软雅黑" w:eastAsia="微软雅黑" w:hAnsi="微软雅黑" w:hint="eastAsia"/>
                                <w:sz w:val="18"/>
                                <w:szCs w:val="18"/>
                              </w:rPr>
                              <w:t>了解行业内薪酬水平，根据行业水平对薪酬进行适当调整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17" o:spid="_x0000_s1032" type="#_x0000_t202" style="position:absolute;left:0;text-align:left;margin-left:300pt;margin-top:16.5pt;width:122.25pt;height:59.2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" fillcolor="white [3201]" strokecolor="#5b9bd5 [3204]" strokeweight=".5pt">
                <v:textbox>
                  <w:txbxContent>
                    <w:p w:rsidR="00E069B4" w:rsidRPr="000E448C" w:rsidRDefault="00E069B4">
                      <w:pPr>
                        <w:rPr>
                          <w:sz w:val="18"/>
                          <w:szCs w:val="18"/>
                        </w:rPr>
                      </w:pPr>
                      <w:r w:rsidRPr="000E448C">
                        <w:rPr>
                          <w:rFonts w:ascii="微软雅黑" w:eastAsia="微软雅黑" w:hAnsi="微软雅黑" w:hint="eastAsia"/>
                          <w:sz w:val="18"/>
                          <w:szCs w:val="18"/>
                        </w:rPr>
                        <w:t>购买行业</w:t>
                      </w:r>
                      <w:r w:rsidRPr="000E448C">
                        <w:rPr>
                          <w:rFonts w:ascii="微软雅黑" w:eastAsia="微软雅黑" w:hAnsi="微软雅黑" w:hint="eastAsia"/>
                          <w:sz w:val="18"/>
                          <w:szCs w:val="18"/>
                        </w:rPr>
                        <w:t>薪酬报告</w:t>
                      </w:r>
                      <w:r>
                        <w:rPr>
                          <w:rFonts w:ascii="微软雅黑" w:eastAsia="微软雅黑" w:hAnsi="微软雅黑" w:hint="eastAsia"/>
                          <w:sz w:val="18"/>
                          <w:szCs w:val="18"/>
                        </w:rPr>
                        <w:t>来</w:t>
                      </w:r>
                      <w:r w:rsidRPr="000E448C">
                        <w:rPr>
                          <w:rFonts w:ascii="微软雅黑" w:eastAsia="微软雅黑" w:hAnsi="微软雅黑" w:hint="eastAsia"/>
                          <w:sz w:val="18"/>
                          <w:szCs w:val="18"/>
                        </w:rPr>
                        <w:t>了解行业内薪酬水平，根据行业水平对薪酬进行适当调整</w:t>
                      </w:r>
                    </w:p>
                  </w:txbxContent>
                </v:textbox>
                <w10:wrap anchorx="margin"/>
              </v:shape>
            </w:pict>
          </mc:Fallback>
        </mc:AlternateContent>
      </w:r>
    </w:p>
    <w:p w:rsidR="00945F7C" w:rsidRDefault="00945F7C" w:rsidP="008A5725">
      <w:pPr>
        <w:spacing w:line="360" w:lineRule="exact"/>
        <w:rPr>
          <w:rFonts w:ascii="微软雅黑" w:eastAsia="微软雅黑" w:hAnsi="微软雅黑"/>
          <w:sz w:val="20"/>
          <w:szCs w:val="20"/>
        </w:rPr>
      </w:pPr>
    </w:p>
    <w:p w:rsidR="00945F7C" w:rsidRDefault="00945F7C" w:rsidP="008A5725">
      <w:pPr>
        <w:spacing w:line="360" w:lineRule="exact"/>
        <w:rPr>
          <w:rFonts w:ascii="微软雅黑" w:eastAsia="微软雅黑" w:hAnsi="微软雅黑"/>
          <w:sz w:val="20"/>
          <w:szCs w:val="20"/>
        </w:rPr>
      </w:pPr>
    </w:p>
    <w:p w:rsidR="00945F7C" w:rsidRDefault="007B24DF" w:rsidP="008A5725">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34016" behindDoc="0" locked="0" layoutInCell="1" allowOverlap="1">
                <wp:simplePos x="0" y="0"/>
                <wp:positionH relativeFrom="column">
                  <wp:posOffset>2409825</wp:posOffset>
                </wp:positionH>
                <wp:positionV relativeFrom="paragraph">
                  <wp:posOffset>95250</wp:posOffset>
                </wp:positionV>
                <wp:extent cx="1409700" cy="581025"/>
                <wp:effectExtent l="0" t="0" r="19050" b="28575"/>
                <wp:wrapNone/>
                <wp:docPr id="33" name="直接连接符 33"/>
                <wp:cNvGraphicFramePr/>
                <a:graphic xmlns:a="http://schemas.openxmlformats.org/drawingml/2006/main">
                  <a:graphicData uri="http://schemas.microsoft.com/office/word/2010/wordprocessingShape">
                    <wps:wsp>
                      <wps:cNvCnPr/>
                      <wps:spPr>
                        <a:xfrm flipH="1" flipV="1">
                          <a:off x="0" y="0"/>
                          <a:ext cx="1409700" cy="581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8A4627" id="直接连接符 33" o:spid="_x0000_s1026" style="position:absolute;left:0;text-align:left;flip:x y;z-index:251734016;visibility:visible;mso-wrap-style:square;mso-wrap-distance-left:9pt;mso-wrap-distance-top:0;mso-wrap-distance-right:9pt;mso-wrap-distance-bottom:0;mso-position-horizontal:absolute;mso-position-horizontal-relative:text;mso-position-vertical:absolute;mso-position-vertical-relative:text" from="189.75pt,7.5pt" to="300.75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" strokecolor="#5b9bd5 [3204]" strokeweight=".5pt">
                <v:stroke joinstyle="miter"/>
              </v:line>
            </w:pict>
          </mc:Fallback>
        </mc:AlternateContent>
      </w:r>
    </w:p>
    <w:p w:rsidR="007F4D10" w:rsidRDefault="007F4D10" w:rsidP="008A5725">
      <w:pPr>
        <w:spacing w:line="360" w:lineRule="exact"/>
        <w:rPr>
          <w:rFonts w:ascii="微软雅黑" w:eastAsia="微软雅黑" w:hAnsi="微软雅黑"/>
          <w:sz w:val="20"/>
          <w:szCs w:val="20"/>
        </w:rPr>
      </w:pPr>
      <w:r w:rsidRPr="007F4D10">
        <w:rPr>
          <w:rFonts w:ascii="微软雅黑" w:eastAsia="微软雅黑" w:hAnsi="微软雅黑"/>
          <w:noProof/>
          <w:sz w:val="20"/>
          <w:szCs w:val="20"/>
        </w:rPr>
        <mc:AlternateContent>
          <mc:Choice Requires="wps">
            <w:drawing>
              <wp:anchor distT="0" distB="0" distL="114300" distR="114300" simplePos="0" relativeHeight="251724800" behindDoc="0" locked="0" layoutInCell="1" allowOverlap="1" wp14:anchorId="773A47AB" wp14:editId="11DC748B">
                <wp:simplePos x="0" y="0"/>
                <wp:positionH relativeFrom="margin">
                  <wp:posOffset>3819525</wp:posOffset>
                </wp:positionH>
                <wp:positionV relativeFrom="paragraph">
                  <wp:posOffset>171450</wp:posOffset>
                </wp:positionV>
                <wp:extent cx="1552575" cy="723900"/>
                <wp:effectExtent l="0" t="0" r="28575" b="19050"/>
                <wp:wrapNone/>
                <wp:docPr id="7" name="文本框 7"/>
                <wp:cNvGraphicFramePr/>
                <a:graphic xmlns:a="http://schemas.openxmlformats.org/drawingml/2006/main">
                  <a:graphicData uri="http://schemas.microsoft.com/office/word/2010/wordprocessingShape">
                    <wps:wsp>
                      <wps:cNvSpPr txBox="1"/>
                      <wps:spPr>
                        <a:xfrm>
                          <a:off x="0" y="0"/>
                          <a:ext cx="1552575" cy="723900"/>
                        </a:xfrm>
                        <a:prstGeom prst="rect">
                          <a:avLst/>
                        </a:prstGeom>
                        <a:solidFill>
                          <a:sysClr val="window" lastClr="FFFFFF"/>
                        </a:solidFill>
                        <a:ln w="6350">
                          <a:solidFill>
                            <a:srgbClr val="5B9BD5"/>
                          </a:solidFill>
                        </a:ln>
                      </wps:spPr>
                      <wps:txbx>
                        <w:txbxContent>
                          <w:p w:rsidR="00E069B4" w:rsidRPr="00F649C9" w:rsidRDefault="00E069B4" w:rsidP="007F4D10">
                            <w:pPr>
                              <w:rPr>
                                <w:rFonts w:ascii="微软雅黑" w:eastAsia="微软雅黑" w:hAnsi="微软雅黑"/>
                                <w:sz w:val="18"/>
                                <w:szCs w:val="18"/>
                              </w:rPr>
                            </w:pPr>
                            <w:r w:rsidRPr="00F649C9">
                              <w:rPr>
                                <w:rFonts w:ascii="微软雅黑" w:eastAsia="微软雅黑" w:hAnsi="微软雅黑" w:hint="eastAsia"/>
                                <w:sz w:val="18"/>
                                <w:szCs w:val="18"/>
                              </w:rPr>
                              <w:t>组织</w:t>
                            </w:r>
                            <w:r>
                              <w:rPr>
                                <w:rFonts w:ascii="微软雅黑" w:eastAsia="微软雅黑" w:hAnsi="微软雅黑" w:hint="eastAsia"/>
                                <w:sz w:val="18"/>
                                <w:szCs w:val="18"/>
                              </w:rPr>
                              <w:t>团建</w:t>
                            </w:r>
                            <w:r w:rsidRPr="00F649C9">
                              <w:rPr>
                                <w:rFonts w:ascii="微软雅黑" w:eastAsia="微软雅黑" w:hAnsi="微软雅黑" w:hint="eastAsia"/>
                                <w:sz w:val="18"/>
                                <w:szCs w:val="18"/>
                              </w:rPr>
                              <w:t>活动，增进同事间</w:t>
                            </w:r>
                            <w:r>
                              <w:rPr>
                                <w:rFonts w:ascii="微软雅黑" w:eastAsia="微软雅黑" w:hAnsi="微软雅黑" w:hint="eastAsia"/>
                                <w:sz w:val="18"/>
                                <w:szCs w:val="18"/>
                              </w:rPr>
                              <w:t>沟通与了解，增强员工凝聚力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A47AB" id="文本框 7" o:spid="_x0000_s1033" type="#_x0000_t202" style="position:absolute;left:0;text-align:left;margin-left:300.75pt;margin-top:13.5pt;width:122.25pt;height:57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" fillcolor="window" strokecolor="#5b9bd5" strokeweight=".5pt">
                <v:textbox>
                  <w:txbxContent>
                    <w:p w:rsidR="00E069B4" w:rsidRPr="00F649C9" w:rsidRDefault="00E069B4" w:rsidP="007F4D10">
                      <w:pPr>
                        <w:rPr>
                          <w:rFonts w:ascii="微软雅黑" w:eastAsia="微软雅黑" w:hAnsi="微软雅黑"/>
                          <w:sz w:val="18"/>
                          <w:szCs w:val="18"/>
                        </w:rPr>
                      </w:pPr>
                      <w:r w:rsidRPr="00F649C9">
                        <w:rPr>
                          <w:rFonts w:ascii="微软雅黑" w:eastAsia="微软雅黑" w:hAnsi="微软雅黑" w:hint="eastAsia"/>
                          <w:sz w:val="18"/>
                          <w:szCs w:val="18"/>
                        </w:rPr>
                        <w:t>组织</w:t>
                      </w:r>
                      <w:r>
                        <w:rPr>
                          <w:rFonts w:ascii="微软雅黑" w:eastAsia="微软雅黑" w:hAnsi="微软雅黑" w:hint="eastAsia"/>
                          <w:sz w:val="18"/>
                          <w:szCs w:val="18"/>
                        </w:rPr>
                        <w:t>团建</w:t>
                      </w:r>
                      <w:r w:rsidRPr="00F649C9">
                        <w:rPr>
                          <w:rFonts w:ascii="微软雅黑" w:eastAsia="微软雅黑" w:hAnsi="微软雅黑" w:hint="eastAsia"/>
                          <w:sz w:val="18"/>
                          <w:szCs w:val="18"/>
                        </w:rPr>
                        <w:t>活动，增进同事间</w:t>
                      </w:r>
                      <w:r>
                        <w:rPr>
                          <w:rFonts w:ascii="微软雅黑" w:eastAsia="微软雅黑" w:hAnsi="微软雅黑" w:hint="eastAsia"/>
                          <w:sz w:val="18"/>
                          <w:szCs w:val="18"/>
                        </w:rPr>
                        <w:t>沟通与了解，增强员工凝聚力</w:t>
                      </w:r>
                    </w:p>
                  </w:txbxContent>
                </v:textbox>
                <w10:wrap anchorx="margin"/>
              </v:shape>
            </w:pict>
          </mc:Fallback>
        </mc:AlternateContent>
      </w:r>
    </w:p>
    <w:p w:rsidR="007F4D10" w:rsidRDefault="007F4D10" w:rsidP="008A5725">
      <w:pPr>
        <w:spacing w:line="360" w:lineRule="exact"/>
        <w:rPr>
          <w:rFonts w:ascii="微软雅黑" w:eastAsia="微软雅黑" w:hAnsi="微软雅黑"/>
          <w:sz w:val="20"/>
          <w:szCs w:val="20"/>
        </w:rPr>
      </w:pPr>
    </w:p>
    <w:p w:rsidR="007F4D10" w:rsidRDefault="007F4D10" w:rsidP="008A5725">
      <w:pPr>
        <w:spacing w:line="360" w:lineRule="exact"/>
        <w:rPr>
          <w:rFonts w:ascii="微软雅黑" w:eastAsia="微软雅黑" w:hAnsi="微软雅黑"/>
          <w:sz w:val="20"/>
          <w:szCs w:val="20"/>
        </w:rPr>
      </w:pPr>
    </w:p>
    <w:p w:rsidR="007F4D10" w:rsidRDefault="007F4D10" w:rsidP="008A5725">
      <w:pPr>
        <w:spacing w:line="360" w:lineRule="exact"/>
        <w:rPr>
          <w:rFonts w:ascii="微软雅黑" w:eastAsia="微软雅黑" w:hAnsi="微软雅黑"/>
          <w:sz w:val="20"/>
          <w:szCs w:val="20"/>
        </w:rPr>
      </w:pPr>
    </w:p>
    <w:p w:rsidR="007F4D10" w:rsidRDefault="007F4D10" w:rsidP="008A5725">
      <w:pPr>
        <w:spacing w:line="360" w:lineRule="exact"/>
        <w:rPr>
          <w:rFonts w:ascii="微软雅黑" w:eastAsia="微软雅黑" w:hAnsi="微软雅黑"/>
          <w:sz w:val="20"/>
          <w:szCs w:val="20"/>
        </w:rPr>
      </w:pPr>
    </w:p>
    <w:p w:rsidR="007F4D10" w:rsidRDefault="007F4D10" w:rsidP="008A5725">
      <w:pPr>
        <w:spacing w:line="360" w:lineRule="exact"/>
        <w:rPr>
          <w:rFonts w:ascii="微软雅黑" w:eastAsia="微软雅黑" w:hAnsi="微软雅黑"/>
          <w:sz w:val="20"/>
          <w:szCs w:val="20"/>
        </w:rPr>
      </w:pPr>
    </w:p>
    <w:p w:rsidR="00945F7C" w:rsidRDefault="000E448C" w:rsidP="008A5725">
      <w:pPr>
        <w:spacing w:line="360" w:lineRule="exact"/>
        <w:rPr>
          <w:rFonts w:ascii="微软雅黑" w:eastAsia="微软雅黑" w:hAnsi="微软雅黑"/>
          <w:sz w:val="20"/>
          <w:szCs w:val="20"/>
        </w:rPr>
      </w:pPr>
      <w:r>
        <w:rPr>
          <w:rFonts w:ascii="微软雅黑" w:eastAsia="微软雅黑" w:hAnsi="微软雅黑" w:hint="eastAsia"/>
          <w:sz w:val="20"/>
          <w:szCs w:val="20"/>
        </w:rPr>
        <w:t>正确反馈：回答正确。请点击下一页继续学习。</w:t>
      </w:r>
    </w:p>
    <w:p w:rsidR="000E448C" w:rsidRDefault="000E448C" w:rsidP="008A5725">
      <w:pPr>
        <w:spacing w:line="360" w:lineRule="exact"/>
        <w:rPr>
          <w:rFonts w:ascii="微软雅黑" w:eastAsia="微软雅黑" w:hAnsi="微软雅黑"/>
          <w:sz w:val="20"/>
          <w:szCs w:val="20"/>
        </w:rPr>
      </w:pPr>
      <w:r>
        <w:rPr>
          <w:rFonts w:ascii="微软雅黑" w:eastAsia="微软雅黑" w:hAnsi="微软雅黑" w:hint="eastAsia"/>
          <w:sz w:val="20"/>
          <w:szCs w:val="20"/>
        </w:rPr>
        <w:t>错误反馈：回答错误。请点击查看正确答案。</w:t>
      </w:r>
    </w:p>
    <w:p w:rsidR="00945F7C" w:rsidRDefault="00945F7C" w:rsidP="008A5725">
      <w:pPr>
        <w:spacing w:line="360" w:lineRule="exact"/>
        <w:rPr>
          <w:rFonts w:ascii="微软雅黑" w:eastAsia="微软雅黑" w:hAnsi="微软雅黑"/>
          <w:sz w:val="20"/>
          <w:szCs w:val="20"/>
        </w:rPr>
      </w:pPr>
    </w:p>
    <w:p w:rsidR="009C1F43" w:rsidRPr="00F919D7" w:rsidRDefault="009C1F43" w:rsidP="00D93963">
      <w:pPr>
        <w:spacing w:line="360" w:lineRule="exact"/>
        <w:rPr>
          <w:rFonts w:ascii="微软雅黑" w:eastAsia="微软雅黑" w:hAnsi="微软雅黑"/>
          <w:sz w:val="20"/>
          <w:szCs w:val="20"/>
        </w:rPr>
      </w:pPr>
    </w:p>
    <w:p w:rsidR="004D7040" w:rsidRPr="00F919D7" w:rsidRDefault="005A41D9" w:rsidP="00D93963">
      <w:pPr>
        <w:spacing w:line="360" w:lineRule="exact"/>
        <w:rPr>
          <w:rFonts w:ascii="微软雅黑" w:eastAsia="微软雅黑" w:hAnsi="微软雅黑"/>
          <w:b/>
          <w:sz w:val="20"/>
          <w:szCs w:val="20"/>
          <w:shd w:val="pct15" w:color="auto" w:fill="FFFFFF"/>
        </w:rPr>
      </w:pPr>
      <w:bookmarkStart w:id="230" w:name="_Hlk520378704"/>
      <w:r>
        <w:rPr>
          <w:rFonts w:ascii="微软雅黑" w:eastAsia="微软雅黑" w:hAnsi="微软雅黑" w:hint="eastAsia"/>
          <w:b/>
          <w:sz w:val="20"/>
          <w:szCs w:val="20"/>
          <w:shd w:val="pct15" w:color="auto" w:fill="FFFFFF"/>
        </w:rPr>
        <w:t>0</w:t>
      </w:r>
      <w:r w:rsidR="0003651E">
        <w:rPr>
          <w:rFonts w:ascii="微软雅黑" w:eastAsia="微软雅黑" w:hAnsi="微软雅黑"/>
          <w:b/>
          <w:sz w:val="20"/>
          <w:szCs w:val="20"/>
          <w:shd w:val="pct15" w:color="auto" w:fill="FFFFFF"/>
        </w:rPr>
        <w:t>4</w:t>
      </w:r>
      <w:r>
        <w:rPr>
          <w:rFonts w:ascii="微软雅黑" w:eastAsia="微软雅黑" w:hAnsi="微软雅黑"/>
          <w:b/>
          <w:sz w:val="20"/>
          <w:szCs w:val="20"/>
          <w:shd w:val="pct15" w:color="auto" w:fill="FFFFFF"/>
        </w:rPr>
        <w:t>U</w:t>
      </w:r>
      <w:r w:rsidR="004D7040">
        <w:rPr>
          <w:rFonts w:ascii="微软雅黑" w:eastAsia="微软雅黑" w:hAnsi="微软雅黑" w:hint="eastAsia"/>
          <w:b/>
          <w:sz w:val="20"/>
          <w:szCs w:val="20"/>
          <w:shd w:val="pct15" w:color="auto" w:fill="FFFFFF"/>
        </w:rPr>
        <w:t>如何留住核心人才</w:t>
      </w:r>
    </w:p>
    <w:p w:rsidR="00454CBC" w:rsidRDefault="00454CBC" w:rsidP="00C61FC7">
      <w:pPr>
        <w:spacing w:line="360" w:lineRule="exact"/>
        <w:rPr>
          <w:rFonts w:ascii="微软雅黑" w:eastAsia="微软雅黑" w:hAnsi="微软雅黑"/>
          <w:b/>
          <w:sz w:val="20"/>
          <w:szCs w:val="20"/>
        </w:rPr>
      </w:pPr>
      <w:r w:rsidRPr="004D7040">
        <w:rPr>
          <w:rFonts w:ascii="微软雅黑" w:eastAsia="微软雅黑" w:hAnsi="微软雅黑" w:hint="eastAsia"/>
          <w:b/>
          <w:sz w:val="20"/>
          <w:szCs w:val="20"/>
        </w:rPr>
        <w:t>0</w:t>
      </w:r>
      <w:r>
        <w:rPr>
          <w:rFonts w:ascii="微软雅黑" w:eastAsia="微软雅黑" w:hAnsi="微软雅黑"/>
          <w:b/>
          <w:sz w:val="20"/>
          <w:szCs w:val="20"/>
        </w:rPr>
        <w:t>4</w:t>
      </w:r>
      <w:r w:rsidRPr="004D7040">
        <w:rPr>
          <w:rFonts w:ascii="微软雅黑" w:eastAsia="微软雅黑" w:hAnsi="微软雅黑" w:hint="eastAsia"/>
          <w:b/>
          <w:sz w:val="20"/>
          <w:szCs w:val="20"/>
        </w:rPr>
        <w:t>U0</w:t>
      </w:r>
      <w:r>
        <w:rPr>
          <w:rFonts w:ascii="微软雅黑" w:eastAsia="微软雅黑" w:hAnsi="微软雅黑"/>
          <w:b/>
          <w:sz w:val="20"/>
          <w:szCs w:val="20"/>
        </w:rPr>
        <w:t>1a</w:t>
      </w:r>
      <w:r>
        <w:rPr>
          <w:rFonts w:ascii="微软雅黑" w:eastAsia="微软雅黑" w:hAnsi="微软雅黑" w:hint="eastAsia"/>
          <w:b/>
          <w:sz w:val="20"/>
          <w:szCs w:val="20"/>
        </w:rPr>
        <w:t>请思考：你会采取哪些留住人才的措施？</w:t>
      </w:r>
    </w:p>
    <w:p w:rsidR="00454CBC" w:rsidRPr="00454CBC" w:rsidRDefault="00454CBC" w:rsidP="00C61FC7">
      <w:pPr>
        <w:spacing w:line="360" w:lineRule="exact"/>
        <w:rPr>
          <w:rFonts w:ascii="微软雅黑" w:eastAsia="微软雅黑" w:hAnsi="微软雅黑"/>
          <w:sz w:val="20"/>
          <w:szCs w:val="20"/>
        </w:rPr>
      </w:pPr>
      <w:r>
        <w:rPr>
          <w:rFonts w:ascii="微软雅黑" w:eastAsia="微软雅黑" w:hAnsi="微软雅黑" w:hint="eastAsia"/>
          <w:sz w:val="20"/>
          <w:szCs w:val="20"/>
        </w:rPr>
        <w:t>学完马勒公司留住人才的具体做法后，请你思考一下，在你的企业中，你会采取哪些措施来留住核心人才？（问答题）</w:t>
      </w:r>
    </w:p>
    <w:p w:rsidR="00454CBC" w:rsidRDefault="00454CBC" w:rsidP="00C61FC7">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718656" behindDoc="0" locked="0" layoutInCell="1" allowOverlap="1">
                <wp:simplePos x="0" y="0"/>
                <wp:positionH relativeFrom="column">
                  <wp:posOffset>85725</wp:posOffset>
                </wp:positionH>
                <wp:positionV relativeFrom="paragraph">
                  <wp:posOffset>76200</wp:posOffset>
                </wp:positionV>
                <wp:extent cx="4686300" cy="714375"/>
                <wp:effectExtent l="0" t="0" r="19050" b="28575"/>
                <wp:wrapNone/>
                <wp:docPr id="25" name="文本框 25"/>
                <wp:cNvGraphicFramePr/>
                <a:graphic xmlns:a="http://schemas.openxmlformats.org/drawingml/2006/main">
                  <a:graphicData uri="http://schemas.microsoft.com/office/word/2010/wordprocessingShape">
                    <wps:wsp>
                      <wps:cNvSpPr txBox="1"/>
                      <wps:spPr>
                        <a:xfrm>
                          <a:off x="0" y="0"/>
                          <a:ext cx="4686300" cy="714375"/>
                        </a:xfrm>
                        <a:prstGeom prst="rect">
                          <a:avLst/>
                        </a:prstGeom>
                        <a:solidFill>
                          <a:schemeClr val="lt1"/>
                        </a:solidFill>
                        <a:ln w="6350">
                          <a:solidFill>
                            <a:prstClr val="black"/>
                          </a:solidFill>
                        </a:ln>
                      </wps:spPr>
                      <wps:txbx>
                        <w:txbxContent>
                          <w:p w:rsidR="00E069B4" w:rsidRDefault="00E069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文本框 25" o:spid="_x0000_s1034" type="#_x0000_t202" style="position:absolute;left:0;text-align:left;margin-left:6.75pt;margin-top:6pt;width:369pt;height:56.2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" fillcolor="white [3201]" strokeweight=".5pt">
                <v:textbox>
                  <w:txbxContent>
                    <w:p w:rsidR="00E069B4" w:rsidRDefault="00E069B4"/>
                  </w:txbxContent>
                </v:textbox>
              </v:shape>
            </w:pict>
          </mc:Fallback>
        </mc:AlternateContent>
      </w:r>
    </w:p>
    <w:p w:rsidR="00454CBC" w:rsidRDefault="00454CBC" w:rsidP="00C61FC7">
      <w:pPr>
        <w:spacing w:line="360" w:lineRule="exact"/>
        <w:rPr>
          <w:rFonts w:ascii="微软雅黑" w:eastAsia="微软雅黑" w:hAnsi="微软雅黑"/>
          <w:sz w:val="20"/>
          <w:szCs w:val="20"/>
        </w:rPr>
      </w:pPr>
    </w:p>
    <w:p w:rsidR="00454CBC" w:rsidRDefault="00454CBC" w:rsidP="00C61FC7">
      <w:pPr>
        <w:spacing w:line="360" w:lineRule="exact"/>
        <w:rPr>
          <w:rFonts w:ascii="微软雅黑" w:eastAsia="微软雅黑" w:hAnsi="微软雅黑"/>
          <w:sz w:val="20"/>
          <w:szCs w:val="20"/>
        </w:rPr>
      </w:pPr>
    </w:p>
    <w:p w:rsidR="00454CBC" w:rsidRDefault="00454CBC" w:rsidP="00C61FC7">
      <w:pPr>
        <w:spacing w:line="360" w:lineRule="exact"/>
        <w:rPr>
          <w:rFonts w:ascii="微软雅黑" w:eastAsia="微软雅黑" w:hAnsi="微软雅黑"/>
          <w:sz w:val="20"/>
          <w:szCs w:val="20"/>
        </w:rPr>
      </w:pPr>
    </w:p>
    <w:p w:rsidR="00454CBC" w:rsidRDefault="00454CBC" w:rsidP="00C61FC7">
      <w:pPr>
        <w:spacing w:line="360" w:lineRule="exact"/>
        <w:rPr>
          <w:rFonts w:ascii="微软雅黑" w:eastAsia="微软雅黑" w:hAnsi="微软雅黑"/>
          <w:sz w:val="20"/>
          <w:szCs w:val="20"/>
        </w:rPr>
      </w:pPr>
      <w:r>
        <w:rPr>
          <w:rFonts w:ascii="微软雅黑" w:eastAsia="微软雅黑" w:hAnsi="微软雅黑" w:hint="eastAsia"/>
          <w:sz w:val="20"/>
          <w:szCs w:val="20"/>
        </w:rPr>
        <w:t>反馈：谢谢你的回答，请点击下一页继续学习。</w:t>
      </w:r>
    </w:p>
    <w:p w:rsidR="00454CBC" w:rsidRPr="00454CBC" w:rsidRDefault="00454CBC" w:rsidP="00C61FC7">
      <w:pPr>
        <w:spacing w:line="360" w:lineRule="exact"/>
        <w:rPr>
          <w:rFonts w:ascii="微软雅黑" w:eastAsia="微软雅黑" w:hAnsi="微软雅黑"/>
          <w:sz w:val="20"/>
          <w:szCs w:val="20"/>
        </w:rPr>
      </w:pPr>
    </w:p>
    <w:p w:rsidR="00C61FC7" w:rsidRPr="004D7040" w:rsidRDefault="00C61FC7" w:rsidP="00C61FC7">
      <w:pPr>
        <w:spacing w:line="360" w:lineRule="exact"/>
        <w:rPr>
          <w:rFonts w:ascii="微软雅黑" w:eastAsia="微软雅黑" w:hAnsi="微软雅黑"/>
          <w:b/>
          <w:sz w:val="20"/>
          <w:szCs w:val="20"/>
        </w:rPr>
      </w:pPr>
      <w:r w:rsidRPr="004D7040">
        <w:rPr>
          <w:rFonts w:ascii="微软雅黑" w:eastAsia="微软雅黑" w:hAnsi="微软雅黑" w:hint="eastAsia"/>
          <w:b/>
          <w:sz w:val="20"/>
          <w:szCs w:val="20"/>
        </w:rPr>
        <w:t>0</w:t>
      </w:r>
      <w:r w:rsidR="0003651E">
        <w:rPr>
          <w:rFonts w:ascii="微软雅黑" w:eastAsia="微软雅黑" w:hAnsi="微软雅黑"/>
          <w:b/>
          <w:sz w:val="20"/>
          <w:szCs w:val="20"/>
        </w:rPr>
        <w:t>4</w:t>
      </w:r>
      <w:r w:rsidRPr="004D7040">
        <w:rPr>
          <w:rFonts w:ascii="微软雅黑" w:eastAsia="微软雅黑" w:hAnsi="微软雅黑" w:hint="eastAsia"/>
          <w:b/>
          <w:sz w:val="20"/>
          <w:szCs w:val="20"/>
        </w:rPr>
        <w:t>U0</w:t>
      </w:r>
      <w:r w:rsidR="00454CBC">
        <w:rPr>
          <w:rFonts w:ascii="微软雅黑" w:eastAsia="微软雅黑" w:hAnsi="微软雅黑"/>
          <w:b/>
          <w:sz w:val="20"/>
          <w:szCs w:val="20"/>
        </w:rPr>
        <w:t>2</w:t>
      </w:r>
      <w:r w:rsidRPr="004D7040">
        <w:rPr>
          <w:rFonts w:ascii="微软雅黑" w:eastAsia="微软雅黑" w:hAnsi="微软雅黑" w:hint="eastAsia"/>
          <w:b/>
          <w:sz w:val="20"/>
          <w:szCs w:val="20"/>
        </w:rPr>
        <w:t>留住</w:t>
      </w:r>
      <w:r w:rsidR="005E112C">
        <w:rPr>
          <w:rFonts w:ascii="微软雅黑" w:eastAsia="微软雅黑" w:hAnsi="微软雅黑" w:hint="eastAsia"/>
          <w:b/>
          <w:sz w:val="20"/>
          <w:szCs w:val="20"/>
        </w:rPr>
        <w:t>核心</w:t>
      </w:r>
      <w:r w:rsidRPr="004D7040">
        <w:rPr>
          <w:rFonts w:ascii="微软雅黑" w:eastAsia="微软雅黑" w:hAnsi="微软雅黑" w:hint="eastAsia"/>
          <w:b/>
          <w:sz w:val="20"/>
          <w:szCs w:val="20"/>
        </w:rPr>
        <w:t>人才的措施</w:t>
      </w:r>
      <w:ins w:id="231" w:author="赵 燕君" w:date="2018-09-27T10:42:00Z">
        <w:r w:rsidR="00D326D3" w:rsidRPr="00D326D3">
          <w:rPr>
            <w:rFonts w:ascii="微软雅黑" w:eastAsia="微软雅黑" w:hAnsi="微软雅黑" w:hint="eastAsia"/>
            <w:b/>
            <w:sz w:val="20"/>
            <w:szCs w:val="20"/>
            <w:rPrChange w:id="232" w:author="赵 燕君" w:date="2018-09-27T10:43:00Z">
              <w:rPr>
                <w:rFonts w:ascii="微软雅黑" w:eastAsia="微软雅黑" w:hAnsi="微软雅黑" w:hint="eastAsia"/>
                <w:sz w:val="20"/>
                <w:szCs w:val="20"/>
              </w:rPr>
            </w:rPrChange>
          </w:rPr>
          <w:t>（教授视频）</w:t>
        </w:r>
      </w:ins>
    </w:p>
    <w:bookmarkEnd w:id="230"/>
    <w:p w:rsidR="00C61FC7" w:rsidRPr="00E01677" w:rsidRDefault="00C61FC7" w:rsidP="00C61FC7">
      <w:pPr>
        <w:spacing w:line="360" w:lineRule="exact"/>
        <w:rPr>
          <w:rFonts w:ascii="微软雅黑" w:eastAsia="微软雅黑" w:hAnsi="微软雅黑"/>
          <w:color w:val="000000" w:themeColor="text1"/>
          <w:sz w:val="20"/>
          <w:szCs w:val="20"/>
          <w:rPrChange w:id="233" w:author="赵 燕君" w:date="2018-09-27T13:09:00Z">
            <w:rPr>
              <w:rFonts w:ascii="微软雅黑" w:eastAsia="微软雅黑" w:hAnsi="微软雅黑"/>
              <w:sz w:val="20"/>
              <w:szCs w:val="20"/>
            </w:rPr>
          </w:rPrChange>
        </w:rPr>
      </w:pPr>
      <w:r w:rsidRPr="00E01677">
        <w:rPr>
          <w:rFonts w:ascii="微软雅黑" w:eastAsia="微软雅黑" w:hAnsi="微软雅黑" w:hint="eastAsia"/>
          <w:color w:val="000000" w:themeColor="text1"/>
          <w:sz w:val="20"/>
          <w:szCs w:val="20"/>
          <w:rPrChange w:id="234" w:author="赵 燕君" w:date="2018-09-27T13:09:00Z">
            <w:rPr>
              <w:rFonts w:ascii="微软雅黑" w:eastAsia="微软雅黑" w:hAnsi="微软雅黑" w:hint="eastAsia"/>
              <w:sz w:val="20"/>
              <w:szCs w:val="20"/>
            </w:rPr>
          </w:rPrChange>
        </w:rPr>
        <w:t>企业</w:t>
      </w:r>
      <w:r w:rsidR="006273AF" w:rsidRPr="00E01677">
        <w:rPr>
          <w:rFonts w:ascii="微软雅黑" w:eastAsia="微软雅黑" w:hAnsi="微软雅黑" w:hint="eastAsia"/>
          <w:color w:val="000000" w:themeColor="text1"/>
          <w:sz w:val="20"/>
          <w:szCs w:val="20"/>
          <w:rPrChange w:id="235" w:author="赵 燕君" w:date="2018-09-27T13:09:00Z">
            <w:rPr>
              <w:rFonts w:ascii="微软雅黑" w:eastAsia="微软雅黑" w:hAnsi="微软雅黑" w:hint="eastAsia"/>
              <w:sz w:val="20"/>
              <w:szCs w:val="20"/>
            </w:rPr>
          </w:rPrChange>
        </w:rPr>
        <w:t>和管理者</w:t>
      </w:r>
      <w:r w:rsidRPr="00E01677">
        <w:rPr>
          <w:rFonts w:ascii="微软雅黑" w:eastAsia="微软雅黑" w:hAnsi="微软雅黑" w:hint="eastAsia"/>
          <w:color w:val="000000" w:themeColor="text1"/>
          <w:sz w:val="20"/>
          <w:szCs w:val="20"/>
          <w:rPrChange w:id="236" w:author="赵 燕君" w:date="2018-09-27T13:09:00Z">
            <w:rPr>
              <w:rFonts w:ascii="微软雅黑" w:eastAsia="微软雅黑" w:hAnsi="微软雅黑" w:hint="eastAsia"/>
              <w:sz w:val="20"/>
              <w:szCs w:val="20"/>
            </w:rPr>
          </w:rPrChange>
        </w:rPr>
        <w:t>具体应该怎么做，才能</w:t>
      </w:r>
      <w:r w:rsidR="00A216F8" w:rsidRPr="00E01677">
        <w:rPr>
          <w:rFonts w:ascii="微软雅黑" w:eastAsia="微软雅黑" w:hAnsi="微软雅黑" w:hint="eastAsia"/>
          <w:color w:val="000000" w:themeColor="text1"/>
          <w:sz w:val="20"/>
          <w:szCs w:val="20"/>
          <w:rPrChange w:id="237" w:author="赵 燕君" w:date="2018-09-27T13:09:00Z">
            <w:rPr>
              <w:rFonts w:ascii="微软雅黑" w:eastAsia="微软雅黑" w:hAnsi="微软雅黑" w:hint="eastAsia"/>
              <w:sz w:val="20"/>
              <w:szCs w:val="20"/>
            </w:rPr>
          </w:rPrChange>
        </w:rPr>
        <w:t>有效保留</w:t>
      </w:r>
      <w:r w:rsidRPr="00E01677">
        <w:rPr>
          <w:rFonts w:ascii="微软雅黑" w:eastAsia="微软雅黑" w:hAnsi="微软雅黑" w:hint="eastAsia"/>
          <w:color w:val="000000" w:themeColor="text1"/>
          <w:sz w:val="20"/>
          <w:szCs w:val="20"/>
          <w:rPrChange w:id="238" w:author="赵 燕君" w:date="2018-09-27T13:09:00Z">
            <w:rPr>
              <w:rFonts w:ascii="微软雅黑" w:eastAsia="微软雅黑" w:hAnsi="微软雅黑" w:hint="eastAsia"/>
              <w:sz w:val="20"/>
              <w:szCs w:val="20"/>
            </w:rPr>
          </w:rPrChange>
        </w:rPr>
        <w:t>核心人才呢？</w:t>
      </w:r>
      <w:r w:rsidR="0003651E" w:rsidRPr="00E01677">
        <w:rPr>
          <w:rFonts w:ascii="微软雅黑" w:eastAsia="微软雅黑" w:hAnsi="微软雅黑" w:hint="eastAsia"/>
          <w:color w:val="000000" w:themeColor="text1"/>
          <w:sz w:val="20"/>
          <w:szCs w:val="20"/>
          <w:rPrChange w:id="239" w:author="赵 燕君" w:date="2018-09-27T13:09:00Z">
            <w:rPr>
              <w:rFonts w:ascii="微软雅黑" w:eastAsia="微软雅黑" w:hAnsi="微软雅黑" w:hint="eastAsia"/>
              <w:sz w:val="20"/>
              <w:szCs w:val="20"/>
            </w:rPr>
          </w:rPrChange>
        </w:rPr>
        <w:t>现在</w:t>
      </w:r>
      <w:r w:rsidRPr="00E01677">
        <w:rPr>
          <w:rFonts w:ascii="微软雅黑" w:eastAsia="微软雅黑" w:hAnsi="微软雅黑" w:hint="eastAsia"/>
          <w:color w:val="000000" w:themeColor="text1"/>
          <w:sz w:val="20"/>
          <w:szCs w:val="20"/>
          <w:rPrChange w:id="240" w:author="赵 燕君" w:date="2018-09-27T13:09:00Z">
            <w:rPr>
              <w:rFonts w:ascii="微软雅黑" w:eastAsia="微软雅黑" w:hAnsi="微软雅黑" w:hint="eastAsia"/>
              <w:sz w:val="20"/>
              <w:szCs w:val="20"/>
            </w:rPr>
          </w:rPrChange>
        </w:rPr>
        <w:t>我们将根据</w:t>
      </w:r>
      <w:r w:rsidR="00C23333" w:rsidRPr="00E01677">
        <w:rPr>
          <w:rFonts w:ascii="微软雅黑" w:eastAsia="微软雅黑" w:hAnsi="微软雅黑" w:hint="eastAsia"/>
          <w:color w:val="000000" w:themeColor="text1"/>
          <w:sz w:val="20"/>
          <w:szCs w:val="20"/>
          <w:rPrChange w:id="241" w:author="赵 燕君" w:date="2018-09-27T13:09:00Z">
            <w:rPr>
              <w:rFonts w:ascii="微软雅黑" w:eastAsia="微软雅黑" w:hAnsi="微软雅黑" w:hint="eastAsia"/>
              <w:sz w:val="20"/>
              <w:szCs w:val="20"/>
            </w:rPr>
          </w:rPrChange>
        </w:rPr>
        <w:t>人才保留模型</w:t>
      </w:r>
      <w:r w:rsidR="00A92C94" w:rsidRPr="00E01677">
        <w:rPr>
          <w:rFonts w:ascii="微软雅黑" w:eastAsia="微软雅黑" w:hAnsi="微软雅黑" w:hint="eastAsia"/>
          <w:color w:val="000000" w:themeColor="text1"/>
          <w:sz w:val="20"/>
          <w:szCs w:val="20"/>
          <w:rPrChange w:id="242" w:author="赵 燕君" w:date="2018-09-27T13:09:00Z">
            <w:rPr>
              <w:rFonts w:ascii="微软雅黑" w:eastAsia="微软雅黑" w:hAnsi="微软雅黑" w:hint="eastAsia"/>
              <w:sz w:val="20"/>
              <w:szCs w:val="20"/>
            </w:rPr>
          </w:rPrChange>
        </w:rPr>
        <w:t>，</w:t>
      </w:r>
      <w:r w:rsidR="0003651E" w:rsidRPr="00E01677">
        <w:rPr>
          <w:rFonts w:ascii="微软雅黑" w:eastAsia="微软雅黑" w:hAnsi="微软雅黑" w:hint="eastAsia"/>
          <w:color w:val="000000" w:themeColor="text1"/>
          <w:sz w:val="20"/>
          <w:szCs w:val="20"/>
          <w:rPrChange w:id="243" w:author="赵 燕君" w:date="2018-09-27T13:09:00Z">
            <w:rPr>
              <w:rFonts w:ascii="微软雅黑" w:eastAsia="微软雅黑" w:hAnsi="微软雅黑" w:hint="eastAsia"/>
              <w:sz w:val="20"/>
              <w:szCs w:val="20"/>
            </w:rPr>
          </w:rPrChange>
        </w:rPr>
        <w:t>为</w:t>
      </w:r>
      <w:r w:rsidRPr="00E01677">
        <w:rPr>
          <w:rFonts w:ascii="微软雅黑" w:eastAsia="微软雅黑" w:hAnsi="微软雅黑" w:hint="eastAsia"/>
          <w:color w:val="000000" w:themeColor="text1"/>
          <w:sz w:val="20"/>
          <w:szCs w:val="20"/>
          <w:rPrChange w:id="244" w:author="赵 燕君" w:date="2018-09-27T13:09:00Z">
            <w:rPr>
              <w:rFonts w:ascii="微软雅黑" w:eastAsia="微软雅黑" w:hAnsi="微软雅黑" w:hint="eastAsia"/>
              <w:sz w:val="20"/>
              <w:szCs w:val="20"/>
            </w:rPr>
          </w:rPrChange>
        </w:rPr>
        <w:t>你</w:t>
      </w:r>
      <w:r w:rsidR="0003651E" w:rsidRPr="00E01677">
        <w:rPr>
          <w:rFonts w:ascii="微软雅黑" w:eastAsia="微软雅黑" w:hAnsi="微软雅黑" w:hint="eastAsia"/>
          <w:color w:val="000000" w:themeColor="text1"/>
          <w:sz w:val="20"/>
          <w:szCs w:val="20"/>
          <w:rPrChange w:id="245" w:author="赵 燕君" w:date="2018-09-27T13:09:00Z">
            <w:rPr>
              <w:rFonts w:ascii="微软雅黑" w:eastAsia="微软雅黑" w:hAnsi="微软雅黑" w:hint="eastAsia"/>
              <w:sz w:val="20"/>
              <w:szCs w:val="20"/>
            </w:rPr>
          </w:rPrChange>
        </w:rPr>
        <w:t>介绍</w:t>
      </w:r>
      <w:r w:rsidR="007124B8" w:rsidRPr="00E01677">
        <w:rPr>
          <w:rFonts w:ascii="微软雅黑" w:eastAsia="微软雅黑" w:hAnsi="微软雅黑" w:hint="eastAsia"/>
          <w:color w:val="000000" w:themeColor="text1"/>
          <w:sz w:val="20"/>
          <w:szCs w:val="20"/>
          <w:rPrChange w:id="246" w:author="赵 燕君" w:date="2018-09-27T13:09:00Z">
            <w:rPr>
              <w:rFonts w:ascii="微软雅黑" w:eastAsia="微软雅黑" w:hAnsi="微软雅黑" w:hint="eastAsia"/>
              <w:sz w:val="20"/>
              <w:szCs w:val="20"/>
            </w:rPr>
          </w:rPrChange>
        </w:rPr>
        <w:t>一些</w:t>
      </w:r>
      <w:r w:rsidRPr="00E01677">
        <w:rPr>
          <w:rFonts w:ascii="微软雅黑" w:eastAsia="微软雅黑" w:hAnsi="微软雅黑" w:hint="eastAsia"/>
          <w:color w:val="000000" w:themeColor="text1"/>
          <w:sz w:val="20"/>
          <w:szCs w:val="20"/>
          <w:rPrChange w:id="247" w:author="赵 燕君" w:date="2018-09-27T13:09:00Z">
            <w:rPr>
              <w:rFonts w:ascii="微软雅黑" w:eastAsia="微软雅黑" w:hAnsi="微软雅黑" w:hint="eastAsia"/>
              <w:sz w:val="20"/>
              <w:szCs w:val="20"/>
            </w:rPr>
          </w:rPrChange>
        </w:rPr>
        <w:t>留住核心人才的</w:t>
      </w:r>
      <w:r w:rsidR="006273AF" w:rsidRPr="00E01677">
        <w:rPr>
          <w:rFonts w:ascii="微软雅黑" w:eastAsia="微软雅黑" w:hAnsi="微软雅黑" w:hint="eastAsia"/>
          <w:color w:val="000000" w:themeColor="text1"/>
          <w:sz w:val="20"/>
          <w:szCs w:val="20"/>
          <w:rPrChange w:id="248" w:author="赵 燕君" w:date="2018-09-27T13:09:00Z">
            <w:rPr>
              <w:rFonts w:ascii="微软雅黑" w:eastAsia="微软雅黑" w:hAnsi="微软雅黑" w:hint="eastAsia"/>
              <w:sz w:val="20"/>
              <w:szCs w:val="20"/>
            </w:rPr>
          </w:rPrChange>
        </w:rPr>
        <w:t>有效</w:t>
      </w:r>
      <w:r w:rsidRPr="00E01677">
        <w:rPr>
          <w:rFonts w:ascii="微软雅黑" w:eastAsia="微软雅黑" w:hAnsi="微软雅黑" w:hint="eastAsia"/>
          <w:color w:val="000000" w:themeColor="text1"/>
          <w:sz w:val="20"/>
          <w:szCs w:val="20"/>
          <w:rPrChange w:id="249" w:author="赵 燕君" w:date="2018-09-27T13:09:00Z">
            <w:rPr>
              <w:rFonts w:ascii="微软雅黑" w:eastAsia="微软雅黑" w:hAnsi="微软雅黑" w:hint="eastAsia"/>
              <w:sz w:val="20"/>
              <w:szCs w:val="20"/>
            </w:rPr>
          </w:rPrChange>
        </w:rPr>
        <w:t>措施。这些措施包括</w:t>
      </w:r>
      <w:r w:rsidR="008A305E" w:rsidRPr="00E01677">
        <w:rPr>
          <w:rStyle w:val="af3"/>
          <w:rFonts w:ascii="微软雅黑" w:eastAsia="微软雅黑" w:hAnsi="微软雅黑"/>
          <w:color w:val="000000" w:themeColor="text1"/>
          <w:sz w:val="20"/>
          <w:szCs w:val="20"/>
          <w:rPrChange w:id="250" w:author="赵 燕君" w:date="2018-09-27T13:09:00Z">
            <w:rPr>
              <w:rStyle w:val="af3"/>
              <w:rFonts w:ascii="微软雅黑" w:eastAsia="微软雅黑" w:hAnsi="微软雅黑"/>
              <w:sz w:val="20"/>
              <w:szCs w:val="20"/>
            </w:rPr>
          </w:rPrChange>
        </w:rPr>
        <w:footnoteReference w:id="5"/>
      </w:r>
      <w:r w:rsidRPr="00E01677">
        <w:rPr>
          <w:rFonts w:ascii="微软雅黑" w:eastAsia="微软雅黑" w:hAnsi="微软雅黑" w:hint="eastAsia"/>
          <w:color w:val="000000" w:themeColor="text1"/>
          <w:sz w:val="20"/>
          <w:szCs w:val="20"/>
          <w:rPrChange w:id="251" w:author="赵 燕君" w:date="2018-09-27T13:09:00Z">
            <w:rPr>
              <w:rFonts w:ascii="微软雅黑" w:eastAsia="微软雅黑" w:hAnsi="微软雅黑" w:hint="eastAsia"/>
              <w:sz w:val="20"/>
              <w:szCs w:val="20"/>
            </w:rPr>
          </w:rPrChange>
        </w:rPr>
        <w:t>：</w:t>
      </w:r>
    </w:p>
    <w:p w:rsidR="00C61FC7" w:rsidRPr="00E01677" w:rsidRDefault="00C61FC7" w:rsidP="00C61FC7">
      <w:pPr>
        <w:pStyle w:val="a7"/>
        <w:numPr>
          <w:ilvl w:val="0"/>
          <w:numId w:val="10"/>
        </w:numPr>
        <w:spacing w:line="360" w:lineRule="exact"/>
        <w:ind w:firstLineChars="0"/>
        <w:rPr>
          <w:rFonts w:ascii="微软雅黑" w:eastAsia="微软雅黑" w:hAnsi="微软雅黑"/>
          <w:color w:val="000000" w:themeColor="text1"/>
          <w:sz w:val="20"/>
          <w:szCs w:val="20"/>
          <w:rPrChange w:id="252" w:author="赵 燕君" w:date="2018-09-27T13:09:00Z">
            <w:rPr>
              <w:rFonts w:ascii="微软雅黑" w:eastAsia="微软雅黑" w:hAnsi="微软雅黑"/>
              <w:sz w:val="20"/>
              <w:szCs w:val="20"/>
            </w:rPr>
          </w:rPrChange>
        </w:rPr>
      </w:pPr>
      <w:r w:rsidRPr="00E01677">
        <w:rPr>
          <w:rFonts w:ascii="微软雅黑" w:eastAsia="微软雅黑" w:hAnsi="微软雅黑" w:hint="eastAsia"/>
          <w:color w:val="000000" w:themeColor="text1"/>
          <w:sz w:val="20"/>
          <w:szCs w:val="20"/>
          <w:rPrChange w:id="253" w:author="赵 燕君" w:date="2018-09-27T13:09:00Z">
            <w:rPr>
              <w:rFonts w:ascii="微软雅黑" w:eastAsia="微软雅黑" w:hAnsi="微软雅黑" w:hint="eastAsia"/>
              <w:sz w:val="20"/>
              <w:szCs w:val="20"/>
            </w:rPr>
          </w:rPrChange>
        </w:rPr>
        <w:t>入职引导</w:t>
      </w:r>
    </w:p>
    <w:p w:rsidR="00C61FC7" w:rsidRPr="00E01677" w:rsidRDefault="00C61FC7" w:rsidP="00C61FC7">
      <w:pPr>
        <w:pStyle w:val="a7"/>
        <w:numPr>
          <w:ilvl w:val="0"/>
          <w:numId w:val="10"/>
        </w:numPr>
        <w:spacing w:line="360" w:lineRule="exact"/>
        <w:ind w:firstLineChars="0"/>
        <w:rPr>
          <w:rFonts w:ascii="微软雅黑" w:eastAsia="微软雅黑" w:hAnsi="微软雅黑"/>
          <w:color w:val="000000" w:themeColor="text1"/>
          <w:sz w:val="20"/>
          <w:szCs w:val="20"/>
          <w:rPrChange w:id="254" w:author="赵 燕君" w:date="2018-09-27T13:09:00Z">
            <w:rPr>
              <w:rFonts w:ascii="微软雅黑" w:eastAsia="微软雅黑" w:hAnsi="微软雅黑"/>
              <w:sz w:val="20"/>
              <w:szCs w:val="20"/>
            </w:rPr>
          </w:rPrChange>
        </w:rPr>
      </w:pPr>
      <w:r w:rsidRPr="00E01677">
        <w:rPr>
          <w:rFonts w:ascii="微软雅黑" w:eastAsia="微软雅黑" w:hAnsi="微软雅黑" w:hint="eastAsia"/>
          <w:color w:val="000000" w:themeColor="text1"/>
          <w:sz w:val="20"/>
          <w:szCs w:val="20"/>
          <w:rPrChange w:id="255" w:author="赵 燕君" w:date="2018-09-27T13:09:00Z">
            <w:rPr>
              <w:rFonts w:ascii="微软雅黑" w:eastAsia="微软雅黑" w:hAnsi="微软雅黑" w:hint="eastAsia"/>
              <w:sz w:val="20"/>
              <w:szCs w:val="20"/>
            </w:rPr>
          </w:rPrChange>
        </w:rPr>
        <w:t>薪酬福利的定期回顾与调整</w:t>
      </w:r>
    </w:p>
    <w:p w:rsidR="00C61FC7" w:rsidRPr="00E01677" w:rsidRDefault="00C61FC7" w:rsidP="00C61FC7">
      <w:pPr>
        <w:pStyle w:val="a7"/>
        <w:numPr>
          <w:ilvl w:val="0"/>
          <w:numId w:val="10"/>
        </w:numPr>
        <w:spacing w:line="360" w:lineRule="exact"/>
        <w:ind w:firstLineChars="0"/>
        <w:rPr>
          <w:rFonts w:ascii="微软雅黑" w:eastAsia="微软雅黑" w:hAnsi="微软雅黑"/>
          <w:color w:val="000000" w:themeColor="text1"/>
          <w:sz w:val="20"/>
          <w:szCs w:val="20"/>
          <w:rPrChange w:id="256" w:author="赵 燕君" w:date="2018-09-27T13:09:00Z">
            <w:rPr>
              <w:rFonts w:ascii="微软雅黑" w:eastAsia="微软雅黑" w:hAnsi="微软雅黑"/>
              <w:sz w:val="20"/>
              <w:szCs w:val="20"/>
            </w:rPr>
          </w:rPrChange>
        </w:rPr>
      </w:pPr>
      <w:r w:rsidRPr="00E01677">
        <w:rPr>
          <w:rFonts w:ascii="微软雅黑" w:eastAsia="微软雅黑" w:hAnsi="微软雅黑" w:hint="eastAsia"/>
          <w:color w:val="000000" w:themeColor="text1"/>
          <w:sz w:val="20"/>
          <w:szCs w:val="20"/>
          <w:rPrChange w:id="257" w:author="赵 燕君" w:date="2018-09-27T13:09:00Z">
            <w:rPr>
              <w:rFonts w:ascii="微软雅黑" w:eastAsia="微软雅黑" w:hAnsi="微软雅黑" w:hint="eastAsia"/>
              <w:sz w:val="20"/>
              <w:szCs w:val="20"/>
            </w:rPr>
          </w:rPrChange>
        </w:rPr>
        <w:t>绩效管理</w:t>
      </w:r>
    </w:p>
    <w:p w:rsidR="00C61FC7" w:rsidRPr="00E01677" w:rsidRDefault="00C61FC7" w:rsidP="00C61FC7">
      <w:pPr>
        <w:pStyle w:val="a7"/>
        <w:numPr>
          <w:ilvl w:val="0"/>
          <w:numId w:val="10"/>
        </w:numPr>
        <w:spacing w:line="360" w:lineRule="exact"/>
        <w:ind w:firstLineChars="0"/>
        <w:rPr>
          <w:rFonts w:ascii="微软雅黑" w:eastAsia="微软雅黑" w:hAnsi="微软雅黑"/>
          <w:color w:val="000000" w:themeColor="text1"/>
          <w:sz w:val="20"/>
          <w:szCs w:val="20"/>
          <w:rPrChange w:id="258" w:author="赵 燕君" w:date="2018-09-27T13:09:00Z">
            <w:rPr>
              <w:rFonts w:ascii="微软雅黑" w:eastAsia="微软雅黑" w:hAnsi="微软雅黑"/>
              <w:sz w:val="20"/>
              <w:szCs w:val="20"/>
            </w:rPr>
          </w:rPrChange>
        </w:rPr>
      </w:pPr>
      <w:r w:rsidRPr="00E01677">
        <w:rPr>
          <w:rFonts w:ascii="微软雅黑" w:eastAsia="微软雅黑" w:hAnsi="微软雅黑" w:hint="eastAsia"/>
          <w:color w:val="000000" w:themeColor="text1"/>
          <w:sz w:val="20"/>
          <w:szCs w:val="20"/>
          <w:rPrChange w:id="259" w:author="赵 燕君" w:date="2018-09-27T13:09:00Z">
            <w:rPr>
              <w:rFonts w:ascii="微软雅黑" w:eastAsia="微软雅黑" w:hAnsi="微软雅黑" w:hint="eastAsia"/>
              <w:sz w:val="20"/>
              <w:szCs w:val="20"/>
            </w:rPr>
          </w:rPrChange>
        </w:rPr>
        <w:t>培训及职业导师制度</w:t>
      </w:r>
    </w:p>
    <w:p w:rsidR="00C61FC7" w:rsidRPr="00E01677" w:rsidRDefault="00C61FC7" w:rsidP="00C61FC7">
      <w:pPr>
        <w:pStyle w:val="a7"/>
        <w:numPr>
          <w:ilvl w:val="0"/>
          <w:numId w:val="10"/>
        </w:numPr>
        <w:spacing w:line="360" w:lineRule="exact"/>
        <w:ind w:firstLineChars="0"/>
        <w:rPr>
          <w:rFonts w:ascii="微软雅黑" w:eastAsia="微软雅黑" w:hAnsi="微软雅黑"/>
          <w:color w:val="000000" w:themeColor="text1"/>
          <w:sz w:val="20"/>
          <w:szCs w:val="20"/>
          <w:rPrChange w:id="260" w:author="赵 燕君" w:date="2018-09-27T13:09:00Z">
            <w:rPr>
              <w:rFonts w:ascii="微软雅黑" w:eastAsia="微软雅黑" w:hAnsi="微软雅黑"/>
              <w:sz w:val="20"/>
              <w:szCs w:val="20"/>
            </w:rPr>
          </w:rPrChange>
        </w:rPr>
      </w:pPr>
      <w:r w:rsidRPr="00E01677">
        <w:rPr>
          <w:rFonts w:ascii="微软雅黑" w:eastAsia="微软雅黑" w:hAnsi="微软雅黑" w:hint="eastAsia"/>
          <w:color w:val="000000" w:themeColor="text1"/>
          <w:sz w:val="20"/>
          <w:szCs w:val="20"/>
          <w:rPrChange w:id="261" w:author="赵 燕君" w:date="2018-09-27T13:09:00Z">
            <w:rPr>
              <w:rFonts w:ascii="微软雅黑" w:eastAsia="微软雅黑" w:hAnsi="微软雅黑" w:hint="eastAsia"/>
              <w:sz w:val="20"/>
              <w:szCs w:val="20"/>
            </w:rPr>
          </w:rPrChange>
        </w:rPr>
        <w:t>职业规划管理</w:t>
      </w:r>
    </w:p>
    <w:p w:rsidR="00C61FC7" w:rsidRPr="00E01677" w:rsidRDefault="00C61FC7" w:rsidP="00C61FC7">
      <w:pPr>
        <w:pStyle w:val="a7"/>
        <w:numPr>
          <w:ilvl w:val="0"/>
          <w:numId w:val="10"/>
        </w:numPr>
        <w:spacing w:line="360" w:lineRule="exact"/>
        <w:ind w:firstLineChars="0"/>
        <w:rPr>
          <w:rFonts w:ascii="微软雅黑" w:eastAsia="微软雅黑" w:hAnsi="微软雅黑"/>
          <w:color w:val="000000" w:themeColor="text1"/>
          <w:sz w:val="20"/>
          <w:szCs w:val="20"/>
          <w:rPrChange w:id="262" w:author="赵 燕君" w:date="2018-09-27T13:09:00Z">
            <w:rPr>
              <w:rFonts w:ascii="微软雅黑" w:eastAsia="微软雅黑" w:hAnsi="微软雅黑"/>
              <w:sz w:val="20"/>
              <w:szCs w:val="20"/>
            </w:rPr>
          </w:rPrChange>
        </w:rPr>
      </w:pPr>
      <w:r w:rsidRPr="00E01677">
        <w:rPr>
          <w:rFonts w:ascii="微软雅黑" w:eastAsia="微软雅黑" w:hAnsi="微软雅黑" w:hint="eastAsia"/>
          <w:color w:val="000000" w:themeColor="text1"/>
          <w:sz w:val="20"/>
          <w:szCs w:val="20"/>
          <w:rPrChange w:id="263" w:author="赵 燕君" w:date="2018-09-27T13:09:00Z">
            <w:rPr>
              <w:rFonts w:ascii="微软雅黑" w:eastAsia="微软雅黑" w:hAnsi="微软雅黑" w:hint="eastAsia"/>
              <w:sz w:val="20"/>
              <w:szCs w:val="20"/>
            </w:rPr>
          </w:rPrChange>
        </w:rPr>
        <w:t>人才梯队计划</w:t>
      </w:r>
    </w:p>
    <w:p w:rsidR="005F5CE9" w:rsidRPr="00E01677" w:rsidRDefault="005F5CE9" w:rsidP="00C61FC7">
      <w:pPr>
        <w:pStyle w:val="a7"/>
        <w:numPr>
          <w:ilvl w:val="0"/>
          <w:numId w:val="10"/>
        </w:numPr>
        <w:spacing w:line="360" w:lineRule="exact"/>
        <w:ind w:firstLineChars="0"/>
        <w:rPr>
          <w:rFonts w:ascii="微软雅黑" w:eastAsia="微软雅黑" w:hAnsi="微软雅黑"/>
          <w:color w:val="000000" w:themeColor="text1"/>
          <w:sz w:val="20"/>
          <w:szCs w:val="20"/>
          <w:rPrChange w:id="264" w:author="赵 燕君" w:date="2018-09-27T13:09:00Z">
            <w:rPr>
              <w:rFonts w:ascii="微软雅黑" w:eastAsia="微软雅黑" w:hAnsi="微软雅黑"/>
              <w:sz w:val="20"/>
              <w:szCs w:val="20"/>
            </w:rPr>
          </w:rPrChange>
        </w:rPr>
      </w:pPr>
      <w:r w:rsidRPr="00E01677">
        <w:rPr>
          <w:rFonts w:ascii="微软雅黑" w:eastAsia="微软雅黑" w:hAnsi="微软雅黑" w:hint="eastAsia"/>
          <w:color w:val="000000" w:themeColor="text1"/>
          <w:sz w:val="20"/>
          <w:szCs w:val="20"/>
          <w:rPrChange w:id="265" w:author="赵 燕君" w:date="2018-09-27T13:09:00Z">
            <w:rPr>
              <w:rFonts w:ascii="微软雅黑" w:eastAsia="微软雅黑" w:hAnsi="微软雅黑" w:hint="eastAsia"/>
              <w:sz w:val="20"/>
              <w:szCs w:val="20"/>
            </w:rPr>
          </w:rPrChange>
        </w:rPr>
        <w:t>离职管理</w:t>
      </w:r>
    </w:p>
    <w:p w:rsidR="00A96DF5" w:rsidRDefault="00A96DF5" w:rsidP="00D93963">
      <w:pPr>
        <w:spacing w:line="360" w:lineRule="exact"/>
        <w:rPr>
          <w:ins w:id="266" w:author="赵 燕君" w:date="2018-09-26T11:13:00Z"/>
          <w:rFonts w:ascii="微软雅黑" w:eastAsia="微软雅黑" w:hAnsi="微软雅黑"/>
          <w:sz w:val="20"/>
          <w:szCs w:val="20"/>
        </w:rPr>
      </w:pPr>
    </w:p>
    <w:p w:rsidR="00992B38" w:rsidRPr="00F919D7" w:rsidRDefault="00992B38" w:rsidP="00D93963">
      <w:pPr>
        <w:spacing w:line="360" w:lineRule="exact"/>
        <w:rPr>
          <w:rFonts w:ascii="微软雅黑" w:eastAsia="微软雅黑" w:hAnsi="微软雅黑"/>
          <w:sz w:val="20"/>
          <w:szCs w:val="20"/>
        </w:rPr>
      </w:pPr>
    </w:p>
    <w:p w:rsidR="00E31306" w:rsidRPr="00E069B4" w:rsidRDefault="005A41D9" w:rsidP="00D93963">
      <w:pPr>
        <w:spacing w:line="360" w:lineRule="exact"/>
        <w:rPr>
          <w:rFonts w:ascii="微软雅黑" w:eastAsia="微软雅黑" w:hAnsi="微软雅黑"/>
          <w:b/>
          <w:color w:val="FF0000"/>
          <w:sz w:val="20"/>
          <w:szCs w:val="20"/>
          <w:rPrChange w:id="267" w:author="赵 燕君" w:date="2018-09-27T11:47:00Z">
            <w:rPr>
              <w:rFonts w:ascii="微软雅黑" w:eastAsia="微软雅黑" w:hAnsi="微软雅黑"/>
              <w:b/>
              <w:sz w:val="20"/>
              <w:szCs w:val="20"/>
            </w:rPr>
          </w:rPrChange>
        </w:rPr>
      </w:pPr>
      <w:bookmarkStart w:id="268" w:name="_Hlk517798034"/>
      <w:r w:rsidRPr="00E01677">
        <w:rPr>
          <w:rFonts w:ascii="微软雅黑" w:eastAsia="微软雅黑" w:hAnsi="微软雅黑"/>
          <w:b/>
          <w:color w:val="000000" w:themeColor="text1"/>
          <w:sz w:val="20"/>
          <w:szCs w:val="20"/>
          <w:rPrChange w:id="269" w:author="赵 燕君" w:date="2018-09-27T13:10:00Z">
            <w:rPr>
              <w:rFonts w:ascii="微软雅黑" w:eastAsia="微软雅黑" w:hAnsi="微软雅黑"/>
              <w:b/>
              <w:sz w:val="20"/>
              <w:szCs w:val="20"/>
            </w:rPr>
          </w:rPrChange>
        </w:rPr>
        <w:t>0</w:t>
      </w:r>
      <w:r w:rsidR="0003651E" w:rsidRPr="00E01677">
        <w:rPr>
          <w:rFonts w:ascii="微软雅黑" w:eastAsia="微软雅黑" w:hAnsi="微软雅黑"/>
          <w:b/>
          <w:color w:val="000000" w:themeColor="text1"/>
          <w:sz w:val="20"/>
          <w:szCs w:val="20"/>
          <w:rPrChange w:id="270" w:author="赵 燕君" w:date="2018-09-27T13:10:00Z">
            <w:rPr>
              <w:rFonts w:ascii="微软雅黑" w:eastAsia="微软雅黑" w:hAnsi="微软雅黑"/>
              <w:b/>
              <w:sz w:val="20"/>
              <w:szCs w:val="20"/>
            </w:rPr>
          </w:rPrChange>
        </w:rPr>
        <w:t>4</w:t>
      </w:r>
      <w:r w:rsidRPr="00E01677">
        <w:rPr>
          <w:rFonts w:ascii="微软雅黑" w:eastAsia="微软雅黑" w:hAnsi="微软雅黑"/>
          <w:b/>
          <w:color w:val="000000" w:themeColor="text1"/>
          <w:sz w:val="20"/>
          <w:szCs w:val="20"/>
          <w:rPrChange w:id="271" w:author="赵 燕君" w:date="2018-09-27T13:10:00Z">
            <w:rPr>
              <w:rFonts w:ascii="微软雅黑" w:eastAsia="微软雅黑" w:hAnsi="微软雅黑"/>
              <w:b/>
              <w:sz w:val="20"/>
              <w:szCs w:val="20"/>
            </w:rPr>
          </w:rPrChange>
        </w:rPr>
        <w:t>U0</w:t>
      </w:r>
      <w:r w:rsidR="00454CBC" w:rsidRPr="00E01677">
        <w:rPr>
          <w:rFonts w:ascii="微软雅黑" w:eastAsia="微软雅黑" w:hAnsi="微软雅黑"/>
          <w:b/>
          <w:color w:val="000000" w:themeColor="text1"/>
          <w:sz w:val="20"/>
          <w:szCs w:val="20"/>
          <w:rPrChange w:id="272" w:author="赵 燕君" w:date="2018-09-27T13:10:00Z">
            <w:rPr>
              <w:rFonts w:ascii="微软雅黑" w:eastAsia="微软雅黑" w:hAnsi="微软雅黑"/>
              <w:b/>
              <w:sz w:val="20"/>
              <w:szCs w:val="20"/>
            </w:rPr>
          </w:rPrChange>
        </w:rPr>
        <w:t>3</w:t>
      </w:r>
      <w:r w:rsidR="0003651E" w:rsidRPr="00E01677">
        <w:rPr>
          <w:rFonts w:ascii="微软雅黑" w:eastAsia="微软雅黑" w:hAnsi="微软雅黑" w:hint="eastAsia"/>
          <w:b/>
          <w:color w:val="000000" w:themeColor="text1"/>
          <w:sz w:val="20"/>
          <w:szCs w:val="20"/>
          <w:rPrChange w:id="273" w:author="赵 燕君" w:date="2018-09-27T13:10:00Z">
            <w:rPr>
              <w:rFonts w:ascii="微软雅黑" w:eastAsia="微软雅黑" w:hAnsi="微软雅黑" w:hint="eastAsia"/>
              <w:b/>
              <w:sz w:val="20"/>
              <w:szCs w:val="20"/>
            </w:rPr>
          </w:rPrChange>
        </w:rPr>
        <w:t>措施</w:t>
      </w:r>
      <w:proofErr w:type="gramStart"/>
      <w:r w:rsidR="0003651E" w:rsidRPr="00E01677">
        <w:rPr>
          <w:rFonts w:ascii="微软雅黑" w:eastAsia="微软雅黑" w:hAnsi="微软雅黑" w:hint="eastAsia"/>
          <w:b/>
          <w:color w:val="000000" w:themeColor="text1"/>
          <w:sz w:val="20"/>
          <w:szCs w:val="20"/>
          <w:rPrChange w:id="274" w:author="赵 燕君" w:date="2018-09-27T13:10:00Z">
            <w:rPr>
              <w:rFonts w:ascii="微软雅黑" w:eastAsia="微软雅黑" w:hAnsi="微软雅黑" w:hint="eastAsia"/>
              <w:b/>
              <w:sz w:val="20"/>
              <w:szCs w:val="20"/>
            </w:rPr>
          </w:rPrChange>
        </w:rPr>
        <w:t>一</w:t>
      </w:r>
      <w:proofErr w:type="gramEnd"/>
      <w:r w:rsidR="0003651E" w:rsidRPr="00E01677">
        <w:rPr>
          <w:rFonts w:ascii="微软雅黑" w:eastAsia="微软雅黑" w:hAnsi="微软雅黑" w:hint="eastAsia"/>
          <w:b/>
          <w:color w:val="000000" w:themeColor="text1"/>
          <w:sz w:val="20"/>
          <w:szCs w:val="20"/>
          <w:rPrChange w:id="275" w:author="赵 燕君" w:date="2018-09-27T13:10:00Z">
            <w:rPr>
              <w:rFonts w:ascii="微软雅黑" w:eastAsia="微软雅黑" w:hAnsi="微软雅黑" w:hint="eastAsia"/>
              <w:b/>
              <w:sz w:val="20"/>
              <w:szCs w:val="20"/>
            </w:rPr>
          </w:rPrChange>
        </w:rPr>
        <w:t>：入职引导</w:t>
      </w:r>
    </w:p>
    <w:bookmarkEnd w:id="268"/>
    <w:p w:rsidR="00C5757F" w:rsidRPr="00E01677" w:rsidRDefault="0003651E" w:rsidP="00D93963">
      <w:pPr>
        <w:spacing w:line="360" w:lineRule="exact"/>
        <w:rPr>
          <w:rFonts w:ascii="微软雅黑" w:eastAsia="微软雅黑" w:hAnsi="微软雅黑"/>
          <w:color w:val="000000" w:themeColor="text1"/>
          <w:sz w:val="20"/>
          <w:szCs w:val="20"/>
          <w:rPrChange w:id="276" w:author="赵 燕君" w:date="2018-09-27T13:09:00Z">
            <w:rPr>
              <w:rFonts w:ascii="微软雅黑" w:eastAsia="微软雅黑" w:hAnsi="微软雅黑"/>
              <w:sz w:val="20"/>
              <w:szCs w:val="20"/>
            </w:rPr>
          </w:rPrChange>
        </w:rPr>
      </w:pPr>
      <w:r w:rsidRPr="00E01677">
        <w:rPr>
          <w:rFonts w:ascii="微软雅黑" w:eastAsia="微软雅黑" w:hAnsi="微软雅黑" w:hint="eastAsia"/>
          <w:color w:val="000000" w:themeColor="text1"/>
          <w:sz w:val="20"/>
          <w:szCs w:val="20"/>
          <w:rPrChange w:id="277" w:author="赵 燕君" w:date="2018-09-27T13:09:00Z">
            <w:rPr>
              <w:rFonts w:ascii="微软雅黑" w:eastAsia="微软雅黑" w:hAnsi="微软雅黑" w:hint="eastAsia"/>
              <w:sz w:val="20"/>
              <w:szCs w:val="20"/>
            </w:rPr>
          </w:rPrChange>
        </w:rPr>
        <w:t>首先是入职引导。新员工刚来到公司，企业应该做好的第一件事就是入职引导。入</w:t>
      </w:r>
      <w:proofErr w:type="gramStart"/>
      <w:r w:rsidRPr="00E01677">
        <w:rPr>
          <w:rFonts w:ascii="微软雅黑" w:eastAsia="微软雅黑" w:hAnsi="微软雅黑" w:hint="eastAsia"/>
          <w:color w:val="000000" w:themeColor="text1"/>
          <w:sz w:val="20"/>
          <w:szCs w:val="20"/>
          <w:rPrChange w:id="278" w:author="赵 燕君" w:date="2018-09-27T13:09:00Z">
            <w:rPr>
              <w:rFonts w:ascii="微软雅黑" w:eastAsia="微软雅黑" w:hAnsi="微软雅黑" w:hint="eastAsia"/>
              <w:sz w:val="20"/>
              <w:szCs w:val="20"/>
            </w:rPr>
          </w:rPrChange>
        </w:rPr>
        <w:t>职引导</w:t>
      </w:r>
      <w:proofErr w:type="gramEnd"/>
      <w:r w:rsidRPr="00E01677">
        <w:rPr>
          <w:rFonts w:ascii="微软雅黑" w:eastAsia="微软雅黑" w:hAnsi="微软雅黑" w:hint="eastAsia"/>
          <w:color w:val="000000" w:themeColor="text1"/>
          <w:sz w:val="20"/>
          <w:szCs w:val="20"/>
          <w:rPrChange w:id="279" w:author="赵 燕君" w:date="2018-09-27T13:09:00Z">
            <w:rPr>
              <w:rFonts w:ascii="微软雅黑" w:eastAsia="微软雅黑" w:hAnsi="微软雅黑" w:hint="eastAsia"/>
              <w:sz w:val="20"/>
              <w:szCs w:val="20"/>
            </w:rPr>
          </w:rPrChange>
        </w:rPr>
        <w:t>是指企业</w:t>
      </w:r>
      <w:r w:rsidR="009D0A2E" w:rsidRPr="00E01677">
        <w:rPr>
          <w:rFonts w:ascii="微软雅黑" w:eastAsia="微软雅黑" w:hAnsi="微软雅黑" w:hint="eastAsia"/>
          <w:color w:val="000000" w:themeColor="text1"/>
          <w:sz w:val="20"/>
          <w:szCs w:val="20"/>
          <w:rPrChange w:id="280" w:author="赵 燕君" w:date="2018-09-27T13:09:00Z">
            <w:rPr>
              <w:rFonts w:ascii="微软雅黑" w:eastAsia="微软雅黑" w:hAnsi="微软雅黑" w:hint="eastAsia"/>
              <w:sz w:val="20"/>
              <w:szCs w:val="20"/>
            </w:rPr>
          </w:rPrChange>
        </w:rPr>
        <w:t>和管理者</w:t>
      </w:r>
      <w:r w:rsidRPr="00E01677">
        <w:rPr>
          <w:rFonts w:ascii="微软雅黑" w:eastAsia="微软雅黑" w:hAnsi="微软雅黑" w:hint="eastAsia"/>
          <w:color w:val="000000" w:themeColor="text1"/>
          <w:sz w:val="20"/>
          <w:szCs w:val="20"/>
          <w:rPrChange w:id="281" w:author="赵 燕君" w:date="2018-09-27T13:09:00Z">
            <w:rPr>
              <w:rFonts w:ascii="微软雅黑" w:eastAsia="微软雅黑" w:hAnsi="微软雅黑" w:hint="eastAsia"/>
              <w:sz w:val="20"/>
              <w:szCs w:val="20"/>
            </w:rPr>
          </w:rPrChange>
        </w:rPr>
        <w:t>为了确保新进的员工知道他们需要做什么以及怎样去做，会为新员工提供出色完成工作所需要的基本背景信息</w:t>
      </w:r>
      <w:r w:rsidR="005A00A2" w:rsidRPr="00E01677">
        <w:rPr>
          <w:rFonts w:ascii="微软雅黑" w:eastAsia="微软雅黑" w:hAnsi="微软雅黑" w:hint="eastAsia"/>
          <w:color w:val="000000" w:themeColor="text1"/>
          <w:sz w:val="20"/>
          <w:szCs w:val="20"/>
          <w:rPrChange w:id="282" w:author="赵 燕君" w:date="2018-09-27T13:09:00Z">
            <w:rPr>
              <w:rFonts w:ascii="微软雅黑" w:eastAsia="微软雅黑" w:hAnsi="微软雅黑" w:hint="eastAsia"/>
              <w:sz w:val="20"/>
              <w:szCs w:val="20"/>
            </w:rPr>
          </w:rPrChange>
        </w:rPr>
        <w:t>。比</w:t>
      </w:r>
      <w:r w:rsidRPr="00E01677">
        <w:rPr>
          <w:rFonts w:ascii="微软雅黑" w:eastAsia="微软雅黑" w:hAnsi="微软雅黑" w:hint="eastAsia"/>
          <w:color w:val="000000" w:themeColor="text1"/>
          <w:sz w:val="20"/>
          <w:szCs w:val="20"/>
          <w:rPrChange w:id="283" w:author="赵 燕君" w:date="2018-09-27T13:09:00Z">
            <w:rPr>
              <w:rFonts w:ascii="微软雅黑" w:eastAsia="微软雅黑" w:hAnsi="微软雅黑" w:hint="eastAsia"/>
              <w:sz w:val="20"/>
              <w:szCs w:val="20"/>
            </w:rPr>
          </w:rPrChange>
        </w:rPr>
        <w:t>如</w:t>
      </w:r>
      <w:r w:rsidR="000C3443" w:rsidRPr="00E01677">
        <w:rPr>
          <w:rFonts w:ascii="微软雅黑" w:eastAsia="微软雅黑" w:hAnsi="微软雅黑" w:hint="eastAsia"/>
          <w:color w:val="000000" w:themeColor="text1"/>
          <w:sz w:val="20"/>
          <w:szCs w:val="20"/>
          <w:rPrChange w:id="284" w:author="赵 燕君" w:date="2018-09-27T13:09:00Z">
            <w:rPr>
              <w:rFonts w:ascii="微软雅黑" w:eastAsia="微软雅黑" w:hAnsi="微软雅黑" w:hint="eastAsia"/>
              <w:sz w:val="20"/>
              <w:szCs w:val="20"/>
            </w:rPr>
          </w:rPrChange>
        </w:rPr>
        <w:t>由</w:t>
      </w:r>
      <w:r w:rsidR="000C3443" w:rsidRPr="00E01677">
        <w:rPr>
          <w:rFonts w:ascii="微软雅黑" w:eastAsia="微软雅黑" w:hAnsi="微软雅黑"/>
          <w:color w:val="000000" w:themeColor="text1"/>
          <w:sz w:val="20"/>
          <w:szCs w:val="20"/>
          <w:rPrChange w:id="285" w:author="赵 燕君" w:date="2018-09-27T13:09:00Z">
            <w:rPr>
              <w:rFonts w:ascii="微软雅黑" w:eastAsia="微软雅黑" w:hAnsi="微软雅黑"/>
              <w:sz w:val="20"/>
              <w:szCs w:val="20"/>
            </w:rPr>
          </w:rPrChange>
        </w:rPr>
        <w:t>HR</w:t>
      </w:r>
      <w:r w:rsidR="00C9208D" w:rsidRPr="00E01677">
        <w:rPr>
          <w:rFonts w:ascii="微软雅黑" w:eastAsia="微软雅黑" w:hAnsi="微软雅黑" w:hint="eastAsia"/>
          <w:color w:val="000000" w:themeColor="text1"/>
          <w:sz w:val="20"/>
          <w:szCs w:val="20"/>
          <w:rPrChange w:id="286" w:author="赵 燕君" w:date="2018-09-27T13:09:00Z">
            <w:rPr>
              <w:rFonts w:ascii="微软雅黑" w:eastAsia="微软雅黑" w:hAnsi="微软雅黑" w:hint="eastAsia"/>
              <w:sz w:val="20"/>
              <w:szCs w:val="20"/>
            </w:rPr>
          </w:rPrChange>
        </w:rPr>
        <w:t>解释一些基本事项如工作时间和休假，把新员工介绍给他的</w:t>
      </w:r>
      <w:r w:rsidR="00721273" w:rsidRPr="00E01677">
        <w:rPr>
          <w:rFonts w:ascii="微软雅黑" w:eastAsia="微软雅黑" w:hAnsi="微软雅黑" w:hint="eastAsia"/>
          <w:color w:val="000000" w:themeColor="text1"/>
          <w:sz w:val="20"/>
          <w:szCs w:val="20"/>
          <w:rPrChange w:id="287" w:author="赵 燕君" w:date="2018-09-27T13:09:00Z">
            <w:rPr>
              <w:rFonts w:ascii="微软雅黑" w:eastAsia="微软雅黑" w:hAnsi="微软雅黑" w:hint="eastAsia"/>
              <w:sz w:val="20"/>
              <w:szCs w:val="20"/>
            </w:rPr>
          </w:rPrChange>
        </w:rPr>
        <w:t>直线经理</w:t>
      </w:r>
      <w:r w:rsidR="00C9208D" w:rsidRPr="00E01677">
        <w:rPr>
          <w:rFonts w:ascii="微软雅黑" w:eastAsia="微软雅黑" w:hAnsi="微软雅黑" w:hint="eastAsia"/>
          <w:color w:val="000000" w:themeColor="text1"/>
          <w:sz w:val="20"/>
          <w:szCs w:val="20"/>
          <w:rPrChange w:id="288" w:author="赵 燕君" w:date="2018-09-27T13:09:00Z">
            <w:rPr>
              <w:rFonts w:ascii="微软雅黑" w:eastAsia="微软雅黑" w:hAnsi="微软雅黑" w:hint="eastAsia"/>
              <w:sz w:val="20"/>
              <w:szCs w:val="20"/>
            </w:rPr>
          </w:rPrChange>
        </w:rPr>
        <w:t>。</w:t>
      </w:r>
      <w:r w:rsidR="00721273" w:rsidRPr="00E01677">
        <w:rPr>
          <w:rFonts w:ascii="微软雅黑" w:eastAsia="微软雅黑" w:hAnsi="微软雅黑" w:hint="eastAsia"/>
          <w:color w:val="000000" w:themeColor="text1"/>
          <w:sz w:val="20"/>
          <w:szCs w:val="20"/>
          <w:rPrChange w:id="289" w:author="赵 燕君" w:date="2018-09-27T13:09:00Z">
            <w:rPr>
              <w:rFonts w:ascii="微软雅黑" w:eastAsia="微软雅黑" w:hAnsi="微软雅黑" w:hint="eastAsia"/>
              <w:sz w:val="20"/>
              <w:szCs w:val="20"/>
            </w:rPr>
          </w:rPrChange>
        </w:rPr>
        <w:t>直线经理</w:t>
      </w:r>
      <w:r w:rsidR="00C9208D" w:rsidRPr="00E01677">
        <w:rPr>
          <w:rFonts w:ascii="微软雅黑" w:eastAsia="微软雅黑" w:hAnsi="微软雅黑" w:hint="eastAsia"/>
          <w:color w:val="000000" w:themeColor="text1"/>
          <w:sz w:val="20"/>
          <w:szCs w:val="20"/>
          <w:rPrChange w:id="290" w:author="赵 燕君" w:date="2018-09-27T13:09:00Z">
            <w:rPr>
              <w:rFonts w:ascii="微软雅黑" w:eastAsia="微软雅黑" w:hAnsi="微软雅黑" w:hint="eastAsia"/>
              <w:sz w:val="20"/>
              <w:szCs w:val="20"/>
            </w:rPr>
          </w:rPrChange>
        </w:rPr>
        <w:t>继续对新员工进行引导</w:t>
      </w:r>
      <w:r w:rsidR="00C5757F" w:rsidRPr="00E01677">
        <w:rPr>
          <w:rFonts w:ascii="微软雅黑" w:eastAsia="微软雅黑" w:hAnsi="微软雅黑" w:hint="eastAsia"/>
          <w:color w:val="000000" w:themeColor="text1"/>
          <w:sz w:val="20"/>
          <w:szCs w:val="20"/>
          <w:rPrChange w:id="291" w:author="赵 燕君" w:date="2018-09-27T13:09:00Z">
            <w:rPr>
              <w:rFonts w:ascii="微软雅黑" w:eastAsia="微软雅黑" w:hAnsi="微软雅黑" w:hint="eastAsia"/>
              <w:sz w:val="20"/>
              <w:szCs w:val="20"/>
            </w:rPr>
          </w:rPrChange>
        </w:rPr>
        <w:t>：</w:t>
      </w:r>
      <w:r w:rsidR="00C9208D" w:rsidRPr="00E01677">
        <w:rPr>
          <w:rFonts w:ascii="微软雅黑" w:eastAsia="微软雅黑" w:hAnsi="微软雅黑" w:hint="eastAsia"/>
          <w:color w:val="000000" w:themeColor="text1"/>
          <w:sz w:val="20"/>
          <w:szCs w:val="20"/>
          <w:rPrChange w:id="292" w:author="赵 燕君" w:date="2018-09-27T13:09:00Z">
            <w:rPr>
              <w:rFonts w:ascii="微软雅黑" w:eastAsia="微软雅黑" w:hAnsi="微软雅黑" w:hint="eastAsia"/>
              <w:sz w:val="20"/>
              <w:szCs w:val="20"/>
            </w:rPr>
          </w:rPrChange>
        </w:rPr>
        <w:t>解释部门内部的组织结构，介绍新同事给大家认识，使他</w:t>
      </w:r>
      <w:proofErr w:type="gramStart"/>
      <w:r w:rsidR="00C9208D" w:rsidRPr="00E01677">
        <w:rPr>
          <w:rFonts w:ascii="微软雅黑" w:eastAsia="微软雅黑" w:hAnsi="微软雅黑" w:hint="eastAsia"/>
          <w:color w:val="000000" w:themeColor="text1"/>
          <w:sz w:val="20"/>
          <w:szCs w:val="20"/>
          <w:rPrChange w:id="293" w:author="赵 燕君" w:date="2018-09-27T13:09:00Z">
            <w:rPr>
              <w:rFonts w:ascii="微软雅黑" w:eastAsia="微软雅黑" w:hAnsi="微软雅黑" w:hint="eastAsia"/>
              <w:sz w:val="20"/>
              <w:szCs w:val="20"/>
            </w:rPr>
          </w:rPrChange>
        </w:rPr>
        <w:t>熟悉</w:t>
      </w:r>
      <w:r w:rsidR="00C5757F" w:rsidRPr="00E01677">
        <w:rPr>
          <w:rFonts w:ascii="微软雅黑" w:eastAsia="微软雅黑" w:hAnsi="微软雅黑" w:hint="eastAsia"/>
          <w:color w:val="000000" w:themeColor="text1"/>
          <w:sz w:val="20"/>
          <w:szCs w:val="20"/>
          <w:rPrChange w:id="294" w:author="赵 燕君" w:date="2018-09-27T13:09:00Z">
            <w:rPr>
              <w:rFonts w:ascii="微软雅黑" w:eastAsia="微软雅黑" w:hAnsi="微软雅黑" w:hint="eastAsia"/>
              <w:sz w:val="20"/>
              <w:szCs w:val="20"/>
            </w:rPr>
          </w:rPrChange>
        </w:rPr>
        <w:t>部门</w:t>
      </w:r>
      <w:proofErr w:type="gramEnd"/>
      <w:r w:rsidR="00C5757F" w:rsidRPr="00E01677">
        <w:rPr>
          <w:rFonts w:ascii="微软雅黑" w:eastAsia="微软雅黑" w:hAnsi="微软雅黑" w:hint="eastAsia"/>
          <w:color w:val="000000" w:themeColor="text1"/>
          <w:sz w:val="20"/>
          <w:szCs w:val="20"/>
          <w:rPrChange w:id="295" w:author="赵 燕君" w:date="2018-09-27T13:09:00Z">
            <w:rPr>
              <w:rFonts w:ascii="微软雅黑" w:eastAsia="微软雅黑" w:hAnsi="微软雅黑" w:hint="eastAsia"/>
              <w:sz w:val="20"/>
              <w:szCs w:val="20"/>
            </w:rPr>
          </w:rPrChange>
        </w:rPr>
        <w:t>成员与</w:t>
      </w:r>
      <w:r w:rsidR="00C9208D" w:rsidRPr="00E01677">
        <w:rPr>
          <w:rFonts w:ascii="微软雅黑" w:eastAsia="微软雅黑" w:hAnsi="微软雅黑" w:hint="eastAsia"/>
          <w:color w:val="000000" w:themeColor="text1"/>
          <w:sz w:val="20"/>
          <w:szCs w:val="20"/>
          <w:rPrChange w:id="296" w:author="赵 燕君" w:date="2018-09-27T13:09:00Z">
            <w:rPr>
              <w:rFonts w:ascii="微软雅黑" w:eastAsia="微软雅黑" w:hAnsi="微软雅黑" w:hint="eastAsia"/>
              <w:sz w:val="20"/>
              <w:szCs w:val="20"/>
            </w:rPr>
          </w:rPrChange>
        </w:rPr>
        <w:t>工作环境</w:t>
      </w:r>
      <w:r w:rsidR="005A00A2" w:rsidRPr="00E01677">
        <w:rPr>
          <w:rFonts w:ascii="微软雅黑" w:eastAsia="微软雅黑" w:hAnsi="微软雅黑" w:hint="eastAsia"/>
          <w:color w:val="000000" w:themeColor="text1"/>
          <w:sz w:val="20"/>
          <w:szCs w:val="20"/>
          <w:rPrChange w:id="297" w:author="赵 燕君" w:date="2018-09-27T13:09:00Z">
            <w:rPr>
              <w:rFonts w:ascii="微软雅黑" w:eastAsia="微软雅黑" w:hAnsi="微软雅黑" w:hint="eastAsia"/>
              <w:sz w:val="20"/>
              <w:szCs w:val="20"/>
            </w:rPr>
          </w:rPrChange>
        </w:rPr>
        <w:t>，</w:t>
      </w:r>
      <w:r w:rsidR="00C9208D" w:rsidRPr="00E01677">
        <w:rPr>
          <w:rFonts w:ascii="微软雅黑" w:eastAsia="微软雅黑" w:hAnsi="微软雅黑" w:hint="eastAsia"/>
          <w:color w:val="000000" w:themeColor="text1"/>
          <w:sz w:val="20"/>
          <w:szCs w:val="20"/>
          <w:rPrChange w:id="298" w:author="赵 燕君" w:date="2018-09-27T13:09:00Z">
            <w:rPr>
              <w:rFonts w:ascii="微软雅黑" w:eastAsia="微软雅黑" w:hAnsi="微软雅黑" w:hint="eastAsia"/>
              <w:sz w:val="20"/>
              <w:szCs w:val="20"/>
            </w:rPr>
          </w:rPrChange>
        </w:rPr>
        <w:t>帮助他</w:t>
      </w:r>
      <w:r w:rsidR="00C5757F" w:rsidRPr="00E01677">
        <w:rPr>
          <w:rFonts w:ascii="微软雅黑" w:eastAsia="微软雅黑" w:hAnsi="微软雅黑" w:hint="eastAsia"/>
          <w:color w:val="000000" w:themeColor="text1"/>
          <w:sz w:val="20"/>
          <w:szCs w:val="20"/>
          <w:rPrChange w:id="299" w:author="赵 燕君" w:date="2018-09-27T13:09:00Z">
            <w:rPr>
              <w:rFonts w:ascii="微软雅黑" w:eastAsia="微软雅黑" w:hAnsi="微软雅黑" w:hint="eastAsia"/>
              <w:sz w:val="20"/>
              <w:szCs w:val="20"/>
            </w:rPr>
          </w:rPrChange>
        </w:rPr>
        <w:t>建立归属感</w:t>
      </w:r>
      <w:r w:rsidR="00C9208D" w:rsidRPr="00E01677">
        <w:rPr>
          <w:rFonts w:ascii="微软雅黑" w:eastAsia="微软雅黑" w:hAnsi="微软雅黑" w:hint="eastAsia"/>
          <w:color w:val="000000" w:themeColor="text1"/>
          <w:sz w:val="20"/>
          <w:szCs w:val="20"/>
          <w:rPrChange w:id="300" w:author="赵 燕君" w:date="2018-09-27T13:09:00Z">
            <w:rPr>
              <w:rFonts w:ascii="微软雅黑" w:eastAsia="微软雅黑" w:hAnsi="微软雅黑" w:hint="eastAsia"/>
              <w:sz w:val="20"/>
              <w:szCs w:val="20"/>
            </w:rPr>
          </w:rPrChange>
        </w:rPr>
        <w:t>。</w:t>
      </w:r>
      <w:r w:rsidR="000C3443" w:rsidRPr="00E01677">
        <w:rPr>
          <w:rFonts w:ascii="微软雅黑" w:eastAsia="微软雅黑" w:hAnsi="微软雅黑" w:hint="eastAsia"/>
          <w:color w:val="000000" w:themeColor="text1"/>
          <w:sz w:val="20"/>
          <w:szCs w:val="20"/>
          <w:rPrChange w:id="301" w:author="赵 燕君" w:date="2018-09-27T13:09:00Z">
            <w:rPr>
              <w:rFonts w:ascii="微软雅黑" w:eastAsia="微软雅黑" w:hAnsi="微软雅黑" w:hint="eastAsia"/>
              <w:sz w:val="20"/>
              <w:szCs w:val="20"/>
            </w:rPr>
          </w:rPrChange>
        </w:rPr>
        <w:t>不要小看入</w:t>
      </w:r>
      <w:proofErr w:type="gramStart"/>
      <w:r w:rsidR="000C3443" w:rsidRPr="00E01677">
        <w:rPr>
          <w:rFonts w:ascii="微软雅黑" w:eastAsia="微软雅黑" w:hAnsi="微软雅黑" w:hint="eastAsia"/>
          <w:color w:val="000000" w:themeColor="text1"/>
          <w:sz w:val="20"/>
          <w:szCs w:val="20"/>
          <w:rPrChange w:id="302" w:author="赵 燕君" w:date="2018-09-27T13:09:00Z">
            <w:rPr>
              <w:rFonts w:ascii="微软雅黑" w:eastAsia="微软雅黑" w:hAnsi="微软雅黑" w:hint="eastAsia"/>
              <w:sz w:val="20"/>
              <w:szCs w:val="20"/>
            </w:rPr>
          </w:rPrChange>
        </w:rPr>
        <w:t>职引导</w:t>
      </w:r>
      <w:proofErr w:type="gramEnd"/>
      <w:r w:rsidR="000C3443" w:rsidRPr="00E01677">
        <w:rPr>
          <w:rFonts w:ascii="微软雅黑" w:eastAsia="微软雅黑" w:hAnsi="微软雅黑" w:hint="eastAsia"/>
          <w:color w:val="000000" w:themeColor="text1"/>
          <w:sz w:val="20"/>
          <w:szCs w:val="20"/>
          <w:rPrChange w:id="303" w:author="赵 燕君" w:date="2018-09-27T13:09:00Z">
            <w:rPr>
              <w:rFonts w:ascii="微软雅黑" w:eastAsia="微软雅黑" w:hAnsi="微软雅黑" w:hint="eastAsia"/>
              <w:sz w:val="20"/>
              <w:szCs w:val="20"/>
            </w:rPr>
          </w:rPrChange>
        </w:rPr>
        <w:t>的重要性，</w:t>
      </w:r>
      <w:r w:rsidR="00FA6780" w:rsidRPr="00E01677">
        <w:rPr>
          <w:rFonts w:ascii="微软雅黑" w:eastAsia="微软雅黑" w:hAnsi="微软雅黑" w:hint="eastAsia"/>
          <w:color w:val="000000" w:themeColor="text1"/>
          <w:sz w:val="20"/>
          <w:szCs w:val="20"/>
          <w:rPrChange w:id="304" w:author="赵 燕君" w:date="2018-09-27T13:09:00Z">
            <w:rPr>
              <w:rFonts w:ascii="微软雅黑" w:eastAsia="微软雅黑" w:hAnsi="微软雅黑" w:hint="eastAsia"/>
              <w:sz w:val="20"/>
              <w:szCs w:val="20"/>
            </w:rPr>
          </w:rPrChange>
        </w:rPr>
        <w:t>成功的入</w:t>
      </w:r>
      <w:proofErr w:type="gramStart"/>
      <w:r w:rsidR="00FA6780" w:rsidRPr="00E01677">
        <w:rPr>
          <w:rFonts w:ascii="微软雅黑" w:eastAsia="微软雅黑" w:hAnsi="微软雅黑" w:hint="eastAsia"/>
          <w:color w:val="000000" w:themeColor="text1"/>
          <w:sz w:val="20"/>
          <w:szCs w:val="20"/>
          <w:rPrChange w:id="305" w:author="赵 燕君" w:date="2018-09-27T13:09:00Z">
            <w:rPr>
              <w:rFonts w:ascii="微软雅黑" w:eastAsia="微软雅黑" w:hAnsi="微软雅黑" w:hint="eastAsia"/>
              <w:sz w:val="20"/>
              <w:szCs w:val="20"/>
            </w:rPr>
          </w:rPrChange>
        </w:rPr>
        <w:t>职引</w:t>
      </w:r>
      <w:proofErr w:type="gramEnd"/>
      <w:r w:rsidR="00FA6780" w:rsidRPr="00E01677">
        <w:rPr>
          <w:rFonts w:ascii="微软雅黑" w:eastAsia="微软雅黑" w:hAnsi="微软雅黑" w:hint="eastAsia"/>
          <w:color w:val="000000" w:themeColor="text1"/>
          <w:sz w:val="20"/>
          <w:szCs w:val="20"/>
          <w:rPrChange w:id="306" w:author="赵 燕君" w:date="2018-09-27T13:09:00Z">
            <w:rPr>
              <w:rFonts w:ascii="微软雅黑" w:eastAsia="微软雅黑" w:hAnsi="微软雅黑" w:hint="eastAsia"/>
              <w:sz w:val="20"/>
              <w:szCs w:val="20"/>
            </w:rPr>
          </w:rPrChange>
        </w:rPr>
        <w:t>导</w:t>
      </w:r>
      <w:r w:rsidR="00C5757F" w:rsidRPr="00E01677">
        <w:rPr>
          <w:rFonts w:ascii="微软雅黑" w:eastAsia="微软雅黑" w:hAnsi="微软雅黑" w:hint="eastAsia"/>
          <w:color w:val="000000" w:themeColor="text1"/>
          <w:sz w:val="20"/>
          <w:szCs w:val="20"/>
          <w:rPrChange w:id="307" w:author="赵 燕君" w:date="2018-09-27T13:09:00Z">
            <w:rPr>
              <w:rFonts w:ascii="微软雅黑" w:eastAsia="微软雅黑" w:hAnsi="微软雅黑" w:hint="eastAsia"/>
              <w:sz w:val="20"/>
              <w:szCs w:val="20"/>
            </w:rPr>
          </w:rPrChange>
        </w:rPr>
        <w:t>不仅可以让新员工更快进</w:t>
      </w:r>
      <w:proofErr w:type="gramStart"/>
      <w:r w:rsidR="00C5757F" w:rsidRPr="00E01677">
        <w:rPr>
          <w:rFonts w:ascii="微软雅黑" w:eastAsia="微软雅黑" w:hAnsi="微软雅黑" w:hint="eastAsia"/>
          <w:color w:val="000000" w:themeColor="text1"/>
          <w:sz w:val="20"/>
          <w:szCs w:val="20"/>
          <w:rPrChange w:id="308" w:author="赵 燕君" w:date="2018-09-27T13:09:00Z">
            <w:rPr>
              <w:rFonts w:ascii="微软雅黑" w:eastAsia="微软雅黑" w:hAnsi="微软雅黑" w:hint="eastAsia"/>
              <w:sz w:val="20"/>
              <w:szCs w:val="20"/>
            </w:rPr>
          </w:rPrChange>
        </w:rPr>
        <w:t>入工</w:t>
      </w:r>
      <w:proofErr w:type="gramEnd"/>
      <w:r w:rsidR="00C5757F" w:rsidRPr="00E01677">
        <w:rPr>
          <w:rFonts w:ascii="微软雅黑" w:eastAsia="微软雅黑" w:hAnsi="微软雅黑" w:hint="eastAsia"/>
          <w:color w:val="000000" w:themeColor="text1"/>
          <w:sz w:val="20"/>
          <w:szCs w:val="20"/>
          <w:rPrChange w:id="309" w:author="赵 燕君" w:date="2018-09-27T13:09:00Z">
            <w:rPr>
              <w:rFonts w:ascii="微软雅黑" w:eastAsia="微软雅黑" w:hAnsi="微软雅黑" w:hint="eastAsia"/>
              <w:sz w:val="20"/>
              <w:szCs w:val="20"/>
            </w:rPr>
          </w:rPrChange>
        </w:rPr>
        <w:t>作角色，还能</w:t>
      </w:r>
      <w:r w:rsidR="00FA6780" w:rsidRPr="00E01677">
        <w:rPr>
          <w:rFonts w:ascii="微软雅黑" w:eastAsia="微软雅黑" w:hAnsi="微软雅黑" w:hint="eastAsia"/>
          <w:color w:val="000000" w:themeColor="text1"/>
          <w:sz w:val="20"/>
          <w:szCs w:val="20"/>
          <w:rPrChange w:id="310" w:author="赵 燕君" w:date="2018-09-27T13:09:00Z">
            <w:rPr>
              <w:rFonts w:ascii="微软雅黑" w:eastAsia="微软雅黑" w:hAnsi="微软雅黑" w:hint="eastAsia"/>
              <w:sz w:val="20"/>
              <w:szCs w:val="20"/>
            </w:rPr>
          </w:rPrChange>
        </w:rPr>
        <w:t>让他感受到上司的关心与重视、团队和谐包容的氛围，</w:t>
      </w:r>
      <w:r w:rsidR="00302FA4" w:rsidRPr="00E01677">
        <w:rPr>
          <w:rFonts w:ascii="微软雅黑" w:eastAsia="微软雅黑" w:hAnsi="微软雅黑" w:hint="eastAsia"/>
          <w:color w:val="000000" w:themeColor="text1"/>
          <w:sz w:val="20"/>
          <w:szCs w:val="20"/>
          <w:rPrChange w:id="311" w:author="赵 燕君" w:date="2018-09-27T13:09:00Z">
            <w:rPr>
              <w:rFonts w:ascii="微软雅黑" w:eastAsia="微软雅黑" w:hAnsi="微软雅黑" w:hint="eastAsia"/>
              <w:sz w:val="20"/>
              <w:szCs w:val="20"/>
            </w:rPr>
          </w:rPrChange>
        </w:rPr>
        <w:t>以此</w:t>
      </w:r>
      <w:r w:rsidR="00FA6780" w:rsidRPr="00E01677">
        <w:rPr>
          <w:rFonts w:ascii="微软雅黑" w:eastAsia="微软雅黑" w:hAnsi="微软雅黑" w:hint="eastAsia"/>
          <w:color w:val="000000" w:themeColor="text1"/>
          <w:sz w:val="20"/>
          <w:szCs w:val="20"/>
          <w:rPrChange w:id="312" w:author="赵 燕君" w:date="2018-09-27T13:09:00Z">
            <w:rPr>
              <w:rFonts w:ascii="微软雅黑" w:eastAsia="微软雅黑" w:hAnsi="微软雅黑" w:hint="eastAsia"/>
              <w:sz w:val="20"/>
              <w:szCs w:val="20"/>
            </w:rPr>
          </w:rPrChange>
        </w:rPr>
        <w:t>提升他对企业文化的认同度。</w:t>
      </w:r>
    </w:p>
    <w:p w:rsidR="00C25CB1" w:rsidRDefault="00C25CB1" w:rsidP="00D93963">
      <w:pPr>
        <w:spacing w:line="360" w:lineRule="exact"/>
        <w:rPr>
          <w:rFonts w:ascii="微软雅黑" w:eastAsia="微软雅黑" w:hAnsi="微软雅黑"/>
          <w:sz w:val="20"/>
          <w:szCs w:val="20"/>
        </w:rPr>
      </w:pPr>
    </w:p>
    <w:p w:rsidR="00E124F1" w:rsidRPr="00F919D7" w:rsidRDefault="00E124F1" w:rsidP="00E124F1">
      <w:pPr>
        <w:spacing w:line="360" w:lineRule="exact"/>
        <w:rPr>
          <w:rFonts w:ascii="微软雅黑" w:eastAsia="微软雅黑" w:hAnsi="微软雅黑"/>
          <w:b/>
          <w:sz w:val="20"/>
          <w:szCs w:val="20"/>
        </w:rPr>
      </w:pPr>
      <w:bookmarkStart w:id="313" w:name="_Hlk520378725"/>
      <w:r>
        <w:rPr>
          <w:rFonts w:ascii="微软雅黑" w:eastAsia="微软雅黑" w:hAnsi="微软雅黑" w:hint="eastAsia"/>
          <w:b/>
          <w:sz w:val="20"/>
          <w:szCs w:val="20"/>
        </w:rPr>
        <w:t>0</w:t>
      </w:r>
      <w:r>
        <w:rPr>
          <w:rFonts w:ascii="微软雅黑" w:eastAsia="微软雅黑" w:hAnsi="微软雅黑"/>
          <w:b/>
          <w:sz w:val="20"/>
          <w:szCs w:val="20"/>
        </w:rPr>
        <w:t>4U0</w:t>
      </w:r>
      <w:r w:rsidR="00454CBC">
        <w:rPr>
          <w:rFonts w:ascii="微软雅黑" w:eastAsia="微软雅黑" w:hAnsi="微软雅黑"/>
          <w:b/>
          <w:sz w:val="20"/>
          <w:szCs w:val="20"/>
        </w:rPr>
        <w:t>4</w:t>
      </w:r>
      <w:r>
        <w:rPr>
          <w:rFonts w:ascii="微软雅黑" w:eastAsia="微软雅黑" w:hAnsi="微软雅黑"/>
          <w:b/>
          <w:sz w:val="20"/>
          <w:szCs w:val="20"/>
        </w:rPr>
        <w:t>a</w:t>
      </w:r>
      <w:r w:rsidR="0023170A">
        <w:rPr>
          <w:rFonts w:ascii="微软雅黑" w:eastAsia="微软雅黑" w:hAnsi="微软雅黑" w:hint="eastAsia"/>
          <w:b/>
          <w:sz w:val="20"/>
          <w:szCs w:val="20"/>
        </w:rPr>
        <w:t>请思考</w:t>
      </w:r>
      <w:r w:rsidRPr="0003651E">
        <w:rPr>
          <w:rFonts w:ascii="微软雅黑" w:eastAsia="微软雅黑" w:hAnsi="微软雅黑" w:hint="eastAsia"/>
          <w:b/>
          <w:sz w:val="20"/>
          <w:szCs w:val="20"/>
        </w:rPr>
        <w:t>：</w:t>
      </w:r>
      <w:r w:rsidR="00F00CF9">
        <w:rPr>
          <w:rFonts w:ascii="微软雅黑" w:eastAsia="微软雅黑" w:hAnsi="微软雅黑" w:hint="eastAsia"/>
          <w:b/>
          <w:sz w:val="20"/>
          <w:szCs w:val="20"/>
        </w:rPr>
        <w:t>你将提供什么样的入职引导？</w:t>
      </w:r>
    </w:p>
    <w:bookmarkEnd w:id="313"/>
    <w:p w:rsidR="009E4EBF" w:rsidRDefault="00F00CF9"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学习了以上课程内容后，请你再思考一下，你将为你的下属提供什么样的入职引导？</w:t>
      </w:r>
      <w:r w:rsidR="00E124F1">
        <w:rPr>
          <w:rFonts w:ascii="微软雅黑" w:eastAsia="微软雅黑" w:hAnsi="微软雅黑" w:hint="eastAsia"/>
          <w:sz w:val="20"/>
          <w:szCs w:val="20"/>
        </w:rPr>
        <w:t>（问答题）</w:t>
      </w:r>
    </w:p>
    <w:p w:rsidR="005A53FD" w:rsidRDefault="005A53FD" w:rsidP="00D93963">
      <w:pPr>
        <w:spacing w:line="360" w:lineRule="exact"/>
        <w:rPr>
          <w:rFonts w:ascii="微软雅黑" w:eastAsia="微软雅黑" w:hAnsi="微软雅黑"/>
          <w:sz w:val="20"/>
          <w:szCs w:val="20"/>
        </w:rPr>
      </w:pPr>
    </w:p>
    <w:p w:rsidR="005A53FD" w:rsidRDefault="005A53FD" w:rsidP="00D93963">
      <w:pPr>
        <w:spacing w:line="360" w:lineRule="exact"/>
        <w:rPr>
          <w:rFonts w:ascii="微软雅黑" w:eastAsia="微软雅黑" w:hAnsi="微软雅黑"/>
          <w:sz w:val="20"/>
          <w:szCs w:val="20"/>
        </w:rPr>
      </w:pPr>
    </w:p>
    <w:p w:rsidR="005A53FD" w:rsidRPr="00F919D7" w:rsidRDefault="00B54C0F" w:rsidP="00D93963">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699200" behindDoc="0" locked="0" layoutInCell="1" allowOverlap="1">
                <wp:simplePos x="0" y="0"/>
                <wp:positionH relativeFrom="margin">
                  <wp:align>left</wp:align>
                </wp:positionH>
                <wp:positionV relativeFrom="paragraph">
                  <wp:posOffset>-266700</wp:posOffset>
                </wp:positionV>
                <wp:extent cx="4686300" cy="676275"/>
                <wp:effectExtent l="0" t="0" r="19050" b="28575"/>
                <wp:wrapNone/>
                <wp:docPr id="1" name="文本框 1"/>
                <wp:cNvGraphicFramePr/>
                <a:graphic xmlns:a="http://schemas.openxmlformats.org/drawingml/2006/main">
                  <a:graphicData uri="http://schemas.microsoft.com/office/word/2010/wordprocessingShape">
                    <wps:wsp>
                      <wps:cNvSpPr txBox="1"/>
                      <wps:spPr>
                        <a:xfrm>
                          <a:off x="0" y="0"/>
                          <a:ext cx="4686300" cy="676275"/>
                        </a:xfrm>
                        <a:prstGeom prst="rect">
                          <a:avLst/>
                        </a:prstGeom>
                        <a:solidFill>
                          <a:schemeClr val="lt1"/>
                        </a:solidFill>
                        <a:ln w="6350">
                          <a:solidFill>
                            <a:prstClr val="black"/>
                          </a:solidFill>
                        </a:ln>
                      </wps:spPr>
                      <wps:txbx>
                        <w:txbxContent>
                          <w:p w:rsidR="00E069B4" w:rsidRDefault="00E069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1" o:spid="_x0000_s1035" type="#_x0000_t202" style="position:absolute;left:0;text-align:left;margin-left:0;margin-top:-21pt;width:369pt;height:53.25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" fillcolor="white [3201]" strokeweight=".5pt">
                <v:textbox>
                  <w:txbxContent>
                    <w:p w:rsidR="00E069B4" w:rsidRDefault="00E069B4"/>
                  </w:txbxContent>
                </v:textbox>
                <w10:wrap anchorx="margin"/>
              </v:shape>
            </w:pict>
          </mc:Fallback>
        </mc:AlternateContent>
      </w:r>
    </w:p>
    <w:p w:rsidR="00E124F1" w:rsidRDefault="00E124F1" w:rsidP="00D93963">
      <w:pPr>
        <w:spacing w:line="360" w:lineRule="exact"/>
        <w:rPr>
          <w:rFonts w:ascii="微软雅黑" w:eastAsia="微软雅黑" w:hAnsi="微软雅黑"/>
          <w:sz w:val="20"/>
          <w:szCs w:val="20"/>
        </w:rPr>
      </w:pPr>
    </w:p>
    <w:p w:rsidR="00FF6372" w:rsidRDefault="00E124F1" w:rsidP="00D93963">
      <w:pPr>
        <w:spacing w:line="360" w:lineRule="exact"/>
        <w:rPr>
          <w:rFonts w:ascii="微软雅黑" w:eastAsia="微软雅黑" w:hAnsi="微软雅黑"/>
          <w:sz w:val="20"/>
          <w:szCs w:val="20"/>
        </w:rPr>
      </w:pPr>
      <w:bookmarkStart w:id="314" w:name="_Hlk520390561"/>
      <w:r>
        <w:rPr>
          <w:rFonts w:ascii="微软雅黑" w:eastAsia="微软雅黑" w:hAnsi="微软雅黑" w:hint="eastAsia"/>
          <w:sz w:val="20"/>
          <w:szCs w:val="20"/>
        </w:rPr>
        <w:t>统一反馈：谢谢你的回答，请点击下一页继续学习。</w:t>
      </w:r>
    </w:p>
    <w:bookmarkEnd w:id="314"/>
    <w:p w:rsidR="00E124F1" w:rsidRDefault="00E124F1" w:rsidP="00D93963">
      <w:pPr>
        <w:spacing w:line="360" w:lineRule="exact"/>
        <w:rPr>
          <w:rFonts w:ascii="微软雅黑" w:eastAsia="微软雅黑" w:hAnsi="微软雅黑"/>
          <w:sz w:val="20"/>
          <w:szCs w:val="20"/>
        </w:rPr>
      </w:pPr>
    </w:p>
    <w:p w:rsidR="00E124F1" w:rsidRPr="00F919D7" w:rsidRDefault="00E124F1" w:rsidP="00E124F1">
      <w:pPr>
        <w:spacing w:line="360" w:lineRule="exact"/>
        <w:rPr>
          <w:rFonts w:ascii="微软雅黑" w:eastAsia="微软雅黑" w:hAnsi="微软雅黑"/>
          <w:b/>
          <w:sz w:val="20"/>
          <w:szCs w:val="20"/>
        </w:rPr>
      </w:pPr>
      <w:bookmarkStart w:id="315" w:name="_Hlk520378741"/>
      <w:bookmarkStart w:id="316" w:name="_Hlk525812213"/>
      <w:r>
        <w:rPr>
          <w:rFonts w:ascii="微软雅黑" w:eastAsia="微软雅黑" w:hAnsi="微软雅黑" w:hint="eastAsia"/>
          <w:b/>
          <w:sz w:val="20"/>
          <w:szCs w:val="20"/>
        </w:rPr>
        <w:t>0</w:t>
      </w:r>
      <w:r>
        <w:rPr>
          <w:rFonts w:ascii="微软雅黑" w:eastAsia="微软雅黑" w:hAnsi="微软雅黑"/>
          <w:b/>
          <w:sz w:val="20"/>
          <w:szCs w:val="20"/>
        </w:rPr>
        <w:t>4U0</w:t>
      </w:r>
      <w:r w:rsidR="00454CBC">
        <w:rPr>
          <w:rFonts w:ascii="微软雅黑" w:eastAsia="微软雅黑" w:hAnsi="微软雅黑"/>
          <w:b/>
          <w:sz w:val="20"/>
          <w:szCs w:val="20"/>
        </w:rPr>
        <w:t>5</w:t>
      </w:r>
      <w:r>
        <w:rPr>
          <w:rFonts w:ascii="微软雅黑" w:eastAsia="微软雅黑" w:hAnsi="微软雅黑" w:hint="eastAsia"/>
          <w:b/>
          <w:sz w:val="20"/>
          <w:szCs w:val="20"/>
        </w:rPr>
        <w:t>措施二：薪酬福利的定期回顾与调整</w:t>
      </w:r>
    </w:p>
    <w:bookmarkEnd w:id="315"/>
    <w:p w:rsidR="00E124F1" w:rsidRDefault="00011AF2"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薪酬福利是留住人才的</w:t>
      </w:r>
      <w:r w:rsidR="007B5773">
        <w:rPr>
          <w:rFonts w:ascii="微软雅黑" w:eastAsia="微软雅黑" w:hAnsi="微软雅黑" w:hint="eastAsia"/>
          <w:sz w:val="20"/>
          <w:szCs w:val="20"/>
        </w:rPr>
        <w:t>关键</w:t>
      </w:r>
      <w:r>
        <w:rPr>
          <w:rFonts w:ascii="微软雅黑" w:eastAsia="微软雅黑" w:hAnsi="微软雅黑" w:hint="eastAsia"/>
          <w:sz w:val="20"/>
          <w:szCs w:val="20"/>
        </w:rPr>
        <w:t>，</w:t>
      </w:r>
      <w:r w:rsidR="00E124F1" w:rsidRPr="00E124F1">
        <w:rPr>
          <w:rFonts w:ascii="微软雅黑" w:eastAsia="微软雅黑" w:hAnsi="微软雅黑" w:hint="eastAsia"/>
          <w:sz w:val="20"/>
          <w:szCs w:val="20"/>
        </w:rPr>
        <w:t>为了保证公司薪酬水平在行业内的竞争力，需要定期对其进行回顾与调整。</w:t>
      </w:r>
      <w:r w:rsidR="00A924D9">
        <w:rPr>
          <w:rFonts w:ascii="微软雅黑" w:eastAsia="微软雅黑" w:hAnsi="微软雅黑" w:hint="eastAsia"/>
          <w:sz w:val="20"/>
          <w:szCs w:val="20"/>
        </w:rPr>
        <w:t>可以参照以下方法来</w:t>
      </w:r>
      <w:r w:rsidR="00C65412">
        <w:rPr>
          <w:rFonts w:ascii="微软雅黑" w:eastAsia="微软雅黑" w:hAnsi="微软雅黑" w:hint="eastAsia"/>
          <w:sz w:val="20"/>
          <w:szCs w:val="20"/>
        </w:rPr>
        <w:t>保持薪酬水平的竞争性</w:t>
      </w:r>
      <w:r w:rsidR="00A924D9">
        <w:rPr>
          <w:rFonts w:ascii="微软雅黑" w:eastAsia="微软雅黑" w:hAnsi="微软雅黑" w:hint="eastAsia"/>
          <w:sz w:val="20"/>
          <w:szCs w:val="20"/>
        </w:rPr>
        <w:t>：</w:t>
      </w:r>
    </w:p>
    <w:p w:rsidR="00B54C0F" w:rsidRPr="006A1943" w:rsidRDefault="00B54C0F" w:rsidP="00D93963">
      <w:pPr>
        <w:spacing w:line="360" w:lineRule="exact"/>
        <w:rPr>
          <w:rFonts w:ascii="微软雅黑" w:eastAsia="微软雅黑" w:hAnsi="微软雅黑"/>
          <w:color w:val="FF0000"/>
          <w:sz w:val="20"/>
          <w:szCs w:val="20"/>
        </w:rPr>
      </w:pPr>
      <w:r>
        <w:rPr>
          <w:rFonts w:ascii="微软雅黑" w:eastAsia="微软雅黑" w:hAnsi="微软雅黑" w:hint="eastAsia"/>
          <w:sz w:val="20"/>
          <w:szCs w:val="20"/>
        </w:rPr>
        <w:t>岗位价值体系——根据工作</w:t>
      </w:r>
      <w:r w:rsidR="00365173">
        <w:rPr>
          <w:rFonts w:ascii="微软雅黑" w:eastAsia="微软雅黑" w:hAnsi="微软雅黑" w:hint="eastAsia"/>
          <w:sz w:val="20"/>
          <w:szCs w:val="20"/>
        </w:rPr>
        <w:t>（岗位）</w:t>
      </w:r>
      <w:r>
        <w:rPr>
          <w:rFonts w:ascii="微软雅黑" w:eastAsia="微软雅黑" w:hAnsi="微软雅黑" w:hint="eastAsia"/>
          <w:sz w:val="20"/>
          <w:szCs w:val="20"/>
        </w:rPr>
        <w:t>分析进行岗位价值评估，</w:t>
      </w:r>
      <w:r w:rsidRPr="00365173">
        <w:rPr>
          <w:rFonts w:ascii="微软雅黑" w:eastAsia="微软雅黑" w:hAnsi="微软雅黑" w:hint="eastAsia"/>
          <w:color w:val="000000" w:themeColor="text1"/>
          <w:sz w:val="20"/>
          <w:szCs w:val="20"/>
        </w:rPr>
        <w:t>并作为定薪的内部公平基础。</w:t>
      </w:r>
    </w:p>
    <w:p w:rsidR="00E124F1" w:rsidRDefault="00E00C02"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薪酬调查——</w:t>
      </w:r>
      <w:r w:rsidR="00D0491A">
        <w:rPr>
          <w:rFonts w:ascii="微软雅黑" w:eastAsia="微软雅黑" w:hAnsi="微软雅黑" w:hint="eastAsia"/>
          <w:sz w:val="20"/>
          <w:szCs w:val="20"/>
        </w:rPr>
        <w:t>通过购买行业</w:t>
      </w:r>
      <w:proofErr w:type="gramStart"/>
      <w:r w:rsidR="00D0491A">
        <w:rPr>
          <w:rFonts w:ascii="微软雅黑" w:eastAsia="微软雅黑" w:hAnsi="微软雅黑" w:hint="eastAsia"/>
          <w:sz w:val="20"/>
          <w:szCs w:val="20"/>
        </w:rPr>
        <w:t>薪酬报告等方</w:t>
      </w:r>
      <w:proofErr w:type="gramEnd"/>
      <w:r w:rsidR="00D0491A">
        <w:rPr>
          <w:rFonts w:ascii="微软雅黑" w:eastAsia="微软雅黑" w:hAnsi="微软雅黑" w:hint="eastAsia"/>
          <w:sz w:val="20"/>
          <w:szCs w:val="20"/>
        </w:rPr>
        <w:t>式</w:t>
      </w:r>
      <w:r>
        <w:rPr>
          <w:rFonts w:ascii="微软雅黑" w:eastAsia="微软雅黑" w:hAnsi="微软雅黑" w:hint="eastAsia"/>
          <w:sz w:val="20"/>
          <w:szCs w:val="20"/>
        </w:rPr>
        <w:t>获取市场上相同岗位的薪酬数据</w:t>
      </w:r>
      <w:r w:rsidR="00542D94">
        <w:rPr>
          <w:rFonts w:ascii="微软雅黑" w:eastAsia="微软雅黑" w:hAnsi="微软雅黑" w:hint="eastAsia"/>
          <w:sz w:val="20"/>
          <w:szCs w:val="20"/>
        </w:rPr>
        <w:t>。</w:t>
      </w:r>
    </w:p>
    <w:p w:rsidR="00E00C02" w:rsidRPr="00365173" w:rsidRDefault="00E00C02" w:rsidP="00D93963">
      <w:pPr>
        <w:spacing w:line="360" w:lineRule="exact"/>
        <w:rPr>
          <w:rFonts w:ascii="微软雅黑" w:eastAsia="微软雅黑" w:hAnsi="微软雅黑"/>
          <w:color w:val="000000" w:themeColor="text1"/>
          <w:sz w:val="20"/>
          <w:szCs w:val="20"/>
        </w:rPr>
      </w:pPr>
      <w:r>
        <w:rPr>
          <w:rFonts w:ascii="微软雅黑" w:eastAsia="微软雅黑" w:hAnsi="微软雅黑" w:hint="eastAsia"/>
          <w:sz w:val="20"/>
          <w:szCs w:val="20"/>
        </w:rPr>
        <w:t>市场定位——企业对</w:t>
      </w:r>
      <w:r w:rsidR="00542D94">
        <w:rPr>
          <w:rFonts w:ascii="微软雅黑" w:eastAsia="微软雅黑" w:hAnsi="微软雅黑" w:hint="eastAsia"/>
          <w:sz w:val="20"/>
          <w:szCs w:val="20"/>
        </w:rPr>
        <w:t>自身在市场上薪酬水平的定位，如：中等，中上，最高等</w:t>
      </w:r>
      <w:r w:rsidR="00B54C0F">
        <w:rPr>
          <w:rFonts w:ascii="微软雅黑" w:eastAsia="微软雅黑" w:hAnsi="微软雅黑" w:hint="eastAsia"/>
          <w:sz w:val="20"/>
          <w:szCs w:val="20"/>
        </w:rPr>
        <w:t>，</w:t>
      </w:r>
      <w:r w:rsidR="00B54C0F" w:rsidRPr="00365173">
        <w:rPr>
          <w:rFonts w:ascii="微软雅黑" w:eastAsia="微软雅黑" w:hAnsi="微软雅黑" w:hint="eastAsia"/>
          <w:color w:val="000000" w:themeColor="text1"/>
          <w:sz w:val="20"/>
          <w:szCs w:val="20"/>
        </w:rPr>
        <w:t>保持外部</w:t>
      </w:r>
      <w:r w:rsidR="00365173" w:rsidRPr="00365173">
        <w:rPr>
          <w:rFonts w:ascii="微软雅黑" w:eastAsia="微软雅黑" w:hAnsi="微软雅黑" w:hint="eastAsia"/>
          <w:color w:val="000000" w:themeColor="text1"/>
          <w:sz w:val="20"/>
          <w:szCs w:val="20"/>
        </w:rPr>
        <w:t>公平性和竞争性。</w:t>
      </w:r>
    </w:p>
    <w:p w:rsidR="00542D94" w:rsidRDefault="00542D94"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主动而非被动的调整——把薪酬体系作为激励员工的手段，而不仅仅是给予员工劳动</w:t>
      </w:r>
      <w:r w:rsidR="00011AF2">
        <w:rPr>
          <w:rFonts w:ascii="微软雅黑" w:eastAsia="微软雅黑" w:hAnsi="微软雅黑" w:hint="eastAsia"/>
          <w:sz w:val="20"/>
          <w:szCs w:val="20"/>
        </w:rPr>
        <w:t>的</w:t>
      </w:r>
      <w:r>
        <w:rPr>
          <w:rFonts w:ascii="微软雅黑" w:eastAsia="微软雅黑" w:hAnsi="微软雅黑" w:hint="eastAsia"/>
          <w:sz w:val="20"/>
          <w:szCs w:val="20"/>
        </w:rPr>
        <w:t>补偿。</w:t>
      </w:r>
    </w:p>
    <w:p w:rsidR="00542D94" w:rsidRDefault="00542D94"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定期回顾与更新——应随着市场的变化而</w:t>
      </w:r>
      <w:r w:rsidR="00011AF2">
        <w:rPr>
          <w:rFonts w:ascii="微软雅黑" w:eastAsia="微软雅黑" w:hAnsi="微软雅黑" w:hint="eastAsia"/>
          <w:sz w:val="20"/>
          <w:szCs w:val="20"/>
        </w:rPr>
        <w:t>做出</w:t>
      </w:r>
      <w:r>
        <w:rPr>
          <w:rFonts w:ascii="微软雅黑" w:eastAsia="微软雅黑" w:hAnsi="微软雅黑" w:hint="eastAsia"/>
          <w:sz w:val="20"/>
          <w:szCs w:val="20"/>
        </w:rPr>
        <w:t>积极的调整。</w:t>
      </w:r>
    </w:p>
    <w:p w:rsidR="00E124F1" w:rsidRDefault="00D15DFF"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另外，做好核心员工预算也</w:t>
      </w:r>
      <w:r w:rsidR="002C2D24">
        <w:rPr>
          <w:rFonts w:ascii="微软雅黑" w:eastAsia="微软雅黑" w:hAnsi="微软雅黑" w:hint="eastAsia"/>
          <w:sz w:val="20"/>
          <w:szCs w:val="20"/>
        </w:rPr>
        <w:t>同样</w:t>
      </w:r>
      <w:r>
        <w:rPr>
          <w:rFonts w:ascii="微软雅黑" w:eastAsia="微软雅黑" w:hAnsi="微软雅黑" w:hint="eastAsia"/>
          <w:sz w:val="20"/>
          <w:szCs w:val="20"/>
        </w:rPr>
        <w:t>重要。比如针对核心员工设立专门的“留任奖金”或“回职奖励计划”可以更有效</w:t>
      </w:r>
      <w:r w:rsidR="002C2D24">
        <w:rPr>
          <w:rFonts w:ascii="微软雅黑" w:eastAsia="微软雅黑" w:hAnsi="微软雅黑" w:hint="eastAsia"/>
          <w:sz w:val="20"/>
          <w:szCs w:val="20"/>
        </w:rPr>
        <w:t>地</w:t>
      </w:r>
      <w:r>
        <w:rPr>
          <w:rFonts w:ascii="微软雅黑" w:eastAsia="微软雅黑" w:hAnsi="微软雅黑" w:hint="eastAsia"/>
          <w:sz w:val="20"/>
          <w:szCs w:val="20"/>
        </w:rPr>
        <w:t>留住人才。</w:t>
      </w:r>
    </w:p>
    <w:bookmarkEnd w:id="316"/>
    <w:p w:rsidR="00D15DFF" w:rsidRDefault="00D15DFF" w:rsidP="00D93963">
      <w:pPr>
        <w:spacing w:line="360" w:lineRule="exact"/>
        <w:rPr>
          <w:rFonts w:ascii="微软雅黑" w:eastAsia="微软雅黑" w:hAnsi="微软雅黑"/>
          <w:sz w:val="20"/>
          <w:szCs w:val="20"/>
        </w:rPr>
      </w:pPr>
    </w:p>
    <w:p w:rsidR="00E124F1" w:rsidRPr="00E124F1" w:rsidRDefault="00E124F1" w:rsidP="00D93963">
      <w:pPr>
        <w:spacing w:line="360" w:lineRule="exact"/>
        <w:rPr>
          <w:rFonts w:ascii="微软雅黑" w:eastAsia="微软雅黑" w:hAnsi="微软雅黑"/>
          <w:b/>
          <w:sz w:val="20"/>
          <w:szCs w:val="20"/>
        </w:rPr>
      </w:pPr>
      <w:bookmarkStart w:id="317" w:name="_Hlk520378750"/>
      <w:bookmarkStart w:id="318" w:name="_Hlk525812226"/>
      <w:r w:rsidRPr="00E124F1">
        <w:rPr>
          <w:rFonts w:ascii="微软雅黑" w:eastAsia="微软雅黑" w:hAnsi="微软雅黑" w:hint="eastAsia"/>
          <w:b/>
          <w:sz w:val="20"/>
          <w:szCs w:val="20"/>
        </w:rPr>
        <w:t>0</w:t>
      </w:r>
      <w:r w:rsidRPr="00E124F1">
        <w:rPr>
          <w:rFonts w:ascii="微软雅黑" w:eastAsia="微软雅黑" w:hAnsi="微软雅黑"/>
          <w:b/>
          <w:sz w:val="20"/>
          <w:szCs w:val="20"/>
        </w:rPr>
        <w:t>4U0</w:t>
      </w:r>
      <w:r w:rsidR="00454CBC">
        <w:rPr>
          <w:rFonts w:ascii="微软雅黑" w:eastAsia="微软雅黑" w:hAnsi="微软雅黑"/>
          <w:b/>
          <w:sz w:val="20"/>
          <w:szCs w:val="20"/>
        </w:rPr>
        <w:t>6</w:t>
      </w:r>
      <w:r w:rsidRPr="00E124F1">
        <w:rPr>
          <w:rFonts w:ascii="微软雅黑" w:eastAsia="微软雅黑" w:hAnsi="微软雅黑" w:hint="eastAsia"/>
          <w:b/>
          <w:sz w:val="20"/>
          <w:szCs w:val="20"/>
        </w:rPr>
        <w:t>措施三：绩效管理</w:t>
      </w:r>
    </w:p>
    <w:bookmarkEnd w:id="317"/>
    <w:p w:rsidR="00565830" w:rsidRPr="00565830" w:rsidRDefault="00423C2F" w:rsidP="00565830">
      <w:pPr>
        <w:spacing w:line="360" w:lineRule="exact"/>
        <w:rPr>
          <w:rFonts w:ascii="微软雅黑" w:eastAsia="微软雅黑" w:hAnsi="微软雅黑"/>
          <w:sz w:val="20"/>
          <w:szCs w:val="20"/>
        </w:rPr>
      </w:pPr>
      <w:r>
        <w:rPr>
          <w:rFonts w:ascii="微软雅黑" w:eastAsia="微软雅黑" w:hAnsi="微软雅黑" w:hint="eastAsia"/>
          <w:sz w:val="20"/>
          <w:szCs w:val="20"/>
        </w:rPr>
        <w:t>与薪酬福利紧密</w:t>
      </w:r>
      <w:r w:rsidR="00A074B9">
        <w:rPr>
          <w:rFonts w:ascii="微软雅黑" w:eastAsia="微软雅黑" w:hAnsi="微软雅黑" w:hint="eastAsia"/>
          <w:sz w:val="20"/>
          <w:szCs w:val="20"/>
        </w:rPr>
        <w:t>挂钩</w:t>
      </w:r>
      <w:r>
        <w:rPr>
          <w:rFonts w:ascii="微软雅黑" w:eastAsia="微软雅黑" w:hAnsi="微软雅黑" w:hint="eastAsia"/>
          <w:sz w:val="20"/>
          <w:szCs w:val="20"/>
        </w:rPr>
        <w:t>的就是绩效管理。</w:t>
      </w:r>
      <w:r w:rsidR="00E124F1" w:rsidRPr="00E124F1">
        <w:rPr>
          <w:rFonts w:ascii="微软雅黑" w:eastAsia="微软雅黑" w:hAnsi="微软雅黑" w:hint="eastAsia"/>
          <w:sz w:val="20"/>
          <w:szCs w:val="20"/>
        </w:rPr>
        <w:t>绩效管理是个很大的范畴，我们在这</w:t>
      </w:r>
      <w:r w:rsidR="00C46229">
        <w:rPr>
          <w:rFonts w:ascii="微软雅黑" w:eastAsia="微软雅黑" w:hAnsi="微软雅黑" w:hint="eastAsia"/>
          <w:sz w:val="20"/>
          <w:szCs w:val="20"/>
        </w:rPr>
        <w:t>里</w:t>
      </w:r>
      <w:r w:rsidR="00E124F1" w:rsidRPr="00E124F1">
        <w:rPr>
          <w:rFonts w:ascii="微软雅黑" w:eastAsia="微软雅黑" w:hAnsi="微软雅黑" w:hint="eastAsia"/>
          <w:sz w:val="20"/>
          <w:szCs w:val="20"/>
        </w:rPr>
        <w:t>主要想强调</w:t>
      </w:r>
      <w:r w:rsidR="00F64EC3">
        <w:rPr>
          <w:rFonts w:ascii="微软雅黑" w:eastAsia="微软雅黑" w:hAnsi="微软雅黑" w:hint="eastAsia"/>
          <w:sz w:val="20"/>
          <w:szCs w:val="20"/>
        </w:rPr>
        <w:t>绩效评估的合理性与</w:t>
      </w:r>
      <w:r w:rsidR="00C65445">
        <w:rPr>
          <w:rFonts w:ascii="微软雅黑" w:eastAsia="微软雅黑" w:hAnsi="微软雅黑" w:hint="eastAsia"/>
          <w:sz w:val="20"/>
          <w:szCs w:val="20"/>
        </w:rPr>
        <w:t>有效</w:t>
      </w:r>
      <w:r w:rsidR="00F64EC3">
        <w:rPr>
          <w:rFonts w:ascii="微软雅黑" w:eastAsia="微软雅黑" w:hAnsi="微软雅黑" w:hint="eastAsia"/>
          <w:sz w:val="20"/>
          <w:szCs w:val="20"/>
        </w:rPr>
        <w:t>性</w:t>
      </w:r>
      <w:r w:rsidR="00E124F1" w:rsidRPr="00E124F1">
        <w:rPr>
          <w:rFonts w:ascii="微软雅黑" w:eastAsia="微软雅黑" w:hAnsi="微软雅黑" w:hint="eastAsia"/>
          <w:sz w:val="20"/>
          <w:szCs w:val="20"/>
        </w:rPr>
        <w:t>。</w:t>
      </w:r>
      <w:r w:rsidR="00F5339D">
        <w:rPr>
          <w:rFonts w:ascii="微软雅黑" w:eastAsia="微软雅黑" w:hAnsi="微软雅黑" w:hint="eastAsia"/>
          <w:sz w:val="20"/>
          <w:szCs w:val="20"/>
        </w:rPr>
        <w:t>科学合理的</w:t>
      </w:r>
      <w:r w:rsidR="00A3005B">
        <w:rPr>
          <w:rFonts w:ascii="微软雅黑" w:eastAsia="微软雅黑" w:hAnsi="微软雅黑" w:hint="eastAsia"/>
          <w:sz w:val="20"/>
          <w:szCs w:val="20"/>
        </w:rPr>
        <w:t>绩效</w:t>
      </w:r>
      <w:r w:rsidR="00F5339D">
        <w:rPr>
          <w:rFonts w:ascii="微软雅黑" w:eastAsia="微软雅黑" w:hAnsi="微软雅黑" w:hint="eastAsia"/>
          <w:sz w:val="20"/>
          <w:szCs w:val="20"/>
        </w:rPr>
        <w:t>评估体系</w:t>
      </w:r>
      <w:r w:rsidR="00565830">
        <w:rPr>
          <w:rFonts w:ascii="微软雅黑" w:eastAsia="微软雅黑" w:hAnsi="微软雅黑" w:hint="eastAsia"/>
          <w:sz w:val="20"/>
          <w:szCs w:val="20"/>
        </w:rPr>
        <w:t>首先要</w:t>
      </w:r>
      <w:r w:rsidR="00565830" w:rsidRPr="00565830">
        <w:rPr>
          <w:rFonts w:ascii="微软雅黑" w:eastAsia="微软雅黑" w:hAnsi="微软雅黑" w:hint="eastAsia"/>
          <w:sz w:val="20"/>
          <w:szCs w:val="20"/>
        </w:rPr>
        <w:t>确保</w:t>
      </w:r>
      <w:r w:rsidR="00C25CB1">
        <w:rPr>
          <w:rFonts w:ascii="微软雅黑" w:eastAsia="微软雅黑" w:hAnsi="微软雅黑" w:hint="eastAsia"/>
          <w:sz w:val="20"/>
          <w:szCs w:val="20"/>
        </w:rPr>
        <w:t>员工</w:t>
      </w:r>
      <w:r w:rsidR="00565830" w:rsidRPr="00565830">
        <w:rPr>
          <w:rFonts w:ascii="微软雅黑" w:eastAsia="微软雅黑" w:hAnsi="微软雅黑" w:hint="eastAsia"/>
          <w:sz w:val="20"/>
          <w:szCs w:val="20"/>
        </w:rPr>
        <w:t>努力程度与绩效、绩效与薪酬有直接联系</w:t>
      </w:r>
      <w:r w:rsidR="00565830">
        <w:rPr>
          <w:rFonts w:ascii="微软雅黑" w:eastAsia="微软雅黑" w:hAnsi="微软雅黑" w:hint="eastAsia"/>
          <w:sz w:val="20"/>
          <w:szCs w:val="20"/>
        </w:rPr>
        <w:t>；</w:t>
      </w:r>
      <w:r w:rsidR="00565830" w:rsidRPr="00565830">
        <w:rPr>
          <w:rFonts w:ascii="微软雅黑" w:eastAsia="微软雅黑" w:hAnsi="微软雅黑" w:hint="eastAsia"/>
          <w:sz w:val="20"/>
          <w:szCs w:val="20"/>
        </w:rPr>
        <w:t>确立可接受的、有效的考核标准</w:t>
      </w:r>
      <w:r w:rsidR="00565830">
        <w:rPr>
          <w:rFonts w:ascii="微软雅黑" w:eastAsia="微软雅黑" w:hAnsi="微软雅黑" w:hint="eastAsia"/>
          <w:sz w:val="20"/>
          <w:szCs w:val="20"/>
        </w:rPr>
        <w:t>；</w:t>
      </w:r>
      <w:r w:rsidR="00565830" w:rsidRPr="00565830">
        <w:rPr>
          <w:rFonts w:ascii="微软雅黑" w:eastAsia="微软雅黑" w:hAnsi="微软雅黑" w:hint="eastAsia"/>
          <w:sz w:val="20"/>
          <w:szCs w:val="20"/>
        </w:rPr>
        <w:t>员工对考核标准和实施有信心</w:t>
      </w:r>
      <w:r w:rsidR="00565830">
        <w:rPr>
          <w:rFonts w:ascii="微软雅黑" w:eastAsia="微软雅黑" w:hAnsi="微软雅黑" w:hint="eastAsia"/>
          <w:sz w:val="20"/>
          <w:szCs w:val="20"/>
        </w:rPr>
        <w:t>；</w:t>
      </w:r>
      <w:r w:rsidR="00565830" w:rsidRPr="00565830">
        <w:rPr>
          <w:rFonts w:ascii="微软雅黑" w:eastAsia="微软雅黑" w:hAnsi="微软雅黑" w:hint="eastAsia"/>
          <w:sz w:val="20"/>
          <w:szCs w:val="20"/>
        </w:rPr>
        <w:t>整个</w:t>
      </w:r>
      <w:r w:rsidR="00565830">
        <w:rPr>
          <w:rFonts w:ascii="微软雅黑" w:eastAsia="微软雅黑" w:hAnsi="微软雅黑" w:hint="eastAsia"/>
          <w:sz w:val="20"/>
          <w:szCs w:val="20"/>
        </w:rPr>
        <w:t>体系</w:t>
      </w:r>
      <w:r w:rsidR="00565830" w:rsidRPr="00565830">
        <w:rPr>
          <w:rFonts w:ascii="微软雅黑" w:eastAsia="微软雅黑" w:hAnsi="微软雅黑" w:hint="eastAsia"/>
          <w:sz w:val="20"/>
          <w:szCs w:val="20"/>
        </w:rPr>
        <w:t>易于理解和计算</w:t>
      </w:r>
      <w:r w:rsidR="00775646">
        <w:rPr>
          <w:rFonts w:ascii="微软雅黑" w:eastAsia="微软雅黑" w:hAnsi="微软雅黑" w:hint="eastAsia"/>
          <w:sz w:val="20"/>
          <w:szCs w:val="20"/>
        </w:rPr>
        <w:t>，并且在考核</w:t>
      </w:r>
      <w:r w:rsidR="00E00535">
        <w:rPr>
          <w:rFonts w:ascii="微软雅黑" w:eastAsia="微软雅黑" w:hAnsi="微软雅黑" w:hint="eastAsia"/>
          <w:sz w:val="20"/>
          <w:szCs w:val="20"/>
        </w:rPr>
        <w:t>完成</w:t>
      </w:r>
      <w:r w:rsidR="00775646">
        <w:rPr>
          <w:rFonts w:ascii="微软雅黑" w:eastAsia="微软雅黑" w:hAnsi="微软雅黑" w:hint="eastAsia"/>
          <w:sz w:val="20"/>
          <w:szCs w:val="20"/>
        </w:rPr>
        <w:t>之后要</w:t>
      </w:r>
      <w:r w:rsidR="00775646" w:rsidRPr="00565830">
        <w:rPr>
          <w:rFonts w:ascii="微软雅黑" w:eastAsia="微软雅黑" w:hAnsi="微软雅黑" w:hint="eastAsia"/>
          <w:sz w:val="20"/>
          <w:szCs w:val="20"/>
        </w:rPr>
        <w:t>提供及时的、明确的绩效反馈</w:t>
      </w:r>
      <w:r w:rsidR="005B2F74">
        <w:rPr>
          <w:rStyle w:val="af3"/>
          <w:rFonts w:ascii="微软雅黑" w:eastAsia="微软雅黑" w:hAnsi="微软雅黑"/>
          <w:sz w:val="20"/>
          <w:szCs w:val="20"/>
        </w:rPr>
        <w:footnoteReference w:id="6"/>
      </w:r>
      <w:r w:rsidR="005B2F74">
        <w:rPr>
          <w:rFonts w:ascii="微软雅黑" w:eastAsia="微软雅黑" w:hAnsi="微软雅黑" w:hint="eastAsia"/>
          <w:sz w:val="20"/>
          <w:szCs w:val="20"/>
        </w:rPr>
        <w:t>。对于直线经理来说，</w:t>
      </w:r>
      <w:r w:rsidR="005D6ABD">
        <w:rPr>
          <w:rFonts w:ascii="微软雅黑" w:eastAsia="微软雅黑" w:hAnsi="微软雅黑" w:hint="eastAsia"/>
          <w:sz w:val="20"/>
          <w:szCs w:val="20"/>
        </w:rPr>
        <w:t>要帮助下属理解其在企业绩效中的角色，</w:t>
      </w:r>
      <w:r w:rsidR="00813FA0">
        <w:rPr>
          <w:rFonts w:ascii="微软雅黑" w:eastAsia="微软雅黑" w:hAnsi="微软雅黑" w:hint="eastAsia"/>
          <w:sz w:val="20"/>
          <w:szCs w:val="20"/>
        </w:rPr>
        <w:t>提出有挑战性且可实现的绩效目标</w:t>
      </w:r>
      <w:r w:rsidR="005B2F74">
        <w:rPr>
          <w:rFonts w:ascii="微软雅黑" w:eastAsia="微软雅黑" w:hAnsi="微软雅黑" w:hint="eastAsia"/>
          <w:sz w:val="20"/>
          <w:szCs w:val="20"/>
        </w:rPr>
        <w:t>，这样</w:t>
      </w:r>
      <w:r w:rsidR="0034588B">
        <w:rPr>
          <w:rFonts w:ascii="微软雅黑" w:eastAsia="微软雅黑" w:hAnsi="微软雅黑" w:hint="eastAsia"/>
          <w:sz w:val="20"/>
          <w:szCs w:val="20"/>
        </w:rPr>
        <w:t>才</w:t>
      </w:r>
      <w:r w:rsidR="00C734E8">
        <w:rPr>
          <w:rFonts w:ascii="微软雅黑" w:eastAsia="微软雅黑" w:hAnsi="微软雅黑" w:hint="eastAsia"/>
          <w:sz w:val="20"/>
          <w:szCs w:val="20"/>
        </w:rPr>
        <w:t>能更好地激励</w:t>
      </w:r>
      <w:r w:rsidR="00D914E0">
        <w:rPr>
          <w:rFonts w:ascii="微软雅黑" w:eastAsia="微软雅黑" w:hAnsi="微软雅黑" w:hint="eastAsia"/>
          <w:sz w:val="20"/>
          <w:szCs w:val="20"/>
        </w:rPr>
        <w:t>下属</w:t>
      </w:r>
      <w:r w:rsidR="00C734E8">
        <w:rPr>
          <w:rFonts w:ascii="微软雅黑" w:eastAsia="微软雅黑" w:hAnsi="微软雅黑" w:hint="eastAsia"/>
          <w:sz w:val="20"/>
          <w:szCs w:val="20"/>
        </w:rPr>
        <w:t>成长</w:t>
      </w:r>
      <w:r w:rsidR="005B2F74">
        <w:rPr>
          <w:rFonts w:ascii="微软雅黑" w:eastAsia="微软雅黑" w:hAnsi="微软雅黑" w:hint="eastAsia"/>
          <w:sz w:val="20"/>
          <w:szCs w:val="20"/>
        </w:rPr>
        <w:t>。</w:t>
      </w:r>
    </w:p>
    <w:p w:rsidR="00E124F1" w:rsidRPr="00565830" w:rsidRDefault="00E124F1" w:rsidP="00D93963">
      <w:pPr>
        <w:spacing w:line="360" w:lineRule="exact"/>
        <w:rPr>
          <w:rFonts w:ascii="微软雅黑" w:eastAsia="微软雅黑" w:hAnsi="微软雅黑"/>
          <w:sz w:val="20"/>
          <w:szCs w:val="20"/>
        </w:rPr>
      </w:pPr>
    </w:p>
    <w:p w:rsidR="00E124F1" w:rsidRPr="00E124F1" w:rsidRDefault="00E124F1" w:rsidP="00D93963">
      <w:pPr>
        <w:spacing w:line="360" w:lineRule="exact"/>
        <w:rPr>
          <w:rFonts w:ascii="微软雅黑" w:eastAsia="微软雅黑" w:hAnsi="微软雅黑"/>
          <w:b/>
          <w:sz w:val="20"/>
          <w:szCs w:val="20"/>
        </w:rPr>
      </w:pPr>
      <w:bookmarkStart w:id="319" w:name="_Hlk520378781"/>
      <w:r w:rsidRPr="00E124F1">
        <w:rPr>
          <w:rFonts w:ascii="微软雅黑" w:eastAsia="微软雅黑" w:hAnsi="微软雅黑" w:hint="eastAsia"/>
          <w:b/>
          <w:sz w:val="20"/>
          <w:szCs w:val="20"/>
        </w:rPr>
        <w:t>0</w:t>
      </w:r>
      <w:r w:rsidRPr="00E124F1">
        <w:rPr>
          <w:rFonts w:ascii="微软雅黑" w:eastAsia="微软雅黑" w:hAnsi="微软雅黑"/>
          <w:b/>
          <w:sz w:val="20"/>
          <w:szCs w:val="20"/>
        </w:rPr>
        <w:t>4U0</w:t>
      </w:r>
      <w:r w:rsidR="00454CBC">
        <w:rPr>
          <w:rFonts w:ascii="微软雅黑" w:eastAsia="微软雅黑" w:hAnsi="微软雅黑"/>
          <w:b/>
          <w:sz w:val="20"/>
          <w:szCs w:val="20"/>
        </w:rPr>
        <w:t>7</w:t>
      </w:r>
      <w:r w:rsidRPr="00E124F1">
        <w:rPr>
          <w:rFonts w:ascii="微软雅黑" w:eastAsia="微软雅黑" w:hAnsi="微软雅黑" w:hint="eastAsia"/>
          <w:b/>
          <w:sz w:val="20"/>
          <w:szCs w:val="20"/>
        </w:rPr>
        <w:t>措施四：培训及职业导师制度</w:t>
      </w:r>
    </w:p>
    <w:p w:rsidR="00E124F1" w:rsidRDefault="00E00535"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除了从绩效和薪酬上来留住人才外，</w:t>
      </w:r>
      <w:r w:rsidR="00416DDE">
        <w:rPr>
          <w:rFonts w:ascii="微软雅黑" w:eastAsia="微软雅黑" w:hAnsi="微软雅黑" w:hint="eastAsia"/>
          <w:sz w:val="20"/>
          <w:szCs w:val="20"/>
        </w:rPr>
        <w:t>还需考虑人才的个人发展需求。</w:t>
      </w:r>
      <w:r w:rsidRPr="00F919D7">
        <w:rPr>
          <w:rFonts w:ascii="微软雅黑" w:eastAsia="微软雅黑" w:hAnsi="微软雅黑" w:hint="eastAsia"/>
          <w:sz w:val="20"/>
          <w:szCs w:val="20"/>
        </w:rPr>
        <w:t>真正优秀的人才</w:t>
      </w:r>
      <w:r w:rsidR="00416DDE">
        <w:rPr>
          <w:rFonts w:ascii="微软雅黑" w:eastAsia="微软雅黑" w:hAnsi="微软雅黑" w:hint="eastAsia"/>
          <w:sz w:val="20"/>
          <w:szCs w:val="20"/>
        </w:rPr>
        <w:t>关注</w:t>
      </w:r>
      <w:r w:rsidRPr="00F919D7">
        <w:rPr>
          <w:rFonts w:ascii="微软雅黑" w:eastAsia="微软雅黑" w:hAnsi="微软雅黑" w:hint="eastAsia"/>
          <w:sz w:val="20"/>
          <w:szCs w:val="20"/>
        </w:rPr>
        <w:t>的不仅仅是优厚的</w:t>
      </w:r>
      <w:r>
        <w:rPr>
          <w:rFonts w:ascii="微软雅黑" w:eastAsia="微软雅黑" w:hAnsi="微软雅黑" w:hint="eastAsia"/>
          <w:sz w:val="20"/>
          <w:szCs w:val="20"/>
        </w:rPr>
        <w:t>薪资</w:t>
      </w:r>
      <w:r w:rsidRPr="00F919D7">
        <w:rPr>
          <w:rFonts w:ascii="微软雅黑" w:eastAsia="微软雅黑" w:hAnsi="微软雅黑" w:hint="eastAsia"/>
          <w:sz w:val="20"/>
          <w:szCs w:val="20"/>
        </w:rPr>
        <w:t>待遇，他们更注重自己的成长和发展。</w:t>
      </w:r>
      <w:r w:rsidR="00D617B2">
        <w:rPr>
          <w:rFonts w:ascii="微软雅黑" w:eastAsia="微软雅黑" w:hAnsi="微软雅黑" w:hint="eastAsia"/>
          <w:sz w:val="20"/>
          <w:szCs w:val="20"/>
        </w:rPr>
        <w:t>企业除了提供丰富的培训机会之外，还可以通过实施职业导师制度来让人才迅速获得成长。一方面，导师能将自己的技能和工作经验通过实际工作传授给被指导者，使被指导者在较短时间内迅速掌握并运用到实际工作中，提高其工作岗位胜任的能力。另一方面，导师还能够给予</w:t>
      </w:r>
      <w:r w:rsidR="00017CAB">
        <w:rPr>
          <w:rFonts w:ascii="微软雅黑" w:eastAsia="微软雅黑" w:hAnsi="微软雅黑" w:hint="eastAsia"/>
          <w:sz w:val="20"/>
          <w:szCs w:val="20"/>
        </w:rPr>
        <w:t>被指导者</w:t>
      </w:r>
      <w:r w:rsidR="00CA73C5" w:rsidRPr="00CA73C5">
        <w:rPr>
          <w:rFonts w:ascii="微软雅黑" w:eastAsia="微软雅黑" w:hAnsi="微软雅黑" w:hint="eastAsia"/>
          <w:sz w:val="20"/>
          <w:szCs w:val="20"/>
        </w:rPr>
        <w:t>职业</w:t>
      </w:r>
      <w:r w:rsidR="00706E45">
        <w:rPr>
          <w:rFonts w:ascii="微软雅黑" w:eastAsia="微软雅黑" w:hAnsi="微软雅黑" w:hint="eastAsia"/>
          <w:sz w:val="20"/>
          <w:szCs w:val="20"/>
        </w:rPr>
        <w:t>发展方面</w:t>
      </w:r>
      <w:r w:rsidR="00CA73C5" w:rsidRPr="00CA73C5">
        <w:rPr>
          <w:rFonts w:ascii="微软雅黑" w:eastAsia="微软雅黑" w:hAnsi="微软雅黑" w:hint="eastAsia"/>
          <w:sz w:val="20"/>
          <w:szCs w:val="20"/>
        </w:rPr>
        <w:t>的</w:t>
      </w:r>
      <w:r w:rsidR="00706E45">
        <w:rPr>
          <w:rFonts w:ascii="微软雅黑" w:eastAsia="微软雅黑" w:hAnsi="微软雅黑" w:hint="eastAsia"/>
          <w:sz w:val="20"/>
          <w:szCs w:val="20"/>
        </w:rPr>
        <w:t>建议与</w:t>
      </w:r>
      <w:r w:rsidR="00CA73C5" w:rsidRPr="00CA73C5">
        <w:rPr>
          <w:rFonts w:ascii="微软雅黑" w:eastAsia="微软雅黑" w:hAnsi="微软雅黑" w:hint="eastAsia"/>
          <w:sz w:val="20"/>
          <w:szCs w:val="20"/>
        </w:rPr>
        <w:t>支持，</w:t>
      </w:r>
      <w:r w:rsidR="00B065DE">
        <w:rPr>
          <w:rFonts w:ascii="微软雅黑" w:eastAsia="微软雅黑" w:hAnsi="微软雅黑" w:hint="eastAsia"/>
          <w:sz w:val="20"/>
          <w:szCs w:val="20"/>
        </w:rPr>
        <w:t>帮助</w:t>
      </w:r>
      <w:r w:rsidR="00CA73C5" w:rsidRPr="00CA73C5">
        <w:rPr>
          <w:rFonts w:ascii="微软雅黑" w:eastAsia="微软雅黑" w:hAnsi="微软雅黑" w:hint="eastAsia"/>
          <w:sz w:val="20"/>
          <w:szCs w:val="20"/>
        </w:rPr>
        <w:t>其</w:t>
      </w:r>
      <w:r w:rsidR="00706E45">
        <w:rPr>
          <w:rFonts w:ascii="微软雅黑" w:eastAsia="微软雅黑" w:hAnsi="微软雅黑" w:hint="eastAsia"/>
          <w:sz w:val="20"/>
          <w:szCs w:val="20"/>
        </w:rPr>
        <w:t>更快得到晋升</w:t>
      </w:r>
      <w:r w:rsidR="00B065DE">
        <w:rPr>
          <w:rFonts w:ascii="微软雅黑" w:eastAsia="微软雅黑" w:hAnsi="微软雅黑" w:hint="eastAsia"/>
          <w:sz w:val="20"/>
          <w:szCs w:val="20"/>
        </w:rPr>
        <w:t>与</w:t>
      </w:r>
      <w:r w:rsidR="00706E45">
        <w:rPr>
          <w:rFonts w:ascii="微软雅黑" w:eastAsia="微软雅黑" w:hAnsi="微软雅黑" w:hint="eastAsia"/>
          <w:sz w:val="20"/>
          <w:szCs w:val="20"/>
        </w:rPr>
        <w:t>成长。</w:t>
      </w:r>
    </w:p>
    <w:p w:rsidR="00D617B2" w:rsidRDefault="00D617B2" w:rsidP="00416DDE">
      <w:pPr>
        <w:spacing w:line="360" w:lineRule="exact"/>
        <w:rPr>
          <w:rFonts w:ascii="微软雅黑" w:eastAsia="微软雅黑" w:hAnsi="微软雅黑"/>
          <w:sz w:val="20"/>
          <w:szCs w:val="20"/>
        </w:rPr>
      </w:pPr>
    </w:p>
    <w:p w:rsidR="00E124F1" w:rsidRPr="00E124F1" w:rsidRDefault="00E124F1" w:rsidP="00E124F1">
      <w:pPr>
        <w:spacing w:line="360" w:lineRule="exact"/>
        <w:rPr>
          <w:rFonts w:ascii="微软雅黑" w:eastAsia="微软雅黑" w:hAnsi="微软雅黑"/>
          <w:b/>
          <w:sz w:val="20"/>
          <w:szCs w:val="20"/>
        </w:rPr>
      </w:pPr>
      <w:bookmarkStart w:id="320" w:name="_Hlk525812237"/>
      <w:bookmarkEnd w:id="318"/>
      <w:r w:rsidRPr="00E124F1">
        <w:rPr>
          <w:rFonts w:ascii="微软雅黑" w:eastAsia="微软雅黑" w:hAnsi="微软雅黑" w:hint="eastAsia"/>
          <w:b/>
          <w:sz w:val="20"/>
          <w:szCs w:val="20"/>
        </w:rPr>
        <w:t>0</w:t>
      </w:r>
      <w:r w:rsidRPr="00E124F1">
        <w:rPr>
          <w:rFonts w:ascii="微软雅黑" w:eastAsia="微软雅黑" w:hAnsi="微软雅黑"/>
          <w:b/>
          <w:sz w:val="20"/>
          <w:szCs w:val="20"/>
        </w:rPr>
        <w:t>4U0</w:t>
      </w:r>
      <w:r w:rsidR="00454CBC">
        <w:rPr>
          <w:rFonts w:ascii="微软雅黑" w:eastAsia="微软雅黑" w:hAnsi="微软雅黑"/>
          <w:b/>
          <w:sz w:val="20"/>
          <w:szCs w:val="20"/>
        </w:rPr>
        <w:t>8</w:t>
      </w:r>
      <w:r>
        <w:rPr>
          <w:rFonts w:ascii="微软雅黑" w:eastAsia="微软雅黑" w:hAnsi="微软雅黑" w:hint="eastAsia"/>
          <w:b/>
          <w:sz w:val="20"/>
          <w:szCs w:val="20"/>
        </w:rPr>
        <w:t>措施五：职业规划管理</w:t>
      </w:r>
    </w:p>
    <w:p w:rsidR="00E124F1" w:rsidRPr="00017CAB" w:rsidRDefault="00FA1EDC"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企业和直线经理帮助员工做好职业规划管理也能够有效保留人才。</w:t>
      </w:r>
      <w:r w:rsidR="0021422B">
        <w:rPr>
          <w:rFonts w:ascii="微软雅黑" w:eastAsia="微软雅黑" w:hAnsi="微软雅黑" w:hint="eastAsia"/>
          <w:sz w:val="20"/>
          <w:szCs w:val="20"/>
        </w:rPr>
        <w:t>职业规划管理包括两个方面：一方面是员工职业生涯发展</w:t>
      </w:r>
      <w:r w:rsidR="00B54C0F">
        <w:rPr>
          <w:rFonts w:ascii="微软雅黑" w:eastAsia="微软雅黑" w:hAnsi="微软雅黑" w:hint="eastAsia"/>
          <w:sz w:val="20"/>
          <w:szCs w:val="20"/>
        </w:rPr>
        <w:t>的</w:t>
      </w:r>
      <w:r w:rsidR="0021422B">
        <w:rPr>
          <w:rFonts w:ascii="微软雅黑" w:eastAsia="微软雅黑" w:hAnsi="微软雅黑" w:hint="eastAsia"/>
          <w:sz w:val="20"/>
          <w:szCs w:val="20"/>
        </w:rPr>
        <w:t>自我规划管理，员工是自己的主人，自我规划管理是职业发展成功的关键；另一方面是</w:t>
      </w:r>
      <w:r w:rsidR="00CA7782">
        <w:rPr>
          <w:rFonts w:ascii="微软雅黑" w:eastAsia="微软雅黑" w:hAnsi="微软雅黑" w:hint="eastAsia"/>
          <w:sz w:val="20"/>
          <w:szCs w:val="20"/>
        </w:rPr>
        <w:t>企业</w:t>
      </w:r>
      <w:r w:rsidR="0021422B">
        <w:rPr>
          <w:rFonts w:ascii="微软雅黑" w:eastAsia="微软雅黑" w:hAnsi="微软雅黑" w:hint="eastAsia"/>
          <w:sz w:val="20"/>
          <w:szCs w:val="20"/>
        </w:rPr>
        <w:t>协助员工规划其职业生涯</w:t>
      </w:r>
      <w:r w:rsidR="00B54C0F">
        <w:rPr>
          <w:rFonts w:ascii="微软雅黑" w:eastAsia="微软雅黑" w:hAnsi="微软雅黑" w:hint="eastAsia"/>
          <w:sz w:val="20"/>
          <w:szCs w:val="20"/>
        </w:rPr>
        <w:t>路径</w:t>
      </w:r>
      <w:r w:rsidR="0021422B">
        <w:rPr>
          <w:rFonts w:ascii="微软雅黑" w:eastAsia="微软雅黑" w:hAnsi="微软雅黑" w:hint="eastAsia"/>
          <w:sz w:val="20"/>
          <w:szCs w:val="20"/>
        </w:rPr>
        <w:t>，并为员工提供必要的发展机会，促进员工职业生涯目标的实现。</w:t>
      </w:r>
      <w:r w:rsidR="00CA7782">
        <w:rPr>
          <w:rFonts w:ascii="微软雅黑" w:eastAsia="微软雅黑" w:hAnsi="微软雅黑" w:hint="eastAsia"/>
          <w:sz w:val="20"/>
          <w:szCs w:val="20"/>
        </w:rPr>
        <w:t>企业</w:t>
      </w:r>
      <w:r w:rsidR="0021422B">
        <w:rPr>
          <w:rFonts w:ascii="微软雅黑" w:eastAsia="微软雅黑" w:hAnsi="微软雅黑" w:hint="eastAsia"/>
          <w:sz w:val="20"/>
          <w:szCs w:val="20"/>
        </w:rPr>
        <w:t>和</w:t>
      </w:r>
      <w:r w:rsidR="006E3CC5">
        <w:rPr>
          <w:rFonts w:ascii="微软雅黑" w:eastAsia="微软雅黑" w:hAnsi="微软雅黑" w:hint="eastAsia"/>
          <w:sz w:val="20"/>
          <w:szCs w:val="20"/>
        </w:rPr>
        <w:t>直线经理要与</w:t>
      </w:r>
      <w:r w:rsidR="0021422B">
        <w:rPr>
          <w:rFonts w:ascii="微软雅黑" w:eastAsia="微软雅黑" w:hAnsi="微软雅黑" w:hint="eastAsia"/>
          <w:sz w:val="20"/>
          <w:szCs w:val="20"/>
        </w:rPr>
        <w:t>员工建立顺畅的沟通渠道，使员工了解</w:t>
      </w:r>
      <w:r w:rsidR="00CA7782">
        <w:rPr>
          <w:rFonts w:ascii="微软雅黑" w:eastAsia="微软雅黑" w:hAnsi="微软雅黑" w:hint="eastAsia"/>
          <w:sz w:val="20"/>
          <w:szCs w:val="20"/>
        </w:rPr>
        <w:t>企业</w:t>
      </w:r>
      <w:r w:rsidR="0021422B">
        <w:rPr>
          <w:rFonts w:ascii="微软雅黑" w:eastAsia="微软雅黑" w:hAnsi="微软雅黑" w:hint="eastAsia"/>
          <w:sz w:val="20"/>
          <w:szCs w:val="20"/>
        </w:rPr>
        <w:t>需要什么样的人才，并帮助员工</w:t>
      </w:r>
      <w:r w:rsidR="006E3CC5">
        <w:rPr>
          <w:rFonts w:ascii="微软雅黑" w:eastAsia="微软雅黑" w:hAnsi="微软雅黑" w:hint="eastAsia"/>
          <w:sz w:val="20"/>
          <w:szCs w:val="20"/>
        </w:rPr>
        <w:t>明确自身职业发展定位、</w:t>
      </w:r>
      <w:r w:rsidR="0021422B">
        <w:rPr>
          <w:rFonts w:ascii="微软雅黑" w:eastAsia="微软雅黑" w:hAnsi="微软雅黑" w:hint="eastAsia"/>
          <w:sz w:val="20"/>
          <w:szCs w:val="20"/>
        </w:rPr>
        <w:t>设计职业生涯计划；为员工提供多条</w:t>
      </w:r>
      <w:r w:rsidR="00B54C0F">
        <w:rPr>
          <w:rFonts w:ascii="微软雅黑" w:eastAsia="微软雅黑" w:hAnsi="微软雅黑" w:hint="eastAsia"/>
          <w:sz w:val="20"/>
          <w:szCs w:val="20"/>
        </w:rPr>
        <w:t>发展和</w:t>
      </w:r>
      <w:r w:rsidR="0021422B">
        <w:rPr>
          <w:rFonts w:ascii="微软雅黑" w:eastAsia="微软雅黑" w:hAnsi="微软雅黑" w:hint="eastAsia"/>
          <w:sz w:val="20"/>
          <w:szCs w:val="20"/>
        </w:rPr>
        <w:t>晋升通道，给员工在职业选择上更多的机会；鼓励员工向符合</w:t>
      </w:r>
      <w:r w:rsidR="00CA7782">
        <w:rPr>
          <w:rFonts w:ascii="微软雅黑" w:eastAsia="微软雅黑" w:hAnsi="微软雅黑" w:hint="eastAsia"/>
          <w:sz w:val="20"/>
          <w:szCs w:val="20"/>
        </w:rPr>
        <w:t>企业</w:t>
      </w:r>
      <w:r w:rsidR="0021422B">
        <w:rPr>
          <w:rFonts w:ascii="微软雅黑" w:eastAsia="微软雅黑" w:hAnsi="微软雅黑" w:hint="eastAsia"/>
          <w:sz w:val="20"/>
          <w:szCs w:val="20"/>
        </w:rPr>
        <w:t>需要的人才方向发展，并辅以技术指导和政策支持。</w:t>
      </w:r>
    </w:p>
    <w:p w:rsidR="00E00535" w:rsidRDefault="00E00535" w:rsidP="00D93963">
      <w:pPr>
        <w:spacing w:line="360" w:lineRule="exact"/>
        <w:rPr>
          <w:rFonts w:ascii="微软雅黑" w:eastAsia="微软雅黑" w:hAnsi="微软雅黑"/>
          <w:sz w:val="20"/>
          <w:szCs w:val="20"/>
        </w:rPr>
      </w:pPr>
    </w:p>
    <w:p w:rsidR="00E124F1" w:rsidRDefault="00E124F1" w:rsidP="00D93963">
      <w:pPr>
        <w:spacing w:line="360" w:lineRule="exact"/>
        <w:rPr>
          <w:rFonts w:ascii="微软雅黑" w:eastAsia="微软雅黑" w:hAnsi="微软雅黑"/>
          <w:sz w:val="20"/>
          <w:szCs w:val="20"/>
        </w:rPr>
      </w:pPr>
      <w:bookmarkStart w:id="321" w:name="_Hlk525812250"/>
      <w:bookmarkEnd w:id="320"/>
      <w:r w:rsidRPr="00E124F1">
        <w:rPr>
          <w:rFonts w:ascii="微软雅黑" w:eastAsia="微软雅黑" w:hAnsi="微软雅黑" w:hint="eastAsia"/>
          <w:b/>
          <w:sz w:val="20"/>
          <w:szCs w:val="20"/>
        </w:rPr>
        <w:t>0</w:t>
      </w:r>
      <w:r w:rsidRPr="00E124F1">
        <w:rPr>
          <w:rFonts w:ascii="微软雅黑" w:eastAsia="微软雅黑" w:hAnsi="微软雅黑"/>
          <w:b/>
          <w:sz w:val="20"/>
          <w:szCs w:val="20"/>
        </w:rPr>
        <w:t>4U0</w:t>
      </w:r>
      <w:r w:rsidR="00454CBC">
        <w:rPr>
          <w:rFonts w:ascii="微软雅黑" w:eastAsia="微软雅黑" w:hAnsi="微软雅黑"/>
          <w:b/>
          <w:sz w:val="20"/>
          <w:szCs w:val="20"/>
        </w:rPr>
        <w:t>9</w:t>
      </w:r>
      <w:r w:rsidRPr="00E124F1">
        <w:rPr>
          <w:rFonts w:ascii="微软雅黑" w:eastAsia="微软雅黑" w:hAnsi="微软雅黑" w:hint="eastAsia"/>
          <w:b/>
          <w:sz w:val="20"/>
          <w:szCs w:val="20"/>
        </w:rPr>
        <w:t>措施六：人才梯队计划</w:t>
      </w:r>
    </w:p>
    <w:bookmarkEnd w:id="319"/>
    <w:p w:rsidR="00E124F1" w:rsidRDefault="00C96503"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为了更好</w:t>
      </w:r>
      <w:r w:rsidR="00FA1EDC">
        <w:rPr>
          <w:rFonts w:ascii="微软雅黑" w:eastAsia="微软雅黑" w:hAnsi="微软雅黑" w:hint="eastAsia"/>
          <w:sz w:val="20"/>
          <w:szCs w:val="20"/>
        </w:rPr>
        <w:t>地</w:t>
      </w:r>
      <w:r>
        <w:rPr>
          <w:rFonts w:ascii="微软雅黑" w:eastAsia="微软雅黑" w:hAnsi="微软雅黑" w:hint="eastAsia"/>
          <w:sz w:val="20"/>
          <w:szCs w:val="20"/>
        </w:rPr>
        <w:t>培养和保留人才，企业还可以通过建立人才梯队来储备人才。一支合格的人才梯队可以</w:t>
      </w:r>
      <w:r w:rsidR="00CA7782">
        <w:rPr>
          <w:rFonts w:ascii="微软雅黑" w:eastAsia="微软雅黑" w:hAnsi="微软雅黑" w:hint="eastAsia"/>
          <w:sz w:val="20"/>
          <w:szCs w:val="20"/>
        </w:rPr>
        <w:t>在</w:t>
      </w:r>
      <w:r>
        <w:rPr>
          <w:rFonts w:ascii="微软雅黑" w:eastAsia="微软雅黑" w:hAnsi="微软雅黑" w:hint="eastAsia"/>
          <w:sz w:val="20"/>
          <w:szCs w:val="20"/>
        </w:rPr>
        <w:t>企业需要人才的时候，</w:t>
      </w:r>
      <w:r w:rsidR="00EB78EA">
        <w:rPr>
          <w:rFonts w:ascii="微软雅黑" w:eastAsia="微软雅黑" w:hAnsi="微软雅黑" w:hint="eastAsia"/>
          <w:sz w:val="20"/>
          <w:szCs w:val="20"/>
        </w:rPr>
        <w:t>为企业源源不断地输送人才。</w:t>
      </w:r>
    </w:p>
    <w:p w:rsidR="00C96503" w:rsidRDefault="00C96503"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人才梯队是指一个企业的人才库架构，一般</w:t>
      </w:r>
      <w:r w:rsidRPr="00C96503">
        <w:rPr>
          <w:rFonts w:ascii="微软雅黑" w:eastAsia="微软雅黑" w:hAnsi="微软雅黑" w:hint="eastAsia"/>
          <w:sz w:val="20"/>
          <w:szCs w:val="20"/>
        </w:rPr>
        <w:t>分为三个层次（高层人才库、中层人才库、基层人才库）</w:t>
      </w:r>
      <w:r>
        <w:rPr>
          <w:rFonts w:ascii="微软雅黑" w:eastAsia="微软雅黑" w:hAnsi="微软雅黑" w:hint="eastAsia"/>
          <w:sz w:val="20"/>
          <w:szCs w:val="20"/>
        </w:rPr>
        <w:t>。企业</w:t>
      </w:r>
      <w:r w:rsidR="00721273">
        <w:rPr>
          <w:rFonts w:ascii="微软雅黑" w:eastAsia="微软雅黑" w:hAnsi="微软雅黑" w:hint="eastAsia"/>
          <w:sz w:val="20"/>
          <w:szCs w:val="20"/>
        </w:rPr>
        <w:t>和直线经理</w:t>
      </w:r>
      <w:r w:rsidRPr="00C96503">
        <w:rPr>
          <w:rFonts w:ascii="微软雅黑" w:eastAsia="微软雅黑" w:hAnsi="微软雅黑" w:hint="eastAsia"/>
          <w:sz w:val="20"/>
          <w:szCs w:val="20"/>
        </w:rPr>
        <w:t>必须明确现阶段及未来所需的人才种类，合理地从社会和企业内部予以引进、培养和储备人才，并定期对已聘人员进行评估和管理，调整、安排好人才</w:t>
      </w:r>
      <w:proofErr w:type="gramStart"/>
      <w:r w:rsidRPr="00C96503">
        <w:rPr>
          <w:rFonts w:ascii="微软雅黑" w:eastAsia="微软雅黑" w:hAnsi="微软雅黑" w:hint="eastAsia"/>
          <w:sz w:val="20"/>
          <w:szCs w:val="20"/>
        </w:rPr>
        <w:t>的</w:t>
      </w:r>
      <w:r w:rsidR="00372215">
        <w:rPr>
          <w:rFonts w:ascii="微软雅黑" w:eastAsia="微软雅黑" w:hAnsi="微软雅黑" w:hint="eastAsia"/>
          <w:sz w:val="20"/>
          <w:szCs w:val="20"/>
        </w:rPr>
        <w:t>人岗匹配</w:t>
      </w:r>
      <w:proofErr w:type="gramEnd"/>
      <w:r w:rsidRPr="00C96503">
        <w:rPr>
          <w:rFonts w:ascii="微软雅黑" w:eastAsia="微软雅黑" w:hAnsi="微软雅黑" w:hint="eastAsia"/>
          <w:sz w:val="20"/>
          <w:szCs w:val="20"/>
        </w:rPr>
        <w:t>，提拔有实力的员工，确保他们是工作在最适合自己的职位上，从而发挥其最大潜力。</w:t>
      </w:r>
    </w:p>
    <w:p w:rsidR="00E124F1" w:rsidRPr="009E4EBF" w:rsidRDefault="00E124F1" w:rsidP="00D93963">
      <w:pPr>
        <w:spacing w:line="360" w:lineRule="exact"/>
        <w:rPr>
          <w:rFonts w:ascii="微软雅黑" w:eastAsia="微软雅黑" w:hAnsi="微软雅黑"/>
          <w:sz w:val="20"/>
          <w:szCs w:val="20"/>
        </w:rPr>
      </w:pPr>
    </w:p>
    <w:p w:rsidR="00E31306" w:rsidRPr="00F919D7" w:rsidRDefault="005A41D9" w:rsidP="00D93963">
      <w:pPr>
        <w:spacing w:line="360" w:lineRule="exact"/>
        <w:rPr>
          <w:rFonts w:ascii="微软雅黑" w:eastAsia="微软雅黑" w:hAnsi="微软雅黑"/>
          <w:b/>
          <w:sz w:val="20"/>
          <w:szCs w:val="20"/>
        </w:rPr>
      </w:pPr>
      <w:bookmarkStart w:id="322" w:name="_Hlk520378798"/>
      <w:bookmarkEnd w:id="321"/>
      <w:r>
        <w:rPr>
          <w:rFonts w:ascii="微软雅黑" w:eastAsia="微软雅黑" w:hAnsi="微软雅黑" w:hint="eastAsia"/>
          <w:b/>
          <w:sz w:val="20"/>
          <w:szCs w:val="20"/>
        </w:rPr>
        <w:t>0</w:t>
      </w:r>
      <w:r w:rsidR="00E45879">
        <w:rPr>
          <w:rFonts w:ascii="微软雅黑" w:eastAsia="微软雅黑" w:hAnsi="微软雅黑"/>
          <w:b/>
          <w:sz w:val="20"/>
          <w:szCs w:val="20"/>
        </w:rPr>
        <w:t>4</w:t>
      </w:r>
      <w:r>
        <w:rPr>
          <w:rFonts w:ascii="微软雅黑" w:eastAsia="微软雅黑" w:hAnsi="微软雅黑"/>
          <w:b/>
          <w:sz w:val="20"/>
          <w:szCs w:val="20"/>
        </w:rPr>
        <w:t>U</w:t>
      </w:r>
      <w:r w:rsidR="00454CBC">
        <w:rPr>
          <w:rFonts w:ascii="微软雅黑" w:eastAsia="微软雅黑" w:hAnsi="微软雅黑"/>
          <w:b/>
          <w:sz w:val="20"/>
          <w:szCs w:val="20"/>
        </w:rPr>
        <w:t>10</w:t>
      </w:r>
      <w:r w:rsidR="00E45879">
        <w:rPr>
          <w:rFonts w:ascii="微软雅黑" w:eastAsia="微软雅黑" w:hAnsi="微软雅黑" w:hint="eastAsia"/>
          <w:b/>
          <w:sz w:val="20"/>
          <w:szCs w:val="20"/>
        </w:rPr>
        <w:t>案例：马勒公司的人才梯队计划</w:t>
      </w:r>
    </w:p>
    <w:bookmarkEnd w:id="322"/>
    <w:p w:rsidR="002322EF" w:rsidRDefault="00E45879" w:rsidP="004B6B30">
      <w:pPr>
        <w:spacing w:line="360" w:lineRule="exact"/>
        <w:rPr>
          <w:rFonts w:ascii="微软雅黑" w:eastAsia="微软雅黑" w:hAnsi="微软雅黑"/>
          <w:sz w:val="20"/>
          <w:szCs w:val="20"/>
        </w:rPr>
      </w:pPr>
      <w:r w:rsidRPr="00E45879">
        <w:rPr>
          <w:rFonts w:ascii="微软雅黑" w:eastAsia="微软雅黑" w:hAnsi="微软雅黑" w:hint="eastAsia"/>
          <w:sz w:val="20"/>
          <w:szCs w:val="20"/>
        </w:rPr>
        <w:t>马勒公司的人才梯队计划是怎样的呢？</w:t>
      </w:r>
      <w:r w:rsidR="00CF1E79">
        <w:rPr>
          <w:rFonts w:ascii="微软雅黑" w:eastAsia="微软雅黑" w:hAnsi="微软雅黑" w:hint="eastAsia"/>
          <w:sz w:val="20"/>
          <w:szCs w:val="20"/>
        </w:rPr>
        <w:t>我们来看看马勒公司是怎么做的。</w:t>
      </w:r>
    </w:p>
    <w:p w:rsidR="00B8101C" w:rsidRDefault="00EB78EA" w:rsidP="00AC641F">
      <w:pPr>
        <w:spacing w:line="360" w:lineRule="exact"/>
        <w:rPr>
          <w:rFonts w:ascii="微软雅黑" w:eastAsia="微软雅黑" w:hAnsi="微软雅黑"/>
          <w:sz w:val="20"/>
          <w:szCs w:val="20"/>
        </w:rPr>
      </w:pPr>
      <w:r>
        <w:rPr>
          <w:rFonts w:ascii="微软雅黑" w:eastAsia="微软雅黑" w:hAnsi="微软雅黑" w:hint="eastAsia"/>
          <w:sz w:val="20"/>
          <w:szCs w:val="20"/>
        </w:rPr>
        <w:t>马勒公司对于在职员工有</w:t>
      </w:r>
      <w:r w:rsidR="00E5389E">
        <w:rPr>
          <w:rFonts w:ascii="微软雅黑" w:eastAsia="微软雅黑" w:hAnsi="微软雅黑" w:hint="eastAsia"/>
          <w:sz w:val="20"/>
          <w:szCs w:val="20"/>
        </w:rPr>
        <w:t>一套</w:t>
      </w:r>
      <w:r w:rsidR="00CA7782">
        <w:rPr>
          <w:rFonts w:ascii="微软雅黑" w:eastAsia="微软雅黑" w:hAnsi="微软雅黑" w:hint="eastAsia"/>
          <w:sz w:val="20"/>
          <w:szCs w:val="20"/>
        </w:rPr>
        <w:t>系统化</w:t>
      </w:r>
      <w:r>
        <w:rPr>
          <w:rFonts w:ascii="微软雅黑" w:eastAsia="微软雅黑" w:hAnsi="微软雅黑" w:hint="eastAsia"/>
          <w:sz w:val="20"/>
          <w:szCs w:val="20"/>
        </w:rPr>
        <w:t>的人才梯队计划：</w:t>
      </w:r>
      <w:r w:rsidR="00292228">
        <w:rPr>
          <w:rFonts w:ascii="微软雅黑" w:eastAsia="微软雅黑" w:hAnsi="微软雅黑" w:hint="eastAsia"/>
          <w:sz w:val="20"/>
          <w:szCs w:val="20"/>
        </w:rPr>
        <w:t>比如要求</w:t>
      </w:r>
      <w:r w:rsidR="00AC641F" w:rsidRPr="00AC641F">
        <w:rPr>
          <w:rFonts w:ascii="微软雅黑" w:eastAsia="微软雅黑" w:hAnsi="微软雅黑" w:hint="eastAsia"/>
          <w:sz w:val="20"/>
          <w:szCs w:val="20"/>
        </w:rPr>
        <w:t>在职员工每半年进行一次测评，为</w:t>
      </w:r>
      <w:r w:rsidR="00CA7782">
        <w:rPr>
          <w:rFonts w:ascii="微软雅黑" w:eastAsia="微软雅黑" w:hAnsi="微软雅黑" w:hint="eastAsia"/>
          <w:sz w:val="20"/>
          <w:szCs w:val="20"/>
        </w:rPr>
        <w:t>公司</w:t>
      </w:r>
      <w:r w:rsidR="00AC641F" w:rsidRPr="00AC641F">
        <w:rPr>
          <w:rFonts w:ascii="微软雅黑" w:eastAsia="微软雅黑" w:hAnsi="微软雅黑" w:hint="eastAsia"/>
          <w:sz w:val="20"/>
          <w:szCs w:val="20"/>
        </w:rPr>
        <w:t>三层梯队储备、选拔人才队伍</w:t>
      </w:r>
      <w:r>
        <w:rPr>
          <w:rFonts w:ascii="微软雅黑" w:eastAsia="微软雅黑" w:hAnsi="微软雅黑" w:hint="eastAsia"/>
          <w:sz w:val="20"/>
          <w:szCs w:val="20"/>
        </w:rPr>
        <w:t>；</w:t>
      </w:r>
      <w:r w:rsidR="00AC641F" w:rsidRPr="00AC641F">
        <w:rPr>
          <w:rFonts w:ascii="微软雅黑" w:eastAsia="微软雅黑" w:hAnsi="微软雅黑" w:hint="eastAsia"/>
          <w:sz w:val="20"/>
          <w:szCs w:val="20"/>
        </w:rPr>
        <w:t>对基层</w:t>
      </w:r>
      <w:r>
        <w:rPr>
          <w:rFonts w:ascii="微软雅黑" w:eastAsia="微软雅黑" w:hAnsi="微软雅黑" w:hint="eastAsia"/>
          <w:sz w:val="20"/>
          <w:szCs w:val="20"/>
        </w:rPr>
        <w:t>员工</w:t>
      </w:r>
      <w:r w:rsidR="00AC641F" w:rsidRPr="00AC641F">
        <w:rPr>
          <w:rFonts w:ascii="微软雅黑" w:eastAsia="微软雅黑" w:hAnsi="微软雅黑" w:hint="eastAsia"/>
          <w:sz w:val="20"/>
          <w:szCs w:val="20"/>
        </w:rPr>
        <w:t>每季度沟通一次，了解对方思想状况并及时将</w:t>
      </w:r>
      <w:r w:rsidR="00CA7782">
        <w:rPr>
          <w:rFonts w:ascii="微软雅黑" w:eastAsia="微软雅黑" w:hAnsi="微软雅黑" w:hint="eastAsia"/>
          <w:sz w:val="20"/>
          <w:szCs w:val="20"/>
        </w:rPr>
        <w:t>公司</w:t>
      </w:r>
      <w:r w:rsidR="00AC641F" w:rsidRPr="00AC641F">
        <w:rPr>
          <w:rFonts w:ascii="微软雅黑" w:eastAsia="微软雅黑" w:hAnsi="微软雅黑" w:hint="eastAsia"/>
          <w:sz w:val="20"/>
          <w:szCs w:val="20"/>
        </w:rPr>
        <w:t>最新情况告知对方</w:t>
      </w:r>
      <w:r>
        <w:rPr>
          <w:rFonts w:ascii="微软雅黑" w:eastAsia="微软雅黑" w:hAnsi="微软雅黑" w:hint="eastAsia"/>
          <w:sz w:val="20"/>
          <w:szCs w:val="20"/>
        </w:rPr>
        <w:t>；</w:t>
      </w:r>
      <w:r w:rsidR="00AC641F" w:rsidRPr="00AC641F">
        <w:rPr>
          <w:rFonts w:ascii="微软雅黑" w:eastAsia="微软雅黑" w:hAnsi="微软雅黑" w:hint="eastAsia"/>
          <w:sz w:val="20"/>
          <w:szCs w:val="20"/>
        </w:rPr>
        <w:t>从基层人才库中选拔表现优异、综合素质较好的员工，将其资料调入人才中转站，在中高层人才库有需求时，将其资料调入，作为备选人才；对在职期间有变动的人员，及时从本库中删除其信息，并及时补充其空缺</w:t>
      </w:r>
      <w:r>
        <w:rPr>
          <w:rFonts w:ascii="微软雅黑" w:eastAsia="微软雅黑" w:hAnsi="微软雅黑" w:hint="eastAsia"/>
          <w:sz w:val="20"/>
          <w:szCs w:val="20"/>
        </w:rPr>
        <w:t>；</w:t>
      </w:r>
      <w:r w:rsidR="00AC641F" w:rsidRPr="00AC641F">
        <w:rPr>
          <w:rFonts w:ascii="微软雅黑" w:eastAsia="微软雅黑" w:hAnsi="微软雅黑" w:hint="eastAsia"/>
          <w:sz w:val="20"/>
          <w:szCs w:val="20"/>
        </w:rPr>
        <w:t>每个月补充新信息至储备人才库，选择更合适的储备人员，保证人才无断层；当有职位调动时，本着内部员工优先发展的原则，将</w:t>
      </w:r>
      <w:r w:rsidR="00CA7782">
        <w:rPr>
          <w:rFonts w:ascii="微软雅黑" w:eastAsia="微软雅黑" w:hAnsi="微软雅黑" w:hint="eastAsia"/>
          <w:sz w:val="20"/>
          <w:szCs w:val="20"/>
        </w:rPr>
        <w:t>公司</w:t>
      </w:r>
      <w:r w:rsidR="00AC641F" w:rsidRPr="00AC641F">
        <w:rPr>
          <w:rFonts w:ascii="微软雅黑" w:eastAsia="微软雅黑" w:hAnsi="微软雅黑" w:hint="eastAsia"/>
          <w:sz w:val="20"/>
          <w:szCs w:val="20"/>
        </w:rPr>
        <w:t>内部表现优异、有发展潜力的员工，与外部新聘人选一并考核，在各项考核结果类似的情况下，优先提拔内部员工，从而使在职</w:t>
      </w:r>
      <w:r>
        <w:rPr>
          <w:rFonts w:ascii="微软雅黑" w:eastAsia="微软雅黑" w:hAnsi="微软雅黑" w:hint="eastAsia"/>
          <w:sz w:val="20"/>
          <w:szCs w:val="20"/>
        </w:rPr>
        <w:t>员工</w:t>
      </w:r>
      <w:r w:rsidR="00AC641F" w:rsidRPr="00AC641F">
        <w:rPr>
          <w:rFonts w:ascii="微软雅黑" w:eastAsia="微软雅黑" w:hAnsi="微软雅黑" w:hint="eastAsia"/>
          <w:sz w:val="20"/>
          <w:szCs w:val="20"/>
        </w:rPr>
        <w:t>看到自己在</w:t>
      </w:r>
      <w:r w:rsidR="00CA7782">
        <w:rPr>
          <w:rFonts w:ascii="微软雅黑" w:eastAsia="微软雅黑" w:hAnsi="微软雅黑" w:hint="eastAsia"/>
          <w:sz w:val="20"/>
          <w:szCs w:val="20"/>
        </w:rPr>
        <w:t>公司</w:t>
      </w:r>
      <w:r w:rsidR="00AC641F" w:rsidRPr="00AC641F">
        <w:rPr>
          <w:rFonts w:ascii="微软雅黑" w:eastAsia="微软雅黑" w:hAnsi="微软雅黑" w:hint="eastAsia"/>
          <w:sz w:val="20"/>
          <w:szCs w:val="20"/>
        </w:rPr>
        <w:t>中的发展空间，调动其积极性。</w:t>
      </w:r>
    </w:p>
    <w:p w:rsidR="000C456D" w:rsidRDefault="000C456D" w:rsidP="00D93963">
      <w:pPr>
        <w:spacing w:line="360" w:lineRule="exact"/>
        <w:rPr>
          <w:rFonts w:ascii="微软雅黑" w:eastAsia="微软雅黑" w:hAnsi="微软雅黑"/>
          <w:sz w:val="20"/>
          <w:szCs w:val="20"/>
        </w:rPr>
      </w:pPr>
    </w:p>
    <w:p w:rsidR="00B8101C" w:rsidRDefault="00B8101C" w:rsidP="00B8101C">
      <w:pPr>
        <w:spacing w:line="360" w:lineRule="exact"/>
        <w:rPr>
          <w:rFonts w:ascii="微软雅黑" w:eastAsia="微软雅黑" w:hAnsi="微软雅黑"/>
          <w:sz w:val="20"/>
          <w:szCs w:val="20"/>
        </w:rPr>
      </w:pPr>
      <w:bookmarkStart w:id="323" w:name="_Hlk520383506"/>
      <w:bookmarkStart w:id="324" w:name="_Hlk525812268"/>
      <w:r w:rsidRPr="00E124F1">
        <w:rPr>
          <w:rFonts w:ascii="微软雅黑" w:eastAsia="微软雅黑" w:hAnsi="微软雅黑" w:hint="eastAsia"/>
          <w:b/>
          <w:sz w:val="20"/>
          <w:szCs w:val="20"/>
        </w:rPr>
        <w:t>0</w:t>
      </w:r>
      <w:r w:rsidRPr="00E124F1">
        <w:rPr>
          <w:rFonts w:ascii="微软雅黑" w:eastAsia="微软雅黑" w:hAnsi="微软雅黑"/>
          <w:b/>
          <w:sz w:val="20"/>
          <w:szCs w:val="20"/>
        </w:rPr>
        <w:t>4U</w:t>
      </w:r>
      <w:r>
        <w:rPr>
          <w:rFonts w:ascii="微软雅黑" w:eastAsia="微软雅黑" w:hAnsi="微软雅黑"/>
          <w:b/>
          <w:sz w:val="20"/>
          <w:szCs w:val="20"/>
        </w:rPr>
        <w:t>1</w:t>
      </w:r>
      <w:r w:rsidR="00454CBC">
        <w:rPr>
          <w:rFonts w:ascii="微软雅黑" w:eastAsia="微软雅黑" w:hAnsi="微软雅黑"/>
          <w:b/>
          <w:sz w:val="20"/>
          <w:szCs w:val="20"/>
        </w:rPr>
        <w:t>1</w:t>
      </w:r>
      <w:r w:rsidRPr="00E124F1">
        <w:rPr>
          <w:rFonts w:ascii="微软雅黑" w:eastAsia="微软雅黑" w:hAnsi="微软雅黑" w:hint="eastAsia"/>
          <w:b/>
          <w:sz w:val="20"/>
          <w:szCs w:val="20"/>
        </w:rPr>
        <w:t>措施</w:t>
      </w:r>
      <w:r>
        <w:rPr>
          <w:rFonts w:ascii="微软雅黑" w:eastAsia="微软雅黑" w:hAnsi="微软雅黑" w:hint="eastAsia"/>
          <w:b/>
          <w:sz w:val="20"/>
          <w:szCs w:val="20"/>
        </w:rPr>
        <w:t>七：离职管理</w:t>
      </w:r>
    </w:p>
    <w:bookmarkEnd w:id="323"/>
    <w:p w:rsidR="000C456D" w:rsidRPr="005F7D4E" w:rsidRDefault="0060736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我们已经学习了</w:t>
      </w:r>
      <w:r w:rsidR="00537B97">
        <w:rPr>
          <w:rFonts w:ascii="微软雅黑" w:eastAsia="微软雅黑" w:hAnsi="微软雅黑" w:hint="eastAsia"/>
          <w:sz w:val="20"/>
          <w:szCs w:val="20"/>
        </w:rPr>
        <w:t>如何</w:t>
      </w:r>
      <w:r>
        <w:rPr>
          <w:rFonts w:ascii="微软雅黑" w:eastAsia="微软雅黑" w:hAnsi="微软雅黑" w:hint="eastAsia"/>
          <w:sz w:val="20"/>
          <w:szCs w:val="20"/>
        </w:rPr>
        <w:t>保留在职人才的一些有效措施，那么对于</w:t>
      </w:r>
      <w:r w:rsidR="008C3645">
        <w:rPr>
          <w:rFonts w:ascii="微软雅黑" w:eastAsia="微软雅黑" w:hAnsi="微软雅黑" w:hint="eastAsia"/>
          <w:sz w:val="20"/>
          <w:szCs w:val="20"/>
        </w:rPr>
        <w:t>已经</w:t>
      </w:r>
      <w:r>
        <w:rPr>
          <w:rFonts w:ascii="微软雅黑" w:eastAsia="微软雅黑" w:hAnsi="微软雅黑" w:hint="eastAsia"/>
          <w:sz w:val="20"/>
          <w:szCs w:val="20"/>
        </w:rPr>
        <w:t>离职</w:t>
      </w:r>
      <w:r w:rsidR="008C3645">
        <w:rPr>
          <w:rFonts w:ascii="微软雅黑" w:eastAsia="微软雅黑" w:hAnsi="微软雅黑" w:hint="eastAsia"/>
          <w:sz w:val="20"/>
          <w:szCs w:val="20"/>
        </w:rPr>
        <w:t>的</w:t>
      </w:r>
      <w:r w:rsidR="009041C5">
        <w:rPr>
          <w:rFonts w:ascii="微软雅黑" w:eastAsia="微软雅黑" w:hAnsi="微软雅黑" w:hint="eastAsia"/>
          <w:sz w:val="20"/>
          <w:szCs w:val="20"/>
        </w:rPr>
        <w:t>人才</w:t>
      </w:r>
      <w:r>
        <w:rPr>
          <w:rFonts w:ascii="微软雅黑" w:eastAsia="微软雅黑" w:hAnsi="微软雅黑" w:hint="eastAsia"/>
          <w:sz w:val="20"/>
          <w:szCs w:val="20"/>
        </w:rPr>
        <w:t>是否还需要管理呢？离职</w:t>
      </w:r>
      <w:r w:rsidR="008C3645">
        <w:rPr>
          <w:rFonts w:ascii="微软雅黑" w:eastAsia="微软雅黑" w:hAnsi="微软雅黑" w:hint="eastAsia"/>
          <w:sz w:val="20"/>
          <w:szCs w:val="20"/>
        </w:rPr>
        <w:t>员工</w:t>
      </w:r>
      <w:r>
        <w:rPr>
          <w:rFonts w:ascii="微软雅黑" w:eastAsia="微软雅黑" w:hAnsi="微软雅黑" w:hint="eastAsia"/>
          <w:sz w:val="20"/>
          <w:szCs w:val="20"/>
        </w:rPr>
        <w:t>依然是企业的潜在人力资源，</w:t>
      </w:r>
      <w:r w:rsidR="006D145F">
        <w:rPr>
          <w:rFonts w:ascii="微软雅黑" w:eastAsia="微软雅黑" w:hAnsi="微软雅黑" w:hint="eastAsia"/>
          <w:sz w:val="20"/>
          <w:szCs w:val="20"/>
        </w:rPr>
        <w:t>他们</w:t>
      </w:r>
      <w:r w:rsidR="006D145F" w:rsidRPr="006D145F">
        <w:rPr>
          <w:rFonts w:ascii="微软雅黑" w:eastAsia="微软雅黑" w:hAnsi="微软雅黑" w:hint="eastAsia"/>
          <w:sz w:val="20"/>
          <w:szCs w:val="20"/>
        </w:rPr>
        <w:t>很可能成为公司的拥护者、客户，甚至商业伙伴，继续为公司创造财富</w:t>
      </w:r>
      <w:r w:rsidR="006D145F">
        <w:rPr>
          <w:rFonts w:ascii="微软雅黑" w:eastAsia="微软雅黑" w:hAnsi="微软雅黑" w:hint="eastAsia"/>
          <w:sz w:val="20"/>
          <w:szCs w:val="20"/>
        </w:rPr>
        <w:t>。因此，</w:t>
      </w:r>
      <w:r>
        <w:rPr>
          <w:rFonts w:ascii="微软雅黑" w:eastAsia="微软雅黑" w:hAnsi="微软雅黑" w:hint="eastAsia"/>
          <w:sz w:val="20"/>
          <w:szCs w:val="20"/>
        </w:rPr>
        <w:t>做好离职员工的延续管理</w:t>
      </w:r>
      <w:r w:rsidR="002A5946">
        <w:rPr>
          <w:rFonts w:ascii="微软雅黑" w:eastAsia="微软雅黑" w:hAnsi="微软雅黑" w:hint="eastAsia"/>
          <w:sz w:val="20"/>
          <w:szCs w:val="20"/>
        </w:rPr>
        <w:t>也是十分重要的。</w:t>
      </w:r>
      <w:r w:rsidR="00292228">
        <w:rPr>
          <w:rFonts w:ascii="微软雅黑" w:eastAsia="微软雅黑" w:hAnsi="微软雅黑" w:hint="eastAsia"/>
          <w:sz w:val="20"/>
          <w:szCs w:val="20"/>
        </w:rPr>
        <w:t>你可以参考部分知名企业离职员工关系维护的方式</w:t>
      </w:r>
      <w:r w:rsidR="005F7D4E">
        <w:rPr>
          <w:rStyle w:val="af3"/>
          <w:rFonts w:ascii="微软雅黑" w:eastAsia="微软雅黑" w:hAnsi="微软雅黑"/>
          <w:sz w:val="20"/>
          <w:szCs w:val="20"/>
        </w:rPr>
        <w:footnoteReference w:id="7"/>
      </w:r>
      <w:r w:rsidR="00292228">
        <w:rPr>
          <w:rFonts w:ascii="微软雅黑" w:eastAsia="微软雅黑" w:hAnsi="微软雅黑" w:hint="eastAsia"/>
          <w:sz w:val="20"/>
          <w:szCs w:val="20"/>
        </w:rPr>
        <w:t>来</w:t>
      </w:r>
      <w:r w:rsidR="006D145F">
        <w:rPr>
          <w:rFonts w:ascii="微软雅黑" w:eastAsia="微软雅黑" w:hAnsi="微软雅黑" w:hint="eastAsia"/>
          <w:sz w:val="20"/>
          <w:szCs w:val="20"/>
        </w:rPr>
        <w:t>对你的离职员工进行管理</w:t>
      </w:r>
      <w:r w:rsidR="00292228">
        <w:rPr>
          <w:rFonts w:ascii="微软雅黑" w:eastAsia="微软雅黑" w:hAnsi="微软雅黑" w:hint="eastAsia"/>
          <w:sz w:val="20"/>
          <w:szCs w:val="20"/>
        </w:rPr>
        <w:t>。</w:t>
      </w:r>
    </w:p>
    <w:bookmarkEnd w:id="324"/>
    <w:p w:rsidR="00893E47" w:rsidRDefault="00292228" w:rsidP="00D93963">
      <w:pPr>
        <w:spacing w:line="360" w:lineRule="exact"/>
        <w:rPr>
          <w:rFonts w:ascii="微软雅黑" w:eastAsia="微软雅黑" w:hAnsi="微软雅黑"/>
          <w:sz w:val="20"/>
          <w:szCs w:val="20"/>
        </w:rPr>
      </w:pPr>
      <w:r>
        <w:rPr>
          <w:noProof/>
        </w:rPr>
        <w:drawing>
          <wp:anchor distT="0" distB="0" distL="114300" distR="114300" simplePos="0" relativeHeight="251702272" behindDoc="0" locked="0" layoutInCell="1" allowOverlap="1" wp14:anchorId="4A65B850">
            <wp:simplePos x="0" y="0"/>
            <wp:positionH relativeFrom="margin">
              <wp:align>left</wp:align>
            </wp:positionH>
            <wp:positionV relativeFrom="paragraph">
              <wp:posOffset>66675</wp:posOffset>
            </wp:positionV>
            <wp:extent cx="4752975" cy="2610531"/>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752975" cy="2610531"/>
                    </a:xfrm>
                    <a:prstGeom prst="rect">
                      <a:avLst/>
                    </a:prstGeom>
                  </pic:spPr>
                </pic:pic>
              </a:graphicData>
            </a:graphic>
            <wp14:sizeRelH relativeFrom="page">
              <wp14:pctWidth>0</wp14:pctWidth>
            </wp14:sizeRelH>
            <wp14:sizeRelV relativeFrom="page">
              <wp14:pctHeight>0</wp14:pctHeight>
            </wp14:sizeRelV>
          </wp:anchor>
        </w:drawing>
      </w:r>
    </w:p>
    <w:p w:rsidR="00292228" w:rsidRDefault="00292228" w:rsidP="00D93963">
      <w:pPr>
        <w:spacing w:line="360" w:lineRule="exact"/>
        <w:rPr>
          <w:rFonts w:ascii="微软雅黑" w:eastAsia="微软雅黑" w:hAnsi="微软雅黑"/>
          <w:sz w:val="20"/>
          <w:szCs w:val="20"/>
        </w:rPr>
      </w:pPr>
    </w:p>
    <w:p w:rsidR="00292228" w:rsidRDefault="00292228" w:rsidP="00D93963">
      <w:pPr>
        <w:spacing w:line="360" w:lineRule="exact"/>
        <w:rPr>
          <w:rFonts w:ascii="微软雅黑" w:eastAsia="微软雅黑" w:hAnsi="微软雅黑"/>
          <w:sz w:val="20"/>
          <w:szCs w:val="20"/>
        </w:rPr>
      </w:pPr>
    </w:p>
    <w:p w:rsidR="00292228" w:rsidRDefault="00292228" w:rsidP="00D93963">
      <w:pPr>
        <w:spacing w:line="360" w:lineRule="exact"/>
        <w:rPr>
          <w:rFonts w:ascii="微软雅黑" w:eastAsia="微软雅黑" w:hAnsi="微软雅黑"/>
          <w:sz w:val="20"/>
          <w:szCs w:val="20"/>
        </w:rPr>
      </w:pPr>
    </w:p>
    <w:p w:rsidR="00292228" w:rsidRDefault="00292228" w:rsidP="00D93963">
      <w:pPr>
        <w:spacing w:line="360" w:lineRule="exact"/>
        <w:rPr>
          <w:rFonts w:ascii="微软雅黑" w:eastAsia="微软雅黑" w:hAnsi="微软雅黑"/>
          <w:sz w:val="20"/>
          <w:szCs w:val="20"/>
        </w:rPr>
      </w:pPr>
    </w:p>
    <w:p w:rsidR="00292228" w:rsidRDefault="00292228" w:rsidP="00D93963">
      <w:pPr>
        <w:spacing w:line="360" w:lineRule="exact"/>
        <w:rPr>
          <w:rFonts w:ascii="微软雅黑" w:eastAsia="微软雅黑" w:hAnsi="微软雅黑"/>
          <w:sz w:val="20"/>
          <w:szCs w:val="20"/>
        </w:rPr>
      </w:pPr>
    </w:p>
    <w:p w:rsidR="00292228" w:rsidRDefault="00292228" w:rsidP="00D93963">
      <w:pPr>
        <w:spacing w:line="360" w:lineRule="exact"/>
        <w:rPr>
          <w:rFonts w:ascii="微软雅黑" w:eastAsia="微软雅黑" w:hAnsi="微软雅黑"/>
          <w:sz w:val="20"/>
          <w:szCs w:val="20"/>
        </w:rPr>
      </w:pPr>
    </w:p>
    <w:p w:rsidR="00292228" w:rsidRDefault="00292228" w:rsidP="00D93963">
      <w:pPr>
        <w:spacing w:line="360" w:lineRule="exact"/>
        <w:rPr>
          <w:rFonts w:ascii="微软雅黑" w:eastAsia="微软雅黑" w:hAnsi="微软雅黑"/>
          <w:sz w:val="20"/>
          <w:szCs w:val="20"/>
        </w:rPr>
      </w:pPr>
    </w:p>
    <w:p w:rsidR="00292228" w:rsidRDefault="00292228" w:rsidP="00D93963">
      <w:pPr>
        <w:spacing w:line="360" w:lineRule="exact"/>
        <w:rPr>
          <w:rFonts w:ascii="微软雅黑" w:eastAsia="微软雅黑" w:hAnsi="微软雅黑"/>
          <w:sz w:val="20"/>
          <w:szCs w:val="20"/>
        </w:rPr>
      </w:pPr>
    </w:p>
    <w:p w:rsidR="00292228" w:rsidRDefault="00292228" w:rsidP="00D93963">
      <w:pPr>
        <w:spacing w:line="360" w:lineRule="exact"/>
        <w:rPr>
          <w:rFonts w:ascii="微软雅黑" w:eastAsia="微软雅黑" w:hAnsi="微软雅黑"/>
          <w:sz w:val="20"/>
          <w:szCs w:val="20"/>
        </w:rPr>
      </w:pPr>
    </w:p>
    <w:p w:rsidR="00292228" w:rsidRDefault="00292228" w:rsidP="00D93963">
      <w:pPr>
        <w:spacing w:line="360" w:lineRule="exact"/>
        <w:rPr>
          <w:rFonts w:ascii="微软雅黑" w:eastAsia="微软雅黑" w:hAnsi="微软雅黑"/>
          <w:sz w:val="20"/>
          <w:szCs w:val="20"/>
        </w:rPr>
      </w:pPr>
    </w:p>
    <w:p w:rsidR="00292228" w:rsidRPr="00F919D7" w:rsidRDefault="00292228" w:rsidP="00D93963">
      <w:pPr>
        <w:spacing w:line="360" w:lineRule="exact"/>
        <w:rPr>
          <w:rFonts w:ascii="微软雅黑" w:eastAsia="微软雅黑" w:hAnsi="微软雅黑"/>
          <w:sz w:val="20"/>
          <w:szCs w:val="20"/>
        </w:rPr>
      </w:pPr>
    </w:p>
    <w:p w:rsidR="005D60DE" w:rsidRDefault="005D60DE" w:rsidP="00D93963">
      <w:pPr>
        <w:spacing w:line="360" w:lineRule="exact"/>
        <w:rPr>
          <w:rFonts w:ascii="微软雅黑" w:eastAsia="微软雅黑" w:hAnsi="微软雅黑"/>
          <w:b/>
          <w:sz w:val="20"/>
          <w:szCs w:val="20"/>
        </w:rPr>
      </w:pPr>
      <w:bookmarkStart w:id="325" w:name="_Hlk520378809"/>
    </w:p>
    <w:p w:rsidR="0004684D" w:rsidRPr="00453C53" w:rsidRDefault="005A41D9" w:rsidP="00D93963">
      <w:pPr>
        <w:spacing w:line="360" w:lineRule="exact"/>
        <w:rPr>
          <w:rFonts w:ascii="微软雅黑" w:eastAsia="微软雅黑" w:hAnsi="微软雅黑"/>
          <w:b/>
          <w:sz w:val="20"/>
          <w:szCs w:val="20"/>
        </w:rPr>
      </w:pPr>
      <w:bookmarkStart w:id="326" w:name="_Hlk525812284"/>
      <w:r>
        <w:rPr>
          <w:rFonts w:ascii="微软雅黑" w:eastAsia="微软雅黑" w:hAnsi="微软雅黑" w:hint="eastAsia"/>
          <w:b/>
          <w:sz w:val="20"/>
          <w:szCs w:val="20"/>
        </w:rPr>
        <w:t>0</w:t>
      </w:r>
      <w:r w:rsidR="00E45879">
        <w:rPr>
          <w:rFonts w:ascii="微软雅黑" w:eastAsia="微软雅黑" w:hAnsi="微软雅黑"/>
          <w:b/>
          <w:sz w:val="20"/>
          <w:szCs w:val="20"/>
        </w:rPr>
        <w:t>4</w:t>
      </w:r>
      <w:r>
        <w:rPr>
          <w:rFonts w:ascii="微软雅黑" w:eastAsia="微软雅黑" w:hAnsi="微软雅黑"/>
          <w:b/>
          <w:sz w:val="20"/>
          <w:szCs w:val="20"/>
        </w:rPr>
        <w:t>U1</w:t>
      </w:r>
      <w:r w:rsidR="00454CBC">
        <w:rPr>
          <w:rFonts w:ascii="微软雅黑" w:eastAsia="微软雅黑" w:hAnsi="微软雅黑"/>
          <w:b/>
          <w:sz w:val="20"/>
          <w:szCs w:val="20"/>
        </w:rPr>
        <w:t>2</w:t>
      </w:r>
      <w:r w:rsidR="00453C53" w:rsidRPr="00453C53">
        <w:rPr>
          <w:rFonts w:ascii="微软雅黑" w:eastAsia="微软雅黑" w:hAnsi="微软雅黑" w:hint="eastAsia"/>
          <w:b/>
          <w:sz w:val="20"/>
          <w:szCs w:val="20"/>
        </w:rPr>
        <w:t>人才保留检查清单</w:t>
      </w:r>
    </w:p>
    <w:bookmarkEnd w:id="325"/>
    <w:p w:rsidR="00475C61" w:rsidRDefault="00800FAA"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人才的保留不仅仅是企业和H</w:t>
      </w:r>
      <w:r>
        <w:rPr>
          <w:rFonts w:ascii="微软雅黑" w:eastAsia="微软雅黑" w:hAnsi="微软雅黑"/>
          <w:sz w:val="20"/>
          <w:szCs w:val="20"/>
        </w:rPr>
        <w:t>R</w:t>
      </w:r>
      <w:r>
        <w:rPr>
          <w:rFonts w:ascii="微软雅黑" w:eastAsia="微软雅黑" w:hAnsi="微软雅黑" w:hint="eastAsia"/>
          <w:sz w:val="20"/>
          <w:szCs w:val="20"/>
        </w:rPr>
        <w:t>的责任，</w:t>
      </w:r>
      <w:r w:rsidR="00E86D55">
        <w:rPr>
          <w:rFonts w:ascii="微软雅黑" w:eastAsia="微软雅黑" w:hAnsi="微软雅黑" w:hint="eastAsia"/>
          <w:sz w:val="20"/>
          <w:szCs w:val="20"/>
        </w:rPr>
        <w:t>也与</w:t>
      </w:r>
      <w:r>
        <w:rPr>
          <w:rFonts w:ascii="微软雅黑" w:eastAsia="微软雅黑" w:hAnsi="微软雅黑" w:hint="eastAsia"/>
          <w:sz w:val="20"/>
          <w:szCs w:val="20"/>
        </w:rPr>
        <w:t>直线管理者息息相关。直线经理</w:t>
      </w:r>
      <w:r w:rsidR="00AD505C">
        <w:rPr>
          <w:rFonts w:ascii="微软雅黑" w:eastAsia="微软雅黑" w:hAnsi="微软雅黑" w:hint="eastAsia"/>
          <w:sz w:val="20"/>
          <w:szCs w:val="20"/>
        </w:rPr>
        <w:t>除了在平时多鼓励多</w:t>
      </w:r>
      <w:r w:rsidR="00E86D55">
        <w:rPr>
          <w:rFonts w:ascii="微软雅黑" w:eastAsia="微软雅黑" w:hAnsi="微软雅黑" w:hint="eastAsia"/>
          <w:sz w:val="20"/>
          <w:szCs w:val="20"/>
        </w:rPr>
        <w:t>支持</w:t>
      </w:r>
      <w:r w:rsidR="00AD505C">
        <w:rPr>
          <w:rFonts w:ascii="微软雅黑" w:eastAsia="微软雅黑" w:hAnsi="微软雅黑" w:hint="eastAsia"/>
          <w:sz w:val="20"/>
          <w:szCs w:val="20"/>
        </w:rPr>
        <w:t>下属，</w:t>
      </w:r>
      <w:r w:rsidR="001D3A5A">
        <w:rPr>
          <w:rFonts w:ascii="微软雅黑" w:eastAsia="微软雅黑" w:hAnsi="微软雅黑" w:hint="eastAsia"/>
          <w:sz w:val="20"/>
          <w:szCs w:val="20"/>
        </w:rPr>
        <w:t>帮助他们</w:t>
      </w:r>
      <w:r w:rsidR="006E1EE1">
        <w:rPr>
          <w:rFonts w:ascii="微软雅黑" w:eastAsia="微软雅黑" w:hAnsi="微软雅黑" w:hint="eastAsia"/>
          <w:sz w:val="20"/>
          <w:szCs w:val="20"/>
        </w:rPr>
        <w:t>打通</w:t>
      </w:r>
      <w:r w:rsidR="00AD505C">
        <w:rPr>
          <w:rFonts w:ascii="微软雅黑" w:eastAsia="微软雅黑" w:hAnsi="微软雅黑" w:hint="eastAsia"/>
          <w:sz w:val="20"/>
          <w:szCs w:val="20"/>
        </w:rPr>
        <w:t>职业发展通道外，</w:t>
      </w:r>
      <w:r w:rsidR="005F5CE9">
        <w:rPr>
          <w:rFonts w:ascii="微软雅黑" w:eastAsia="微软雅黑" w:hAnsi="微软雅黑" w:hint="eastAsia"/>
          <w:sz w:val="20"/>
          <w:szCs w:val="20"/>
        </w:rPr>
        <w:t>还</w:t>
      </w:r>
      <w:r w:rsidR="003E6B59">
        <w:rPr>
          <w:rFonts w:ascii="微软雅黑" w:eastAsia="微软雅黑" w:hAnsi="微软雅黑" w:hint="eastAsia"/>
          <w:sz w:val="20"/>
          <w:szCs w:val="20"/>
        </w:rPr>
        <w:t>可以利用“人才保留检查清单”</w:t>
      </w:r>
      <w:r w:rsidR="007407F5">
        <w:rPr>
          <w:rFonts w:ascii="微软雅黑" w:eastAsia="微软雅黑" w:hAnsi="微软雅黑" w:hint="eastAsia"/>
          <w:sz w:val="20"/>
          <w:szCs w:val="20"/>
        </w:rPr>
        <w:t>定期对人才进行“摸底”检查</w:t>
      </w:r>
      <w:r w:rsidR="000A3D8E">
        <w:rPr>
          <w:rFonts w:ascii="微软雅黑" w:eastAsia="微软雅黑" w:hAnsi="微软雅黑" w:hint="eastAsia"/>
          <w:sz w:val="20"/>
          <w:szCs w:val="20"/>
        </w:rPr>
        <w:t>，</w:t>
      </w:r>
      <w:r w:rsidR="0082721B">
        <w:rPr>
          <w:rFonts w:ascii="微软雅黑" w:eastAsia="微软雅黑" w:hAnsi="微软雅黑" w:hint="eastAsia"/>
          <w:sz w:val="20"/>
          <w:szCs w:val="20"/>
        </w:rPr>
        <w:t>随时掌握他们的工作状态和心理变化，</w:t>
      </w:r>
      <w:r w:rsidR="00065C29">
        <w:rPr>
          <w:rFonts w:ascii="微软雅黑" w:eastAsia="微软雅黑" w:hAnsi="微软雅黑" w:hint="eastAsia"/>
          <w:sz w:val="20"/>
          <w:szCs w:val="20"/>
        </w:rPr>
        <w:t>明确</w:t>
      </w:r>
      <w:r w:rsidR="00BB246F">
        <w:rPr>
          <w:rFonts w:ascii="微软雅黑" w:eastAsia="微软雅黑" w:hAnsi="微软雅黑" w:hint="eastAsia"/>
          <w:sz w:val="20"/>
          <w:szCs w:val="20"/>
        </w:rPr>
        <w:t>问题并及时调整</w:t>
      </w:r>
      <w:r w:rsidR="000A3D8E">
        <w:rPr>
          <w:rFonts w:ascii="微软雅黑" w:eastAsia="微软雅黑" w:hAnsi="微软雅黑" w:hint="eastAsia"/>
          <w:sz w:val="20"/>
          <w:szCs w:val="20"/>
        </w:rPr>
        <w:t>，防止</w:t>
      </w:r>
      <w:r w:rsidR="005F5CE9">
        <w:rPr>
          <w:rFonts w:ascii="微软雅黑" w:eastAsia="微软雅黑" w:hAnsi="微软雅黑" w:hint="eastAsia"/>
          <w:sz w:val="20"/>
          <w:szCs w:val="20"/>
        </w:rPr>
        <w:t>核心</w:t>
      </w:r>
      <w:r w:rsidR="000A3D8E">
        <w:rPr>
          <w:rFonts w:ascii="微软雅黑" w:eastAsia="微软雅黑" w:hAnsi="微软雅黑" w:hint="eastAsia"/>
          <w:sz w:val="20"/>
          <w:szCs w:val="20"/>
        </w:rPr>
        <w:t>人才的流失。你可以参考我们提供的检查清单，也可根据实际情况</w:t>
      </w:r>
      <w:r w:rsidR="00605C1C">
        <w:rPr>
          <w:rFonts w:ascii="微软雅黑" w:eastAsia="微软雅黑" w:hAnsi="微软雅黑" w:hint="eastAsia"/>
          <w:sz w:val="20"/>
          <w:szCs w:val="20"/>
        </w:rPr>
        <w:t>对检查项目</w:t>
      </w:r>
      <w:r w:rsidR="000A3D8E">
        <w:rPr>
          <w:rFonts w:ascii="微软雅黑" w:eastAsia="微软雅黑" w:hAnsi="微软雅黑" w:hint="eastAsia"/>
          <w:sz w:val="20"/>
          <w:szCs w:val="20"/>
        </w:rPr>
        <w:t>进行增加与删减。</w:t>
      </w:r>
    </w:p>
    <w:bookmarkEnd w:id="326"/>
    <w:p w:rsidR="00746CED" w:rsidRDefault="00746CED" w:rsidP="00D93963">
      <w:pPr>
        <w:spacing w:line="360" w:lineRule="exact"/>
        <w:rPr>
          <w:rFonts w:ascii="微软雅黑" w:eastAsia="微软雅黑" w:hAnsi="微软雅黑"/>
          <w:sz w:val="20"/>
          <w:szCs w:val="20"/>
        </w:rPr>
      </w:pPr>
    </w:p>
    <w:tbl>
      <w:tblPr>
        <w:tblStyle w:val="a8"/>
        <w:tblW w:w="0" w:type="auto"/>
        <w:jc w:val="center"/>
        <w:tblLook w:val="04A0" w:firstRow="1" w:lastRow="0" w:firstColumn="1" w:lastColumn="0" w:noHBand="0" w:noVBand="1"/>
      </w:tblPr>
      <w:tblGrid>
        <w:gridCol w:w="1696"/>
        <w:gridCol w:w="3969"/>
      </w:tblGrid>
      <w:tr w:rsidR="00746CED" w:rsidTr="00F84E81">
        <w:trPr>
          <w:jc w:val="center"/>
        </w:trPr>
        <w:tc>
          <w:tcPr>
            <w:tcW w:w="5665" w:type="dxa"/>
            <w:gridSpan w:val="2"/>
          </w:tcPr>
          <w:p w:rsidR="00746CED" w:rsidRPr="00354C08" w:rsidRDefault="00746CED" w:rsidP="00746CED">
            <w:pPr>
              <w:spacing w:line="360" w:lineRule="exact"/>
              <w:jc w:val="center"/>
              <w:rPr>
                <w:rFonts w:ascii="微软雅黑" w:eastAsia="微软雅黑" w:hAnsi="微软雅黑"/>
                <w:b/>
                <w:sz w:val="20"/>
                <w:szCs w:val="20"/>
              </w:rPr>
            </w:pPr>
            <w:r w:rsidRPr="00354C08">
              <w:rPr>
                <w:rFonts w:ascii="微软雅黑" w:eastAsia="微软雅黑" w:hAnsi="微软雅黑" w:hint="eastAsia"/>
                <w:b/>
                <w:sz w:val="20"/>
                <w:szCs w:val="20"/>
              </w:rPr>
              <w:t>人才保留检查清单</w:t>
            </w:r>
          </w:p>
        </w:tc>
      </w:tr>
      <w:tr w:rsidR="00746CED" w:rsidTr="00F84E81">
        <w:trPr>
          <w:jc w:val="center"/>
        </w:trPr>
        <w:tc>
          <w:tcPr>
            <w:tcW w:w="1696" w:type="dxa"/>
          </w:tcPr>
          <w:p w:rsidR="00746CED" w:rsidRDefault="00746CE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1</w:t>
            </w:r>
            <w:r>
              <w:rPr>
                <w:rFonts w:ascii="微软雅黑" w:eastAsia="微软雅黑" w:hAnsi="微软雅黑"/>
                <w:sz w:val="20"/>
                <w:szCs w:val="20"/>
              </w:rPr>
              <w:t>.</w:t>
            </w:r>
            <w:r w:rsidRPr="000A3D8E">
              <w:rPr>
                <w:rFonts w:ascii="微软雅黑" w:eastAsia="微软雅黑" w:hAnsi="微软雅黑" w:hint="eastAsia"/>
                <w:sz w:val="20"/>
                <w:szCs w:val="20"/>
              </w:rPr>
              <w:t>分析离职原因</w:t>
            </w:r>
          </w:p>
        </w:tc>
        <w:tc>
          <w:tcPr>
            <w:tcW w:w="3969" w:type="dxa"/>
          </w:tcPr>
          <w:p w:rsidR="00746CED" w:rsidRDefault="00553610"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离职</w:t>
            </w:r>
            <w:r w:rsidR="00746CED" w:rsidRPr="000A3D8E">
              <w:rPr>
                <w:rFonts w:ascii="微软雅黑" w:eastAsia="微软雅黑" w:hAnsi="微软雅黑" w:hint="eastAsia"/>
                <w:sz w:val="20"/>
                <w:szCs w:val="20"/>
              </w:rPr>
              <w:t>面谈</w:t>
            </w:r>
            <w:r w:rsidR="00746CED" w:rsidRPr="000A3D8E">
              <w:rPr>
                <w:rFonts w:ascii="微软雅黑" w:eastAsia="微软雅黑" w:hAnsi="微软雅黑"/>
                <w:sz w:val="20"/>
                <w:szCs w:val="20"/>
              </w:rPr>
              <w:t>+</w:t>
            </w:r>
            <w:r w:rsidR="00746CED" w:rsidRPr="000A3D8E">
              <w:rPr>
                <w:rFonts w:ascii="微软雅黑" w:eastAsia="微软雅黑" w:hAnsi="微软雅黑" w:hint="eastAsia"/>
                <w:sz w:val="20"/>
                <w:szCs w:val="20"/>
              </w:rPr>
              <w:t>态度问卷</w:t>
            </w:r>
          </w:p>
        </w:tc>
      </w:tr>
      <w:tr w:rsidR="00746CED" w:rsidTr="00F84E81">
        <w:trPr>
          <w:jc w:val="center"/>
        </w:trPr>
        <w:tc>
          <w:tcPr>
            <w:tcW w:w="1696" w:type="dxa"/>
          </w:tcPr>
          <w:p w:rsidR="00D076CB" w:rsidRDefault="00746CE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2</w:t>
            </w:r>
            <w:r>
              <w:rPr>
                <w:rFonts w:ascii="微软雅黑" w:eastAsia="微软雅黑" w:hAnsi="微软雅黑"/>
                <w:sz w:val="20"/>
                <w:szCs w:val="20"/>
              </w:rPr>
              <w:t>.</w:t>
            </w:r>
            <w:r w:rsidRPr="000A3D8E">
              <w:rPr>
                <w:rFonts w:ascii="微软雅黑" w:eastAsia="微软雅黑" w:hAnsi="微软雅黑" w:hint="eastAsia"/>
                <w:sz w:val="20"/>
                <w:szCs w:val="20"/>
              </w:rPr>
              <w:t>薪酬</w:t>
            </w:r>
          </w:p>
          <w:p w:rsidR="00746CED" w:rsidRDefault="00746CE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w:t>
            </w:r>
            <w:r w:rsidRPr="000A3D8E">
              <w:rPr>
                <w:rFonts w:ascii="微软雅黑" w:eastAsia="微软雅黑" w:hAnsi="微软雅黑" w:hint="eastAsia"/>
                <w:sz w:val="20"/>
                <w:szCs w:val="20"/>
              </w:rPr>
              <w:t>有无竞争性</w:t>
            </w:r>
            <w:r w:rsidRPr="000A3D8E">
              <w:rPr>
                <w:rFonts w:ascii="微软雅黑" w:eastAsia="微软雅黑" w:hAnsi="微软雅黑"/>
                <w:sz w:val="20"/>
                <w:szCs w:val="20"/>
              </w:rPr>
              <w:t>+</w:t>
            </w:r>
            <w:r w:rsidRPr="000A3D8E">
              <w:rPr>
                <w:rFonts w:ascii="微软雅黑" w:eastAsia="微软雅黑" w:hAnsi="微软雅黑" w:hint="eastAsia"/>
                <w:sz w:val="20"/>
                <w:szCs w:val="20"/>
              </w:rPr>
              <w:t>有无不公平</w:t>
            </w:r>
            <w:r>
              <w:rPr>
                <w:rFonts w:ascii="微软雅黑" w:eastAsia="微软雅黑" w:hAnsi="微软雅黑" w:hint="eastAsia"/>
                <w:sz w:val="20"/>
                <w:szCs w:val="20"/>
              </w:rPr>
              <w:t>）</w:t>
            </w:r>
          </w:p>
        </w:tc>
        <w:tc>
          <w:tcPr>
            <w:tcW w:w="3969" w:type="dxa"/>
          </w:tcPr>
          <w:p w:rsidR="00D076CB"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工资定期回顾</w:t>
            </w:r>
          </w:p>
          <w:p w:rsidR="00746CED"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绩效工资制</w:t>
            </w:r>
          </w:p>
        </w:tc>
      </w:tr>
      <w:tr w:rsidR="00746CED" w:rsidTr="00F84E81">
        <w:trPr>
          <w:jc w:val="center"/>
        </w:trPr>
        <w:tc>
          <w:tcPr>
            <w:tcW w:w="1696" w:type="dxa"/>
          </w:tcPr>
          <w:p w:rsidR="00746CED" w:rsidRDefault="00746CE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3</w:t>
            </w:r>
            <w:r>
              <w:rPr>
                <w:rFonts w:ascii="微软雅黑" w:eastAsia="微软雅黑" w:hAnsi="微软雅黑"/>
                <w:sz w:val="20"/>
                <w:szCs w:val="20"/>
              </w:rPr>
              <w:t>.</w:t>
            </w:r>
            <w:r w:rsidRPr="000A3D8E">
              <w:rPr>
                <w:rFonts w:ascii="微软雅黑" w:eastAsia="微软雅黑" w:hAnsi="微软雅黑" w:hint="eastAsia"/>
                <w:sz w:val="20"/>
                <w:szCs w:val="20"/>
              </w:rPr>
              <w:t>工作</w:t>
            </w:r>
          </w:p>
        </w:tc>
        <w:tc>
          <w:tcPr>
            <w:tcW w:w="3969" w:type="dxa"/>
          </w:tcPr>
          <w:p w:rsidR="00D076CB"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技能多样性</w:t>
            </w:r>
          </w:p>
          <w:p w:rsidR="00D076CB"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工作是否有意义</w:t>
            </w:r>
          </w:p>
          <w:p w:rsidR="00D076CB"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自主权</w:t>
            </w:r>
          </w:p>
          <w:p w:rsidR="00746CED"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学习及发展机会</w:t>
            </w:r>
          </w:p>
        </w:tc>
      </w:tr>
      <w:tr w:rsidR="00746CED" w:rsidTr="00F84E81">
        <w:trPr>
          <w:jc w:val="center"/>
        </w:trPr>
        <w:tc>
          <w:tcPr>
            <w:tcW w:w="1696" w:type="dxa"/>
          </w:tcPr>
          <w:p w:rsidR="00746CED" w:rsidRDefault="00746CE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4</w:t>
            </w:r>
            <w:r>
              <w:rPr>
                <w:rFonts w:ascii="微软雅黑" w:eastAsia="微软雅黑" w:hAnsi="微软雅黑"/>
                <w:sz w:val="20"/>
                <w:szCs w:val="20"/>
              </w:rPr>
              <w:t>.</w:t>
            </w:r>
            <w:r w:rsidRPr="000A3D8E">
              <w:rPr>
                <w:rFonts w:ascii="微软雅黑" w:eastAsia="微软雅黑" w:hAnsi="微软雅黑" w:hint="eastAsia"/>
                <w:sz w:val="20"/>
                <w:szCs w:val="20"/>
              </w:rPr>
              <w:t>绩效</w:t>
            </w:r>
          </w:p>
        </w:tc>
        <w:tc>
          <w:tcPr>
            <w:tcW w:w="3969" w:type="dxa"/>
          </w:tcPr>
          <w:p w:rsidR="00D076CB"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绩效指标</w:t>
            </w:r>
          </w:p>
          <w:p w:rsidR="00D076CB"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持续反馈</w:t>
            </w:r>
          </w:p>
          <w:p w:rsidR="00746CED"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考核的公平性</w:t>
            </w:r>
            <w:r w:rsidR="00372215">
              <w:rPr>
                <w:rFonts w:ascii="微软雅黑" w:eastAsia="微软雅黑" w:hAnsi="微软雅黑" w:hint="eastAsia"/>
                <w:sz w:val="20"/>
                <w:szCs w:val="20"/>
              </w:rPr>
              <w:t>及奖罚的激励性</w:t>
            </w:r>
          </w:p>
        </w:tc>
      </w:tr>
      <w:tr w:rsidR="00746CED" w:rsidTr="00F84E81">
        <w:trPr>
          <w:jc w:val="center"/>
        </w:trPr>
        <w:tc>
          <w:tcPr>
            <w:tcW w:w="1696" w:type="dxa"/>
          </w:tcPr>
          <w:p w:rsidR="00746CED" w:rsidRDefault="00746CE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5</w:t>
            </w:r>
            <w:r>
              <w:rPr>
                <w:rFonts w:ascii="微软雅黑" w:eastAsia="微软雅黑" w:hAnsi="微软雅黑"/>
                <w:sz w:val="20"/>
                <w:szCs w:val="20"/>
              </w:rPr>
              <w:t>.</w:t>
            </w:r>
            <w:r w:rsidRPr="000A3D8E">
              <w:rPr>
                <w:rFonts w:ascii="微软雅黑" w:eastAsia="微软雅黑" w:hAnsi="微软雅黑" w:hint="eastAsia"/>
                <w:sz w:val="20"/>
                <w:szCs w:val="20"/>
              </w:rPr>
              <w:t>培训</w:t>
            </w:r>
          </w:p>
        </w:tc>
        <w:tc>
          <w:tcPr>
            <w:tcW w:w="3969" w:type="dxa"/>
          </w:tcPr>
          <w:p w:rsidR="00D076CB"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适当的入职和导入</w:t>
            </w:r>
          </w:p>
          <w:p w:rsidR="00372215" w:rsidRDefault="00372215"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系统的培训机制</w:t>
            </w:r>
          </w:p>
          <w:p w:rsidR="00746CED"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技能的加强和提高</w:t>
            </w:r>
          </w:p>
        </w:tc>
      </w:tr>
      <w:tr w:rsidR="00746CED" w:rsidTr="00F84E81">
        <w:trPr>
          <w:jc w:val="center"/>
        </w:trPr>
        <w:tc>
          <w:tcPr>
            <w:tcW w:w="1696" w:type="dxa"/>
          </w:tcPr>
          <w:p w:rsidR="00746CED" w:rsidRDefault="00746CE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6</w:t>
            </w:r>
            <w:r>
              <w:rPr>
                <w:rFonts w:ascii="微软雅黑" w:eastAsia="微软雅黑" w:hAnsi="微软雅黑"/>
                <w:sz w:val="20"/>
                <w:szCs w:val="20"/>
              </w:rPr>
              <w:t>.</w:t>
            </w:r>
            <w:r w:rsidR="00372215">
              <w:rPr>
                <w:rFonts w:ascii="微软雅黑" w:eastAsia="微软雅黑" w:hAnsi="微软雅黑" w:hint="eastAsia"/>
                <w:sz w:val="20"/>
                <w:szCs w:val="20"/>
              </w:rPr>
              <w:t>职</w:t>
            </w:r>
            <w:r w:rsidRPr="000A3D8E">
              <w:rPr>
                <w:rFonts w:ascii="微软雅黑" w:eastAsia="微软雅黑" w:hAnsi="微软雅黑" w:hint="eastAsia"/>
                <w:sz w:val="20"/>
                <w:szCs w:val="20"/>
              </w:rPr>
              <w:t>业发展</w:t>
            </w:r>
          </w:p>
        </w:tc>
        <w:tc>
          <w:tcPr>
            <w:tcW w:w="3969" w:type="dxa"/>
          </w:tcPr>
          <w:p w:rsidR="00372215" w:rsidRDefault="00372215"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胜任力评估</w:t>
            </w:r>
          </w:p>
          <w:p w:rsidR="00D076CB"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在公司内有丰富的经历</w:t>
            </w:r>
          </w:p>
          <w:p w:rsidR="00746CED"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内部提升机会</w:t>
            </w:r>
          </w:p>
        </w:tc>
      </w:tr>
      <w:tr w:rsidR="00746CED" w:rsidTr="00F84E81">
        <w:trPr>
          <w:jc w:val="center"/>
        </w:trPr>
        <w:tc>
          <w:tcPr>
            <w:tcW w:w="1696" w:type="dxa"/>
          </w:tcPr>
          <w:p w:rsidR="00746CED" w:rsidRDefault="00746CE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7</w:t>
            </w:r>
            <w:r>
              <w:rPr>
                <w:rFonts w:ascii="微软雅黑" w:eastAsia="微软雅黑" w:hAnsi="微软雅黑"/>
                <w:sz w:val="20"/>
                <w:szCs w:val="20"/>
              </w:rPr>
              <w:t>.</w:t>
            </w:r>
            <w:r w:rsidRPr="000A3D8E">
              <w:rPr>
                <w:rFonts w:ascii="微软雅黑" w:eastAsia="微软雅黑" w:hAnsi="微软雅黑" w:hint="eastAsia"/>
                <w:sz w:val="20"/>
                <w:szCs w:val="20"/>
              </w:rPr>
              <w:t>敬业</w:t>
            </w:r>
            <w:r w:rsidR="00372215">
              <w:rPr>
                <w:rFonts w:ascii="微软雅黑" w:eastAsia="微软雅黑" w:hAnsi="微软雅黑" w:hint="eastAsia"/>
                <w:sz w:val="20"/>
                <w:szCs w:val="20"/>
              </w:rPr>
              <w:t>环境</w:t>
            </w:r>
          </w:p>
        </w:tc>
        <w:tc>
          <w:tcPr>
            <w:tcW w:w="3969" w:type="dxa"/>
          </w:tcPr>
          <w:p w:rsidR="00D076CB"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理解和认同公司的价值观和文化</w:t>
            </w:r>
          </w:p>
          <w:p w:rsidR="00D076CB"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员工参与管理的机会</w:t>
            </w:r>
          </w:p>
          <w:p w:rsidR="00746CED" w:rsidRDefault="00746CED" w:rsidP="00D93963">
            <w:pPr>
              <w:spacing w:line="360" w:lineRule="exact"/>
              <w:rPr>
                <w:rFonts w:ascii="微软雅黑" w:eastAsia="微软雅黑" w:hAnsi="微软雅黑"/>
                <w:sz w:val="20"/>
                <w:szCs w:val="20"/>
              </w:rPr>
            </w:pPr>
            <w:r w:rsidRPr="000A3D8E">
              <w:rPr>
                <w:rFonts w:ascii="微软雅黑" w:eastAsia="微软雅黑" w:hAnsi="微软雅黑" w:hint="eastAsia"/>
                <w:sz w:val="20"/>
                <w:szCs w:val="20"/>
              </w:rPr>
              <w:t>领导公平，</w:t>
            </w:r>
            <w:r w:rsidR="00553610">
              <w:rPr>
                <w:rFonts w:ascii="微软雅黑" w:eastAsia="微软雅黑" w:hAnsi="微软雅黑" w:hint="eastAsia"/>
                <w:sz w:val="20"/>
                <w:szCs w:val="20"/>
              </w:rPr>
              <w:t>和</w:t>
            </w:r>
            <w:r w:rsidRPr="000A3D8E">
              <w:rPr>
                <w:rFonts w:ascii="微软雅黑" w:eastAsia="微软雅黑" w:hAnsi="微软雅黑" w:hint="eastAsia"/>
                <w:sz w:val="20"/>
                <w:szCs w:val="20"/>
              </w:rPr>
              <w:t>诚实、及时的沟通</w:t>
            </w:r>
          </w:p>
        </w:tc>
      </w:tr>
    </w:tbl>
    <w:p w:rsidR="00475C61" w:rsidRPr="000A3D8E" w:rsidRDefault="00475C61" w:rsidP="00D93963">
      <w:pPr>
        <w:spacing w:line="360" w:lineRule="exact"/>
        <w:rPr>
          <w:rFonts w:ascii="微软雅黑" w:eastAsia="微软雅黑" w:hAnsi="微软雅黑"/>
          <w:sz w:val="20"/>
          <w:szCs w:val="20"/>
        </w:rPr>
      </w:pPr>
    </w:p>
    <w:p w:rsidR="00475C61" w:rsidRPr="00F919D7" w:rsidRDefault="00475C61" w:rsidP="00D93963">
      <w:pPr>
        <w:spacing w:line="360" w:lineRule="exact"/>
        <w:rPr>
          <w:rFonts w:ascii="微软雅黑" w:eastAsia="微软雅黑" w:hAnsi="微软雅黑"/>
          <w:sz w:val="20"/>
          <w:szCs w:val="20"/>
        </w:rPr>
      </w:pPr>
    </w:p>
    <w:p w:rsidR="00D31BA5" w:rsidRPr="00453C53" w:rsidRDefault="005A41D9" w:rsidP="00D93963">
      <w:pPr>
        <w:spacing w:line="360" w:lineRule="exact"/>
        <w:rPr>
          <w:rFonts w:ascii="微软雅黑" w:eastAsia="微软雅黑" w:hAnsi="微软雅黑"/>
          <w:b/>
          <w:sz w:val="20"/>
          <w:szCs w:val="20"/>
          <w:shd w:val="pct15" w:color="auto" w:fill="FFFFFF"/>
        </w:rPr>
      </w:pPr>
      <w:bookmarkStart w:id="327" w:name="_Hlk520378837"/>
      <w:r>
        <w:rPr>
          <w:rFonts w:ascii="微软雅黑" w:eastAsia="微软雅黑" w:hAnsi="微软雅黑" w:hint="eastAsia"/>
          <w:b/>
          <w:sz w:val="20"/>
          <w:szCs w:val="20"/>
          <w:shd w:val="pct15" w:color="auto" w:fill="FFFFFF"/>
        </w:rPr>
        <w:t>0</w:t>
      </w:r>
      <w:r w:rsidR="00454CBC">
        <w:rPr>
          <w:rFonts w:ascii="微软雅黑" w:eastAsia="微软雅黑" w:hAnsi="微软雅黑"/>
          <w:b/>
          <w:sz w:val="20"/>
          <w:szCs w:val="20"/>
          <w:shd w:val="pct15" w:color="auto" w:fill="FFFFFF"/>
        </w:rPr>
        <w:t>5</w:t>
      </w:r>
      <w:r>
        <w:rPr>
          <w:rFonts w:ascii="微软雅黑" w:eastAsia="微软雅黑" w:hAnsi="微软雅黑"/>
          <w:b/>
          <w:sz w:val="20"/>
          <w:szCs w:val="20"/>
          <w:shd w:val="pct15" w:color="auto" w:fill="FFFFFF"/>
        </w:rPr>
        <w:t>U</w:t>
      </w:r>
      <w:proofErr w:type="gramStart"/>
      <w:r w:rsidR="00453C53" w:rsidRPr="00453C53">
        <w:rPr>
          <w:rFonts w:ascii="微软雅黑" w:eastAsia="微软雅黑" w:hAnsi="微软雅黑" w:hint="eastAsia"/>
          <w:b/>
          <w:sz w:val="20"/>
          <w:szCs w:val="20"/>
          <w:shd w:val="pct15" w:color="auto" w:fill="FFFFFF"/>
        </w:rPr>
        <w:t>课末总结</w:t>
      </w:r>
      <w:proofErr w:type="gramEnd"/>
    </w:p>
    <w:p w:rsidR="00D31BA5" w:rsidRPr="006815EB" w:rsidRDefault="005A41D9" w:rsidP="00D93963">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sidR="00454CBC">
        <w:rPr>
          <w:rFonts w:ascii="微软雅黑" w:eastAsia="微软雅黑" w:hAnsi="微软雅黑"/>
          <w:b/>
          <w:sz w:val="20"/>
          <w:szCs w:val="20"/>
        </w:rPr>
        <w:t>5</w:t>
      </w:r>
      <w:r>
        <w:rPr>
          <w:rFonts w:ascii="微软雅黑" w:eastAsia="微软雅黑" w:hAnsi="微软雅黑"/>
          <w:b/>
          <w:sz w:val="20"/>
          <w:szCs w:val="20"/>
        </w:rPr>
        <w:t>U01</w:t>
      </w:r>
      <w:proofErr w:type="gramStart"/>
      <w:r w:rsidR="00453C53" w:rsidRPr="006815EB">
        <w:rPr>
          <w:rFonts w:ascii="微软雅黑" w:eastAsia="微软雅黑" w:hAnsi="微软雅黑" w:hint="eastAsia"/>
          <w:b/>
          <w:sz w:val="20"/>
          <w:szCs w:val="20"/>
        </w:rPr>
        <w:t>课末小结</w:t>
      </w:r>
      <w:proofErr w:type="gramEnd"/>
      <w:ins w:id="328" w:author="赵 燕君" w:date="2018-09-26T10:56:00Z">
        <w:r w:rsidR="00145220">
          <w:rPr>
            <w:rFonts w:ascii="微软雅黑" w:eastAsia="微软雅黑" w:hAnsi="微软雅黑" w:hint="eastAsia"/>
            <w:b/>
            <w:sz w:val="20"/>
            <w:szCs w:val="20"/>
          </w:rPr>
          <w:t>（教授视频）</w:t>
        </w:r>
      </w:ins>
    </w:p>
    <w:bookmarkEnd w:id="327"/>
    <w:p w:rsidR="00713DAC" w:rsidRPr="0008469E" w:rsidRDefault="006815EB" w:rsidP="00D93963">
      <w:pPr>
        <w:spacing w:line="360" w:lineRule="exact"/>
        <w:rPr>
          <w:rFonts w:ascii="微软雅黑" w:eastAsia="微软雅黑" w:hAnsi="微软雅黑"/>
          <w:color w:val="000000" w:themeColor="text1"/>
          <w:sz w:val="20"/>
          <w:szCs w:val="20"/>
          <w:rPrChange w:id="329"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30" w:author="赵 燕君" w:date="2018-09-27T13:12:00Z">
            <w:rPr>
              <w:rFonts w:ascii="微软雅黑" w:eastAsia="微软雅黑" w:hAnsi="微软雅黑" w:hint="eastAsia"/>
              <w:sz w:val="20"/>
              <w:szCs w:val="20"/>
            </w:rPr>
          </w:rPrChange>
        </w:rPr>
        <w:t>本课程已接近尾声，</w:t>
      </w:r>
      <w:r w:rsidR="006F5681" w:rsidRPr="0008469E">
        <w:rPr>
          <w:rFonts w:ascii="微软雅黑" w:eastAsia="微软雅黑" w:hAnsi="微软雅黑" w:hint="eastAsia"/>
          <w:color w:val="000000" w:themeColor="text1"/>
          <w:sz w:val="20"/>
          <w:szCs w:val="20"/>
          <w:rPrChange w:id="331" w:author="赵 燕君" w:date="2018-09-27T13:12:00Z">
            <w:rPr>
              <w:rFonts w:ascii="微软雅黑" w:eastAsia="微软雅黑" w:hAnsi="微软雅黑" w:hint="eastAsia"/>
              <w:sz w:val="20"/>
              <w:szCs w:val="20"/>
            </w:rPr>
          </w:rPrChange>
        </w:rPr>
        <w:t>接下来，我们一起总结一下本课程所学的知识。</w:t>
      </w:r>
      <w:r w:rsidRPr="0008469E">
        <w:rPr>
          <w:rFonts w:ascii="微软雅黑" w:eastAsia="微软雅黑" w:hAnsi="微软雅黑" w:hint="eastAsia"/>
          <w:color w:val="000000" w:themeColor="text1"/>
          <w:sz w:val="20"/>
          <w:szCs w:val="20"/>
          <w:rPrChange w:id="332" w:author="赵 燕君" w:date="2018-09-27T13:12:00Z">
            <w:rPr>
              <w:rFonts w:ascii="微软雅黑" w:eastAsia="微软雅黑" w:hAnsi="微软雅黑" w:hint="eastAsia"/>
              <w:sz w:val="20"/>
              <w:szCs w:val="20"/>
            </w:rPr>
          </w:rPrChange>
        </w:rPr>
        <w:t>在本课中，我们首先了解了</w:t>
      </w:r>
      <w:r w:rsidR="00F70933" w:rsidRPr="0008469E">
        <w:rPr>
          <w:rFonts w:ascii="微软雅黑" w:eastAsia="微软雅黑" w:hAnsi="微软雅黑" w:hint="eastAsia"/>
          <w:color w:val="000000" w:themeColor="text1"/>
          <w:sz w:val="20"/>
          <w:szCs w:val="20"/>
          <w:rPrChange w:id="333" w:author="赵 燕君" w:date="2018-09-27T13:12:00Z">
            <w:rPr>
              <w:rFonts w:ascii="微软雅黑" w:eastAsia="微软雅黑" w:hAnsi="微软雅黑" w:hint="eastAsia"/>
              <w:sz w:val="20"/>
              <w:szCs w:val="20"/>
            </w:rPr>
          </w:rPrChange>
        </w:rPr>
        <w:t>哪些</w:t>
      </w:r>
      <w:r w:rsidR="008C3645" w:rsidRPr="0008469E">
        <w:rPr>
          <w:rFonts w:ascii="微软雅黑" w:eastAsia="微软雅黑" w:hAnsi="微软雅黑" w:hint="eastAsia"/>
          <w:color w:val="000000" w:themeColor="text1"/>
          <w:sz w:val="20"/>
          <w:szCs w:val="20"/>
          <w:rPrChange w:id="334" w:author="赵 燕君" w:date="2018-09-27T13:12:00Z">
            <w:rPr>
              <w:rFonts w:ascii="微软雅黑" w:eastAsia="微软雅黑" w:hAnsi="微软雅黑" w:hint="eastAsia"/>
              <w:sz w:val="20"/>
              <w:szCs w:val="20"/>
            </w:rPr>
          </w:rPrChange>
        </w:rPr>
        <w:t>员工</w:t>
      </w:r>
      <w:r w:rsidR="00F70933" w:rsidRPr="0008469E">
        <w:rPr>
          <w:rFonts w:ascii="微软雅黑" w:eastAsia="微软雅黑" w:hAnsi="微软雅黑" w:hint="eastAsia"/>
          <w:color w:val="000000" w:themeColor="text1"/>
          <w:sz w:val="20"/>
          <w:szCs w:val="20"/>
          <w:rPrChange w:id="335" w:author="赵 燕君" w:date="2018-09-27T13:12:00Z">
            <w:rPr>
              <w:rFonts w:ascii="微软雅黑" w:eastAsia="微软雅黑" w:hAnsi="微软雅黑" w:hint="eastAsia"/>
              <w:sz w:val="20"/>
              <w:szCs w:val="20"/>
            </w:rPr>
          </w:rPrChange>
        </w:rPr>
        <w:t>是企业的核心人才，即那些拥有专门技术、掌握核心业务</w:t>
      </w:r>
      <w:ins w:id="336" w:author="Stella LEI" w:date="2018-09-21T17:05:00Z">
        <w:r w:rsidR="0027408A" w:rsidRPr="0008469E">
          <w:rPr>
            <w:rFonts w:ascii="微软雅黑" w:eastAsia="微软雅黑" w:hAnsi="微软雅黑" w:hint="eastAsia"/>
            <w:color w:val="000000" w:themeColor="text1"/>
            <w:sz w:val="20"/>
            <w:szCs w:val="20"/>
            <w:rPrChange w:id="337" w:author="赵 燕君" w:date="2018-09-27T13:12:00Z">
              <w:rPr>
                <w:rFonts w:ascii="微软雅黑" w:eastAsia="微软雅黑" w:hAnsi="微软雅黑" w:hint="eastAsia"/>
                <w:sz w:val="20"/>
                <w:szCs w:val="20"/>
              </w:rPr>
            </w:rPrChange>
          </w:rPr>
          <w:t>或</w:t>
        </w:r>
      </w:ins>
      <w:del w:id="338" w:author="Stella LEI" w:date="2018-09-21T17:05:00Z">
        <w:r w:rsidR="00372215" w:rsidRPr="0008469E" w:rsidDel="0027408A">
          <w:rPr>
            <w:rFonts w:ascii="微软雅黑" w:eastAsia="微软雅黑" w:hAnsi="微软雅黑" w:hint="eastAsia"/>
            <w:color w:val="000000" w:themeColor="text1"/>
            <w:sz w:val="20"/>
            <w:szCs w:val="20"/>
            <w:rPrChange w:id="339" w:author="赵 燕君" w:date="2018-09-27T13:12:00Z">
              <w:rPr>
                <w:rFonts w:ascii="微软雅黑" w:eastAsia="微软雅黑" w:hAnsi="微软雅黑" w:hint="eastAsia"/>
                <w:sz w:val="20"/>
                <w:szCs w:val="20"/>
              </w:rPr>
            </w:rPrChange>
          </w:rPr>
          <w:delText>和</w:delText>
        </w:r>
      </w:del>
      <w:r w:rsidR="00372215" w:rsidRPr="0008469E">
        <w:rPr>
          <w:rFonts w:ascii="微软雅黑" w:eastAsia="微软雅黑" w:hAnsi="微软雅黑" w:hint="eastAsia"/>
          <w:color w:val="000000" w:themeColor="text1"/>
          <w:sz w:val="20"/>
          <w:szCs w:val="20"/>
          <w:rPrChange w:id="340" w:author="赵 燕君" w:date="2018-09-27T13:12:00Z">
            <w:rPr>
              <w:rFonts w:ascii="微软雅黑" w:eastAsia="微软雅黑" w:hAnsi="微软雅黑" w:hint="eastAsia"/>
              <w:sz w:val="20"/>
              <w:szCs w:val="20"/>
            </w:rPr>
          </w:rPrChange>
        </w:rPr>
        <w:t>管理</w:t>
      </w:r>
      <w:r w:rsidR="00F70933" w:rsidRPr="0008469E">
        <w:rPr>
          <w:rFonts w:ascii="微软雅黑" w:eastAsia="微软雅黑" w:hAnsi="微软雅黑" w:hint="eastAsia"/>
          <w:color w:val="000000" w:themeColor="text1"/>
          <w:sz w:val="20"/>
          <w:szCs w:val="20"/>
          <w:rPrChange w:id="341" w:author="赵 燕君" w:date="2018-09-27T13:12:00Z">
            <w:rPr>
              <w:rFonts w:ascii="微软雅黑" w:eastAsia="微软雅黑" w:hAnsi="微软雅黑" w:hint="eastAsia"/>
              <w:sz w:val="20"/>
              <w:szCs w:val="20"/>
            </w:rPr>
          </w:rPrChange>
        </w:rPr>
        <w:t>技能、控制关键资源、对企业绩效及未来发展产生深远影响，并在某方面不可代替的员工。然后我们</w:t>
      </w:r>
      <w:r w:rsidR="00560B5C" w:rsidRPr="0008469E">
        <w:rPr>
          <w:rFonts w:ascii="微软雅黑" w:eastAsia="微软雅黑" w:hAnsi="微软雅黑" w:hint="eastAsia"/>
          <w:color w:val="000000" w:themeColor="text1"/>
          <w:sz w:val="20"/>
          <w:szCs w:val="20"/>
          <w:rPrChange w:id="342" w:author="赵 燕君" w:date="2018-09-27T13:12:00Z">
            <w:rPr>
              <w:rFonts w:ascii="微软雅黑" w:eastAsia="微软雅黑" w:hAnsi="微软雅黑" w:hint="eastAsia"/>
              <w:sz w:val="20"/>
              <w:szCs w:val="20"/>
            </w:rPr>
          </w:rPrChange>
        </w:rPr>
        <w:t>了解了</w:t>
      </w:r>
      <w:r w:rsidRPr="0008469E">
        <w:rPr>
          <w:rFonts w:ascii="微软雅黑" w:eastAsia="微软雅黑" w:hAnsi="微软雅黑" w:hint="eastAsia"/>
          <w:color w:val="000000" w:themeColor="text1"/>
          <w:sz w:val="20"/>
          <w:szCs w:val="20"/>
          <w:rPrChange w:id="343" w:author="赵 燕君" w:date="2018-09-27T13:12:00Z">
            <w:rPr>
              <w:rFonts w:ascii="微软雅黑" w:eastAsia="微软雅黑" w:hAnsi="微软雅黑" w:hint="eastAsia"/>
              <w:sz w:val="20"/>
              <w:szCs w:val="20"/>
            </w:rPr>
          </w:rPrChange>
        </w:rPr>
        <w:t>员工会因为这些原因而选择留下：</w:t>
      </w:r>
    </w:p>
    <w:p w:rsidR="00C91C98" w:rsidRPr="0008469E" w:rsidRDefault="00C91C98" w:rsidP="00C91C98">
      <w:pPr>
        <w:spacing w:line="360" w:lineRule="exact"/>
        <w:rPr>
          <w:rFonts w:ascii="微软雅黑" w:eastAsia="微软雅黑" w:hAnsi="微软雅黑"/>
          <w:color w:val="000000" w:themeColor="text1"/>
          <w:sz w:val="20"/>
          <w:szCs w:val="20"/>
          <w:rPrChange w:id="344" w:author="赵 燕君" w:date="2018-09-27T13:12:00Z">
            <w:rPr>
              <w:rFonts w:ascii="微软雅黑" w:eastAsia="微软雅黑" w:hAnsi="微软雅黑"/>
              <w:sz w:val="20"/>
              <w:szCs w:val="20"/>
            </w:rPr>
          </w:rPrChange>
        </w:rPr>
      </w:pPr>
      <w:bookmarkStart w:id="345" w:name="_Hlk525200320"/>
      <w:r w:rsidRPr="0008469E">
        <w:rPr>
          <w:rFonts w:ascii="微软雅黑" w:eastAsia="微软雅黑" w:hAnsi="微软雅黑" w:hint="eastAsia"/>
          <w:color w:val="000000" w:themeColor="text1"/>
          <w:sz w:val="20"/>
          <w:szCs w:val="20"/>
          <w:rPrChange w:id="346" w:author="赵 燕君" w:date="2018-09-27T13:12:00Z">
            <w:rPr>
              <w:rFonts w:ascii="微软雅黑" w:eastAsia="微软雅黑" w:hAnsi="微软雅黑" w:hint="eastAsia"/>
              <w:sz w:val="20"/>
              <w:szCs w:val="20"/>
            </w:rPr>
          </w:rPrChange>
        </w:rPr>
        <w:t>满意因素：</w:t>
      </w:r>
    </w:p>
    <w:p w:rsidR="00C91C98" w:rsidRPr="0008469E" w:rsidRDefault="00C91C98" w:rsidP="00C91C98">
      <w:pPr>
        <w:pStyle w:val="a7"/>
        <w:numPr>
          <w:ilvl w:val="0"/>
          <w:numId w:val="3"/>
        </w:numPr>
        <w:spacing w:line="360" w:lineRule="exact"/>
        <w:ind w:firstLineChars="0"/>
        <w:rPr>
          <w:rFonts w:ascii="微软雅黑" w:eastAsia="微软雅黑" w:hAnsi="微软雅黑"/>
          <w:color w:val="000000" w:themeColor="text1"/>
          <w:sz w:val="20"/>
          <w:szCs w:val="20"/>
          <w:rPrChange w:id="347"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48" w:author="赵 燕君" w:date="2018-09-27T13:12:00Z">
            <w:rPr>
              <w:rFonts w:ascii="微软雅黑" w:eastAsia="微软雅黑" w:hAnsi="微软雅黑" w:hint="eastAsia"/>
              <w:sz w:val="20"/>
              <w:szCs w:val="20"/>
            </w:rPr>
          </w:rPrChange>
        </w:rPr>
        <w:t>对组织的安全感和自豪感，包括企业的行业地位、品牌及企业文化、制度健全等方面</w:t>
      </w:r>
    </w:p>
    <w:p w:rsidR="00C91C98" w:rsidRPr="0008469E" w:rsidRDefault="00C91C98" w:rsidP="00C91C98">
      <w:pPr>
        <w:pStyle w:val="a7"/>
        <w:numPr>
          <w:ilvl w:val="0"/>
          <w:numId w:val="3"/>
        </w:numPr>
        <w:spacing w:line="360" w:lineRule="exact"/>
        <w:ind w:firstLineChars="0"/>
        <w:rPr>
          <w:rFonts w:ascii="微软雅黑" w:eastAsia="微软雅黑" w:hAnsi="微软雅黑"/>
          <w:color w:val="000000" w:themeColor="text1"/>
          <w:sz w:val="20"/>
          <w:szCs w:val="20"/>
          <w:rPrChange w:id="349"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50" w:author="赵 燕君" w:date="2018-09-27T13:12:00Z">
            <w:rPr>
              <w:rFonts w:ascii="微软雅黑" w:eastAsia="微软雅黑" w:hAnsi="微软雅黑" w:hint="eastAsia"/>
              <w:sz w:val="20"/>
              <w:szCs w:val="20"/>
            </w:rPr>
          </w:rPrChange>
        </w:rPr>
        <w:t>良好的人际关系</w:t>
      </w:r>
      <w:r w:rsidR="00A73D0D" w:rsidRPr="0008469E">
        <w:rPr>
          <w:rFonts w:ascii="微软雅黑" w:eastAsia="微软雅黑" w:hAnsi="微软雅黑" w:hint="eastAsia"/>
          <w:color w:val="000000" w:themeColor="text1"/>
          <w:sz w:val="20"/>
          <w:szCs w:val="20"/>
          <w:rPrChange w:id="351" w:author="赵 燕君" w:date="2018-09-27T13:12:00Z">
            <w:rPr>
              <w:rFonts w:ascii="微软雅黑" w:eastAsia="微软雅黑" w:hAnsi="微软雅黑" w:hint="eastAsia"/>
              <w:sz w:val="20"/>
              <w:szCs w:val="20"/>
            </w:rPr>
          </w:rPrChange>
        </w:rPr>
        <w:t>（和谐包容的团队，关心人的、称职的上司）</w:t>
      </w:r>
      <w:r w:rsidR="00A73D0D" w:rsidRPr="0008469E">
        <w:rPr>
          <w:rFonts w:ascii="微软雅黑" w:eastAsia="微软雅黑" w:hAnsi="微软雅黑"/>
          <w:color w:val="000000" w:themeColor="text1"/>
          <w:sz w:val="20"/>
          <w:szCs w:val="20"/>
          <w:rPrChange w:id="352" w:author="赵 燕君" w:date="2018-09-27T13:12:00Z">
            <w:rPr>
              <w:rFonts w:ascii="微软雅黑" w:eastAsia="微软雅黑" w:hAnsi="微软雅黑"/>
              <w:sz w:val="20"/>
              <w:szCs w:val="20"/>
            </w:rPr>
          </w:rPrChange>
        </w:rPr>
        <w:t xml:space="preserve"> </w:t>
      </w:r>
    </w:p>
    <w:p w:rsidR="00C91C98" w:rsidRPr="0008469E" w:rsidRDefault="00C91C98" w:rsidP="00C91C98">
      <w:pPr>
        <w:pStyle w:val="a7"/>
        <w:numPr>
          <w:ilvl w:val="0"/>
          <w:numId w:val="3"/>
        </w:numPr>
        <w:spacing w:line="360" w:lineRule="exact"/>
        <w:ind w:firstLineChars="0"/>
        <w:rPr>
          <w:rFonts w:ascii="微软雅黑" w:eastAsia="微软雅黑" w:hAnsi="微软雅黑"/>
          <w:color w:val="000000" w:themeColor="text1"/>
          <w:sz w:val="20"/>
          <w:szCs w:val="20"/>
          <w:rPrChange w:id="353"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54" w:author="赵 燕君" w:date="2018-09-27T13:12:00Z">
            <w:rPr>
              <w:rFonts w:ascii="微软雅黑" w:eastAsia="微软雅黑" w:hAnsi="微软雅黑" w:hint="eastAsia"/>
              <w:sz w:val="20"/>
              <w:szCs w:val="20"/>
            </w:rPr>
          </w:rPrChange>
        </w:rPr>
        <w:t>合理的待遇与工资福利</w:t>
      </w:r>
    </w:p>
    <w:p w:rsidR="00C91C98" w:rsidRPr="0008469E" w:rsidRDefault="00C91C98" w:rsidP="00C91C98">
      <w:pPr>
        <w:pStyle w:val="a7"/>
        <w:numPr>
          <w:ilvl w:val="0"/>
          <w:numId w:val="3"/>
        </w:numPr>
        <w:spacing w:line="360" w:lineRule="exact"/>
        <w:ind w:firstLineChars="0"/>
        <w:rPr>
          <w:rFonts w:ascii="微软雅黑" w:eastAsia="微软雅黑" w:hAnsi="微软雅黑"/>
          <w:color w:val="000000" w:themeColor="text1"/>
          <w:sz w:val="20"/>
          <w:szCs w:val="20"/>
          <w:rPrChange w:id="355"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56" w:author="赵 燕君" w:date="2018-09-27T13:12:00Z">
            <w:rPr>
              <w:rFonts w:ascii="微软雅黑" w:eastAsia="微软雅黑" w:hAnsi="微软雅黑" w:hint="eastAsia"/>
              <w:sz w:val="20"/>
              <w:szCs w:val="20"/>
            </w:rPr>
          </w:rPrChange>
        </w:rPr>
        <w:t>合适的工作环境</w:t>
      </w:r>
    </w:p>
    <w:p w:rsidR="00DD6CB0" w:rsidRPr="0008469E" w:rsidRDefault="00DD6CB0" w:rsidP="00C91C98">
      <w:pPr>
        <w:pStyle w:val="a7"/>
        <w:numPr>
          <w:ilvl w:val="0"/>
          <w:numId w:val="3"/>
        </w:numPr>
        <w:spacing w:line="360" w:lineRule="exact"/>
        <w:ind w:firstLineChars="0"/>
        <w:rPr>
          <w:rFonts w:ascii="微软雅黑" w:eastAsia="微软雅黑" w:hAnsi="微软雅黑"/>
          <w:color w:val="000000" w:themeColor="text1"/>
          <w:sz w:val="20"/>
          <w:szCs w:val="20"/>
          <w:rPrChange w:id="357"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58" w:author="赵 燕君" w:date="2018-09-27T13:12:00Z">
            <w:rPr>
              <w:rFonts w:ascii="微软雅黑" w:eastAsia="微软雅黑" w:hAnsi="微软雅黑" w:hint="eastAsia"/>
              <w:sz w:val="20"/>
              <w:szCs w:val="20"/>
            </w:rPr>
          </w:rPrChange>
        </w:rPr>
        <w:t>正常的工作时间</w:t>
      </w:r>
    </w:p>
    <w:p w:rsidR="00C91C98" w:rsidRPr="0008469E" w:rsidRDefault="00C91C98" w:rsidP="00C91C98">
      <w:pPr>
        <w:pStyle w:val="a7"/>
        <w:numPr>
          <w:ilvl w:val="0"/>
          <w:numId w:val="3"/>
        </w:numPr>
        <w:spacing w:line="360" w:lineRule="exact"/>
        <w:ind w:firstLineChars="0"/>
        <w:rPr>
          <w:rFonts w:ascii="微软雅黑" w:eastAsia="微软雅黑" w:hAnsi="微软雅黑"/>
          <w:color w:val="000000" w:themeColor="text1"/>
          <w:sz w:val="20"/>
          <w:szCs w:val="20"/>
          <w:rPrChange w:id="359"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60" w:author="赵 燕君" w:date="2018-09-27T13:12:00Z">
            <w:rPr>
              <w:rFonts w:ascii="微软雅黑" w:eastAsia="微软雅黑" w:hAnsi="微软雅黑" w:hint="eastAsia"/>
              <w:sz w:val="20"/>
              <w:szCs w:val="20"/>
            </w:rPr>
          </w:rPrChange>
        </w:rPr>
        <w:t>安全的职位保障</w:t>
      </w:r>
    </w:p>
    <w:p w:rsidR="00DD6CB0" w:rsidRPr="0008469E" w:rsidRDefault="00DD6CB0" w:rsidP="00DD6CB0">
      <w:pPr>
        <w:pStyle w:val="a7"/>
        <w:numPr>
          <w:ilvl w:val="0"/>
          <w:numId w:val="3"/>
        </w:numPr>
        <w:spacing w:line="360" w:lineRule="exact"/>
        <w:ind w:firstLineChars="0"/>
        <w:rPr>
          <w:rFonts w:ascii="微软雅黑" w:eastAsia="微软雅黑" w:hAnsi="微软雅黑"/>
          <w:color w:val="000000" w:themeColor="text1"/>
          <w:sz w:val="20"/>
          <w:szCs w:val="20"/>
          <w:rPrChange w:id="361"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62" w:author="赵 燕君" w:date="2018-09-27T13:12:00Z">
            <w:rPr>
              <w:rFonts w:ascii="微软雅黑" w:eastAsia="微软雅黑" w:hAnsi="微软雅黑" w:hint="eastAsia"/>
              <w:sz w:val="20"/>
              <w:szCs w:val="20"/>
            </w:rPr>
          </w:rPrChange>
        </w:rPr>
        <w:t>工作所需要的培训</w:t>
      </w:r>
    </w:p>
    <w:p w:rsidR="00C91C98" w:rsidRPr="0008469E" w:rsidRDefault="00C91C98" w:rsidP="00C91C98">
      <w:pPr>
        <w:spacing w:line="360" w:lineRule="exact"/>
        <w:rPr>
          <w:rFonts w:ascii="微软雅黑" w:eastAsia="微软雅黑" w:hAnsi="微软雅黑"/>
          <w:color w:val="000000" w:themeColor="text1"/>
          <w:sz w:val="20"/>
          <w:szCs w:val="20"/>
          <w:rPrChange w:id="363"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64" w:author="赵 燕君" w:date="2018-09-27T13:12:00Z">
            <w:rPr>
              <w:rFonts w:ascii="微软雅黑" w:eastAsia="微软雅黑" w:hAnsi="微软雅黑" w:hint="eastAsia"/>
              <w:sz w:val="20"/>
              <w:szCs w:val="20"/>
            </w:rPr>
          </w:rPrChange>
        </w:rPr>
        <w:t>激励因素：</w:t>
      </w:r>
    </w:p>
    <w:p w:rsidR="00C91C98" w:rsidRPr="0008469E" w:rsidRDefault="00C91C98" w:rsidP="00C91C98">
      <w:pPr>
        <w:pStyle w:val="a7"/>
        <w:numPr>
          <w:ilvl w:val="0"/>
          <w:numId w:val="3"/>
        </w:numPr>
        <w:spacing w:line="360" w:lineRule="exact"/>
        <w:ind w:firstLineChars="0"/>
        <w:rPr>
          <w:rFonts w:ascii="微软雅黑" w:eastAsia="微软雅黑" w:hAnsi="微软雅黑"/>
          <w:color w:val="000000" w:themeColor="text1"/>
          <w:sz w:val="20"/>
          <w:szCs w:val="20"/>
          <w:rPrChange w:id="365"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66" w:author="赵 燕君" w:date="2018-09-27T13:12:00Z">
            <w:rPr>
              <w:rFonts w:ascii="微软雅黑" w:eastAsia="微软雅黑" w:hAnsi="微软雅黑" w:hint="eastAsia"/>
              <w:sz w:val="20"/>
              <w:szCs w:val="20"/>
            </w:rPr>
          </w:rPrChange>
        </w:rPr>
        <w:t>有意义和挑战的工作</w:t>
      </w:r>
    </w:p>
    <w:p w:rsidR="00C91C98" w:rsidRPr="0008469E" w:rsidRDefault="00C91C98" w:rsidP="00C91C98">
      <w:pPr>
        <w:pStyle w:val="a7"/>
        <w:numPr>
          <w:ilvl w:val="0"/>
          <w:numId w:val="3"/>
        </w:numPr>
        <w:spacing w:line="360" w:lineRule="exact"/>
        <w:ind w:firstLineChars="0"/>
        <w:rPr>
          <w:rFonts w:ascii="微软雅黑" w:eastAsia="微软雅黑" w:hAnsi="微软雅黑"/>
          <w:color w:val="000000" w:themeColor="text1"/>
          <w:sz w:val="20"/>
          <w:szCs w:val="20"/>
          <w:rPrChange w:id="367"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68" w:author="赵 燕君" w:date="2018-09-27T13:12:00Z">
            <w:rPr>
              <w:rFonts w:ascii="微软雅黑" w:eastAsia="微软雅黑" w:hAnsi="微软雅黑" w:hint="eastAsia"/>
              <w:sz w:val="20"/>
              <w:szCs w:val="20"/>
            </w:rPr>
          </w:rPrChange>
        </w:rPr>
        <w:t>能够发挥特长</w:t>
      </w:r>
    </w:p>
    <w:p w:rsidR="00C91C98" w:rsidRPr="0008469E" w:rsidRDefault="00C91C98" w:rsidP="00C91C98">
      <w:pPr>
        <w:pStyle w:val="a7"/>
        <w:numPr>
          <w:ilvl w:val="0"/>
          <w:numId w:val="3"/>
        </w:numPr>
        <w:spacing w:line="360" w:lineRule="exact"/>
        <w:ind w:firstLineChars="0"/>
        <w:rPr>
          <w:rFonts w:ascii="微软雅黑" w:eastAsia="微软雅黑" w:hAnsi="微软雅黑"/>
          <w:color w:val="000000" w:themeColor="text1"/>
          <w:sz w:val="20"/>
          <w:szCs w:val="20"/>
          <w:rPrChange w:id="369"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70" w:author="赵 燕君" w:date="2018-09-27T13:12:00Z">
            <w:rPr>
              <w:rFonts w:ascii="微软雅黑" w:eastAsia="微软雅黑" w:hAnsi="微软雅黑" w:hint="eastAsia"/>
              <w:sz w:val="20"/>
              <w:szCs w:val="20"/>
            </w:rPr>
          </w:rPrChange>
        </w:rPr>
        <w:t>能够</w:t>
      </w:r>
      <w:proofErr w:type="gramStart"/>
      <w:r w:rsidRPr="0008469E">
        <w:rPr>
          <w:rFonts w:ascii="微软雅黑" w:eastAsia="微软雅黑" w:hAnsi="微软雅黑" w:hint="eastAsia"/>
          <w:color w:val="000000" w:themeColor="text1"/>
          <w:sz w:val="20"/>
          <w:szCs w:val="20"/>
          <w:rPrChange w:id="371" w:author="赵 燕君" w:date="2018-09-27T13:12:00Z">
            <w:rPr>
              <w:rFonts w:ascii="微软雅黑" w:eastAsia="微软雅黑" w:hAnsi="微软雅黑" w:hint="eastAsia"/>
              <w:sz w:val="20"/>
              <w:szCs w:val="20"/>
            </w:rPr>
          </w:rPrChange>
        </w:rPr>
        <w:t>安心主动</w:t>
      </w:r>
      <w:proofErr w:type="gramEnd"/>
      <w:r w:rsidRPr="0008469E">
        <w:rPr>
          <w:rFonts w:ascii="微软雅黑" w:eastAsia="微软雅黑" w:hAnsi="微软雅黑" w:hint="eastAsia"/>
          <w:color w:val="000000" w:themeColor="text1"/>
          <w:sz w:val="20"/>
          <w:szCs w:val="20"/>
          <w:rPrChange w:id="372" w:author="赵 燕君" w:date="2018-09-27T13:12:00Z">
            <w:rPr>
              <w:rFonts w:ascii="微软雅黑" w:eastAsia="微软雅黑" w:hAnsi="微软雅黑" w:hint="eastAsia"/>
              <w:sz w:val="20"/>
              <w:szCs w:val="20"/>
            </w:rPr>
          </w:rPrChange>
        </w:rPr>
        <w:t>参与贡献</w:t>
      </w:r>
    </w:p>
    <w:p w:rsidR="00C91C98" w:rsidRPr="0008469E" w:rsidRDefault="00C91C98" w:rsidP="00C91C98">
      <w:pPr>
        <w:pStyle w:val="a7"/>
        <w:numPr>
          <w:ilvl w:val="0"/>
          <w:numId w:val="3"/>
        </w:numPr>
        <w:spacing w:line="360" w:lineRule="exact"/>
        <w:ind w:firstLineChars="0"/>
        <w:rPr>
          <w:rFonts w:ascii="微软雅黑" w:eastAsia="微软雅黑" w:hAnsi="微软雅黑"/>
          <w:color w:val="000000" w:themeColor="text1"/>
          <w:sz w:val="20"/>
          <w:szCs w:val="20"/>
          <w:rPrChange w:id="373"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74" w:author="赵 燕君" w:date="2018-09-27T13:12:00Z">
            <w:rPr>
              <w:rFonts w:ascii="微软雅黑" w:eastAsia="微软雅黑" w:hAnsi="微软雅黑" w:hint="eastAsia"/>
              <w:sz w:val="20"/>
              <w:szCs w:val="20"/>
            </w:rPr>
          </w:rPrChange>
        </w:rPr>
        <w:t>贡献受到认可</w:t>
      </w:r>
    </w:p>
    <w:p w:rsidR="00C91C98" w:rsidRPr="0008469E" w:rsidRDefault="00C91C98" w:rsidP="00C91C98">
      <w:pPr>
        <w:pStyle w:val="a7"/>
        <w:numPr>
          <w:ilvl w:val="0"/>
          <w:numId w:val="3"/>
        </w:numPr>
        <w:spacing w:line="360" w:lineRule="exact"/>
        <w:ind w:firstLineChars="0"/>
        <w:rPr>
          <w:rFonts w:ascii="微软雅黑" w:eastAsia="微软雅黑" w:hAnsi="微软雅黑"/>
          <w:color w:val="000000" w:themeColor="text1"/>
          <w:sz w:val="20"/>
          <w:szCs w:val="20"/>
          <w:rPrChange w:id="375"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76" w:author="赵 燕君" w:date="2018-09-27T13:12:00Z">
            <w:rPr>
              <w:rFonts w:ascii="微软雅黑" w:eastAsia="微软雅黑" w:hAnsi="微软雅黑" w:hint="eastAsia"/>
              <w:sz w:val="20"/>
              <w:szCs w:val="20"/>
            </w:rPr>
          </w:rPrChange>
        </w:rPr>
        <w:t>在组织中的地位和名分受到肯定</w:t>
      </w:r>
    </w:p>
    <w:p w:rsidR="00C91C98" w:rsidRPr="0008469E" w:rsidRDefault="00C91C98" w:rsidP="00C91C98">
      <w:pPr>
        <w:pStyle w:val="a7"/>
        <w:numPr>
          <w:ilvl w:val="0"/>
          <w:numId w:val="3"/>
        </w:numPr>
        <w:spacing w:line="360" w:lineRule="exact"/>
        <w:ind w:firstLineChars="0"/>
        <w:rPr>
          <w:rFonts w:ascii="微软雅黑" w:eastAsia="微软雅黑" w:hAnsi="微软雅黑"/>
          <w:color w:val="000000" w:themeColor="text1"/>
          <w:sz w:val="20"/>
          <w:szCs w:val="20"/>
          <w:rPrChange w:id="377"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78" w:author="赵 燕君" w:date="2018-09-27T13:12:00Z">
            <w:rPr>
              <w:rFonts w:ascii="微软雅黑" w:eastAsia="微软雅黑" w:hAnsi="微软雅黑" w:hint="eastAsia"/>
              <w:sz w:val="20"/>
              <w:szCs w:val="20"/>
            </w:rPr>
          </w:rPrChange>
        </w:rPr>
        <w:t>有成长的机会，前途充满希</w:t>
      </w:r>
      <w:bookmarkEnd w:id="345"/>
      <w:r w:rsidRPr="0008469E">
        <w:rPr>
          <w:rFonts w:ascii="微软雅黑" w:eastAsia="微软雅黑" w:hAnsi="微软雅黑" w:hint="eastAsia"/>
          <w:color w:val="000000" w:themeColor="text1"/>
          <w:sz w:val="20"/>
          <w:szCs w:val="20"/>
          <w:rPrChange w:id="379" w:author="赵 燕君" w:date="2018-09-27T13:12:00Z">
            <w:rPr>
              <w:rFonts w:ascii="微软雅黑" w:eastAsia="微软雅黑" w:hAnsi="微软雅黑" w:hint="eastAsia"/>
              <w:sz w:val="20"/>
              <w:szCs w:val="20"/>
            </w:rPr>
          </w:rPrChange>
        </w:rPr>
        <w:t>望</w:t>
      </w:r>
    </w:p>
    <w:p w:rsidR="00713DAC" w:rsidRPr="0008469E" w:rsidRDefault="006815EB" w:rsidP="00D93963">
      <w:pPr>
        <w:spacing w:line="360" w:lineRule="exact"/>
        <w:rPr>
          <w:rFonts w:ascii="微软雅黑" w:eastAsia="微软雅黑" w:hAnsi="微软雅黑"/>
          <w:color w:val="000000" w:themeColor="text1"/>
          <w:sz w:val="20"/>
          <w:szCs w:val="20"/>
          <w:rPrChange w:id="380"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81" w:author="赵 燕君" w:date="2018-09-27T13:12:00Z">
            <w:rPr>
              <w:rFonts w:ascii="微软雅黑" w:eastAsia="微软雅黑" w:hAnsi="微软雅黑" w:hint="eastAsia"/>
              <w:sz w:val="20"/>
              <w:szCs w:val="20"/>
            </w:rPr>
          </w:rPrChange>
        </w:rPr>
        <w:t>接着，我们学习了如何通过落实人才保留模型，</w:t>
      </w:r>
      <w:r w:rsidR="00460F4D" w:rsidRPr="0008469E">
        <w:rPr>
          <w:rFonts w:ascii="微软雅黑" w:eastAsia="微软雅黑" w:hAnsi="微软雅黑" w:hint="eastAsia"/>
          <w:color w:val="000000" w:themeColor="text1"/>
          <w:sz w:val="20"/>
          <w:szCs w:val="20"/>
          <w:rPrChange w:id="382" w:author="赵 燕君" w:date="2018-09-27T13:12:00Z">
            <w:rPr>
              <w:rFonts w:ascii="微软雅黑" w:eastAsia="微软雅黑" w:hAnsi="微软雅黑" w:hint="eastAsia"/>
              <w:sz w:val="20"/>
              <w:szCs w:val="20"/>
            </w:rPr>
          </w:rPrChange>
        </w:rPr>
        <w:t>来</w:t>
      </w:r>
      <w:r w:rsidRPr="0008469E">
        <w:rPr>
          <w:rFonts w:ascii="微软雅黑" w:eastAsia="微软雅黑" w:hAnsi="微软雅黑" w:hint="eastAsia"/>
          <w:color w:val="000000" w:themeColor="text1"/>
          <w:sz w:val="20"/>
          <w:szCs w:val="20"/>
          <w:rPrChange w:id="383" w:author="赵 燕君" w:date="2018-09-27T13:12:00Z">
            <w:rPr>
              <w:rFonts w:ascii="微软雅黑" w:eastAsia="微软雅黑" w:hAnsi="微软雅黑" w:hint="eastAsia"/>
              <w:sz w:val="20"/>
              <w:szCs w:val="20"/>
            </w:rPr>
          </w:rPrChange>
        </w:rPr>
        <w:t>达到留住人才的目的。</w:t>
      </w:r>
      <w:r w:rsidR="00E85C12" w:rsidRPr="0008469E">
        <w:rPr>
          <w:rFonts w:ascii="微软雅黑" w:eastAsia="微软雅黑" w:hAnsi="微软雅黑" w:hint="eastAsia"/>
          <w:color w:val="000000" w:themeColor="text1"/>
          <w:sz w:val="20"/>
          <w:szCs w:val="20"/>
          <w:rPrChange w:id="384" w:author="赵 燕君" w:date="2018-09-27T13:12:00Z">
            <w:rPr>
              <w:rFonts w:ascii="微软雅黑" w:eastAsia="微软雅黑" w:hAnsi="微软雅黑" w:hint="eastAsia"/>
              <w:sz w:val="20"/>
              <w:szCs w:val="20"/>
            </w:rPr>
          </w:rPrChange>
        </w:rPr>
        <w:t>即“</w:t>
      </w:r>
      <w:r w:rsidR="00460F4D" w:rsidRPr="0008469E">
        <w:rPr>
          <w:rFonts w:ascii="微软雅黑" w:eastAsia="微软雅黑" w:hAnsi="微软雅黑" w:hint="eastAsia"/>
          <w:color w:val="000000" w:themeColor="text1"/>
          <w:sz w:val="20"/>
          <w:szCs w:val="20"/>
          <w:rPrChange w:id="385" w:author="赵 燕君" w:date="2018-09-27T13:12:00Z">
            <w:rPr>
              <w:rFonts w:ascii="微软雅黑" w:eastAsia="微软雅黑" w:hAnsi="微软雅黑" w:hint="eastAsia"/>
              <w:sz w:val="20"/>
              <w:szCs w:val="20"/>
            </w:rPr>
          </w:rPrChange>
        </w:rPr>
        <w:t>企业实施与战略匹配的人力资源规划、完善员工职业生涯管理体系；建立基于胜任力模型的招聘选拔体系与培训发展体系；建立以目标与激励为导向的绩效管理、促进发展的绩效评估与反馈，为员工提供公平的有竞争力的薪酬；建设凝聚人心的企业文化、营造支持性的人际环境</w:t>
      </w:r>
      <w:r w:rsidR="00E85C12" w:rsidRPr="0008469E">
        <w:rPr>
          <w:rFonts w:ascii="微软雅黑" w:eastAsia="微软雅黑" w:hAnsi="微软雅黑" w:hint="eastAsia"/>
          <w:color w:val="000000" w:themeColor="text1"/>
          <w:sz w:val="20"/>
          <w:szCs w:val="20"/>
          <w:rPrChange w:id="386" w:author="赵 燕君" w:date="2018-09-27T13:12:00Z">
            <w:rPr>
              <w:rFonts w:ascii="微软雅黑" w:eastAsia="微软雅黑" w:hAnsi="微软雅黑" w:hint="eastAsia"/>
              <w:sz w:val="20"/>
              <w:szCs w:val="20"/>
            </w:rPr>
          </w:rPrChange>
        </w:rPr>
        <w:t>”，</w:t>
      </w:r>
      <w:r w:rsidR="00746CED" w:rsidRPr="0008469E">
        <w:rPr>
          <w:rFonts w:ascii="微软雅黑" w:eastAsia="微软雅黑" w:hAnsi="微软雅黑" w:hint="eastAsia"/>
          <w:color w:val="000000" w:themeColor="text1"/>
          <w:sz w:val="20"/>
          <w:szCs w:val="20"/>
          <w:rPrChange w:id="387" w:author="赵 燕君" w:date="2018-09-27T13:12:00Z">
            <w:rPr>
              <w:rFonts w:ascii="微软雅黑" w:eastAsia="微软雅黑" w:hAnsi="微软雅黑" w:hint="eastAsia"/>
              <w:sz w:val="20"/>
              <w:szCs w:val="20"/>
            </w:rPr>
          </w:rPrChange>
        </w:rPr>
        <w:t>以此</w:t>
      </w:r>
      <w:r w:rsidR="00E85C12" w:rsidRPr="0008469E">
        <w:rPr>
          <w:rFonts w:ascii="微软雅黑" w:eastAsia="微软雅黑" w:hAnsi="微软雅黑" w:hint="eastAsia"/>
          <w:color w:val="000000" w:themeColor="text1"/>
          <w:sz w:val="20"/>
          <w:szCs w:val="20"/>
          <w:rPrChange w:id="388" w:author="赵 燕君" w:date="2018-09-27T13:12:00Z">
            <w:rPr>
              <w:rFonts w:ascii="微软雅黑" w:eastAsia="微软雅黑" w:hAnsi="微软雅黑" w:hint="eastAsia"/>
              <w:sz w:val="20"/>
              <w:szCs w:val="20"/>
            </w:rPr>
          </w:rPrChange>
        </w:rPr>
        <w:t>提升员工满意度和组织承诺度，</w:t>
      </w:r>
      <w:r w:rsidR="000433F1" w:rsidRPr="0008469E">
        <w:rPr>
          <w:rFonts w:ascii="微软雅黑" w:eastAsia="微软雅黑" w:hAnsi="微软雅黑" w:hint="eastAsia"/>
          <w:color w:val="000000" w:themeColor="text1"/>
          <w:sz w:val="20"/>
          <w:szCs w:val="20"/>
          <w:rPrChange w:id="389" w:author="赵 燕君" w:date="2018-09-27T13:12:00Z">
            <w:rPr>
              <w:rFonts w:ascii="微软雅黑" w:eastAsia="微软雅黑" w:hAnsi="微软雅黑" w:hint="eastAsia"/>
              <w:sz w:val="20"/>
              <w:szCs w:val="20"/>
            </w:rPr>
          </w:rPrChange>
        </w:rPr>
        <w:t>从而</w:t>
      </w:r>
      <w:r w:rsidR="00E85C12" w:rsidRPr="0008469E">
        <w:rPr>
          <w:rFonts w:ascii="微软雅黑" w:eastAsia="微软雅黑" w:hAnsi="微软雅黑" w:hint="eastAsia"/>
          <w:color w:val="000000" w:themeColor="text1"/>
          <w:sz w:val="20"/>
          <w:szCs w:val="20"/>
          <w:rPrChange w:id="390" w:author="赵 燕君" w:date="2018-09-27T13:12:00Z">
            <w:rPr>
              <w:rFonts w:ascii="微软雅黑" w:eastAsia="微软雅黑" w:hAnsi="微软雅黑" w:hint="eastAsia"/>
              <w:sz w:val="20"/>
              <w:szCs w:val="20"/>
            </w:rPr>
          </w:rPrChange>
        </w:rPr>
        <w:t>提高核心员工的留职意愿。</w:t>
      </w:r>
    </w:p>
    <w:p w:rsidR="006815EB" w:rsidRPr="0008469E" w:rsidRDefault="00E85C12" w:rsidP="00D93963">
      <w:pPr>
        <w:spacing w:line="360" w:lineRule="exact"/>
        <w:rPr>
          <w:rFonts w:ascii="微软雅黑" w:eastAsia="微软雅黑" w:hAnsi="微软雅黑"/>
          <w:color w:val="000000" w:themeColor="text1"/>
          <w:sz w:val="20"/>
          <w:szCs w:val="20"/>
          <w:rPrChange w:id="391"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92" w:author="赵 燕君" w:date="2018-09-27T13:12:00Z">
            <w:rPr>
              <w:rFonts w:ascii="微软雅黑" w:eastAsia="微软雅黑" w:hAnsi="微软雅黑" w:hint="eastAsia"/>
              <w:sz w:val="20"/>
              <w:szCs w:val="20"/>
            </w:rPr>
          </w:rPrChange>
        </w:rPr>
        <w:t>最后，我们</w:t>
      </w:r>
      <w:r w:rsidR="001750AF" w:rsidRPr="0008469E">
        <w:rPr>
          <w:rFonts w:ascii="微软雅黑" w:eastAsia="微软雅黑" w:hAnsi="微软雅黑" w:hint="eastAsia"/>
          <w:color w:val="000000" w:themeColor="text1"/>
          <w:sz w:val="20"/>
          <w:szCs w:val="20"/>
          <w:rPrChange w:id="393" w:author="赵 燕君" w:date="2018-09-27T13:12:00Z">
            <w:rPr>
              <w:rFonts w:ascii="微软雅黑" w:eastAsia="微软雅黑" w:hAnsi="微软雅黑" w:hint="eastAsia"/>
              <w:sz w:val="20"/>
              <w:szCs w:val="20"/>
            </w:rPr>
          </w:rPrChange>
        </w:rPr>
        <w:t>根据人才保留模型</w:t>
      </w:r>
      <w:r w:rsidRPr="0008469E">
        <w:rPr>
          <w:rFonts w:ascii="微软雅黑" w:eastAsia="微软雅黑" w:hAnsi="微软雅黑" w:hint="eastAsia"/>
          <w:color w:val="000000" w:themeColor="text1"/>
          <w:sz w:val="20"/>
          <w:szCs w:val="20"/>
          <w:rPrChange w:id="394" w:author="赵 燕君" w:date="2018-09-27T13:12:00Z">
            <w:rPr>
              <w:rFonts w:ascii="微软雅黑" w:eastAsia="微软雅黑" w:hAnsi="微软雅黑" w:hint="eastAsia"/>
              <w:sz w:val="20"/>
              <w:szCs w:val="20"/>
            </w:rPr>
          </w:rPrChange>
        </w:rPr>
        <w:t>为你介绍了</w:t>
      </w:r>
      <w:r w:rsidR="008C3645" w:rsidRPr="0008469E">
        <w:rPr>
          <w:rFonts w:ascii="微软雅黑" w:eastAsia="微软雅黑" w:hAnsi="微软雅黑" w:hint="eastAsia"/>
          <w:color w:val="000000" w:themeColor="text1"/>
          <w:sz w:val="20"/>
          <w:szCs w:val="20"/>
          <w:rPrChange w:id="395" w:author="赵 燕君" w:date="2018-09-27T13:12:00Z">
            <w:rPr>
              <w:rFonts w:ascii="微软雅黑" w:eastAsia="微软雅黑" w:hAnsi="微软雅黑" w:hint="eastAsia"/>
              <w:sz w:val="20"/>
              <w:szCs w:val="20"/>
            </w:rPr>
          </w:rPrChange>
        </w:rPr>
        <w:t>七个</w:t>
      </w:r>
      <w:r w:rsidR="00560B5C" w:rsidRPr="0008469E">
        <w:rPr>
          <w:rFonts w:ascii="微软雅黑" w:eastAsia="微软雅黑" w:hAnsi="微软雅黑" w:hint="eastAsia"/>
          <w:color w:val="000000" w:themeColor="text1"/>
          <w:sz w:val="20"/>
          <w:szCs w:val="20"/>
          <w:rPrChange w:id="396" w:author="赵 燕君" w:date="2018-09-27T13:12:00Z">
            <w:rPr>
              <w:rFonts w:ascii="微软雅黑" w:eastAsia="微软雅黑" w:hAnsi="微软雅黑" w:hint="eastAsia"/>
              <w:sz w:val="20"/>
              <w:szCs w:val="20"/>
            </w:rPr>
          </w:rPrChange>
        </w:rPr>
        <w:t>留住核心人才的措施。这些措施包括</w:t>
      </w:r>
      <w:r w:rsidRPr="0008469E">
        <w:rPr>
          <w:rFonts w:ascii="微软雅黑" w:eastAsia="微软雅黑" w:hAnsi="微软雅黑" w:hint="eastAsia"/>
          <w:color w:val="000000" w:themeColor="text1"/>
          <w:sz w:val="20"/>
          <w:szCs w:val="20"/>
          <w:rPrChange w:id="397" w:author="赵 燕君" w:date="2018-09-27T13:12:00Z">
            <w:rPr>
              <w:rFonts w:ascii="微软雅黑" w:eastAsia="微软雅黑" w:hAnsi="微软雅黑" w:hint="eastAsia"/>
              <w:sz w:val="20"/>
              <w:szCs w:val="20"/>
            </w:rPr>
          </w:rPrChange>
        </w:rPr>
        <w:t>：</w:t>
      </w:r>
    </w:p>
    <w:p w:rsidR="00560B5C" w:rsidRPr="0008469E" w:rsidRDefault="00560B5C" w:rsidP="00560B5C">
      <w:pPr>
        <w:pStyle w:val="a7"/>
        <w:numPr>
          <w:ilvl w:val="0"/>
          <w:numId w:val="10"/>
        </w:numPr>
        <w:spacing w:line="360" w:lineRule="exact"/>
        <w:ind w:firstLineChars="0"/>
        <w:rPr>
          <w:rFonts w:ascii="微软雅黑" w:eastAsia="微软雅黑" w:hAnsi="微软雅黑"/>
          <w:color w:val="000000" w:themeColor="text1"/>
          <w:sz w:val="20"/>
          <w:szCs w:val="20"/>
          <w:rPrChange w:id="398"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399" w:author="赵 燕君" w:date="2018-09-27T13:12:00Z">
            <w:rPr>
              <w:rFonts w:ascii="微软雅黑" w:eastAsia="微软雅黑" w:hAnsi="微软雅黑" w:hint="eastAsia"/>
              <w:sz w:val="20"/>
              <w:szCs w:val="20"/>
            </w:rPr>
          </w:rPrChange>
        </w:rPr>
        <w:t>入职引导</w:t>
      </w:r>
    </w:p>
    <w:p w:rsidR="00560B5C" w:rsidRPr="0008469E" w:rsidRDefault="00560B5C" w:rsidP="00560B5C">
      <w:pPr>
        <w:pStyle w:val="a7"/>
        <w:numPr>
          <w:ilvl w:val="0"/>
          <w:numId w:val="10"/>
        </w:numPr>
        <w:spacing w:line="360" w:lineRule="exact"/>
        <w:ind w:firstLineChars="0"/>
        <w:rPr>
          <w:rFonts w:ascii="微软雅黑" w:eastAsia="微软雅黑" w:hAnsi="微软雅黑"/>
          <w:color w:val="000000" w:themeColor="text1"/>
          <w:sz w:val="20"/>
          <w:szCs w:val="20"/>
          <w:rPrChange w:id="400"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401" w:author="赵 燕君" w:date="2018-09-27T13:12:00Z">
            <w:rPr>
              <w:rFonts w:ascii="微软雅黑" w:eastAsia="微软雅黑" w:hAnsi="微软雅黑" w:hint="eastAsia"/>
              <w:sz w:val="20"/>
              <w:szCs w:val="20"/>
            </w:rPr>
          </w:rPrChange>
        </w:rPr>
        <w:t>薪酬福利的定期回顾与调整</w:t>
      </w:r>
    </w:p>
    <w:p w:rsidR="00560B5C" w:rsidRPr="0008469E" w:rsidRDefault="00560B5C" w:rsidP="00560B5C">
      <w:pPr>
        <w:pStyle w:val="a7"/>
        <w:numPr>
          <w:ilvl w:val="0"/>
          <w:numId w:val="10"/>
        </w:numPr>
        <w:spacing w:line="360" w:lineRule="exact"/>
        <w:ind w:firstLineChars="0"/>
        <w:rPr>
          <w:rFonts w:ascii="微软雅黑" w:eastAsia="微软雅黑" w:hAnsi="微软雅黑"/>
          <w:color w:val="000000" w:themeColor="text1"/>
          <w:sz w:val="20"/>
          <w:szCs w:val="20"/>
          <w:rPrChange w:id="402"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403" w:author="赵 燕君" w:date="2018-09-27T13:12:00Z">
            <w:rPr>
              <w:rFonts w:ascii="微软雅黑" w:eastAsia="微软雅黑" w:hAnsi="微软雅黑" w:hint="eastAsia"/>
              <w:sz w:val="20"/>
              <w:szCs w:val="20"/>
            </w:rPr>
          </w:rPrChange>
        </w:rPr>
        <w:t>绩效管理</w:t>
      </w:r>
    </w:p>
    <w:p w:rsidR="00560B5C" w:rsidRPr="0008469E" w:rsidRDefault="00560B5C" w:rsidP="00560B5C">
      <w:pPr>
        <w:pStyle w:val="a7"/>
        <w:numPr>
          <w:ilvl w:val="0"/>
          <w:numId w:val="10"/>
        </w:numPr>
        <w:spacing w:line="360" w:lineRule="exact"/>
        <w:ind w:firstLineChars="0"/>
        <w:rPr>
          <w:rFonts w:ascii="微软雅黑" w:eastAsia="微软雅黑" w:hAnsi="微软雅黑"/>
          <w:color w:val="000000" w:themeColor="text1"/>
          <w:sz w:val="20"/>
          <w:szCs w:val="20"/>
          <w:rPrChange w:id="404"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405" w:author="赵 燕君" w:date="2018-09-27T13:12:00Z">
            <w:rPr>
              <w:rFonts w:ascii="微软雅黑" w:eastAsia="微软雅黑" w:hAnsi="微软雅黑" w:hint="eastAsia"/>
              <w:sz w:val="20"/>
              <w:szCs w:val="20"/>
            </w:rPr>
          </w:rPrChange>
        </w:rPr>
        <w:t>培训及职业导师制度</w:t>
      </w:r>
    </w:p>
    <w:p w:rsidR="00560B5C" w:rsidRPr="0008469E" w:rsidRDefault="00560B5C" w:rsidP="00560B5C">
      <w:pPr>
        <w:pStyle w:val="a7"/>
        <w:numPr>
          <w:ilvl w:val="0"/>
          <w:numId w:val="10"/>
        </w:numPr>
        <w:spacing w:line="360" w:lineRule="exact"/>
        <w:ind w:firstLineChars="0"/>
        <w:rPr>
          <w:rFonts w:ascii="微软雅黑" w:eastAsia="微软雅黑" w:hAnsi="微软雅黑"/>
          <w:color w:val="000000" w:themeColor="text1"/>
          <w:sz w:val="20"/>
          <w:szCs w:val="20"/>
          <w:rPrChange w:id="406"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407" w:author="赵 燕君" w:date="2018-09-27T13:12:00Z">
            <w:rPr>
              <w:rFonts w:ascii="微软雅黑" w:eastAsia="微软雅黑" w:hAnsi="微软雅黑" w:hint="eastAsia"/>
              <w:sz w:val="20"/>
              <w:szCs w:val="20"/>
            </w:rPr>
          </w:rPrChange>
        </w:rPr>
        <w:t>职业规划管理</w:t>
      </w:r>
    </w:p>
    <w:p w:rsidR="00560B5C" w:rsidRPr="0008469E" w:rsidRDefault="00560B5C" w:rsidP="00560B5C">
      <w:pPr>
        <w:pStyle w:val="a7"/>
        <w:numPr>
          <w:ilvl w:val="0"/>
          <w:numId w:val="10"/>
        </w:numPr>
        <w:spacing w:line="360" w:lineRule="exact"/>
        <w:ind w:firstLineChars="0"/>
        <w:rPr>
          <w:rFonts w:ascii="微软雅黑" w:eastAsia="微软雅黑" w:hAnsi="微软雅黑"/>
          <w:color w:val="000000" w:themeColor="text1"/>
          <w:sz w:val="20"/>
          <w:szCs w:val="20"/>
          <w:rPrChange w:id="408"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409" w:author="赵 燕君" w:date="2018-09-27T13:12:00Z">
            <w:rPr>
              <w:rFonts w:ascii="微软雅黑" w:eastAsia="微软雅黑" w:hAnsi="微软雅黑" w:hint="eastAsia"/>
              <w:sz w:val="20"/>
              <w:szCs w:val="20"/>
            </w:rPr>
          </w:rPrChange>
        </w:rPr>
        <w:t>人才梯队计划</w:t>
      </w:r>
    </w:p>
    <w:p w:rsidR="00560B5C" w:rsidRPr="0008469E" w:rsidRDefault="00560B5C" w:rsidP="00D93963">
      <w:pPr>
        <w:pStyle w:val="a7"/>
        <w:numPr>
          <w:ilvl w:val="0"/>
          <w:numId w:val="10"/>
        </w:numPr>
        <w:spacing w:line="360" w:lineRule="exact"/>
        <w:ind w:firstLineChars="0"/>
        <w:rPr>
          <w:rFonts w:ascii="微软雅黑" w:eastAsia="微软雅黑" w:hAnsi="微软雅黑"/>
          <w:color w:val="000000" w:themeColor="text1"/>
          <w:sz w:val="20"/>
          <w:szCs w:val="20"/>
          <w:rPrChange w:id="410"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411" w:author="赵 燕君" w:date="2018-09-27T13:12:00Z">
            <w:rPr>
              <w:rFonts w:ascii="微软雅黑" w:eastAsia="微软雅黑" w:hAnsi="微软雅黑" w:hint="eastAsia"/>
              <w:sz w:val="20"/>
              <w:szCs w:val="20"/>
            </w:rPr>
          </w:rPrChange>
        </w:rPr>
        <w:t>离职管理</w:t>
      </w:r>
    </w:p>
    <w:p w:rsidR="006815EB" w:rsidRPr="0008469E" w:rsidRDefault="00E85C12" w:rsidP="00D93963">
      <w:pPr>
        <w:spacing w:line="360" w:lineRule="exact"/>
        <w:rPr>
          <w:rFonts w:ascii="微软雅黑" w:eastAsia="微软雅黑" w:hAnsi="微软雅黑"/>
          <w:color w:val="000000" w:themeColor="text1"/>
          <w:sz w:val="20"/>
          <w:szCs w:val="20"/>
          <w:rPrChange w:id="412" w:author="赵 燕君" w:date="2018-09-27T13:12:00Z">
            <w:rPr>
              <w:rFonts w:ascii="微软雅黑" w:eastAsia="微软雅黑" w:hAnsi="微软雅黑"/>
              <w:sz w:val="20"/>
              <w:szCs w:val="20"/>
            </w:rPr>
          </w:rPrChange>
        </w:rPr>
      </w:pPr>
      <w:r w:rsidRPr="0008469E">
        <w:rPr>
          <w:rFonts w:ascii="微软雅黑" w:eastAsia="微软雅黑" w:hAnsi="微软雅黑" w:hint="eastAsia"/>
          <w:color w:val="000000" w:themeColor="text1"/>
          <w:sz w:val="20"/>
          <w:szCs w:val="20"/>
          <w:rPrChange w:id="413" w:author="赵 燕君" w:date="2018-09-27T13:12:00Z">
            <w:rPr>
              <w:rFonts w:ascii="微软雅黑" w:eastAsia="微软雅黑" w:hAnsi="微软雅黑" w:hint="eastAsia"/>
              <w:sz w:val="20"/>
              <w:szCs w:val="20"/>
            </w:rPr>
          </w:rPrChange>
        </w:rPr>
        <w:t>以及利用“人才保留检查清单”定期</w:t>
      </w:r>
      <w:r w:rsidR="007407F5" w:rsidRPr="0008469E">
        <w:rPr>
          <w:rFonts w:ascii="微软雅黑" w:eastAsia="微软雅黑" w:hAnsi="微软雅黑" w:hint="eastAsia"/>
          <w:color w:val="000000" w:themeColor="text1"/>
          <w:sz w:val="20"/>
          <w:szCs w:val="20"/>
          <w:rPrChange w:id="414" w:author="赵 燕君" w:date="2018-09-27T13:12:00Z">
            <w:rPr>
              <w:rFonts w:ascii="微软雅黑" w:eastAsia="微软雅黑" w:hAnsi="微软雅黑" w:hint="eastAsia"/>
              <w:sz w:val="20"/>
              <w:szCs w:val="20"/>
            </w:rPr>
          </w:rPrChange>
        </w:rPr>
        <w:t>对</w:t>
      </w:r>
      <w:r w:rsidRPr="0008469E">
        <w:rPr>
          <w:rFonts w:ascii="微软雅黑" w:eastAsia="微软雅黑" w:hAnsi="微软雅黑" w:hint="eastAsia"/>
          <w:color w:val="000000" w:themeColor="text1"/>
          <w:sz w:val="20"/>
          <w:szCs w:val="20"/>
          <w:rPrChange w:id="415" w:author="赵 燕君" w:date="2018-09-27T13:12:00Z">
            <w:rPr>
              <w:rFonts w:ascii="微软雅黑" w:eastAsia="微软雅黑" w:hAnsi="微软雅黑" w:hint="eastAsia"/>
              <w:sz w:val="20"/>
              <w:szCs w:val="20"/>
            </w:rPr>
          </w:rPrChange>
        </w:rPr>
        <w:t>人才</w:t>
      </w:r>
      <w:r w:rsidR="007407F5" w:rsidRPr="0008469E">
        <w:rPr>
          <w:rFonts w:ascii="微软雅黑" w:eastAsia="微软雅黑" w:hAnsi="微软雅黑" w:hint="eastAsia"/>
          <w:color w:val="000000" w:themeColor="text1"/>
          <w:sz w:val="20"/>
          <w:szCs w:val="20"/>
          <w:rPrChange w:id="416" w:author="赵 燕君" w:date="2018-09-27T13:12:00Z">
            <w:rPr>
              <w:rFonts w:ascii="微软雅黑" w:eastAsia="微软雅黑" w:hAnsi="微软雅黑" w:hint="eastAsia"/>
              <w:sz w:val="20"/>
              <w:szCs w:val="20"/>
            </w:rPr>
          </w:rPrChange>
        </w:rPr>
        <w:t>进行“摸底”</w:t>
      </w:r>
      <w:r w:rsidRPr="0008469E">
        <w:rPr>
          <w:rFonts w:ascii="微软雅黑" w:eastAsia="微软雅黑" w:hAnsi="微软雅黑" w:hint="eastAsia"/>
          <w:color w:val="000000" w:themeColor="text1"/>
          <w:sz w:val="20"/>
          <w:szCs w:val="20"/>
          <w:rPrChange w:id="417" w:author="赵 燕君" w:date="2018-09-27T13:12:00Z">
            <w:rPr>
              <w:rFonts w:ascii="微软雅黑" w:eastAsia="微软雅黑" w:hAnsi="微软雅黑" w:hint="eastAsia"/>
              <w:sz w:val="20"/>
              <w:szCs w:val="20"/>
            </w:rPr>
          </w:rPrChange>
        </w:rPr>
        <w:t>，</w:t>
      </w:r>
      <w:r w:rsidR="00BB246F" w:rsidRPr="0008469E">
        <w:rPr>
          <w:rFonts w:ascii="微软雅黑" w:eastAsia="微软雅黑" w:hAnsi="微软雅黑" w:hint="eastAsia"/>
          <w:color w:val="000000" w:themeColor="text1"/>
          <w:sz w:val="20"/>
          <w:szCs w:val="20"/>
          <w:rPrChange w:id="418" w:author="赵 燕君" w:date="2018-09-27T13:12:00Z">
            <w:rPr>
              <w:rFonts w:ascii="微软雅黑" w:eastAsia="微软雅黑" w:hAnsi="微软雅黑" w:hint="eastAsia"/>
              <w:sz w:val="20"/>
              <w:szCs w:val="20"/>
            </w:rPr>
          </w:rPrChange>
        </w:rPr>
        <w:t>及时发现问题并做出调整，</w:t>
      </w:r>
      <w:r w:rsidR="00436FB7" w:rsidRPr="0008469E">
        <w:rPr>
          <w:rFonts w:ascii="微软雅黑" w:eastAsia="微软雅黑" w:hAnsi="微软雅黑" w:hint="eastAsia"/>
          <w:color w:val="000000" w:themeColor="text1"/>
          <w:sz w:val="20"/>
          <w:szCs w:val="20"/>
          <w:rPrChange w:id="419" w:author="赵 燕君" w:date="2018-09-27T13:12:00Z">
            <w:rPr>
              <w:rFonts w:ascii="微软雅黑" w:eastAsia="微软雅黑" w:hAnsi="微软雅黑" w:hint="eastAsia"/>
              <w:sz w:val="20"/>
              <w:szCs w:val="20"/>
            </w:rPr>
          </w:rPrChange>
        </w:rPr>
        <w:t>使</w:t>
      </w:r>
      <w:r w:rsidR="00211055" w:rsidRPr="0008469E">
        <w:rPr>
          <w:rFonts w:ascii="微软雅黑" w:eastAsia="微软雅黑" w:hAnsi="微软雅黑" w:hint="eastAsia"/>
          <w:color w:val="000000" w:themeColor="text1"/>
          <w:sz w:val="20"/>
          <w:szCs w:val="20"/>
          <w:rPrChange w:id="420" w:author="赵 燕君" w:date="2018-09-27T13:12:00Z">
            <w:rPr>
              <w:rFonts w:ascii="微软雅黑" w:eastAsia="微软雅黑" w:hAnsi="微软雅黑" w:hint="eastAsia"/>
              <w:sz w:val="20"/>
              <w:szCs w:val="20"/>
            </w:rPr>
          </w:rPrChange>
        </w:rPr>
        <w:t>优秀</w:t>
      </w:r>
      <w:r w:rsidR="00436FB7" w:rsidRPr="0008469E">
        <w:rPr>
          <w:rFonts w:ascii="微软雅黑" w:eastAsia="微软雅黑" w:hAnsi="微软雅黑" w:hint="eastAsia"/>
          <w:color w:val="000000" w:themeColor="text1"/>
          <w:sz w:val="20"/>
          <w:szCs w:val="20"/>
          <w:rPrChange w:id="421" w:author="赵 燕君" w:date="2018-09-27T13:12:00Z">
            <w:rPr>
              <w:rFonts w:ascii="微软雅黑" w:eastAsia="微软雅黑" w:hAnsi="微软雅黑" w:hint="eastAsia"/>
              <w:sz w:val="20"/>
              <w:szCs w:val="20"/>
            </w:rPr>
          </w:rPrChange>
        </w:rPr>
        <w:t>人才心甘情愿地</w:t>
      </w:r>
      <w:r w:rsidR="00F316A6" w:rsidRPr="0008469E">
        <w:rPr>
          <w:rFonts w:ascii="微软雅黑" w:eastAsia="微软雅黑" w:hAnsi="微软雅黑" w:hint="eastAsia"/>
          <w:color w:val="000000" w:themeColor="text1"/>
          <w:sz w:val="20"/>
          <w:szCs w:val="20"/>
          <w:rPrChange w:id="422" w:author="赵 燕君" w:date="2018-09-27T13:12:00Z">
            <w:rPr>
              <w:rFonts w:ascii="微软雅黑" w:eastAsia="微软雅黑" w:hAnsi="微软雅黑" w:hint="eastAsia"/>
              <w:sz w:val="20"/>
              <w:szCs w:val="20"/>
            </w:rPr>
          </w:rPrChange>
        </w:rPr>
        <w:t>留下来</w:t>
      </w:r>
      <w:r w:rsidR="00211055" w:rsidRPr="0008469E">
        <w:rPr>
          <w:rFonts w:ascii="微软雅黑" w:eastAsia="微软雅黑" w:hAnsi="微软雅黑" w:hint="eastAsia"/>
          <w:color w:val="000000" w:themeColor="text1"/>
          <w:sz w:val="20"/>
          <w:szCs w:val="20"/>
          <w:rPrChange w:id="423" w:author="赵 燕君" w:date="2018-09-27T13:12:00Z">
            <w:rPr>
              <w:rFonts w:ascii="微软雅黑" w:eastAsia="微软雅黑" w:hAnsi="微软雅黑" w:hint="eastAsia"/>
              <w:sz w:val="20"/>
              <w:szCs w:val="20"/>
            </w:rPr>
          </w:rPrChange>
        </w:rPr>
        <w:t>与</w:t>
      </w:r>
      <w:r w:rsidR="00F316A6" w:rsidRPr="0008469E">
        <w:rPr>
          <w:rFonts w:ascii="微软雅黑" w:eastAsia="微软雅黑" w:hAnsi="微软雅黑" w:hint="eastAsia"/>
          <w:color w:val="000000" w:themeColor="text1"/>
          <w:sz w:val="20"/>
          <w:szCs w:val="20"/>
          <w:rPrChange w:id="424" w:author="赵 燕君" w:date="2018-09-27T13:12:00Z">
            <w:rPr>
              <w:rFonts w:ascii="微软雅黑" w:eastAsia="微软雅黑" w:hAnsi="微软雅黑" w:hint="eastAsia"/>
              <w:sz w:val="20"/>
              <w:szCs w:val="20"/>
            </w:rPr>
          </w:rPrChange>
        </w:rPr>
        <w:t>你</w:t>
      </w:r>
      <w:r w:rsidR="00046BAA" w:rsidRPr="0008469E">
        <w:rPr>
          <w:rFonts w:ascii="微软雅黑" w:eastAsia="微软雅黑" w:hAnsi="微软雅黑" w:hint="eastAsia"/>
          <w:color w:val="000000" w:themeColor="text1"/>
          <w:sz w:val="20"/>
          <w:szCs w:val="20"/>
          <w:rPrChange w:id="425" w:author="赵 燕君" w:date="2018-09-27T13:12:00Z">
            <w:rPr>
              <w:rFonts w:ascii="微软雅黑" w:eastAsia="微软雅黑" w:hAnsi="微软雅黑" w:hint="eastAsia"/>
              <w:sz w:val="20"/>
              <w:szCs w:val="20"/>
            </w:rPr>
          </w:rPrChange>
        </w:rPr>
        <w:t>共创事业</w:t>
      </w:r>
      <w:r w:rsidR="008C3645" w:rsidRPr="0008469E">
        <w:rPr>
          <w:rFonts w:ascii="微软雅黑" w:eastAsia="微软雅黑" w:hAnsi="微软雅黑" w:hint="eastAsia"/>
          <w:color w:val="000000" w:themeColor="text1"/>
          <w:sz w:val="20"/>
          <w:szCs w:val="20"/>
          <w:rPrChange w:id="426" w:author="赵 燕君" w:date="2018-09-27T13:12:00Z">
            <w:rPr>
              <w:rFonts w:ascii="微软雅黑" w:eastAsia="微软雅黑" w:hAnsi="微软雅黑" w:hint="eastAsia"/>
              <w:sz w:val="20"/>
              <w:szCs w:val="20"/>
            </w:rPr>
          </w:rPrChange>
        </w:rPr>
        <w:t>、共同成长。</w:t>
      </w:r>
    </w:p>
    <w:p w:rsidR="00E85C12" w:rsidRPr="00D326D3" w:rsidRDefault="00E85C12" w:rsidP="00D93963">
      <w:pPr>
        <w:spacing w:line="360" w:lineRule="exact"/>
        <w:rPr>
          <w:rFonts w:ascii="微软雅黑" w:eastAsia="微软雅黑" w:hAnsi="微软雅黑"/>
          <w:color w:val="FF0000"/>
          <w:sz w:val="20"/>
          <w:szCs w:val="20"/>
          <w:rPrChange w:id="427" w:author="赵 燕君" w:date="2018-09-27T10:43:00Z">
            <w:rPr>
              <w:rFonts w:ascii="微软雅黑" w:eastAsia="微软雅黑" w:hAnsi="微软雅黑"/>
              <w:sz w:val="20"/>
              <w:szCs w:val="20"/>
            </w:rPr>
          </w:rPrChange>
        </w:rPr>
      </w:pPr>
    </w:p>
    <w:p w:rsidR="00046BAA" w:rsidRPr="00F919D7" w:rsidRDefault="00046BAA" w:rsidP="00D93963">
      <w:pPr>
        <w:spacing w:line="360" w:lineRule="exact"/>
        <w:rPr>
          <w:rFonts w:ascii="微软雅黑" w:eastAsia="微软雅黑" w:hAnsi="微软雅黑"/>
          <w:sz w:val="20"/>
          <w:szCs w:val="20"/>
        </w:rPr>
      </w:pPr>
    </w:p>
    <w:p w:rsidR="00713DAC" w:rsidRPr="00453C53" w:rsidRDefault="005A41D9" w:rsidP="00D93963">
      <w:pPr>
        <w:spacing w:line="360" w:lineRule="exact"/>
        <w:rPr>
          <w:rFonts w:ascii="微软雅黑" w:eastAsia="微软雅黑" w:hAnsi="微软雅黑"/>
          <w:b/>
          <w:sz w:val="20"/>
          <w:szCs w:val="20"/>
          <w:shd w:val="pct15" w:color="auto" w:fill="FFFFFF"/>
        </w:rPr>
      </w:pPr>
      <w:bookmarkStart w:id="428" w:name="_Hlk520378848"/>
      <w:r>
        <w:rPr>
          <w:rFonts w:ascii="微软雅黑" w:eastAsia="微软雅黑" w:hAnsi="微软雅黑" w:hint="eastAsia"/>
          <w:b/>
          <w:sz w:val="20"/>
          <w:szCs w:val="20"/>
          <w:shd w:val="pct15" w:color="auto" w:fill="FFFFFF"/>
        </w:rPr>
        <w:t>0</w:t>
      </w:r>
      <w:r w:rsidR="00454CBC">
        <w:rPr>
          <w:rFonts w:ascii="微软雅黑" w:eastAsia="微软雅黑" w:hAnsi="微软雅黑"/>
          <w:b/>
          <w:sz w:val="20"/>
          <w:szCs w:val="20"/>
          <w:shd w:val="pct15" w:color="auto" w:fill="FFFFFF"/>
        </w:rPr>
        <w:t>6</w:t>
      </w:r>
      <w:r>
        <w:rPr>
          <w:rFonts w:ascii="微软雅黑" w:eastAsia="微软雅黑" w:hAnsi="微软雅黑"/>
          <w:b/>
          <w:sz w:val="20"/>
          <w:szCs w:val="20"/>
          <w:shd w:val="pct15" w:color="auto" w:fill="FFFFFF"/>
        </w:rPr>
        <w:t>U</w:t>
      </w:r>
      <w:r w:rsidR="00453C53" w:rsidRPr="00453C53">
        <w:rPr>
          <w:rFonts w:ascii="微软雅黑" w:eastAsia="微软雅黑" w:hAnsi="微软雅黑" w:hint="eastAsia"/>
          <w:b/>
          <w:sz w:val="20"/>
          <w:szCs w:val="20"/>
          <w:shd w:val="pct15" w:color="auto" w:fill="FFFFFF"/>
        </w:rPr>
        <w:t>学以致用</w:t>
      </w:r>
    </w:p>
    <w:p w:rsidR="00713DAC" w:rsidRPr="00211055" w:rsidRDefault="005A41D9" w:rsidP="00D93963">
      <w:pPr>
        <w:spacing w:line="360" w:lineRule="exact"/>
        <w:rPr>
          <w:rFonts w:ascii="微软雅黑" w:eastAsia="微软雅黑" w:hAnsi="微软雅黑"/>
          <w:b/>
          <w:sz w:val="20"/>
          <w:szCs w:val="20"/>
        </w:rPr>
      </w:pPr>
      <w:r>
        <w:rPr>
          <w:rFonts w:ascii="微软雅黑" w:eastAsia="微软雅黑" w:hAnsi="微软雅黑" w:hint="eastAsia"/>
          <w:b/>
          <w:sz w:val="20"/>
          <w:szCs w:val="20"/>
        </w:rPr>
        <w:t>0</w:t>
      </w:r>
      <w:r w:rsidR="001750AF">
        <w:rPr>
          <w:rFonts w:ascii="微软雅黑" w:eastAsia="微软雅黑" w:hAnsi="微软雅黑"/>
          <w:b/>
          <w:sz w:val="20"/>
          <w:szCs w:val="20"/>
        </w:rPr>
        <w:t>6</w:t>
      </w:r>
      <w:r>
        <w:rPr>
          <w:rFonts w:ascii="微软雅黑" w:eastAsia="微软雅黑" w:hAnsi="微软雅黑"/>
          <w:b/>
          <w:sz w:val="20"/>
          <w:szCs w:val="20"/>
        </w:rPr>
        <w:t>U01a</w:t>
      </w:r>
      <w:r w:rsidR="008E1430">
        <w:rPr>
          <w:rFonts w:ascii="微软雅黑" w:eastAsia="微软雅黑" w:hAnsi="微软雅黑" w:hint="eastAsia"/>
          <w:b/>
          <w:sz w:val="20"/>
          <w:szCs w:val="20"/>
        </w:rPr>
        <w:t>请思考</w:t>
      </w:r>
      <w:r w:rsidR="00211055" w:rsidRPr="00211055">
        <w:rPr>
          <w:rFonts w:ascii="微软雅黑" w:eastAsia="微软雅黑" w:hAnsi="微软雅黑" w:hint="eastAsia"/>
          <w:b/>
          <w:sz w:val="20"/>
          <w:szCs w:val="20"/>
        </w:rPr>
        <w:t>：</w:t>
      </w:r>
      <w:r w:rsidR="004A0B2D">
        <w:rPr>
          <w:rFonts w:ascii="微软雅黑" w:eastAsia="微软雅黑" w:hAnsi="微软雅黑" w:hint="eastAsia"/>
          <w:b/>
          <w:sz w:val="20"/>
          <w:szCs w:val="20"/>
        </w:rPr>
        <w:t>你留住人才了吗？</w:t>
      </w:r>
    </w:p>
    <w:bookmarkEnd w:id="428"/>
    <w:p w:rsidR="00211055" w:rsidRDefault="00211055"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请回忆最近你</w:t>
      </w:r>
      <w:r w:rsidR="004A0B2D">
        <w:rPr>
          <w:rFonts w:ascii="微软雅黑" w:eastAsia="微软雅黑" w:hAnsi="微软雅黑" w:hint="eastAsia"/>
          <w:sz w:val="20"/>
          <w:szCs w:val="20"/>
        </w:rPr>
        <w:t>有没有成功留住了人才？</w:t>
      </w:r>
      <w:r w:rsidR="00D550D4">
        <w:rPr>
          <w:rFonts w:ascii="微软雅黑" w:eastAsia="微软雅黑" w:hAnsi="微软雅黑" w:hint="eastAsia"/>
          <w:sz w:val="20"/>
          <w:szCs w:val="20"/>
        </w:rPr>
        <w:t>（</w:t>
      </w:r>
      <w:r w:rsidR="006128CD">
        <w:rPr>
          <w:rFonts w:ascii="微软雅黑" w:eastAsia="微软雅黑" w:hAnsi="微软雅黑" w:hint="eastAsia"/>
          <w:sz w:val="20"/>
          <w:szCs w:val="20"/>
        </w:rPr>
        <w:t>单选</w:t>
      </w:r>
      <w:r w:rsidR="00D550D4">
        <w:rPr>
          <w:rFonts w:ascii="微软雅黑" w:eastAsia="微软雅黑" w:hAnsi="微软雅黑" w:hint="eastAsia"/>
          <w:sz w:val="20"/>
          <w:szCs w:val="20"/>
        </w:rPr>
        <w:t>）</w:t>
      </w:r>
    </w:p>
    <w:p w:rsidR="004A0B2D" w:rsidRDefault="004A0B2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sym w:font="Wingdings" w:char="F06F"/>
      </w:r>
      <w:r>
        <w:rPr>
          <w:rFonts w:ascii="微软雅黑" w:eastAsia="微软雅黑" w:hAnsi="微软雅黑"/>
          <w:sz w:val="20"/>
          <w:szCs w:val="20"/>
        </w:rPr>
        <w:t xml:space="preserve"> </w:t>
      </w:r>
      <w:proofErr w:type="gramStart"/>
      <w:r>
        <w:rPr>
          <w:rFonts w:ascii="微软雅黑" w:eastAsia="微软雅黑" w:hAnsi="微软雅黑" w:hint="eastAsia"/>
          <w:sz w:val="20"/>
          <w:szCs w:val="20"/>
        </w:rPr>
        <w:t>留才成功</w:t>
      </w:r>
      <w:proofErr w:type="gramEnd"/>
    </w:p>
    <w:p w:rsidR="004A0B2D" w:rsidRDefault="004A0B2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sym w:font="Wingdings" w:char="F06F"/>
      </w:r>
      <w:r>
        <w:rPr>
          <w:rFonts w:ascii="微软雅黑" w:eastAsia="微软雅黑" w:hAnsi="微软雅黑" w:hint="eastAsia"/>
          <w:sz w:val="20"/>
          <w:szCs w:val="20"/>
        </w:rPr>
        <w:t xml:space="preserve"> </w:t>
      </w:r>
      <w:proofErr w:type="gramStart"/>
      <w:r>
        <w:rPr>
          <w:rFonts w:ascii="微软雅黑" w:eastAsia="微软雅黑" w:hAnsi="微软雅黑" w:hint="eastAsia"/>
          <w:sz w:val="20"/>
          <w:szCs w:val="20"/>
        </w:rPr>
        <w:t>留才失败</w:t>
      </w:r>
      <w:proofErr w:type="gramEnd"/>
    </w:p>
    <w:p w:rsidR="004A0B2D" w:rsidRDefault="004A0B2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反馈：谢谢你的回答！请继续我们的测验。</w:t>
      </w:r>
    </w:p>
    <w:p w:rsidR="004A0B2D" w:rsidRPr="004A0B2D" w:rsidRDefault="004A0B2D" w:rsidP="00D93963">
      <w:pPr>
        <w:spacing w:line="360" w:lineRule="exact"/>
        <w:rPr>
          <w:rFonts w:ascii="微软雅黑" w:eastAsia="微软雅黑" w:hAnsi="微软雅黑"/>
          <w:sz w:val="20"/>
          <w:szCs w:val="20"/>
        </w:rPr>
      </w:pPr>
    </w:p>
    <w:p w:rsidR="004A0B2D" w:rsidRPr="00211055" w:rsidRDefault="005A41D9" w:rsidP="00D93963">
      <w:pPr>
        <w:spacing w:line="360" w:lineRule="exact"/>
        <w:rPr>
          <w:rFonts w:ascii="微软雅黑" w:eastAsia="微软雅黑" w:hAnsi="微软雅黑"/>
          <w:b/>
          <w:sz w:val="20"/>
          <w:szCs w:val="20"/>
        </w:rPr>
      </w:pPr>
      <w:bookmarkStart w:id="429" w:name="_Hlk520378867"/>
      <w:r>
        <w:rPr>
          <w:rFonts w:ascii="微软雅黑" w:eastAsia="微软雅黑" w:hAnsi="微软雅黑" w:hint="eastAsia"/>
          <w:b/>
          <w:sz w:val="20"/>
          <w:szCs w:val="20"/>
        </w:rPr>
        <w:t>0</w:t>
      </w:r>
      <w:r w:rsidR="001750AF">
        <w:rPr>
          <w:rFonts w:ascii="微软雅黑" w:eastAsia="微软雅黑" w:hAnsi="微软雅黑"/>
          <w:b/>
          <w:sz w:val="20"/>
          <w:szCs w:val="20"/>
        </w:rPr>
        <w:t>6</w:t>
      </w:r>
      <w:r>
        <w:rPr>
          <w:rFonts w:ascii="微软雅黑" w:eastAsia="微软雅黑" w:hAnsi="微软雅黑"/>
          <w:b/>
          <w:sz w:val="20"/>
          <w:szCs w:val="20"/>
        </w:rPr>
        <w:t>U02a</w:t>
      </w:r>
      <w:r w:rsidR="008E1430">
        <w:rPr>
          <w:rFonts w:ascii="微软雅黑" w:eastAsia="微软雅黑" w:hAnsi="微软雅黑" w:hint="eastAsia"/>
          <w:b/>
          <w:sz w:val="20"/>
          <w:szCs w:val="20"/>
        </w:rPr>
        <w:t>请思考</w:t>
      </w:r>
      <w:r w:rsidR="004A0B2D" w:rsidRPr="00211055">
        <w:rPr>
          <w:rFonts w:ascii="微软雅黑" w:eastAsia="微软雅黑" w:hAnsi="微软雅黑" w:hint="eastAsia"/>
          <w:b/>
          <w:sz w:val="20"/>
          <w:szCs w:val="20"/>
        </w:rPr>
        <w:t>：</w:t>
      </w:r>
      <w:r w:rsidR="004A0B2D">
        <w:rPr>
          <w:rFonts w:ascii="微软雅黑" w:eastAsia="微软雅黑" w:hAnsi="微软雅黑" w:hint="eastAsia"/>
          <w:b/>
          <w:sz w:val="20"/>
          <w:szCs w:val="20"/>
        </w:rPr>
        <w:t>什么原因导致的</w:t>
      </w:r>
      <w:r w:rsidR="004A0B2D" w:rsidRPr="00211055">
        <w:rPr>
          <w:rFonts w:ascii="微软雅黑" w:eastAsia="微软雅黑" w:hAnsi="微软雅黑" w:hint="eastAsia"/>
          <w:b/>
          <w:sz w:val="20"/>
          <w:szCs w:val="20"/>
        </w:rPr>
        <w:t>？</w:t>
      </w:r>
    </w:p>
    <w:bookmarkEnd w:id="429"/>
    <w:p w:rsidR="004A0B2D" w:rsidRPr="004A0B2D" w:rsidRDefault="004A0B2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是什么原因导致了人才的留下或离开？（问答</w:t>
      </w:r>
      <w:r w:rsidR="008E1430">
        <w:rPr>
          <w:rFonts w:ascii="微软雅黑" w:eastAsia="微软雅黑" w:hAnsi="微软雅黑" w:hint="eastAsia"/>
          <w:sz w:val="20"/>
          <w:szCs w:val="20"/>
        </w:rPr>
        <w:t>题</w:t>
      </w:r>
      <w:r>
        <w:rPr>
          <w:rFonts w:ascii="微软雅黑" w:eastAsia="微软雅黑" w:hAnsi="微软雅黑" w:hint="eastAsia"/>
          <w:sz w:val="20"/>
          <w:szCs w:val="20"/>
        </w:rPr>
        <w:t>）</w:t>
      </w:r>
    </w:p>
    <w:p w:rsidR="004A0B2D" w:rsidRDefault="00831335" w:rsidP="00D93963">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666432" behindDoc="0" locked="0" layoutInCell="1" allowOverlap="1">
                <wp:simplePos x="0" y="0"/>
                <wp:positionH relativeFrom="margin">
                  <wp:align>left</wp:align>
                </wp:positionH>
                <wp:positionV relativeFrom="paragraph">
                  <wp:posOffset>152400</wp:posOffset>
                </wp:positionV>
                <wp:extent cx="5162550" cy="819150"/>
                <wp:effectExtent l="0" t="0" r="19050" b="19050"/>
                <wp:wrapNone/>
                <wp:docPr id="11" name="文本框 11"/>
                <wp:cNvGraphicFramePr/>
                <a:graphic xmlns:a="http://schemas.openxmlformats.org/drawingml/2006/main">
                  <a:graphicData uri="http://schemas.microsoft.com/office/word/2010/wordprocessingShape">
                    <wps:wsp>
                      <wps:cNvSpPr txBox="1"/>
                      <wps:spPr>
                        <a:xfrm>
                          <a:off x="0" y="0"/>
                          <a:ext cx="5162550" cy="819150"/>
                        </a:xfrm>
                        <a:prstGeom prst="rect">
                          <a:avLst/>
                        </a:prstGeom>
                        <a:solidFill>
                          <a:schemeClr val="lt1"/>
                        </a:solidFill>
                        <a:ln w="6350">
                          <a:solidFill>
                            <a:prstClr val="black"/>
                          </a:solidFill>
                        </a:ln>
                      </wps:spPr>
                      <wps:txbx>
                        <w:txbxContent>
                          <w:p w:rsidR="00E069B4" w:rsidRDefault="00E069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文本框 11" o:spid="_x0000_s1036" type="#_x0000_t202" style="position:absolute;left:0;text-align:left;margin-left:0;margin-top:12pt;width:406.5pt;height:64.5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" fillcolor="white [3201]" strokeweight=".5pt">
                <v:textbox>
                  <w:txbxContent>
                    <w:p w:rsidR="00E069B4" w:rsidRDefault="00E069B4"/>
                  </w:txbxContent>
                </v:textbox>
                <w10:wrap anchorx="margin"/>
              </v:shape>
            </w:pict>
          </mc:Fallback>
        </mc:AlternateContent>
      </w:r>
    </w:p>
    <w:p w:rsidR="00211055" w:rsidRDefault="00211055" w:rsidP="00D93963">
      <w:pPr>
        <w:spacing w:line="360" w:lineRule="exact"/>
        <w:rPr>
          <w:rFonts w:ascii="微软雅黑" w:eastAsia="微软雅黑" w:hAnsi="微软雅黑"/>
          <w:sz w:val="20"/>
          <w:szCs w:val="20"/>
        </w:rPr>
      </w:pPr>
    </w:p>
    <w:p w:rsidR="004A0B2D" w:rsidRDefault="004A0B2D" w:rsidP="00D93963">
      <w:pPr>
        <w:spacing w:line="360" w:lineRule="exact"/>
        <w:rPr>
          <w:rFonts w:ascii="微软雅黑" w:eastAsia="微软雅黑" w:hAnsi="微软雅黑"/>
          <w:sz w:val="20"/>
          <w:szCs w:val="20"/>
        </w:rPr>
      </w:pPr>
    </w:p>
    <w:p w:rsidR="00831335" w:rsidRDefault="00831335" w:rsidP="00D93963">
      <w:pPr>
        <w:spacing w:line="360" w:lineRule="exact"/>
        <w:rPr>
          <w:rFonts w:ascii="微软雅黑" w:eastAsia="微软雅黑" w:hAnsi="微软雅黑"/>
          <w:sz w:val="20"/>
          <w:szCs w:val="20"/>
        </w:rPr>
      </w:pPr>
    </w:p>
    <w:p w:rsidR="00831335" w:rsidRDefault="00831335" w:rsidP="00831335">
      <w:pPr>
        <w:spacing w:line="360" w:lineRule="exact"/>
        <w:rPr>
          <w:rFonts w:ascii="微软雅黑" w:eastAsia="微软雅黑" w:hAnsi="微软雅黑"/>
          <w:sz w:val="20"/>
          <w:szCs w:val="20"/>
        </w:rPr>
      </w:pPr>
    </w:p>
    <w:p w:rsidR="00831335" w:rsidRDefault="00831335" w:rsidP="00831335">
      <w:pPr>
        <w:spacing w:line="360" w:lineRule="exact"/>
        <w:rPr>
          <w:rFonts w:ascii="微软雅黑" w:eastAsia="微软雅黑" w:hAnsi="微软雅黑"/>
          <w:sz w:val="20"/>
          <w:szCs w:val="20"/>
        </w:rPr>
      </w:pPr>
      <w:r>
        <w:rPr>
          <w:rFonts w:ascii="微软雅黑" w:eastAsia="微软雅黑" w:hAnsi="微软雅黑" w:hint="eastAsia"/>
          <w:sz w:val="20"/>
          <w:szCs w:val="20"/>
        </w:rPr>
        <w:t>反馈：谢谢你的回答！请继续我们的测验。</w:t>
      </w:r>
    </w:p>
    <w:p w:rsidR="00211055" w:rsidRPr="00831335" w:rsidRDefault="00211055" w:rsidP="00D93963">
      <w:pPr>
        <w:spacing w:line="360" w:lineRule="exact"/>
        <w:rPr>
          <w:rFonts w:ascii="微软雅黑" w:eastAsia="微软雅黑" w:hAnsi="微软雅黑"/>
          <w:sz w:val="20"/>
          <w:szCs w:val="20"/>
        </w:rPr>
      </w:pPr>
    </w:p>
    <w:p w:rsidR="00211055" w:rsidRPr="00211055" w:rsidRDefault="005A41D9" w:rsidP="00D93963">
      <w:pPr>
        <w:spacing w:line="360" w:lineRule="exact"/>
        <w:rPr>
          <w:rFonts w:ascii="微软雅黑" w:eastAsia="微软雅黑" w:hAnsi="微软雅黑"/>
          <w:b/>
          <w:sz w:val="20"/>
          <w:szCs w:val="20"/>
        </w:rPr>
      </w:pPr>
      <w:bookmarkStart w:id="430" w:name="_Hlk520378876"/>
      <w:r>
        <w:rPr>
          <w:rFonts w:ascii="微软雅黑" w:eastAsia="微软雅黑" w:hAnsi="微软雅黑" w:hint="eastAsia"/>
          <w:b/>
          <w:sz w:val="20"/>
          <w:szCs w:val="20"/>
        </w:rPr>
        <w:t>0</w:t>
      </w:r>
      <w:r w:rsidR="001750AF">
        <w:rPr>
          <w:rFonts w:ascii="微软雅黑" w:eastAsia="微软雅黑" w:hAnsi="微软雅黑"/>
          <w:b/>
          <w:sz w:val="20"/>
          <w:szCs w:val="20"/>
        </w:rPr>
        <w:t>6</w:t>
      </w:r>
      <w:r>
        <w:rPr>
          <w:rFonts w:ascii="微软雅黑" w:eastAsia="微软雅黑" w:hAnsi="微软雅黑"/>
          <w:b/>
          <w:sz w:val="20"/>
          <w:szCs w:val="20"/>
        </w:rPr>
        <w:t>U03a</w:t>
      </w:r>
      <w:r w:rsidR="008E1430">
        <w:rPr>
          <w:rFonts w:ascii="微软雅黑" w:eastAsia="微软雅黑" w:hAnsi="微软雅黑" w:hint="eastAsia"/>
          <w:b/>
          <w:sz w:val="20"/>
          <w:szCs w:val="20"/>
        </w:rPr>
        <w:t>请思考</w:t>
      </w:r>
      <w:r w:rsidR="00211055" w:rsidRPr="00211055">
        <w:rPr>
          <w:rFonts w:ascii="微软雅黑" w:eastAsia="微软雅黑" w:hAnsi="微软雅黑" w:hint="eastAsia"/>
          <w:b/>
          <w:sz w:val="20"/>
          <w:szCs w:val="20"/>
        </w:rPr>
        <w:t>：</w:t>
      </w:r>
      <w:r w:rsidR="00D550D4">
        <w:rPr>
          <w:rFonts w:ascii="微软雅黑" w:eastAsia="微软雅黑" w:hAnsi="微软雅黑" w:hint="eastAsia"/>
          <w:b/>
          <w:sz w:val="20"/>
          <w:szCs w:val="20"/>
        </w:rPr>
        <w:t>怎</w:t>
      </w:r>
      <w:r w:rsidR="007E3ECD">
        <w:rPr>
          <w:rFonts w:ascii="微软雅黑" w:eastAsia="微软雅黑" w:hAnsi="微软雅黑" w:hint="eastAsia"/>
          <w:b/>
          <w:sz w:val="20"/>
          <w:szCs w:val="20"/>
        </w:rPr>
        <w:t>样留住人才</w:t>
      </w:r>
      <w:r w:rsidR="00211055" w:rsidRPr="00211055">
        <w:rPr>
          <w:rFonts w:ascii="微软雅黑" w:eastAsia="微软雅黑" w:hAnsi="微软雅黑" w:hint="eastAsia"/>
          <w:b/>
          <w:sz w:val="20"/>
          <w:szCs w:val="20"/>
        </w:rPr>
        <w:t>？</w:t>
      </w:r>
    </w:p>
    <w:bookmarkEnd w:id="430"/>
    <w:p w:rsidR="00211055" w:rsidRDefault="00211055"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你运用了</w:t>
      </w:r>
      <w:r w:rsidR="007E3ECD">
        <w:rPr>
          <w:rFonts w:ascii="微软雅黑" w:eastAsia="微软雅黑" w:hAnsi="微软雅黑" w:hint="eastAsia"/>
          <w:sz w:val="20"/>
          <w:szCs w:val="20"/>
        </w:rPr>
        <w:t>或应该用</w:t>
      </w:r>
      <w:r>
        <w:rPr>
          <w:rFonts w:ascii="微软雅黑" w:eastAsia="微软雅黑" w:hAnsi="微软雅黑" w:hint="eastAsia"/>
          <w:sz w:val="20"/>
          <w:szCs w:val="20"/>
        </w:rPr>
        <w:t>哪种方法</w:t>
      </w:r>
      <w:r w:rsidR="00D550D4">
        <w:rPr>
          <w:rFonts w:ascii="微软雅黑" w:eastAsia="微软雅黑" w:hAnsi="微软雅黑" w:hint="eastAsia"/>
          <w:sz w:val="20"/>
          <w:szCs w:val="20"/>
        </w:rPr>
        <w:t>/工具</w:t>
      </w:r>
      <w:r>
        <w:rPr>
          <w:rFonts w:ascii="微软雅黑" w:eastAsia="微软雅黑" w:hAnsi="微软雅黑" w:hint="eastAsia"/>
          <w:sz w:val="20"/>
          <w:szCs w:val="20"/>
        </w:rPr>
        <w:t>来</w:t>
      </w:r>
      <w:r w:rsidR="007E3ECD">
        <w:rPr>
          <w:rFonts w:ascii="微软雅黑" w:eastAsia="微软雅黑" w:hAnsi="微软雅黑" w:hint="eastAsia"/>
          <w:sz w:val="20"/>
          <w:szCs w:val="20"/>
        </w:rPr>
        <w:t>留住人才</w:t>
      </w:r>
      <w:r>
        <w:rPr>
          <w:rFonts w:ascii="微软雅黑" w:eastAsia="微软雅黑" w:hAnsi="微软雅黑" w:hint="eastAsia"/>
          <w:sz w:val="20"/>
          <w:szCs w:val="20"/>
        </w:rPr>
        <w:t>？</w:t>
      </w:r>
      <w:r w:rsidR="00831335">
        <w:rPr>
          <w:rFonts w:ascii="微软雅黑" w:eastAsia="微软雅黑" w:hAnsi="微软雅黑" w:hint="eastAsia"/>
          <w:sz w:val="20"/>
          <w:szCs w:val="20"/>
        </w:rPr>
        <w:t>请简述你是怎么做的。</w:t>
      </w:r>
      <w:r w:rsidR="007E3ECD">
        <w:rPr>
          <w:rFonts w:ascii="微软雅黑" w:eastAsia="微软雅黑" w:hAnsi="微软雅黑" w:hint="eastAsia"/>
          <w:sz w:val="20"/>
          <w:szCs w:val="20"/>
        </w:rPr>
        <w:t>（问答</w:t>
      </w:r>
      <w:r w:rsidR="008E1430">
        <w:rPr>
          <w:rFonts w:ascii="微软雅黑" w:eastAsia="微软雅黑" w:hAnsi="微软雅黑" w:hint="eastAsia"/>
          <w:sz w:val="20"/>
          <w:szCs w:val="20"/>
        </w:rPr>
        <w:t>题</w:t>
      </w:r>
      <w:r w:rsidR="007E3ECD">
        <w:rPr>
          <w:rFonts w:ascii="微软雅黑" w:eastAsia="微软雅黑" w:hAnsi="微软雅黑" w:hint="eastAsia"/>
          <w:sz w:val="20"/>
          <w:szCs w:val="20"/>
        </w:rPr>
        <w:t>）</w:t>
      </w:r>
    </w:p>
    <w:p w:rsidR="00211055" w:rsidRDefault="00831335" w:rsidP="00D93963">
      <w:pPr>
        <w:spacing w:line="360" w:lineRule="exact"/>
        <w:rPr>
          <w:rFonts w:ascii="微软雅黑" w:eastAsia="微软雅黑" w:hAnsi="微软雅黑"/>
          <w:sz w:val="20"/>
          <w:szCs w:val="20"/>
        </w:rPr>
      </w:pPr>
      <w:r>
        <w:rPr>
          <w:rFonts w:ascii="微软雅黑" w:eastAsia="微软雅黑" w:hAnsi="微软雅黑"/>
          <w:noProof/>
          <w:sz w:val="20"/>
          <w:szCs w:val="20"/>
        </w:rPr>
        <mc:AlternateContent>
          <mc:Choice Requires="wps">
            <w:drawing>
              <wp:anchor distT="0" distB="0" distL="114300" distR="114300" simplePos="0" relativeHeight="251668480" behindDoc="0" locked="0" layoutInCell="1" allowOverlap="1" wp14:anchorId="6030ADC2" wp14:editId="4686D08E">
                <wp:simplePos x="0" y="0"/>
                <wp:positionH relativeFrom="margin">
                  <wp:align>left</wp:align>
                </wp:positionH>
                <wp:positionV relativeFrom="paragraph">
                  <wp:posOffset>170815</wp:posOffset>
                </wp:positionV>
                <wp:extent cx="5162550" cy="819150"/>
                <wp:effectExtent l="0" t="0" r="19050" b="19050"/>
                <wp:wrapNone/>
                <wp:docPr id="12" name="文本框 12"/>
                <wp:cNvGraphicFramePr/>
                <a:graphic xmlns:a="http://schemas.openxmlformats.org/drawingml/2006/main">
                  <a:graphicData uri="http://schemas.microsoft.com/office/word/2010/wordprocessingShape">
                    <wps:wsp>
                      <wps:cNvSpPr txBox="1"/>
                      <wps:spPr>
                        <a:xfrm>
                          <a:off x="0" y="0"/>
                          <a:ext cx="5162550" cy="819150"/>
                        </a:xfrm>
                        <a:prstGeom prst="rect">
                          <a:avLst/>
                        </a:prstGeom>
                        <a:solidFill>
                          <a:sysClr val="window" lastClr="FFFFFF"/>
                        </a:solidFill>
                        <a:ln w="6350">
                          <a:solidFill>
                            <a:prstClr val="black"/>
                          </a:solidFill>
                        </a:ln>
                      </wps:spPr>
                      <wps:txbx>
                        <w:txbxContent>
                          <w:p w:rsidR="00E069B4" w:rsidRDefault="00E069B4" w:rsidP="007E3E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30ADC2" id="文本框 12" o:spid="_x0000_s1037" type="#_x0000_t202" style="position:absolute;left:0;text-align:left;margin-left:0;margin-top:13.45pt;width:406.5pt;height:64.5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" fillcolor="window" strokeweight=".5pt">
                <v:textbox>
                  <w:txbxContent>
                    <w:p w:rsidR="00E069B4" w:rsidRDefault="00E069B4" w:rsidP="007E3ECD"/>
                  </w:txbxContent>
                </v:textbox>
                <w10:wrap anchorx="margin"/>
              </v:shape>
            </w:pict>
          </mc:Fallback>
        </mc:AlternateContent>
      </w:r>
    </w:p>
    <w:p w:rsidR="00211055" w:rsidRDefault="00211055" w:rsidP="00D93963">
      <w:pPr>
        <w:spacing w:line="360" w:lineRule="exact"/>
        <w:rPr>
          <w:rFonts w:ascii="微软雅黑" w:eastAsia="微软雅黑" w:hAnsi="微软雅黑"/>
          <w:sz w:val="20"/>
          <w:szCs w:val="20"/>
        </w:rPr>
      </w:pPr>
    </w:p>
    <w:p w:rsidR="00211055" w:rsidRDefault="00211055" w:rsidP="00D93963">
      <w:pPr>
        <w:spacing w:line="360" w:lineRule="exact"/>
        <w:rPr>
          <w:rFonts w:ascii="微软雅黑" w:eastAsia="微软雅黑" w:hAnsi="微软雅黑"/>
          <w:sz w:val="20"/>
          <w:szCs w:val="20"/>
        </w:rPr>
      </w:pPr>
    </w:p>
    <w:p w:rsidR="00831335" w:rsidRDefault="00831335" w:rsidP="00D93963">
      <w:pPr>
        <w:spacing w:line="360" w:lineRule="exact"/>
        <w:rPr>
          <w:rFonts w:ascii="微软雅黑" w:eastAsia="微软雅黑" w:hAnsi="微软雅黑"/>
          <w:sz w:val="20"/>
          <w:szCs w:val="20"/>
        </w:rPr>
      </w:pPr>
    </w:p>
    <w:p w:rsidR="00831335" w:rsidRDefault="00831335" w:rsidP="00D93963">
      <w:pPr>
        <w:spacing w:line="360" w:lineRule="exact"/>
        <w:rPr>
          <w:rFonts w:ascii="微软雅黑" w:eastAsia="微软雅黑" w:hAnsi="微软雅黑"/>
          <w:sz w:val="20"/>
          <w:szCs w:val="20"/>
        </w:rPr>
      </w:pPr>
    </w:p>
    <w:p w:rsidR="00211055" w:rsidRDefault="007E3ECD" w:rsidP="00D93963">
      <w:pPr>
        <w:spacing w:line="360" w:lineRule="exact"/>
        <w:rPr>
          <w:rFonts w:ascii="微软雅黑" w:eastAsia="微软雅黑" w:hAnsi="微软雅黑"/>
          <w:sz w:val="20"/>
          <w:szCs w:val="20"/>
        </w:rPr>
      </w:pPr>
      <w:r>
        <w:rPr>
          <w:rFonts w:ascii="微软雅黑" w:eastAsia="微软雅黑" w:hAnsi="微软雅黑" w:hint="eastAsia"/>
          <w:sz w:val="20"/>
          <w:szCs w:val="20"/>
        </w:rPr>
        <w:t>反馈：谢谢你的回答</w:t>
      </w:r>
      <w:r w:rsidR="008B5691">
        <w:rPr>
          <w:rFonts w:ascii="微软雅黑" w:eastAsia="微软雅黑" w:hAnsi="微软雅黑" w:hint="eastAsia"/>
          <w:sz w:val="20"/>
          <w:szCs w:val="20"/>
        </w:rPr>
        <w:t>，希望你能运用课程中所学</w:t>
      </w:r>
      <w:r w:rsidR="008C3645">
        <w:rPr>
          <w:rFonts w:ascii="微软雅黑" w:eastAsia="微软雅黑" w:hAnsi="微软雅黑" w:hint="eastAsia"/>
          <w:sz w:val="20"/>
          <w:szCs w:val="20"/>
        </w:rPr>
        <w:t>到</w:t>
      </w:r>
      <w:r w:rsidR="008B5691">
        <w:rPr>
          <w:rFonts w:ascii="微软雅黑" w:eastAsia="微软雅黑" w:hAnsi="微软雅黑" w:hint="eastAsia"/>
          <w:sz w:val="20"/>
          <w:szCs w:val="20"/>
        </w:rPr>
        <w:t>的</w:t>
      </w:r>
      <w:proofErr w:type="gramStart"/>
      <w:r w:rsidR="008B5691">
        <w:rPr>
          <w:rFonts w:ascii="微软雅黑" w:eastAsia="微软雅黑" w:hAnsi="微软雅黑" w:hint="eastAsia"/>
          <w:sz w:val="20"/>
          <w:szCs w:val="20"/>
        </w:rPr>
        <w:t>留才方法</w:t>
      </w:r>
      <w:proofErr w:type="gramEnd"/>
      <w:r w:rsidR="008B5691">
        <w:rPr>
          <w:rFonts w:ascii="微软雅黑" w:eastAsia="微软雅黑" w:hAnsi="微软雅黑" w:hint="eastAsia"/>
          <w:sz w:val="20"/>
          <w:szCs w:val="20"/>
        </w:rPr>
        <w:t>成功留住你身边的人才！</w:t>
      </w:r>
    </w:p>
    <w:p w:rsidR="00211055" w:rsidRPr="00F919D7" w:rsidRDefault="00211055" w:rsidP="00D93963">
      <w:pPr>
        <w:spacing w:line="360" w:lineRule="exact"/>
        <w:rPr>
          <w:rFonts w:ascii="微软雅黑" w:eastAsia="微软雅黑" w:hAnsi="微软雅黑"/>
          <w:sz w:val="20"/>
          <w:szCs w:val="20"/>
        </w:rPr>
      </w:pPr>
    </w:p>
    <w:sectPr w:rsidR="00211055" w:rsidRPr="00F919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0515" w:rsidRDefault="00170515" w:rsidP="00407A2C">
      <w:r>
        <w:separator/>
      </w:r>
    </w:p>
  </w:endnote>
  <w:endnote w:type="continuationSeparator" w:id="0">
    <w:p w:rsidR="00170515" w:rsidRDefault="00170515" w:rsidP="00407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0515" w:rsidRDefault="00170515" w:rsidP="00407A2C">
      <w:r>
        <w:separator/>
      </w:r>
    </w:p>
  </w:footnote>
  <w:footnote w:type="continuationSeparator" w:id="0">
    <w:p w:rsidR="00170515" w:rsidRDefault="00170515" w:rsidP="00407A2C">
      <w:r>
        <w:continuationSeparator/>
      </w:r>
    </w:p>
  </w:footnote>
  <w:footnote w:id="1">
    <w:p w:rsidR="00E069B4" w:rsidRDefault="00E069B4" w:rsidP="00A72B68">
      <w:pPr>
        <w:pStyle w:val="af1"/>
      </w:pPr>
      <w:r>
        <w:rPr>
          <w:rStyle w:val="af3"/>
        </w:rPr>
        <w:footnoteRef/>
      </w:r>
      <w:r>
        <w:t xml:space="preserve"> </w:t>
      </w:r>
      <w:r>
        <w:rPr>
          <w:rFonts w:hint="eastAsia"/>
        </w:rPr>
        <w:t>孙清华</w:t>
      </w:r>
      <w:r>
        <w:rPr>
          <w:rFonts w:hint="eastAsia"/>
        </w:rPr>
        <w:t>.</w:t>
      </w:r>
      <w:r w:rsidRPr="00540AF0">
        <w:rPr>
          <w:rFonts w:hint="eastAsia"/>
        </w:rPr>
        <w:t xml:space="preserve"> </w:t>
      </w:r>
      <w:r w:rsidRPr="00540AF0">
        <w:rPr>
          <w:rFonts w:hint="eastAsia"/>
        </w:rPr>
        <w:t>战略人力资源管理视角下的核心员工保留模型</w:t>
      </w:r>
      <w:r>
        <w:rPr>
          <w:rFonts w:hint="eastAsia"/>
        </w:rPr>
        <w:t>.</w:t>
      </w:r>
      <w:r>
        <w:t>[J].</w:t>
      </w:r>
      <w:r>
        <w:rPr>
          <w:rFonts w:hint="eastAsia"/>
        </w:rPr>
        <w:t>东岳论丛</w:t>
      </w:r>
      <w:r>
        <w:t xml:space="preserve">.2008.3 </w:t>
      </w:r>
      <w:r>
        <w:rPr>
          <w:rFonts w:hint="eastAsia"/>
        </w:rPr>
        <w:t>第</w:t>
      </w:r>
      <w:r>
        <w:rPr>
          <w:rFonts w:hint="eastAsia"/>
        </w:rPr>
        <w:t>2</w:t>
      </w:r>
      <w:r>
        <w:t>9</w:t>
      </w:r>
      <w:r>
        <w:rPr>
          <w:rFonts w:hint="eastAsia"/>
        </w:rPr>
        <w:t>卷</w:t>
      </w:r>
      <w:r>
        <w:rPr>
          <w:rFonts w:hint="eastAsia"/>
        </w:rPr>
        <w:t>/</w:t>
      </w:r>
      <w:r>
        <w:rPr>
          <w:rFonts w:hint="eastAsia"/>
        </w:rPr>
        <w:t>第</w:t>
      </w:r>
      <w:r>
        <w:rPr>
          <w:rFonts w:hint="eastAsia"/>
        </w:rPr>
        <w:t>2</w:t>
      </w:r>
      <w:r>
        <w:rPr>
          <w:rFonts w:hint="eastAsia"/>
        </w:rPr>
        <w:t>期</w:t>
      </w:r>
      <w:r>
        <w:rPr>
          <w:rFonts w:hint="eastAsia"/>
        </w:rPr>
        <w:t xml:space="preserve"> </w:t>
      </w:r>
      <w:r>
        <w:t>p 90</w:t>
      </w:r>
    </w:p>
  </w:footnote>
  <w:footnote w:id="2">
    <w:p w:rsidR="00E069B4" w:rsidRPr="00AA0373" w:rsidRDefault="00E069B4">
      <w:pPr>
        <w:pStyle w:val="af1"/>
      </w:pPr>
      <w:r>
        <w:rPr>
          <w:rStyle w:val="af3"/>
        </w:rPr>
        <w:footnoteRef/>
      </w:r>
      <w:r>
        <w:t xml:space="preserve"> </w:t>
      </w:r>
      <w:r>
        <w:rPr>
          <w:rFonts w:hint="eastAsia"/>
        </w:rPr>
        <w:t>陈教授“员工保留”</w:t>
      </w:r>
      <w:r>
        <w:rPr>
          <w:rFonts w:hint="eastAsia"/>
        </w:rPr>
        <w:t>P</w:t>
      </w:r>
      <w:r>
        <w:t>PT p13</w:t>
      </w:r>
    </w:p>
  </w:footnote>
  <w:footnote w:id="3">
    <w:p w:rsidR="00E069B4" w:rsidRDefault="00E069B4">
      <w:pPr>
        <w:pStyle w:val="af1"/>
      </w:pPr>
      <w:r>
        <w:rPr>
          <w:rStyle w:val="af3"/>
        </w:rPr>
        <w:footnoteRef/>
      </w:r>
      <w:r>
        <w:t xml:space="preserve"> </w:t>
      </w:r>
      <w:r>
        <w:rPr>
          <w:rFonts w:hint="eastAsia"/>
        </w:rPr>
        <w:t>陈教授“员工保留”</w:t>
      </w:r>
      <w:r>
        <w:rPr>
          <w:rFonts w:hint="eastAsia"/>
        </w:rPr>
        <w:t>P</w:t>
      </w:r>
      <w:r>
        <w:t>PT p12</w:t>
      </w:r>
      <w:r>
        <w:rPr>
          <w:rFonts w:hint="eastAsia"/>
        </w:rPr>
        <w:t>、双因素理论</w:t>
      </w:r>
      <w:r>
        <w:rPr>
          <w:rFonts w:hint="eastAsia"/>
        </w:rPr>
        <w:t>P</w:t>
      </w:r>
      <w:r>
        <w:t>PT</w:t>
      </w:r>
    </w:p>
  </w:footnote>
  <w:footnote w:id="4">
    <w:p w:rsidR="00E069B4" w:rsidRDefault="00E069B4">
      <w:pPr>
        <w:pStyle w:val="af1"/>
      </w:pPr>
      <w:r>
        <w:rPr>
          <w:rStyle w:val="af3"/>
        </w:rPr>
        <w:footnoteRef/>
      </w:r>
      <w:r>
        <w:t xml:space="preserve"> </w:t>
      </w:r>
      <w:r>
        <w:rPr>
          <w:rFonts w:hint="eastAsia"/>
        </w:rPr>
        <w:t>陈教授人才保留模型</w:t>
      </w:r>
      <w:r>
        <w:rPr>
          <w:rFonts w:hint="eastAsia"/>
        </w:rPr>
        <w:t>P</w:t>
      </w:r>
      <w:r>
        <w:t>PT</w:t>
      </w:r>
    </w:p>
  </w:footnote>
  <w:footnote w:id="5">
    <w:p w:rsidR="00E069B4" w:rsidRDefault="00E069B4">
      <w:pPr>
        <w:pStyle w:val="af1"/>
      </w:pPr>
      <w:r>
        <w:rPr>
          <w:rStyle w:val="af3"/>
        </w:rPr>
        <w:footnoteRef/>
      </w:r>
      <w:r>
        <w:t xml:space="preserve"> </w:t>
      </w:r>
      <w:r>
        <w:rPr>
          <w:rFonts w:hint="eastAsia"/>
        </w:rPr>
        <w:t>陈教授“员工保留”</w:t>
      </w:r>
      <w:r>
        <w:rPr>
          <w:rFonts w:hint="eastAsia"/>
        </w:rPr>
        <w:t>P</w:t>
      </w:r>
      <w:r>
        <w:t>PT p14</w:t>
      </w:r>
    </w:p>
  </w:footnote>
  <w:footnote w:id="6">
    <w:p w:rsidR="00E069B4" w:rsidRDefault="00E069B4" w:rsidP="005B2F74">
      <w:pPr>
        <w:pStyle w:val="af1"/>
      </w:pPr>
      <w:r>
        <w:rPr>
          <w:rStyle w:val="af3"/>
        </w:rPr>
        <w:footnoteRef/>
      </w:r>
      <w:r>
        <w:t xml:space="preserve"> </w:t>
      </w:r>
      <w:r>
        <w:rPr>
          <w:rFonts w:hint="eastAsia"/>
        </w:rPr>
        <w:t>陈教授</w:t>
      </w:r>
      <w:r>
        <w:rPr>
          <w:rFonts w:hint="eastAsia"/>
        </w:rPr>
        <w:t>n</w:t>
      </w:r>
      <w:r>
        <w:t>on-HR HRM PPT p53</w:t>
      </w:r>
    </w:p>
  </w:footnote>
  <w:footnote w:id="7">
    <w:p w:rsidR="00E069B4" w:rsidRPr="000B3CD6" w:rsidRDefault="00E069B4" w:rsidP="005F7D4E">
      <w:pPr>
        <w:pStyle w:val="af1"/>
      </w:pPr>
      <w:r>
        <w:rPr>
          <w:rStyle w:val="af3"/>
        </w:rPr>
        <w:footnoteRef/>
      </w:r>
      <w:r>
        <w:t xml:space="preserve"> </w:t>
      </w:r>
      <w:r>
        <w:rPr>
          <w:rFonts w:hint="eastAsia"/>
        </w:rPr>
        <w:t>高振勇、赵心</w:t>
      </w:r>
      <w:r>
        <w:rPr>
          <w:rFonts w:hint="eastAsia"/>
        </w:rPr>
        <w:t>.</w:t>
      </w:r>
      <w:r>
        <w:rPr>
          <w:rFonts w:hint="eastAsia"/>
        </w:rPr>
        <w:t>如何做好离职员工管理</w:t>
      </w:r>
      <w:r>
        <w:rPr>
          <w:rFonts w:hint="eastAsia"/>
        </w:rPr>
        <w:t>.</w:t>
      </w:r>
      <w:r>
        <w:t>[J]</w:t>
      </w:r>
      <w:r>
        <w:rPr>
          <w:rFonts w:hint="eastAsia"/>
        </w:rPr>
        <w:t>中国人力资源开发</w:t>
      </w:r>
      <w:r>
        <w:rPr>
          <w:rFonts w:hint="eastAsia"/>
        </w:rPr>
        <w:t>.</w:t>
      </w:r>
      <w:r>
        <w:t>2013</w:t>
      </w:r>
      <w:r>
        <w:rPr>
          <w:rFonts w:hint="eastAsia"/>
        </w:rPr>
        <w:t>.0</w:t>
      </w:r>
      <w:r>
        <w:t>5</w:t>
      </w:r>
      <w:r>
        <w:rPr>
          <w:rFonts w:hint="eastAsia"/>
        </w:rPr>
        <w:t xml:space="preserve"> </w:t>
      </w:r>
      <w:r>
        <w:t>p31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996D45"/>
    <w:multiLevelType w:val="hybridMultilevel"/>
    <w:tmpl w:val="7294347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5263B90"/>
    <w:multiLevelType w:val="hybridMultilevel"/>
    <w:tmpl w:val="C7B01F5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78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43B11063"/>
    <w:multiLevelType w:val="hybridMultilevel"/>
    <w:tmpl w:val="D1FC47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948066A"/>
    <w:multiLevelType w:val="hybridMultilevel"/>
    <w:tmpl w:val="5D74BC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69647E1F"/>
    <w:multiLevelType w:val="hybridMultilevel"/>
    <w:tmpl w:val="98CA06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C3F7FD8"/>
    <w:multiLevelType w:val="hybridMultilevel"/>
    <w:tmpl w:val="949469C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F8A4A66"/>
    <w:multiLevelType w:val="hybridMultilevel"/>
    <w:tmpl w:val="C71AE6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5E525EF"/>
    <w:multiLevelType w:val="hybridMultilevel"/>
    <w:tmpl w:val="F8F43A7E"/>
    <w:lvl w:ilvl="0" w:tplc="63289406">
      <w:start w:val="1"/>
      <w:numFmt w:val="decimal"/>
      <w:lvlText w:val="%1."/>
      <w:lvlJc w:val="left"/>
      <w:pPr>
        <w:tabs>
          <w:tab w:val="num" w:pos="360"/>
        </w:tabs>
        <w:ind w:left="360" w:hanging="360"/>
      </w:pPr>
    </w:lvl>
    <w:lvl w:ilvl="1" w:tplc="4178E5DE" w:tentative="1">
      <w:start w:val="1"/>
      <w:numFmt w:val="decimal"/>
      <w:lvlText w:val="%2."/>
      <w:lvlJc w:val="left"/>
      <w:pPr>
        <w:tabs>
          <w:tab w:val="num" w:pos="1080"/>
        </w:tabs>
        <w:ind w:left="1080" w:hanging="360"/>
      </w:pPr>
    </w:lvl>
    <w:lvl w:ilvl="2" w:tplc="1BBE8AE4" w:tentative="1">
      <w:start w:val="1"/>
      <w:numFmt w:val="decimal"/>
      <w:lvlText w:val="%3."/>
      <w:lvlJc w:val="left"/>
      <w:pPr>
        <w:tabs>
          <w:tab w:val="num" w:pos="1800"/>
        </w:tabs>
        <w:ind w:left="1800" w:hanging="360"/>
      </w:pPr>
    </w:lvl>
    <w:lvl w:ilvl="3" w:tplc="B754A06E" w:tentative="1">
      <w:start w:val="1"/>
      <w:numFmt w:val="decimal"/>
      <w:lvlText w:val="%4."/>
      <w:lvlJc w:val="left"/>
      <w:pPr>
        <w:tabs>
          <w:tab w:val="num" w:pos="2520"/>
        </w:tabs>
        <w:ind w:left="2520" w:hanging="360"/>
      </w:pPr>
    </w:lvl>
    <w:lvl w:ilvl="4" w:tplc="1DF6C5F2" w:tentative="1">
      <w:start w:val="1"/>
      <w:numFmt w:val="decimal"/>
      <w:lvlText w:val="%5."/>
      <w:lvlJc w:val="left"/>
      <w:pPr>
        <w:tabs>
          <w:tab w:val="num" w:pos="3240"/>
        </w:tabs>
        <w:ind w:left="3240" w:hanging="360"/>
      </w:pPr>
    </w:lvl>
    <w:lvl w:ilvl="5" w:tplc="58844764" w:tentative="1">
      <w:start w:val="1"/>
      <w:numFmt w:val="decimal"/>
      <w:lvlText w:val="%6."/>
      <w:lvlJc w:val="left"/>
      <w:pPr>
        <w:tabs>
          <w:tab w:val="num" w:pos="3960"/>
        </w:tabs>
        <w:ind w:left="3960" w:hanging="360"/>
      </w:pPr>
    </w:lvl>
    <w:lvl w:ilvl="6" w:tplc="4CCC9CFE" w:tentative="1">
      <w:start w:val="1"/>
      <w:numFmt w:val="decimal"/>
      <w:lvlText w:val="%7."/>
      <w:lvlJc w:val="left"/>
      <w:pPr>
        <w:tabs>
          <w:tab w:val="num" w:pos="4680"/>
        </w:tabs>
        <w:ind w:left="4680" w:hanging="360"/>
      </w:pPr>
    </w:lvl>
    <w:lvl w:ilvl="7" w:tplc="3198FCB2" w:tentative="1">
      <w:start w:val="1"/>
      <w:numFmt w:val="decimal"/>
      <w:lvlText w:val="%8."/>
      <w:lvlJc w:val="left"/>
      <w:pPr>
        <w:tabs>
          <w:tab w:val="num" w:pos="5400"/>
        </w:tabs>
        <w:ind w:left="5400" w:hanging="360"/>
      </w:pPr>
    </w:lvl>
    <w:lvl w:ilvl="8" w:tplc="D65C48BA" w:tentative="1">
      <w:start w:val="1"/>
      <w:numFmt w:val="decimal"/>
      <w:lvlText w:val="%9."/>
      <w:lvlJc w:val="left"/>
      <w:pPr>
        <w:tabs>
          <w:tab w:val="num" w:pos="6120"/>
        </w:tabs>
        <w:ind w:left="6120" w:hanging="360"/>
      </w:pPr>
    </w:lvl>
  </w:abstractNum>
  <w:abstractNum w:abstractNumId="8" w15:restartNumberingAfterBreak="0">
    <w:nsid w:val="772933FC"/>
    <w:multiLevelType w:val="hybridMultilevel"/>
    <w:tmpl w:val="2CE8477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A10779E"/>
    <w:multiLevelType w:val="hybridMultilevel"/>
    <w:tmpl w:val="584026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8"/>
  </w:num>
  <w:num w:numId="3">
    <w:abstractNumId w:val="2"/>
  </w:num>
  <w:num w:numId="4">
    <w:abstractNumId w:val="6"/>
  </w:num>
  <w:num w:numId="5">
    <w:abstractNumId w:val="5"/>
  </w:num>
  <w:num w:numId="6">
    <w:abstractNumId w:val="4"/>
  </w:num>
  <w:num w:numId="7">
    <w:abstractNumId w:val="7"/>
  </w:num>
  <w:num w:numId="8">
    <w:abstractNumId w:val="9"/>
  </w:num>
  <w:num w:numId="9">
    <w:abstractNumId w:val="0"/>
  </w:num>
  <w:num w:numId="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赵 燕君">
    <w15:presenceInfo w15:providerId="None" w15:userId="赵 燕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6A93"/>
    <w:rsid w:val="00001027"/>
    <w:rsid w:val="00001A1B"/>
    <w:rsid w:val="00001F73"/>
    <w:rsid w:val="0000370F"/>
    <w:rsid w:val="00011479"/>
    <w:rsid w:val="000115B6"/>
    <w:rsid w:val="00011AF2"/>
    <w:rsid w:val="00016A5D"/>
    <w:rsid w:val="00017CAB"/>
    <w:rsid w:val="000300E0"/>
    <w:rsid w:val="000303D9"/>
    <w:rsid w:val="00032D30"/>
    <w:rsid w:val="0003515A"/>
    <w:rsid w:val="0003651E"/>
    <w:rsid w:val="000433F1"/>
    <w:rsid w:val="00043F5C"/>
    <w:rsid w:val="0004684D"/>
    <w:rsid w:val="00046BAA"/>
    <w:rsid w:val="00051993"/>
    <w:rsid w:val="0005286F"/>
    <w:rsid w:val="00052BFE"/>
    <w:rsid w:val="000608B2"/>
    <w:rsid w:val="00065C29"/>
    <w:rsid w:val="000719D2"/>
    <w:rsid w:val="00072A46"/>
    <w:rsid w:val="000811B2"/>
    <w:rsid w:val="00081591"/>
    <w:rsid w:val="000823A2"/>
    <w:rsid w:val="00082F2A"/>
    <w:rsid w:val="0008469E"/>
    <w:rsid w:val="0009066E"/>
    <w:rsid w:val="00092FF8"/>
    <w:rsid w:val="0009526D"/>
    <w:rsid w:val="000A0792"/>
    <w:rsid w:val="000A170B"/>
    <w:rsid w:val="000A3D8E"/>
    <w:rsid w:val="000B1B1D"/>
    <w:rsid w:val="000B1E05"/>
    <w:rsid w:val="000B3CD6"/>
    <w:rsid w:val="000B6AD8"/>
    <w:rsid w:val="000C3443"/>
    <w:rsid w:val="000C3929"/>
    <w:rsid w:val="000C456D"/>
    <w:rsid w:val="000D3E0B"/>
    <w:rsid w:val="000D4443"/>
    <w:rsid w:val="000D715C"/>
    <w:rsid w:val="000E10A7"/>
    <w:rsid w:val="000E2685"/>
    <w:rsid w:val="000E307A"/>
    <w:rsid w:val="000E35EC"/>
    <w:rsid w:val="000E448C"/>
    <w:rsid w:val="000F0301"/>
    <w:rsid w:val="000F32ED"/>
    <w:rsid w:val="000F6D28"/>
    <w:rsid w:val="00103063"/>
    <w:rsid w:val="00121D6C"/>
    <w:rsid w:val="00122CD0"/>
    <w:rsid w:val="00134684"/>
    <w:rsid w:val="00135252"/>
    <w:rsid w:val="00136917"/>
    <w:rsid w:val="00145220"/>
    <w:rsid w:val="00145F91"/>
    <w:rsid w:val="00152D8B"/>
    <w:rsid w:val="00153739"/>
    <w:rsid w:val="001607C3"/>
    <w:rsid w:val="00170515"/>
    <w:rsid w:val="00173680"/>
    <w:rsid w:val="001750AF"/>
    <w:rsid w:val="001824BF"/>
    <w:rsid w:val="00191EE4"/>
    <w:rsid w:val="001A20FF"/>
    <w:rsid w:val="001A2DAE"/>
    <w:rsid w:val="001A3B87"/>
    <w:rsid w:val="001A4362"/>
    <w:rsid w:val="001A52FE"/>
    <w:rsid w:val="001A6A93"/>
    <w:rsid w:val="001B0CBF"/>
    <w:rsid w:val="001C1A71"/>
    <w:rsid w:val="001D2CF2"/>
    <w:rsid w:val="001D2FED"/>
    <w:rsid w:val="001D318A"/>
    <w:rsid w:val="001D3A5A"/>
    <w:rsid w:val="001D6758"/>
    <w:rsid w:val="001D746A"/>
    <w:rsid w:val="001E1046"/>
    <w:rsid w:val="001E6C19"/>
    <w:rsid w:val="001E7B70"/>
    <w:rsid w:val="001F33B8"/>
    <w:rsid w:val="001F3595"/>
    <w:rsid w:val="001F5354"/>
    <w:rsid w:val="00200CD8"/>
    <w:rsid w:val="002105E5"/>
    <w:rsid w:val="002108FB"/>
    <w:rsid w:val="00210C8A"/>
    <w:rsid w:val="00211055"/>
    <w:rsid w:val="0021221E"/>
    <w:rsid w:val="00213961"/>
    <w:rsid w:val="0021422B"/>
    <w:rsid w:val="0022402A"/>
    <w:rsid w:val="0022430C"/>
    <w:rsid w:val="0023170A"/>
    <w:rsid w:val="002322EF"/>
    <w:rsid w:val="002366FE"/>
    <w:rsid w:val="00236C8A"/>
    <w:rsid w:val="002375E2"/>
    <w:rsid w:val="002434D7"/>
    <w:rsid w:val="002505B6"/>
    <w:rsid w:val="00252757"/>
    <w:rsid w:val="00252B1D"/>
    <w:rsid w:val="00254A9E"/>
    <w:rsid w:val="002618BD"/>
    <w:rsid w:val="00262ADB"/>
    <w:rsid w:val="00265B59"/>
    <w:rsid w:val="0027192B"/>
    <w:rsid w:val="00273759"/>
    <w:rsid w:val="0027408A"/>
    <w:rsid w:val="002770A5"/>
    <w:rsid w:val="00281914"/>
    <w:rsid w:val="00282767"/>
    <w:rsid w:val="00283E20"/>
    <w:rsid w:val="00292228"/>
    <w:rsid w:val="00295AAB"/>
    <w:rsid w:val="002A0497"/>
    <w:rsid w:val="002A11CB"/>
    <w:rsid w:val="002A5946"/>
    <w:rsid w:val="002C2CA2"/>
    <w:rsid w:val="002C2D24"/>
    <w:rsid w:val="002C5D02"/>
    <w:rsid w:val="002C7F32"/>
    <w:rsid w:val="002D1E76"/>
    <w:rsid w:val="002E0F91"/>
    <w:rsid w:val="002E19DA"/>
    <w:rsid w:val="002E1F26"/>
    <w:rsid w:val="002E35A5"/>
    <w:rsid w:val="002F0346"/>
    <w:rsid w:val="002F7DB6"/>
    <w:rsid w:val="003027CA"/>
    <w:rsid w:val="00302FA4"/>
    <w:rsid w:val="00317AAD"/>
    <w:rsid w:val="00332B22"/>
    <w:rsid w:val="0033396F"/>
    <w:rsid w:val="00336A48"/>
    <w:rsid w:val="00345312"/>
    <w:rsid w:val="0034588B"/>
    <w:rsid w:val="003468D4"/>
    <w:rsid w:val="00351417"/>
    <w:rsid w:val="003543FA"/>
    <w:rsid w:val="003546E6"/>
    <w:rsid w:val="00354C08"/>
    <w:rsid w:val="00362232"/>
    <w:rsid w:val="00365173"/>
    <w:rsid w:val="00366F3D"/>
    <w:rsid w:val="00370D5E"/>
    <w:rsid w:val="00372215"/>
    <w:rsid w:val="003743D6"/>
    <w:rsid w:val="003764E4"/>
    <w:rsid w:val="0038719C"/>
    <w:rsid w:val="003960B0"/>
    <w:rsid w:val="003A210E"/>
    <w:rsid w:val="003A2315"/>
    <w:rsid w:val="003A2902"/>
    <w:rsid w:val="003A406C"/>
    <w:rsid w:val="003A715B"/>
    <w:rsid w:val="003C22E8"/>
    <w:rsid w:val="003D2707"/>
    <w:rsid w:val="003D3F74"/>
    <w:rsid w:val="003D5349"/>
    <w:rsid w:val="003D5733"/>
    <w:rsid w:val="003E3578"/>
    <w:rsid w:val="003E677F"/>
    <w:rsid w:val="003E6B59"/>
    <w:rsid w:val="004006C9"/>
    <w:rsid w:val="004009B2"/>
    <w:rsid w:val="00404BD8"/>
    <w:rsid w:val="00407A2C"/>
    <w:rsid w:val="00412C94"/>
    <w:rsid w:val="00416DDE"/>
    <w:rsid w:val="0042264B"/>
    <w:rsid w:val="00423C2F"/>
    <w:rsid w:val="00426F05"/>
    <w:rsid w:val="0043015D"/>
    <w:rsid w:val="00430E76"/>
    <w:rsid w:val="0043286B"/>
    <w:rsid w:val="00434422"/>
    <w:rsid w:val="00436FB7"/>
    <w:rsid w:val="00440EB9"/>
    <w:rsid w:val="0044399E"/>
    <w:rsid w:val="00445DDB"/>
    <w:rsid w:val="00453C53"/>
    <w:rsid w:val="00454CBC"/>
    <w:rsid w:val="00460F4D"/>
    <w:rsid w:val="00464003"/>
    <w:rsid w:val="0046488A"/>
    <w:rsid w:val="00466818"/>
    <w:rsid w:val="00472EF0"/>
    <w:rsid w:val="00474472"/>
    <w:rsid w:val="00474CDB"/>
    <w:rsid w:val="00474FFB"/>
    <w:rsid w:val="004754F2"/>
    <w:rsid w:val="00475C61"/>
    <w:rsid w:val="0047766A"/>
    <w:rsid w:val="00483A2E"/>
    <w:rsid w:val="00484737"/>
    <w:rsid w:val="00485165"/>
    <w:rsid w:val="0049105B"/>
    <w:rsid w:val="00494549"/>
    <w:rsid w:val="00495761"/>
    <w:rsid w:val="00495FBA"/>
    <w:rsid w:val="00496239"/>
    <w:rsid w:val="004A0B2D"/>
    <w:rsid w:val="004A65C5"/>
    <w:rsid w:val="004A71CF"/>
    <w:rsid w:val="004B13FE"/>
    <w:rsid w:val="004B2888"/>
    <w:rsid w:val="004B4AB4"/>
    <w:rsid w:val="004B5342"/>
    <w:rsid w:val="004B6B30"/>
    <w:rsid w:val="004B77CE"/>
    <w:rsid w:val="004C1561"/>
    <w:rsid w:val="004C1BEB"/>
    <w:rsid w:val="004C27A0"/>
    <w:rsid w:val="004C5CD8"/>
    <w:rsid w:val="004D7040"/>
    <w:rsid w:val="004F1186"/>
    <w:rsid w:val="004F4CA0"/>
    <w:rsid w:val="004F6A01"/>
    <w:rsid w:val="00500025"/>
    <w:rsid w:val="005002C5"/>
    <w:rsid w:val="0051282D"/>
    <w:rsid w:val="00512A9B"/>
    <w:rsid w:val="00513A71"/>
    <w:rsid w:val="0051400E"/>
    <w:rsid w:val="00534618"/>
    <w:rsid w:val="005369A2"/>
    <w:rsid w:val="00537B97"/>
    <w:rsid w:val="00540AF0"/>
    <w:rsid w:val="00542D94"/>
    <w:rsid w:val="00543C72"/>
    <w:rsid w:val="00553610"/>
    <w:rsid w:val="00557698"/>
    <w:rsid w:val="00560B5C"/>
    <w:rsid w:val="0056388D"/>
    <w:rsid w:val="00564A60"/>
    <w:rsid w:val="00565830"/>
    <w:rsid w:val="00572EC0"/>
    <w:rsid w:val="00574071"/>
    <w:rsid w:val="005747C2"/>
    <w:rsid w:val="005842F7"/>
    <w:rsid w:val="005900DE"/>
    <w:rsid w:val="005A00A2"/>
    <w:rsid w:val="005A3B2C"/>
    <w:rsid w:val="005A41D9"/>
    <w:rsid w:val="005A48F8"/>
    <w:rsid w:val="005A4BE6"/>
    <w:rsid w:val="005A53FD"/>
    <w:rsid w:val="005A59C3"/>
    <w:rsid w:val="005B2F74"/>
    <w:rsid w:val="005B7002"/>
    <w:rsid w:val="005D60DE"/>
    <w:rsid w:val="005D6ABD"/>
    <w:rsid w:val="005E0B0F"/>
    <w:rsid w:val="005E112C"/>
    <w:rsid w:val="005E2D85"/>
    <w:rsid w:val="005F3E33"/>
    <w:rsid w:val="005F5CE9"/>
    <w:rsid w:val="005F7D4E"/>
    <w:rsid w:val="00601F84"/>
    <w:rsid w:val="006036C5"/>
    <w:rsid w:val="00605C1C"/>
    <w:rsid w:val="0060736D"/>
    <w:rsid w:val="0061042F"/>
    <w:rsid w:val="006128CD"/>
    <w:rsid w:val="00613256"/>
    <w:rsid w:val="006236B6"/>
    <w:rsid w:val="006273AF"/>
    <w:rsid w:val="00634835"/>
    <w:rsid w:val="00634E11"/>
    <w:rsid w:val="006428FE"/>
    <w:rsid w:val="00647518"/>
    <w:rsid w:val="00647AD1"/>
    <w:rsid w:val="0065250E"/>
    <w:rsid w:val="006537AD"/>
    <w:rsid w:val="006617D5"/>
    <w:rsid w:val="006646E4"/>
    <w:rsid w:val="00667D07"/>
    <w:rsid w:val="0067017C"/>
    <w:rsid w:val="00671900"/>
    <w:rsid w:val="00676230"/>
    <w:rsid w:val="006801ED"/>
    <w:rsid w:val="0068123B"/>
    <w:rsid w:val="006815EB"/>
    <w:rsid w:val="0068448E"/>
    <w:rsid w:val="00685162"/>
    <w:rsid w:val="0068656F"/>
    <w:rsid w:val="0069399C"/>
    <w:rsid w:val="0069484F"/>
    <w:rsid w:val="00694D40"/>
    <w:rsid w:val="006A1943"/>
    <w:rsid w:val="006A52B2"/>
    <w:rsid w:val="006B59A2"/>
    <w:rsid w:val="006B613C"/>
    <w:rsid w:val="006C0BFC"/>
    <w:rsid w:val="006D145F"/>
    <w:rsid w:val="006D3576"/>
    <w:rsid w:val="006D5922"/>
    <w:rsid w:val="006E0A55"/>
    <w:rsid w:val="006E11FB"/>
    <w:rsid w:val="006E1EE1"/>
    <w:rsid w:val="006E21A8"/>
    <w:rsid w:val="006E3CC5"/>
    <w:rsid w:val="006E4306"/>
    <w:rsid w:val="006E6EAF"/>
    <w:rsid w:val="006E71E0"/>
    <w:rsid w:val="006F1F6A"/>
    <w:rsid w:val="006F5681"/>
    <w:rsid w:val="006F6FC5"/>
    <w:rsid w:val="00706E45"/>
    <w:rsid w:val="007124B8"/>
    <w:rsid w:val="00713DAC"/>
    <w:rsid w:val="00715A43"/>
    <w:rsid w:val="00721273"/>
    <w:rsid w:val="00723054"/>
    <w:rsid w:val="00723E10"/>
    <w:rsid w:val="00726E8A"/>
    <w:rsid w:val="00731D13"/>
    <w:rsid w:val="0073399D"/>
    <w:rsid w:val="00735DC3"/>
    <w:rsid w:val="007407F5"/>
    <w:rsid w:val="007464A5"/>
    <w:rsid w:val="00746CED"/>
    <w:rsid w:val="007471A1"/>
    <w:rsid w:val="0075420A"/>
    <w:rsid w:val="00765A22"/>
    <w:rsid w:val="00771DBB"/>
    <w:rsid w:val="00775646"/>
    <w:rsid w:val="00781576"/>
    <w:rsid w:val="00783377"/>
    <w:rsid w:val="00784C75"/>
    <w:rsid w:val="00785D72"/>
    <w:rsid w:val="007879F2"/>
    <w:rsid w:val="00790AC3"/>
    <w:rsid w:val="0079557E"/>
    <w:rsid w:val="00797148"/>
    <w:rsid w:val="007A4825"/>
    <w:rsid w:val="007B24DF"/>
    <w:rsid w:val="007B5773"/>
    <w:rsid w:val="007C2D2D"/>
    <w:rsid w:val="007D46E5"/>
    <w:rsid w:val="007D4C23"/>
    <w:rsid w:val="007D50A9"/>
    <w:rsid w:val="007D59D5"/>
    <w:rsid w:val="007E17C6"/>
    <w:rsid w:val="007E23A4"/>
    <w:rsid w:val="007E33C7"/>
    <w:rsid w:val="007E3ECD"/>
    <w:rsid w:val="007E519A"/>
    <w:rsid w:val="007F3E1B"/>
    <w:rsid w:val="007F424E"/>
    <w:rsid w:val="007F4D10"/>
    <w:rsid w:val="007F71B0"/>
    <w:rsid w:val="00800FAA"/>
    <w:rsid w:val="00802A8A"/>
    <w:rsid w:val="00804287"/>
    <w:rsid w:val="00807653"/>
    <w:rsid w:val="00810F58"/>
    <w:rsid w:val="00813FA0"/>
    <w:rsid w:val="00814657"/>
    <w:rsid w:val="00817C6E"/>
    <w:rsid w:val="00823787"/>
    <w:rsid w:val="00826981"/>
    <w:rsid w:val="0082721B"/>
    <w:rsid w:val="00830D7B"/>
    <w:rsid w:val="00831335"/>
    <w:rsid w:val="00832E0F"/>
    <w:rsid w:val="0083377C"/>
    <w:rsid w:val="00840CA9"/>
    <w:rsid w:val="008411AA"/>
    <w:rsid w:val="00842252"/>
    <w:rsid w:val="00846F46"/>
    <w:rsid w:val="00850B67"/>
    <w:rsid w:val="00850CBF"/>
    <w:rsid w:val="00862A7A"/>
    <w:rsid w:val="00866A7A"/>
    <w:rsid w:val="0087708F"/>
    <w:rsid w:val="008854B0"/>
    <w:rsid w:val="00886BE3"/>
    <w:rsid w:val="00886FF5"/>
    <w:rsid w:val="00893E47"/>
    <w:rsid w:val="00897218"/>
    <w:rsid w:val="008A17A0"/>
    <w:rsid w:val="008A23C4"/>
    <w:rsid w:val="008A305E"/>
    <w:rsid w:val="008A476D"/>
    <w:rsid w:val="008A4E70"/>
    <w:rsid w:val="008A5725"/>
    <w:rsid w:val="008A6597"/>
    <w:rsid w:val="008B2708"/>
    <w:rsid w:val="008B5691"/>
    <w:rsid w:val="008B67F4"/>
    <w:rsid w:val="008B6BF2"/>
    <w:rsid w:val="008B7F40"/>
    <w:rsid w:val="008C3645"/>
    <w:rsid w:val="008C7B16"/>
    <w:rsid w:val="008E0AB0"/>
    <w:rsid w:val="008E1430"/>
    <w:rsid w:val="008E63F8"/>
    <w:rsid w:val="008F1046"/>
    <w:rsid w:val="00903248"/>
    <w:rsid w:val="009041C5"/>
    <w:rsid w:val="00904FF4"/>
    <w:rsid w:val="009062A4"/>
    <w:rsid w:val="00907FA6"/>
    <w:rsid w:val="00911EB6"/>
    <w:rsid w:val="00912F73"/>
    <w:rsid w:val="0091395E"/>
    <w:rsid w:val="00917566"/>
    <w:rsid w:val="0092071B"/>
    <w:rsid w:val="00923F6E"/>
    <w:rsid w:val="009250B3"/>
    <w:rsid w:val="00926A3A"/>
    <w:rsid w:val="00927096"/>
    <w:rsid w:val="009301F9"/>
    <w:rsid w:val="00936C80"/>
    <w:rsid w:val="00942A21"/>
    <w:rsid w:val="0094363E"/>
    <w:rsid w:val="009442AE"/>
    <w:rsid w:val="00945F7C"/>
    <w:rsid w:val="00957180"/>
    <w:rsid w:val="00960B95"/>
    <w:rsid w:val="00963885"/>
    <w:rsid w:val="00970643"/>
    <w:rsid w:val="009721F5"/>
    <w:rsid w:val="00983114"/>
    <w:rsid w:val="009843E1"/>
    <w:rsid w:val="009851C7"/>
    <w:rsid w:val="00985332"/>
    <w:rsid w:val="00985F98"/>
    <w:rsid w:val="00986325"/>
    <w:rsid w:val="00992B38"/>
    <w:rsid w:val="009A3ADC"/>
    <w:rsid w:val="009B1AE4"/>
    <w:rsid w:val="009B2F64"/>
    <w:rsid w:val="009C1F43"/>
    <w:rsid w:val="009C6CB3"/>
    <w:rsid w:val="009C7231"/>
    <w:rsid w:val="009D0A2E"/>
    <w:rsid w:val="009D2FBA"/>
    <w:rsid w:val="009D430C"/>
    <w:rsid w:val="009D4704"/>
    <w:rsid w:val="009D748A"/>
    <w:rsid w:val="009D7959"/>
    <w:rsid w:val="009E4EBF"/>
    <w:rsid w:val="009F10EF"/>
    <w:rsid w:val="009F73A0"/>
    <w:rsid w:val="00A00C4D"/>
    <w:rsid w:val="00A05455"/>
    <w:rsid w:val="00A06A14"/>
    <w:rsid w:val="00A074B9"/>
    <w:rsid w:val="00A109BA"/>
    <w:rsid w:val="00A10FC4"/>
    <w:rsid w:val="00A12AB8"/>
    <w:rsid w:val="00A1305D"/>
    <w:rsid w:val="00A136DC"/>
    <w:rsid w:val="00A13703"/>
    <w:rsid w:val="00A1790A"/>
    <w:rsid w:val="00A20D56"/>
    <w:rsid w:val="00A216F8"/>
    <w:rsid w:val="00A226BB"/>
    <w:rsid w:val="00A3005B"/>
    <w:rsid w:val="00A30120"/>
    <w:rsid w:val="00A344C6"/>
    <w:rsid w:val="00A45B9A"/>
    <w:rsid w:val="00A51F70"/>
    <w:rsid w:val="00A552D6"/>
    <w:rsid w:val="00A56DBA"/>
    <w:rsid w:val="00A671F3"/>
    <w:rsid w:val="00A72B68"/>
    <w:rsid w:val="00A73D0D"/>
    <w:rsid w:val="00A7460E"/>
    <w:rsid w:val="00A80295"/>
    <w:rsid w:val="00A924D9"/>
    <w:rsid w:val="00A92C94"/>
    <w:rsid w:val="00A946C4"/>
    <w:rsid w:val="00A96695"/>
    <w:rsid w:val="00A96DF5"/>
    <w:rsid w:val="00A96FF2"/>
    <w:rsid w:val="00A970B1"/>
    <w:rsid w:val="00AA0373"/>
    <w:rsid w:val="00AA1363"/>
    <w:rsid w:val="00AA35BB"/>
    <w:rsid w:val="00AA6064"/>
    <w:rsid w:val="00AB1E57"/>
    <w:rsid w:val="00AB4BA8"/>
    <w:rsid w:val="00AC0F45"/>
    <w:rsid w:val="00AC398C"/>
    <w:rsid w:val="00AC3FC3"/>
    <w:rsid w:val="00AC5B67"/>
    <w:rsid w:val="00AC641F"/>
    <w:rsid w:val="00AC6489"/>
    <w:rsid w:val="00AD505C"/>
    <w:rsid w:val="00AE2FF2"/>
    <w:rsid w:val="00AE3DEC"/>
    <w:rsid w:val="00AE6121"/>
    <w:rsid w:val="00AF00D1"/>
    <w:rsid w:val="00AF2806"/>
    <w:rsid w:val="00AF5257"/>
    <w:rsid w:val="00AF5A46"/>
    <w:rsid w:val="00AF6F6A"/>
    <w:rsid w:val="00AF748A"/>
    <w:rsid w:val="00B0360E"/>
    <w:rsid w:val="00B0519F"/>
    <w:rsid w:val="00B0645C"/>
    <w:rsid w:val="00B065DE"/>
    <w:rsid w:val="00B218BA"/>
    <w:rsid w:val="00B219D3"/>
    <w:rsid w:val="00B302AA"/>
    <w:rsid w:val="00B32285"/>
    <w:rsid w:val="00B3570D"/>
    <w:rsid w:val="00B41FD4"/>
    <w:rsid w:val="00B43BC8"/>
    <w:rsid w:val="00B503B1"/>
    <w:rsid w:val="00B54543"/>
    <w:rsid w:val="00B54C0F"/>
    <w:rsid w:val="00B5749C"/>
    <w:rsid w:val="00B67021"/>
    <w:rsid w:val="00B71121"/>
    <w:rsid w:val="00B7161D"/>
    <w:rsid w:val="00B76CA9"/>
    <w:rsid w:val="00B76E85"/>
    <w:rsid w:val="00B8101C"/>
    <w:rsid w:val="00B835A7"/>
    <w:rsid w:val="00B86E8B"/>
    <w:rsid w:val="00B87618"/>
    <w:rsid w:val="00B91642"/>
    <w:rsid w:val="00B93628"/>
    <w:rsid w:val="00BA6055"/>
    <w:rsid w:val="00BB0F90"/>
    <w:rsid w:val="00BB246F"/>
    <w:rsid w:val="00BB4293"/>
    <w:rsid w:val="00BB57C2"/>
    <w:rsid w:val="00BC352C"/>
    <w:rsid w:val="00BC76F5"/>
    <w:rsid w:val="00BD36BC"/>
    <w:rsid w:val="00BD4781"/>
    <w:rsid w:val="00BD51B5"/>
    <w:rsid w:val="00BE229E"/>
    <w:rsid w:val="00BF2208"/>
    <w:rsid w:val="00BF2F04"/>
    <w:rsid w:val="00BF4908"/>
    <w:rsid w:val="00C106A4"/>
    <w:rsid w:val="00C11623"/>
    <w:rsid w:val="00C14882"/>
    <w:rsid w:val="00C15965"/>
    <w:rsid w:val="00C160A1"/>
    <w:rsid w:val="00C163C4"/>
    <w:rsid w:val="00C174EF"/>
    <w:rsid w:val="00C2066D"/>
    <w:rsid w:val="00C23333"/>
    <w:rsid w:val="00C25CB1"/>
    <w:rsid w:val="00C277B2"/>
    <w:rsid w:val="00C33710"/>
    <w:rsid w:val="00C453CB"/>
    <w:rsid w:val="00C46229"/>
    <w:rsid w:val="00C47315"/>
    <w:rsid w:val="00C47780"/>
    <w:rsid w:val="00C53685"/>
    <w:rsid w:val="00C5757F"/>
    <w:rsid w:val="00C61FC7"/>
    <w:rsid w:val="00C65412"/>
    <w:rsid w:val="00C65445"/>
    <w:rsid w:val="00C66779"/>
    <w:rsid w:val="00C723A0"/>
    <w:rsid w:val="00C734E8"/>
    <w:rsid w:val="00C805E6"/>
    <w:rsid w:val="00C80C25"/>
    <w:rsid w:val="00C815F2"/>
    <w:rsid w:val="00C86DAD"/>
    <w:rsid w:val="00C907D9"/>
    <w:rsid w:val="00C91C98"/>
    <w:rsid w:val="00C9208D"/>
    <w:rsid w:val="00C92D1B"/>
    <w:rsid w:val="00C92E8B"/>
    <w:rsid w:val="00C958C2"/>
    <w:rsid w:val="00C959EA"/>
    <w:rsid w:val="00C96503"/>
    <w:rsid w:val="00CA73C5"/>
    <w:rsid w:val="00CA7782"/>
    <w:rsid w:val="00CC2754"/>
    <w:rsid w:val="00CC7C1A"/>
    <w:rsid w:val="00CD373A"/>
    <w:rsid w:val="00CD71E6"/>
    <w:rsid w:val="00CD7202"/>
    <w:rsid w:val="00CE7330"/>
    <w:rsid w:val="00CE7D9B"/>
    <w:rsid w:val="00CF1E79"/>
    <w:rsid w:val="00D02F65"/>
    <w:rsid w:val="00D033C4"/>
    <w:rsid w:val="00D03471"/>
    <w:rsid w:val="00D0491A"/>
    <w:rsid w:val="00D076CB"/>
    <w:rsid w:val="00D07DA3"/>
    <w:rsid w:val="00D137E9"/>
    <w:rsid w:val="00D15DFF"/>
    <w:rsid w:val="00D22912"/>
    <w:rsid w:val="00D31BA5"/>
    <w:rsid w:val="00D326D3"/>
    <w:rsid w:val="00D550D4"/>
    <w:rsid w:val="00D56523"/>
    <w:rsid w:val="00D617B2"/>
    <w:rsid w:val="00D636C5"/>
    <w:rsid w:val="00D660A9"/>
    <w:rsid w:val="00D739B6"/>
    <w:rsid w:val="00D74692"/>
    <w:rsid w:val="00D747D0"/>
    <w:rsid w:val="00D83B71"/>
    <w:rsid w:val="00D90189"/>
    <w:rsid w:val="00D90AE7"/>
    <w:rsid w:val="00D914E0"/>
    <w:rsid w:val="00D93963"/>
    <w:rsid w:val="00D96915"/>
    <w:rsid w:val="00DA3332"/>
    <w:rsid w:val="00DA5945"/>
    <w:rsid w:val="00DB000B"/>
    <w:rsid w:val="00DB06AD"/>
    <w:rsid w:val="00DB36D5"/>
    <w:rsid w:val="00DC18EE"/>
    <w:rsid w:val="00DC3896"/>
    <w:rsid w:val="00DD112E"/>
    <w:rsid w:val="00DD17A2"/>
    <w:rsid w:val="00DD2CD5"/>
    <w:rsid w:val="00DD6CB0"/>
    <w:rsid w:val="00DE09F1"/>
    <w:rsid w:val="00DE5B48"/>
    <w:rsid w:val="00DF0A99"/>
    <w:rsid w:val="00DF130C"/>
    <w:rsid w:val="00DF2000"/>
    <w:rsid w:val="00DF443C"/>
    <w:rsid w:val="00DF6EB7"/>
    <w:rsid w:val="00E00535"/>
    <w:rsid w:val="00E00C02"/>
    <w:rsid w:val="00E00F39"/>
    <w:rsid w:val="00E01677"/>
    <w:rsid w:val="00E0314D"/>
    <w:rsid w:val="00E0523A"/>
    <w:rsid w:val="00E069B4"/>
    <w:rsid w:val="00E07F05"/>
    <w:rsid w:val="00E124F1"/>
    <w:rsid w:val="00E2399B"/>
    <w:rsid w:val="00E31306"/>
    <w:rsid w:val="00E323A2"/>
    <w:rsid w:val="00E34FA1"/>
    <w:rsid w:val="00E4308E"/>
    <w:rsid w:val="00E44A26"/>
    <w:rsid w:val="00E44A81"/>
    <w:rsid w:val="00E45879"/>
    <w:rsid w:val="00E50B93"/>
    <w:rsid w:val="00E511D3"/>
    <w:rsid w:val="00E5389E"/>
    <w:rsid w:val="00E56909"/>
    <w:rsid w:val="00E708BC"/>
    <w:rsid w:val="00E74840"/>
    <w:rsid w:val="00E74DFB"/>
    <w:rsid w:val="00E85C12"/>
    <w:rsid w:val="00E86D55"/>
    <w:rsid w:val="00E92308"/>
    <w:rsid w:val="00E94D13"/>
    <w:rsid w:val="00E96BEE"/>
    <w:rsid w:val="00E97353"/>
    <w:rsid w:val="00EA5C3F"/>
    <w:rsid w:val="00EA7F45"/>
    <w:rsid w:val="00EB0FDA"/>
    <w:rsid w:val="00EB2D7D"/>
    <w:rsid w:val="00EB6A39"/>
    <w:rsid w:val="00EB78EA"/>
    <w:rsid w:val="00EC5D8D"/>
    <w:rsid w:val="00EC63E5"/>
    <w:rsid w:val="00EC7E50"/>
    <w:rsid w:val="00EE7042"/>
    <w:rsid w:val="00EF579C"/>
    <w:rsid w:val="00F00CF9"/>
    <w:rsid w:val="00F056F1"/>
    <w:rsid w:val="00F1089A"/>
    <w:rsid w:val="00F116C2"/>
    <w:rsid w:val="00F134B5"/>
    <w:rsid w:val="00F14CAE"/>
    <w:rsid w:val="00F20AFF"/>
    <w:rsid w:val="00F22BEA"/>
    <w:rsid w:val="00F269CC"/>
    <w:rsid w:val="00F30534"/>
    <w:rsid w:val="00F316A6"/>
    <w:rsid w:val="00F42D7E"/>
    <w:rsid w:val="00F501CB"/>
    <w:rsid w:val="00F502F2"/>
    <w:rsid w:val="00F52B03"/>
    <w:rsid w:val="00F5339D"/>
    <w:rsid w:val="00F54182"/>
    <w:rsid w:val="00F55F4B"/>
    <w:rsid w:val="00F568C4"/>
    <w:rsid w:val="00F56B4F"/>
    <w:rsid w:val="00F576AE"/>
    <w:rsid w:val="00F61C60"/>
    <w:rsid w:val="00F64446"/>
    <w:rsid w:val="00F649C9"/>
    <w:rsid w:val="00F64EC3"/>
    <w:rsid w:val="00F666F7"/>
    <w:rsid w:val="00F70933"/>
    <w:rsid w:val="00F72F2A"/>
    <w:rsid w:val="00F74402"/>
    <w:rsid w:val="00F74DDE"/>
    <w:rsid w:val="00F84630"/>
    <w:rsid w:val="00F84E81"/>
    <w:rsid w:val="00F91362"/>
    <w:rsid w:val="00F919D7"/>
    <w:rsid w:val="00F93FB3"/>
    <w:rsid w:val="00F95EB3"/>
    <w:rsid w:val="00F97580"/>
    <w:rsid w:val="00FA1EDC"/>
    <w:rsid w:val="00FA6780"/>
    <w:rsid w:val="00FB02AF"/>
    <w:rsid w:val="00FB38B2"/>
    <w:rsid w:val="00FB4E83"/>
    <w:rsid w:val="00FB5B40"/>
    <w:rsid w:val="00FB5D03"/>
    <w:rsid w:val="00FB61D8"/>
    <w:rsid w:val="00FC7DBC"/>
    <w:rsid w:val="00FD1BCE"/>
    <w:rsid w:val="00FD53F7"/>
    <w:rsid w:val="00FE0FBC"/>
    <w:rsid w:val="00FE4518"/>
    <w:rsid w:val="00FF5961"/>
    <w:rsid w:val="00FF6372"/>
    <w:rsid w:val="00FF6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2FA123"/>
  <w15:docId w15:val="{0D10BB82-87AB-4F7F-A3A1-0C974CE4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7A2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7A2C"/>
    <w:rPr>
      <w:sz w:val="18"/>
      <w:szCs w:val="18"/>
    </w:rPr>
  </w:style>
  <w:style w:type="paragraph" w:styleId="a5">
    <w:name w:val="footer"/>
    <w:basedOn w:val="a"/>
    <w:link w:val="a6"/>
    <w:uiPriority w:val="99"/>
    <w:unhideWhenUsed/>
    <w:rsid w:val="00407A2C"/>
    <w:pPr>
      <w:tabs>
        <w:tab w:val="center" w:pos="4153"/>
        <w:tab w:val="right" w:pos="8306"/>
      </w:tabs>
      <w:snapToGrid w:val="0"/>
      <w:jc w:val="left"/>
    </w:pPr>
    <w:rPr>
      <w:sz w:val="18"/>
      <w:szCs w:val="18"/>
    </w:rPr>
  </w:style>
  <w:style w:type="character" w:customStyle="1" w:styleId="a6">
    <w:name w:val="页脚 字符"/>
    <w:basedOn w:val="a0"/>
    <w:link w:val="a5"/>
    <w:uiPriority w:val="99"/>
    <w:rsid w:val="00407A2C"/>
    <w:rPr>
      <w:sz w:val="18"/>
      <w:szCs w:val="18"/>
    </w:rPr>
  </w:style>
  <w:style w:type="paragraph" w:styleId="a7">
    <w:name w:val="List Paragraph"/>
    <w:basedOn w:val="a"/>
    <w:uiPriority w:val="34"/>
    <w:qFormat/>
    <w:rsid w:val="00B0645C"/>
    <w:pPr>
      <w:ind w:firstLineChars="200" w:firstLine="420"/>
    </w:pPr>
  </w:style>
  <w:style w:type="table" w:styleId="a8">
    <w:name w:val="Table Grid"/>
    <w:basedOn w:val="a1"/>
    <w:uiPriority w:val="39"/>
    <w:rsid w:val="00472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DB06AD"/>
    <w:rPr>
      <w:sz w:val="21"/>
      <w:szCs w:val="21"/>
    </w:rPr>
  </w:style>
  <w:style w:type="paragraph" w:styleId="aa">
    <w:name w:val="annotation text"/>
    <w:basedOn w:val="a"/>
    <w:link w:val="ab"/>
    <w:uiPriority w:val="99"/>
    <w:semiHidden/>
    <w:unhideWhenUsed/>
    <w:rsid w:val="00DB06AD"/>
    <w:pPr>
      <w:jc w:val="left"/>
    </w:pPr>
  </w:style>
  <w:style w:type="character" w:customStyle="1" w:styleId="ab">
    <w:name w:val="批注文字 字符"/>
    <w:basedOn w:val="a0"/>
    <w:link w:val="aa"/>
    <w:uiPriority w:val="99"/>
    <w:semiHidden/>
    <w:rsid w:val="00DB06AD"/>
  </w:style>
  <w:style w:type="paragraph" w:styleId="ac">
    <w:name w:val="annotation subject"/>
    <w:basedOn w:val="aa"/>
    <w:next w:val="aa"/>
    <w:link w:val="ad"/>
    <w:uiPriority w:val="99"/>
    <w:semiHidden/>
    <w:unhideWhenUsed/>
    <w:rsid w:val="00DB06AD"/>
    <w:rPr>
      <w:b/>
      <w:bCs/>
    </w:rPr>
  </w:style>
  <w:style w:type="character" w:customStyle="1" w:styleId="ad">
    <w:name w:val="批注主题 字符"/>
    <w:basedOn w:val="ab"/>
    <w:link w:val="ac"/>
    <w:uiPriority w:val="99"/>
    <w:semiHidden/>
    <w:rsid w:val="00DB06AD"/>
    <w:rPr>
      <w:b/>
      <w:bCs/>
    </w:rPr>
  </w:style>
  <w:style w:type="paragraph" w:styleId="ae">
    <w:name w:val="Revision"/>
    <w:hidden/>
    <w:uiPriority w:val="99"/>
    <w:semiHidden/>
    <w:rsid w:val="00DB06AD"/>
  </w:style>
  <w:style w:type="paragraph" w:styleId="af">
    <w:name w:val="Balloon Text"/>
    <w:basedOn w:val="a"/>
    <w:link w:val="af0"/>
    <w:uiPriority w:val="99"/>
    <w:semiHidden/>
    <w:unhideWhenUsed/>
    <w:rsid w:val="00DB06AD"/>
    <w:rPr>
      <w:sz w:val="18"/>
      <w:szCs w:val="18"/>
    </w:rPr>
  </w:style>
  <w:style w:type="character" w:customStyle="1" w:styleId="af0">
    <w:name w:val="批注框文本 字符"/>
    <w:basedOn w:val="a0"/>
    <w:link w:val="af"/>
    <w:uiPriority w:val="99"/>
    <w:semiHidden/>
    <w:rsid w:val="00DB06AD"/>
    <w:rPr>
      <w:sz w:val="18"/>
      <w:szCs w:val="18"/>
    </w:rPr>
  </w:style>
  <w:style w:type="paragraph" w:styleId="af1">
    <w:name w:val="footnote text"/>
    <w:basedOn w:val="a"/>
    <w:link w:val="af2"/>
    <w:uiPriority w:val="99"/>
    <w:semiHidden/>
    <w:unhideWhenUsed/>
    <w:rsid w:val="002108FB"/>
    <w:pPr>
      <w:snapToGrid w:val="0"/>
      <w:jc w:val="left"/>
    </w:pPr>
    <w:rPr>
      <w:sz w:val="18"/>
      <w:szCs w:val="18"/>
    </w:rPr>
  </w:style>
  <w:style w:type="character" w:customStyle="1" w:styleId="af2">
    <w:name w:val="脚注文本 字符"/>
    <w:basedOn w:val="a0"/>
    <w:link w:val="af1"/>
    <w:uiPriority w:val="99"/>
    <w:semiHidden/>
    <w:rsid w:val="002108FB"/>
    <w:rPr>
      <w:sz w:val="18"/>
      <w:szCs w:val="18"/>
    </w:rPr>
  </w:style>
  <w:style w:type="character" w:styleId="af3">
    <w:name w:val="footnote reference"/>
    <w:basedOn w:val="a0"/>
    <w:uiPriority w:val="99"/>
    <w:semiHidden/>
    <w:unhideWhenUsed/>
    <w:rsid w:val="002108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2312365">
      <w:bodyDiv w:val="1"/>
      <w:marLeft w:val="0"/>
      <w:marRight w:val="0"/>
      <w:marTop w:val="0"/>
      <w:marBottom w:val="0"/>
      <w:divBdr>
        <w:top w:val="none" w:sz="0" w:space="0" w:color="auto"/>
        <w:left w:val="none" w:sz="0" w:space="0" w:color="auto"/>
        <w:bottom w:val="none" w:sz="0" w:space="0" w:color="auto"/>
        <w:right w:val="none" w:sz="0" w:space="0" w:color="auto"/>
      </w:divBdr>
      <w:divsChild>
        <w:div w:id="1372149302">
          <w:marLeft w:val="907"/>
          <w:marRight w:val="0"/>
          <w:marTop w:val="154"/>
          <w:marBottom w:val="0"/>
          <w:divBdr>
            <w:top w:val="none" w:sz="0" w:space="0" w:color="auto"/>
            <w:left w:val="none" w:sz="0" w:space="0" w:color="auto"/>
            <w:bottom w:val="none" w:sz="0" w:space="0" w:color="auto"/>
            <w:right w:val="none" w:sz="0" w:space="0" w:color="auto"/>
          </w:divBdr>
        </w:div>
        <w:div w:id="1887327671">
          <w:marLeft w:val="907"/>
          <w:marRight w:val="0"/>
          <w:marTop w:val="154"/>
          <w:marBottom w:val="0"/>
          <w:divBdr>
            <w:top w:val="none" w:sz="0" w:space="0" w:color="auto"/>
            <w:left w:val="none" w:sz="0" w:space="0" w:color="auto"/>
            <w:bottom w:val="none" w:sz="0" w:space="0" w:color="auto"/>
            <w:right w:val="none" w:sz="0" w:space="0" w:color="auto"/>
          </w:divBdr>
        </w:div>
        <w:div w:id="2043817907">
          <w:marLeft w:val="907"/>
          <w:marRight w:val="0"/>
          <w:marTop w:val="154"/>
          <w:marBottom w:val="0"/>
          <w:divBdr>
            <w:top w:val="none" w:sz="0" w:space="0" w:color="auto"/>
            <w:left w:val="none" w:sz="0" w:space="0" w:color="auto"/>
            <w:bottom w:val="none" w:sz="0" w:space="0" w:color="auto"/>
            <w:right w:val="none" w:sz="0" w:space="0" w:color="auto"/>
          </w:divBdr>
        </w:div>
        <w:div w:id="1994480926">
          <w:marLeft w:val="907"/>
          <w:marRight w:val="0"/>
          <w:marTop w:val="154"/>
          <w:marBottom w:val="0"/>
          <w:divBdr>
            <w:top w:val="none" w:sz="0" w:space="0" w:color="auto"/>
            <w:left w:val="none" w:sz="0" w:space="0" w:color="auto"/>
            <w:bottom w:val="none" w:sz="0" w:space="0" w:color="auto"/>
            <w:right w:val="none" w:sz="0" w:space="0" w:color="auto"/>
          </w:divBdr>
        </w:div>
        <w:div w:id="670106551">
          <w:marLeft w:val="907"/>
          <w:marRight w:val="0"/>
          <w:marTop w:val="154"/>
          <w:marBottom w:val="0"/>
          <w:divBdr>
            <w:top w:val="none" w:sz="0" w:space="0" w:color="auto"/>
            <w:left w:val="none" w:sz="0" w:space="0" w:color="auto"/>
            <w:bottom w:val="none" w:sz="0" w:space="0" w:color="auto"/>
            <w:right w:val="none" w:sz="0" w:space="0" w:color="auto"/>
          </w:divBdr>
        </w:div>
        <w:div w:id="629744478">
          <w:marLeft w:val="907"/>
          <w:marRight w:val="0"/>
          <w:marTop w:val="154"/>
          <w:marBottom w:val="0"/>
          <w:divBdr>
            <w:top w:val="none" w:sz="0" w:space="0" w:color="auto"/>
            <w:left w:val="none" w:sz="0" w:space="0" w:color="auto"/>
            <w:bottom w:val="none" w:sz="0" w:space="0" w:color="auto"/>
            <w:right w:val="none" w:sz="0" w:space="0" w:color="auto"/>
          </w:divBdr>
        </w:div>
        <w:div w:id="2080977409">
          <w:marLeft w:val="907"/>
          <w:marRight w:val="0"/>
          <w:marTop w:val="154"/>
          <w:marBottom w:val="0"/>
          <w:divBdr>
            <w:top w:val="none" w:sz="0" w:space="0" w:color="auto"/>
            <w:left w:val="none" w:sz="0" w:space="0" w:color="auto"/>
            <w:bottom w:val="none" w:sz="0" w:space="0" w:color="auto"/>
            <w:right w:val="none" w:sz="0" w:space="0" w:color="auto"/>
          </w:divBdr>
        </w:div>
      </w:divsChild>
    </w:div>
    <w:div w:id="1715542134">
      <w:bodyDiv w:val="1"/>
      <w:marLeft w:val="0"/>
      <w:marRight w:val="0"/>
      <w:marTop w:val="0"/>
      <w:marBottom w:val="0"/>
      <w:divBdr>
        <w:top w:val="none" w:sz="0" w:space="0" w:color="auto"/>
        <w:left w:val="none" w:sz="0" w:space="0" w:color="auto"/>
        <w:bottom w:val="none" w:sz="0" w:space="0" w:color="auto"/>
        <w:right w:val="none" w:sz="0" w:space="0" w:color="auto"/>
      </w:divBdr>
      <w:divsChild>
        <w:div w:id="555627924">
          <w:marLeft w:val="360"/>
          <w:marRight w:val="0"/>
          <w:marTop w:val="115"/>
          <w:marBottom w:val="0"/>
          <w:divBdr>
            <w:top w:val="none" w:sz="0" w:space="0" w:color="auto"/>
            <w:left w:val="none" w:sz="0" w:space="0" w:color="auto"/>
            <w:bottom w:val="none" w:sz="0" w:space="0" w:color="auto"/>
            <w:right w:val="none" w:sz="0" w:space="0" w:color="auto"/>
          </w:divBdr>
        </w:div>
        <w:div w:id="1645700356">
          <w:marLeft w:val="360"/>
          <w:marRight w:val="0"/>
          <w:marTop w:val="115"/>
          <w:marBottom w:val="0"/>
          <w:divBdr>
            <w:top w:val="none" w:sz="0" w:space="0" w:color="auto"/>
            <w:left w:val="none" w:sz="0" w:space="0" w:color="auto"/>
            <w:bottom w:val="none" w:sz="0" w:space="0" w:color="auto"/>
            <w:right w:val="none" w:sz="0" w:space="0" w:color="auto"/>
          </w:divBdr>
        </w:div>
        <w:div w:id="1545752580">
          <w:marLeft w:val="360"/>
          <w:marRight w:val="0"/>
          <w:marTop w:val="115"/>
          <w:marBottom w:val="0"/>
          <w:divBdr>
            <w:top w:val="none" w:sz="0" w:space="0" w:color="auto"/>
            <w:left w:val="none" w:sz="0" w:space="0" w:color="auto"/>
            <w:bottom w:val="none" w:sz="0" w:space="0" w:color="auto"/>
            <w:right w:val="none" w:sz="0" w:space="0" w:color="auto"/>
          </w:divBdr>
        </w:div>
        <w:div w:id="495263028">
          <w:marLeft w:val="360"/>
          <w:marRight w:val="0"/>
          <w:marTop w:val="115"/>
          <w:marBottom w:val="0"/>
          <w:divBdr>
            <w:top w:val="none" w:sz="0" w:space="0" w:color="auto"/>
            <w:left w:val="none" w:sz="0" w:space="0" w:color="auto"/>
            <w:bottom w:val="none" w:sz="0" w:space="0" w:color="auto"/>
            <w:right w:val="none" w:sz="0" w:space="0" w:color="auto"/>
          </w:divBdr>
        </w:div>
        <w:div w:id="1457017337">
          <w:marLeft w:val="360"/>
          <w:marRight w:val="0"/>
          <w:marTop w:val="115"/>
          <w:marBottom w:val="0"/>
          <w:divBdr>
            <w:top w:val="none" w:sz="0" w:space="0" w:color="auto"/>
            <w:left w:val="none" w:sz="0" w:space="0" w:color="auto"/>
            <w:bottom w:val="none" w:sz="0" w:space="0" w:color="auto"/>
            <w:right w:val="none" w:sz="0" w:space="0" w:color="auto"/>
          </w:divBdr>
        </w:div>
        <w:div w:id="1218321462">
          <w:marLeft w:val="360"/>
          <w:marRight w:val="0"/>
          <w:marTop w:val="115"/>
          <w:marBottom w:val="0"/>
          <w:divBdr>
            <w:top w:val="none" w:sz="0" w:space="0" w:color="auto"/>
            <w:left w:val="none" w:sz="0" w:space="0" w:color="auto"/>
            <w:bottom w:val="none" w:sz="0" w:space="0" w:color="auto"/>
            <w:right w:val="none" w:sz="0" w:space="0" w:color="auto"/>
          </w:divBdr>
        </w:div>
        <w:div w:id="1877811065">
          <w:marLeft w:val="36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767AC-A50C-4924-A9A1-FAB5024FF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12</Pages>
  <Words>1213</Words>
  <Characters>6919</Characters>
  <Application>Microsoft Office Word</Application>
  <DocSecurity>0</DocSecurity>
  <Lines>57</Lines>
  <Paragraphs>16</Paragraphs>
  <ScaleCrop>false</ScaleCrop>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 燕君</dc:creator>
  <cp:keywords/>
  <dc:description/>
  <cp:lastModifiedBy>赵 燕君</cp:lastModifiedBy>
  <cp:revision>12</cp:revision>
  <dcterms:created xsi:type="dcterms:W3CDTF">2018-09-20T01:56:00Z</dcterms:created>
  <dcterms:modified xsi:type="dcterms:W3CDTF">2018-10-11T09:47:00Z</dcterms:modified>
</cp:coreProperties>
</file>