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BF2569" w14:textId="77777777" w:rsidR="009F362C" w:rsidRPr="00B62F07" w:rsidRDefault="009F362C" w:rsidP="009F362C">
      <w:pPr>
        <w:jc w:val="center"/>
        <w:rPr>
          <w:b/>
          <w:szCs w:val="21"/>
        </w:rPr>
      </w:pPr>
      <w:r w:rsidRPr="00B62F07">
        <w:rPr>
          <w:rFonts w:hint="eastAsia"/>
          <w:b/>
          <w:szCs w:val="21"/>
        </w:rPr>
        <w:t>授权中的监督</w:t>
      </w:r>
    </w:p>
    <w:p w14:paraId="050AEC3D" w14:textId="77777777" w:rsidR="009F362C" w:rsidRPr="00B62F07" w:rsidRDefault="009F362C" w:rsidP="009F362C">
      <w:pPr>
        <w:jc w:val="left"/>
        <w:rPr>
          <w:b/>
          <w:szCs w:val="21"/>
        </w:rPr>
      </w:pPr>
      <w:bookmarkStart w:id="0" w:name="OLE_LINK1"/>
      <w:bookmarkStart w:id="1" w:name="OLE_LINK2"/>
      <w:r w:rsidRPr="00B62F07">
        <w:rPr>
          <w:rFonts w:hint="eastAsia"/>
          <w:b/>
          <w:szCs w:val="21"/>
        </w:rPr>
        <w:t>00U</w:t>
      </w:r>
    </w:p>
    <w:p w14:paraId="0F159164" w14:textId="77777777" w:rsidR="009F362C" w:rsidRPr="00B62F07" w:rsidRDefault="009F362C" w:rsidP="009F362C">
      <w:pPr>
        <w:jc w:val="left"/>
        <w:rPr>
          <w:b/>
          <w:szCs w:val="21"/>
        </w:rPr>
      </w:pPr>
      <w:r w:rsidRPr="00B62F07">
        <w:rPr>
          <w:rFonts w:hint="eastAsia"/>
          <w:b/>
          <w:szCs w:val="21"/>
        </w:rPr>
        <w:t>课程目标</w:t>
      </w:r>
      <w:bookmarkEnd w:id="0"/>
      <w:bookmarkEnd w:id="1"/>
    </w:p>
    <w:p w14:paraId="497769C4" w14:textId="77777777" w:rsidR="00985FC8" w:rsidRPr="00B62F07" w:rsidRDefault="00985FC8" w:rsidP="00985FC8">
      <w:pPr>
        <w:jc w:val="left"/>
        <w:rPr>
          <w:b/>
          <w:szCs w:val="21"/>
        </w:rPr>
      </w:pPr>
      <w:r w:rsidRPr="00B62F07">
        <w:rPr>
          <w:rFonts w:hint="eastAsia"/>
          <w:b/>
          <w:szCs w:val="21"/>
        </w:rPr>
        <w:t>00U01</w:t>
      </w:r>
    </w:p>
    <w:p w14:paraId="05216623" w14:textId="77777777" w:rsidR="00985FC8" w:rsidRPr="00B62F07" w:rsidRDefault="00985FC8" w:rsidP="00985FC8">
      <w:pPr>
        <w:jc w:val="left"/>
        <w:rPr>
          <w:b/>
          <w:szCs w:val="21"/>
        </w:rPr>
      </w:pPr>
      <w:r w:rsidRPr="00B62F07">
        <w:rPr>
          <w:rFonts w:hint="eastAsia"/>
          <w:b/>
          <w:szCs w:val="21"/>
        </w:rPr>
        <w:t>学习目标</w:t>
      </w:r>
    </w:p>
    <w:p w14:paraId="6D580FB3" w14:textId="77777777" w:rsidR="009F362C" w:rsidRPr="00B62F07" w:rsidRDefault="009F362C" w:rsidP="009F362C">
      <w:pPr>
        <w:jc w:val="left"/>
        <w:rPr>
          <w:b/>
          <w:szCs w:val="21"/>
        </w:rPr>
      </w:pPr>
    </w:p>
    <w:p w14:paraId="665F2EB3" w14:textId="77777777" w:rsidR="00985FC8" w:rsidRPr="00B62F07" w:rsidRDefault="00640F4D" w:rsidP="009F362C">
      <w:pPr>
        <w:jc w:val="left"/>
        <w:rPr>
          <w:szCs w:val="21"/>
        </w:rPr>
      </w:pPr>
      <w:r w:rsidRPr="00B62F07">
        <w:rPr>
          <w:rFonts w:hint="eastAsia"/>
          <w:szCs w:val="21"/>
        </w:rPr>
        <w:t>你好！欢迎进入本课程。</w:t>
      </w:r>
    </w:p>
    <w:p w14:paraId="6C8F7FC9" w14:textId="77777777" w:rsidR="00785B76" w:rsidRPr="00B62F07" w:rsidRDefault="00640F4D" w:rsidP="009F362C">
      <w:pPr>
        <w:jc w:val="left"/>
        <w:rPr>
          <w:szCs w:val="21"/>
        </w:rPr>
      </w:pPr>
      <w:r w:rsidRPr="00B62F07">
        <w:rPr>
          <w:rFonts w:hint="eastAsia"/>
          <w:szCs w:val="21"/>
        </w:rPr>
        <w:t>作为一名管理者，你是否有这种感觉：授权是一件两难的事情</w:t>
      </w:r>
      <w:r w:rsidR="003B0A8A">
        <w:rPr>
          <w:rFonts w:hint="eastAsia"/>
          <w:szCs w:val="21"/>
        </w:rPr>
        <w:t>，</w:t>
      </w:r>
      <w:r w:rsidRPr="00B62F07">
        <w:rPr>
          <w:rFonts w:hint="eastAsia"/>
          <w:szCs w:val="21"/>
        </w:rPr>
        <w:t>一方面授权过程中你要信任员工，学着放手，给他们更多的自主权；</w:t>
      </w:r>
      <w:r w:rsidR="00E0378A">
        <w:rPr>
          <w:rFonts w:hint="eastAsia"/>
          <w:szCs w:val="21"/>
        </w:rPr>
        <w:t>而</w:t>
      </w:r>
      <w:r w:rsidRPr="00B62F07">
        <w:rPr>
          <w:rFonts w:hint="eastAsia"/>
          <w:szCs w:val="21"/>
        </w:rPr>
        <w:t>另一方面你又不太放心，觉得</w:t>
      </w:r>
      <w:r w:rsidR="008D395C" w:rsidRPr="00B62F07">
        <w:rPr>
          <w:rFonts w:hint="eastAsia"/>
          <w:szCs w:val="21"/>
        </w:rPr>
        <w:t>如果不在授权过程中进行把控</w:t>
      </w:r>
      <w:r w:rsidRPr="00B62F07">
        <w:rPr>
          <w:rFonts w:hint="eastAsia"/>
          <w:szCs w:val="21"/>
        </w:rPr>
        <w:t>，很难保证授权任务</w:t>
      </w:r>
      <w:r w:rsidR="003B0A8A">
        <w:rPr>
          <w:rFonts w:hint="eastAsia"/>
          <w:szCs w:val="21"/>
        </w:rPr>
        <w:t>的</w:t>
      </w:r>
      <w:r w:rsidRPr="00B62F07">
        <w:rPr>
          <w:rFonts w:hint="eastAsia"/>
          <w:szCs w:val="21"/>
        </w:rPr>
        <w:t>顺利进行。放权很容易，监督却似乎很困难。</w:t>
      </w:r>
      <w:r w:rsidR="003B0A8A">
        <w:rPr>
          <w:rFonts w:hint="eastAsia"/>
          <w:szCs w:val="21"/>
        </w:rPr>
        <w:t>信任给了员工自由，监督却又给了员工“被控制”的</w:t>
      </w:r>
      <w:r w:rsidR="00E0378A">
        <w:rPr>
          <w:rFonts w:hint="eastAsia"/>
          <w:szCs w:val="21"/>
        </w:rPr>
        <w:t>不自由感</w:t>
      </w:r>
      <w:r w:rsidR="003B0A8A">
        <w:rPr>
          <w:rFonts w:hint="eastAsia"/>
          <w:szCs w:val="21"/>
        </w:rPr>
        <w:t>。</w:t>
      </w:r>
      <w:r w:rsidR="00E0378A">
        <w:rPr>
          <w:rFonts w:hint="eastAsia"/>
          <w:szCs w:val="21"/>
        </w:rPr>
        <w:t>该</w:t>
      </w:r>
      <w:r w:rsidR="00785B76" w:rsidRPr="00B62F07">
        <w:rPr>
          <w:rFonts w:hint="eastAsia"/>
          <w:szCs w:val="21"/>
        </w:rPr>
        <w:t>怎样</w:t>
      </w:r>
      <w:r w:rsidR="00EF485E">
        <w:rPr>
          <w:rFonts w:hint="eastAsia"/>
          <w:szCs w:val="21"/>
        </w:rPr>
        <w:t>在“自由”与“控制”之间平衡，</w:t>
      </w:r>
      <w:r w:rsidR="00785B76" w:rsidRPr="00B62F07">
        <w:rPr>
          <w:rFonts w:hint="eastAsia"/>
          <w:szCs w:val="21"/>
        </w:rPr>
        <w:t>在授权中进行监督</w:t>
      </w:r>
      <w:r w:rsidR="00B96131">
        <w:rPr>
          <w:rFonts w:hint="eastAsia"/>
          <w:szCs w:val="21"/>
        </w:rPr>
        <w:t>，</w:t>
      </w:r>
      <w:r w:rsidR="00B96131" w:rsidRPr="00E0378A">
        <w:rPr>
          <w:rFonts w:hint="eastAsia"/>
          <w:szCs w:val="21"/>
        </w:rPr>
        <w:t>使员工充分感受到你对他的信任而不反感，同时又能使授权任务顺利完成</w:t>
      </w:r>
      <w:r w:rsidR="00785B76" w:rsidRPr="00B62F07">
        <w:rPr>
          <w:rFonts w:hint="eastAsia"/>
          <w:szCs w:val="21"/>
        </w:rPr>
        <w:t>？你将在本课程中找到答案。</w:t>
      </w:r>
    </w:p>
    <w:p w14:paraId="58263E66" w14:textId="77777777" w:rsidR="00785B76" w:rsidRPr="00EF485E" w:rsidRDefault="00785B76" w:rsidP="009F362C">
      <w:pPr>
        <w:jc w:val="left"/>
        <w:rPr>
          <w:szCs w:val="21"/>
        </w:rPr>
      </w:pPr>
    </w:p>
    <w:p w14:paraId="4E34BCF9" w14:textId="77777777" w:rsidR="00785B76" w:rsidRPr="00B62F07" w:rsidRDefault="00E4223B" w:rsidP="009F362C">
      <w:pPr>
        <w:jc w:val="left"/>
        <w:rPr>
          <w:szCs w:val="21"/>
        </w:rPr>
      </w:pPr>
      <w:r w:rsidRPr="00B62F07">
        <w:rPr>
          <w:rFonts w:hint="eastAsia"/>
          <w:szCs w:val="21"/>
        </w:rPr>
        <w:t>通过本课程的学习，你</w:t>
      </w:r>
      <w:r w:rsidR="00821C1B">
        <w:rPr>
          <w:rFonts w:hint="eastAsia"/>
          <w:szCs w:val="21"/>
        </w:rPr>
        <w:t>将</w:t>
      </w:r>
      <w:r w:rsidRPr="00B62F07">
        <w:rPr>
          <w:rFonts w:hint="eastAsia"/>
          <w:szCs w:val="21"/>
        </w:rPr>
        <w:t>了解</w:t>
      </w:r>
      <w:r w:rsidR="00821C1B">
        <w:rPr>
          <w:rFonts w:hint="eastAsia"/>
          <w:szCs w:val="21"/>
        </w:rPr>
        <w:t>以下知识点</w:t>
      </w:r>
      <w:r w:rsidR="00785B76" w:rsidRPr="00B62F07">
        <w:rPr>
          <w:rFonts w:hint="eastAsia"/>
          <w:szCs w:val="21"/>
        </w:rPr>
        <w:t>：</w:t>
      </w:r>
    </w:p>
    <w:p w14:paraId="58428834" w14:textId="77777777" w:rsidR="00785B76" w:rsidRDefault="00785B76" w:rsidP="00E0378A">
      <w:pPr>
        <w:pStyle w:val="a3"/>
        <w:numPr>
          <w:ilvl w:val="0"/>
          <w:numId w:val="12"/>
        </w:numPr>
        <w:ind w:firstLineChars="0"/>
        <w:jc w:val="left"/>
        <w:rPr>
          <w:szCs w:val="21"/>
        </w:rPr>
      </w:pPr>
      <w:r w:rsidRPr="00E0378A">
        <w:rPr>
          <w:rFonts w:hint="eastAsia"/>
          <w:szCs w:val="21"/>
        </w:rPr>
        <w:t>授权监督的</w:t>
      </w:r>
      <w:r w:rsidR="00640F4D" w:rsidRPr="00E0378A">
        <w:rPr>
          <w:rFonts w:hint="eastAsia"/>
          <w:szCs w:val="21"/>
        </w:rPr>
        <w:t>常见误区</w:t>
      </w:r>
      <w:r w:rsidR="00EF485E">
        <w:rPr>
          <w:rFonts w:hint="eastAsia"/>
          <w:szCs w:val="21"/>
        </w:rPr>
        <w:t>；</w:t>
      </w:r>
    </w:p>
    <w:p w14:paraId="0B701460" w14:textId="77777777" w:rsidR="00640F4D" w:rsidRPr="00E0378A" w:rsidRDefault="00640F4D" w:rsidP="009F362C">
      <w:pPr>
        <w:pStyle w:val="a3"/>
        <w:numPr>
          <w:ilvl w:val="0"/>
          <w:numId w:val="12"/>
        </w:numPr>
        <w:ind w:firstLineChars="0"/>
        <w:jc w:val="left"/>
        <w:rPr>
          <w:szCs w:val="21"/>
        </w:rPr>
      </w:pPr>
      <w:r w:rsidRPr="00E0378A">
        <w:rPr>
          <w:rFonts w:hint="eastAsia"/>
          <w:szCs w:val="21"/>
        </w:rPr>
        <w:t>如何才能避开这些误区，在授权中</w:t>
      </w:r>
      <w:r w:rsidR="008D395C" w:rsidRPr="00E0378A">
        <w:rPr>
          <w:rFonts w:hint="eastAsia"/>
          <w:szCs w:val="21"/>
        </w:rPr>
        <w:t>进行</w:t>
      </w:r>
      <w:r w:rsidRPr="00E0378A">
        <w:rPr>
          <w:rFonts w:hint="eastAsia"/>
          <w:szCs w:val="21"/>
        </w:rPr>
        <w:t>有效监督</w:t>
      </w:r>
      <w:r w:rsidR="00B96131">
        <w:rPr>
          <w:rFonts w:hint="eastAsia"/>
          <w:szCs w:val="21"/>
        </w:rPr>
        <w:t>。</w:t>
      </w:r>
    </w:p>
    <w:p w14:paraId="65CA666A" w14:textId="77777777" w:rsidR="00934596" w:rsidRPr="00B62F07" w:rsidRDefault="00934596" w:rsidP="009F362C">
      <w:pPr>
        <w:jc w:val="left"/>
        <w:rPr>
          <w:szCs w:val="21"/>
        </w:rPr>
      </w:pPr>
    </w:p>
    <w:p w14:paraId="20C7CB8C" w14:textId="77777777" w:rsidR="00934596" w:rsidRPr="00B62F07" w:rsidRDefault="00934596" w:rsidP="00934596">
      <w:pPr>
        <w:jc w:val="left"/>
        <w:rPr>
          <w:b/>
          <w:szCs w:val="21"/>
        </w:rPr>
      </w:pPr>
      <w:r w:rsidRPr="00B62F07">
        <w:rPr>
          <w:rFonts w:hint="eastAsia"/>
          <w:b/>
          <w:szCs w:val="21"/>
        </w:rPr>
        <w:t>01U</w:t>
      </w:r>
    </w:p>
    <w:p w14:paraId="2BD887F0" w14:textId="77777777" w:rsidR="00934596" w:rsidRPr="00B62F07" w:rsidRDefault="00CA747B" w:rsidP="009F362C">
      <w:pPr>
        <w:jc w:val="left"/>
        <w:rPr>
          <w:b/>
          <w:szCs w:val="21"/>
        </w:rPr>
      </w:pPr>
      <w:r w:rsidRPr="00B62F07">
        <w:rPr>
          <w:rFonts w:hint="eastAsia"/>
          <w:b/>
          <w:szCs w:val="21"/>
        </w:rPr>
        <w:t>授权监督的常见误区</w:t>
      </w:r>
    </w:p>
    <w:p w14:paraId="2CE3C001" w14:textId="77777777" w:rsidR="00934596" w:rsidRPr="00B62F07" w:rsidRDefault="00934596" w:rsidP="009F362C">
      <w:pPr>
        <w:jc w:val="left"/>
        <w:rPr>
          <w:b/>
          <w:szCs w:val="21"/>
        </w:rPr>
      </w:pPr>
    </w:p>
    <w:p w14:paraId="3849BA95" w14:textId="77777777" w:rsidR="00934596" w:rsidRPr="00B62F07" w:rsidRDefault="00934596" w:rsidP="009F362C">
      <w:pPr>
        <w:jc w:val="left"/>
        <w:rPr>
          <w:b/>
          <w:szCs w:val="21"/>
        </w:rPr>
      </w:pPr>
      <w:r w:rsidRPr="00B62F07">
        <w:rPr>
          <w:rFonts w:hint="eastAsia"/>
          <w:b/>
          <w:szCs w:val="21"/>
        </w:rPr>
        <w:t>01U01</w:t>
      </w:r>
    </w:p>
    <w:p w14:paraId="7F87C642" w14:textId="77777777" w:rsidR="00476721" w:rsidRPr="00B62F07" w:rsidRDefault="009E7382" w:rsidP="009F362C">
      <w:pPr>
        <w:jc w:val="left"/>
        <w:rPr>
          <w:b/>
          <w:szCs w:val="21"/>
        </w:rPr>
      </w:pPr>
      <w:r>
        <w:rPr>
          <w:rFonts w:hint="eastAsia"/>
          <w:b/>
          <w:szCs w:val="21"/>
        </w:rPr>
        <w:t>正</w:t>
      </w:r>
      <w:proofErr w:type="gramStart"/>
      <w:r>
        <w:rPr>
          <w:rFonts w:hint="eastAsia"/>
          <w:b/>
          <w:szCs w:val="21"/>
        </w:rPr>
        <w:t>均公司</w:t>
      </w:r>
      <w:proofErr w:type="gramEnd"/>
      <w:r>
        <w:rPr>
          <w:rFonts w:hint="eastAsia"/>
          <w:b/>
          <w:szCs w:val="21"/>
        </w:rPr>
        <w:t>的授权故事</w:t>
      </w:r>
    </w:p>
    <w:p w14:paraId="16CDD3E8" w14:textId="77777777" w:rsidR="008D395C" w:rsidRPr="00B62F07" w:rsidRDefault="008D395C" w:rsidP="009F362C">
      <w:pPr>
        <w:jc w:val="left"/>
        <w:rPr>
          <w:b/>
          <w:szCs w:val="21"/>
        </w:rPr>
      </w:pPr>
    </w:p>
    <w:p w14:paraId="71471D8E" w14:textId="27567D48" w:rsidR="00C047D2" w:rsidRPr="001F6B39" w:rsidRDefault="00C91864" w:rsidP="009F362C">
      <w:pPr>
        <w:jc w:val="left"/>
        <w:rPr>
          <w:ins w:id="2" w:author="yingying zeng" w:date="2018-02-02T11:48:00Z"/>
          <w:color w:val="333333"/>
          <w:szCs w:val="21"/>
          <w:rPrChange w:id="3" w:author="yingying zeng" w:date="2018-02-02T13:54:00Z">
            <w:rPr>
              <w:ins w:id="4" w:author="yingying zeng" w:date="2018-02-02T11:48:00Z"/>
              <w:color w:val="333333"/>
              <w:szCs w:val="21"/>
              <w:highlight w:val="yellow"/>
            </w:rPr>
          </w:rPrChange>
        </w:rPr>
      </w:pPr>
      <w:ins w:id="5" w:author="yingying zeng" w:date="2018-02-02T13:39:00Z">
        <w:r>
          <w:rPr>
            <w:rStyle w:val="ab"/>
            <w:szCs w:val="21"/>
          </w:rPr>
          <w:footnoteReference w:id="1"/>
        </w:r>
      </w:ins>
      <w:r w:rsidR="008D395C" w:rsidRPr="00B62F07">
        <w:rPr>
          <w:rFonts w:hint="eastAsia"/>
          <w:szCs w:val="21"/>
        </w:rPr>
        <w:t>正均是</w:t>
      </w:r>
      <w:r w:rsidR="00435C7E" w:rsidRPr="00B62F07">
        <w:rPr>
          <w:rFonts w:hint="eastAsia"/>
          <w:szCs w:val="21"/>
        </w:rPr>
        <w:t>一家</w:t>
      </w:r>
      <w:del w:id="9" w:author="yingying zeng" w:date="2018-02-02T10:23:00Z">
        <w:r w:rsidR="00435C7E" w:rsidRPr="00B62F07" w:rsidDel="00B178F1">
          <w:rPr>
            <w:rFonts w:hint="eastAsia"/>
            <w:szCs w:val="21"/>
          </w:rPr>
          <w:delText>管理咨询</w:delText>
        </w:r>
      </w:del>
      <w:ins w:id="10" w:author="yingying zeng" w:date="2018-02-02T10:23:00Z">
        <w:r w:rsidR="00B178F1">
          <w:rPr>
            <w:rFonts w:hint="eastAsia"/>
            <w:szCs w:val="21"/>
          </w:rPr>
          <w:t>建材</w:t>
        </w:r>
      </w:ins>
      <w:r w:rsidR="00435C7E" w:rsidRPr="00B62F07">
        <w:rPr>
          <w:rFonts w:hint="eastAsia"/>
          <w:szCs w:val="21"/>
        </w:rPr>
        <w:t>公司</w:t>
      </w:r>
      <w:r w:rsidR="00EF485E">
        <w:rPr>
          <w:rFonts w:hint="eastAsia"/>
          <w:szCs w:val="21"/>
        </w:rPr>
        <w:t>。</w:t>
      </w:r>
      <w:ins w:id="11" w:author="yingying zeng" w:date="2018-02-02T10:27:00Z">
        <w:r w:rsidR="00B178F1">
          <w:rPr>
            <w:rFonts w:hint="eastAsia"/>
            <w:szCs w:val="21"/>
          </w:rPr>
          <w:t>李蒙是公司的</w:t>
        </w:r>
      </w:ins>
      <w:ins w:id="12" w:author="yingying zeng" w:date="2018-02-02T11:43:00Z">
        <w:r w:rsidR="00C047D2">
          <w:rPr>
            <w:rFonts w:hint="eastAsia"/>
            <w:szCs w:val="21"/>
          </w:rPr>
          <w:t>华东区</w:t>
        </w:r>
      </w:ins>
      <w:ins w:id="13" w:author="yingying zeng" w:date="2018-02-02T10:27:00Z">
        <w:r w:rsidR="00B178F1">
          <w:rPr>
            <w:rFonts w:hint="eastAsia"/>
            <w:szCs w:val="21"/>
          </w:rPr>
          <w:t>销售总监，最近几年</w:t>
        </w:r>
      </w:ins>
      <w:ins w:id="14" w:author="yingying zeng" w:date="2018-02-02T10:28:00Z">
        <w:r w:rsidR="00B178F1">
          <w:rPr>
            <w:rFonts w:hint="eastAsia"/>
            <w:szCs w:val="21"/>
          </w:rPr>
          <w:t>建材行业的竞争愈发激烈，</w:t>
        </w:r>
      </w:ins>
      <w:ins w:id="15" w:author="yingying zeng" w:date="2018-02-02T10:29:00Z">
        <w:r w:rsidR="00B178F1">
          <w:rPr>
            <w:rFonts w:hint="eastAsia"/>
            <w:szCs w:val="21"/>
          </w:rPr>
          <w:t>正均的销售业绩一直上不去。</w:t>
        </w:r>
      </w:ins>
      <w:ins w:id="16" w:author="yingying zeng" w:date="2018-02-02T10:30:00Z">
        <w:r w:rsidR="00B178F1">
          <w:rPr>
            <w:rFonts w:hint="eastAsia"/>
            <w:szCs w:val="21"/>
          </w:rPr>
          <w:t>为了</w:t>
        </w:r>
      </w:ins>
      <w:ins w:id="17" w:author="yingying zeng" w:date="2018-02-02T10:31:00Z">
        <w:r w:rsidR="00B178F1">
          <w:rPr>
            <w:rFonts w:hint="eastAsia"/>
            <w:szCs w:val="21"/>
          </w:rPr>
          <w:t>最大限度激发销售人员的士气和显示公司对销售队伍的支持，</w:t>
        </w:r>
      </w:ins>
      <w:ins w:id="18" w:author="yingying zeng" w:date="2018-02-02T11:41:00Z">
        <w:r w:rsidR="00C047D2">
          <w:rPr>
            <w:rFonts w:hint="eastAsia"/>
            <w:szCs w:val="21"/>
          </w:rPr>
          <w:t>在与公司管理层商讨确认后，</w:t>
        </w:r>
      </w:ins>
      <w:ins w:id="19" w:author="yingying zeng" w:date="2018-02-02T13:12:00Z">
        <w:r w:rsidR="00691F77">
          <w:rPr>
            <w:rFonts w:hint="eastAsia"/>
            <w:szCs w:val="21"/>
          </w:rPr>
          <w:t>李蒙决定</w:t>
        </w:r>
      </w:ins>
      <w:ins w:id="20" w:author="yingying zeng" w:date="2018-02-02T10:31:00Z">
        <w:r w:rsidR="00B178F1">
          <w:rPr>
            <w:rFonts w:hint="eastAsia"/>
            <w:szCs w:val="21"/>
          </w:rPr>
          <w:t>从</w:t>
        </w:r>
      </w:ins>
      <w:ins w:id="21" w:author="yingying zeng" w:date="2018-02-02T10:32:00Z">
        <w:r w:rsidR="00B178F1">
          <w:rPr>
            <w:rFonts w:hint="eastAsia"/>
            <w:szCs w:val="21"/>
          </w:rPr>
          <w:t>今年开始</w:t>
        </w:r>
      </w:ins>
      <w:ins w:id="22" w:author="yingying zeng" w:date="2018-02-02T13:12:00Z">
        <w:r w:rsidR="00691F77">
          <w:rPr>
            <w:rFonts w:hint="eastAsia"/>
            <w:szCs w:val="21"/>
          </w:rPr>
          <w:t>在华东区实施新政策</w:t>
        </w:r>
      </w:ins>
      <w:ins w:id="23" w:author="yingying zeng" w:date="2018-02-02T13:13:00Z">
        <w:r w:rsidR="00691F77">
          <w:rPr>
            <w:rFonts w:hint="eastAsia"/>
            <w:szCs w:val="21"/>
          </w:rPr>
          <w:t>：</w:t>
        </w:r>
      </w:ins>
      <w:ins w:id="24" w:author="yingying zeng" w:date="2018-02-02T11:44:00Z">
        <w:r w:rsidR="00C047D2">
          <w:rPr>
            <w:rFonts w:hint="eastAsia"/>
            <w:szCs w:val="21"/>
          </w:rPr>
          <w:t>各销售</w:t>
        </w:r>
      </w:ins>
      <w:ins w:id="25" w:author="yingying zeng" w:date="2018-02-02T11:45:00Z">
        <w:r w:rsidR="00C047D2">
          <w:rPr>
            <w:rFonts w:hint="eastAsia"/>
            <w:szCs w:val="21"/>
          </w:rPr>
          <w:t>经理有</w:t>
        </w:r>
      </w:ins>
      <w:ins w:id="26" w:author="yingying zeng" w:date="2018-02-02T11:54:00Z">
        <w:r w:rsidR="004713D1">
          <w:rPr>
            <w:szCs w:val="21"/>
          </w:rPr>
          <w:t>5</w:t>
        </w:r>
      </w:ins>
      <w:ins w:id="27" w:author="yingying zeng" w:date="2018-02-02T11:45:00Z">
        <w:r w:rsidR="00C047D2">
          <w:rPr>
            <w:rFonts w:hint="eastAsia"/>
            <w:szCs w:val="21"/>
          </w:rPr>
          <w:t>%</w:t>
        </w:r>
        <w:r w:rsidR="00C047D2">
          <w:rPr>
            <w:rFonts w:hint="eastAsia"/>
            <w:szCs w:val="21"/>
          </w:rPr>
          <w:t>的价格浮动权，如果</w:t>
        </w:r>
      </w:ins>
      <w:ins w:id="28" w:author="yingying zeng" w:date="2018-02-02T11:46:00Z">
        <w:r w:rsidR="00C047D2">
          <w:rPr>
            <w:rFonts w:hint="eastAsia"/>
            <w:szCs w:val="21"/>
          </w:rPr>
          <w:t>超越权限，必须上报</w:t>
        </w:r>
      </w:ins>
      <w:ins w:id="29" w:author="yingying zeng" w:date="2018-02-02T11:54:00Z">
        <w:r w:rsidR="004713D1">
          <w:rPr>
            <w:rFonts w:hint="eastAsia"/>
            <w:szCs w:val="21"/>
          </w:rPr>
          <w:t>销售总监</w:t>
        </w:r>
      </w:ins>
      <w:ins w:id="30" w:author="yingying zeng" w:date="2018-02-02T11:46:00Z">
        <w:r w:rsidR="00C047D2">
          <w:rPr>
            <w:rFonts w:hint="eastAsia"/>
            <w:szCs w:val="21"/>
          </w:rPr>
          <w:t>审批。这一政策</w:t>
        </w:r>
      </w:ins>
      <w:ins w:id="31" w:author="yingying zeng" w:date="2018-02-02T11:52:00Z">
        <w:r w:rsidR="004713D1">
          <w:rPr>
            <w:rFonts w:hint="eastAsia"/>
            <w:szCs w:val="21"/>
          </w:rPr>
          <w:t>给了销售人员较大的自主权，</w:t>
        </w:r>
      </w:ins>
      <w:ins w:id="32" w:author="yingying zeng" w:date="2018-02-02T10:24:00Z">
        <w:r w:rsidR="00B178F1" w:rsidRPr="001F6B39">
          <w:rPr>
            <w:rFonts w:hint="eastAsia"/>
            <w:color w:val="333333"/>
            <w:szCs w:val="21"/>
          </w:rPr>
          <w:t>销售员们像上紧了弦的发条，个个干劲十足。</w:t>
        </w:r>
      </w:ins>
      <w:ins w:id="33" w:author="yingying zeng" w:date="2018-02-02T13:16:00Z">
        <w:r w:rsidR="00691F77" w:rsidRPr="001F6B39">
          <w:rPr>
            <w:rFonts w:hint="eastAsia"/>
            <w:color w:val="333333"/>
            <w:szCs w:val="21"/>
            <w:rPrChange w:id="34" w:author="yingying zeng" w:date="2018-02-02T13:54:00Z">
              <w:rPr>
                <w:rFonts w:hint="eastAsia"/>
                <w:color w:val="333333"/>
                <w:szCs w:val="21"/>
                <w:highlight w:val="yellow"/>
              </w:rPr>
            </w:rPrChange>
          </w:rPr>
          <w:t>新政实施几个月后，</w:t>
        </w:r>
      </w:ins>
      <w:ins w:id="35" w:author="yingying zeng" w:date="2018-02-02T11:55:00Z">
        <w:r w:rsidR="004713D1" w:rsidRPr="001F6B39">
          <w:rPr>
            <w:rFonts w:hint="eastAsia"/>
            <w:color w:val="333333"/>
            <w:szCs w:val="21"/>
            <w:rPrChange w:id="36" w:author="yingying zeng" w:date="2018-02-02T13:54:00Z">
              <w:rPr>
                <w:rFonts w:hint="eastAsia"/>
                <w:color w:val="333333"/>
                <w:szCs w:val="21"/>
                <w:highlight w:val="yellow"/>
              </w:rPr>
            </w:rPrChange>
          </w:rPr>
          <w:t>销售业绩与往年同期相比也有了明显提升。</w:t>
        </w:r>
      </w:ins>
      <w:ins w:id="37" w:author="yingying zeng" w:date="2018-02-02T13:17:00Z">
        <w:r w:rsidR="00691F77" w:rsidRPr="001F6B39">
          <w:rPr>
            <w:rFonts w:hint="eastAsia"/>
            <w:color w:val="333333"/>
            <w:szCs w:val="21"/>
            <w:rPrChange w:id="38" w:author="yingying zeng" w:date="2018-02-02T13:54:00Z">
              <w:rPr>
                <w:rFonts w:hint="eastAsia"/>
                <w:color w:val="333333"/>
                <w:szCs w:val="21"/>
                <w:highlight w:val="yellow"/>
              </w:rPr>
            </w:rPrChange>
          </w:rPr>
          <w:t>李蒙</w:t>
        </w:r>
      </w:ins>
      <w:ins w:id="39" w:author="yingying zeng" w:date="2018-02-02T13:26:00Z">
        <w:r w:rsidR="00660AD4" w:rsidRPr="001F6B39">
          <w:rPr>
            <w:rFonts w:hint="eastAsia"/>
            <w:color w:val="333333"/>
            <w:szCs w:val="21"/>
            <w:rPrChange w:id="40" w:author="yingying zeng" w:date="2018-02-02T13:54:00Z">
              <w:rPr>
                <w:rFonts w:hint="eastAsia"/>
                <w:color w:val="333333"/>
                <w:szCs w:val="21"/>
                <w:highlight w:val="yellow"/>
              </w:rPr>
            </w:rPrChange>
          </w:rPr>
          <w:t>愈发觉得把一定幅度的价格权限授权给销售经理这一方法</w:t>
        </w:r>
      </w:ins>
      <w:ins w:id="41" w:author="yingying zeng" w:date="2018-02-02T13:27:00Z">
        <w:r w:rsidR="00660AD4" w:rsidRPr="001F6B39">
          <w:rPr>
            <w:rFonts w:hint="eastAsia"/>
            <w:color w:val="333333"/>
            <w:szCs w:val="21"/>
            <w:rPrChange w:id="42" w:author="yingying zeng" w:date="2018-02-02T13:54:00Z">
              <w:rPr>
                <w:rFonts w:hint="eastAsia"/>
                <w:color w:val="333333"/>
                <w:szCs w:val="21"/>
                <w:highlight w:val="yellow"/>
              </w:rPr>
            </w:rPrChange>
          </w:rPr>
          <w:t>大有益处，也就对销售经理们</w:t>
        </w:r>
      </w:ins>
      <w:ins w:id="43" w:author="yingying zeng" w:date="2018-02-02T13:28:00Z">
        <w:r w:rsidR="00660AD4" w:rsidRPr="001F6B39">
          <w:rPr>
            <w:rFonts w:hint="eastAsia"/>
            <w:color w:val="333333"/>
            <w:szCs w:val="21"/>
            <w:rPrChange w:id="44" w:author="yingying zeng" w:date="2018-02-02T13:54:00Z">
              <w:rPr>
                <w:rFonts w:hint="eastAsia"/>
                <w:color w:val="333333"/>
                <w:szCs w:val="21"/>
                <w:highlight w:val="yellow"/>
              </w:rPr>
            </w:rPrChange>
          </w:rPr>
          <w:t>愈加放心</w:t>
        </w:r>
      </w:ins>
      <w:ins w:id="45" w:author="yingying zeng" w:date="2018-02-08T14:51:00Z">
        <w:r w:rsidR="000B5C1A">
          <w:rPr>
            <w:rFonts w:hint="eastAsia"/>
            <w:color w:val="333333"/>
            <w:szCs w:val="21"/>
          </w:rPr>
          <w:t>。</w:t>
        </w:r>
      </w:ins>
      <w:ins w:id="46" w:author="yingying zeng" w:date="2018-02-02T13:28:00Z">
        <w:r w:rsidR="00660AD4" w:rsidRPr="001F6B39">
          <w:rPr>
            <w:rFonts w:hint="eastAsia"/>
            <w:color w:val="333333"/>
            <w:szCs w:val="21"/>
            <w:rPrChange w:id="47" w:author="yingying zeng" w:date="2018-02-02T13:54:00Z">
              <w:rPr>
                <w:rFonts w:hint="eastAsia"/>
                <w:color w:val="333333"/>
                <w:szCs w:val="21"/>
                <w:highlight w:val="yellow"/>
              </w:rPr>
            </w:rPrChange>
          </w:rPr>
          <w:t>他</w:t>
        </w:r>
      </w:ins>
      <w:ins w:id="48" w:author="yingying zeng" w:date="2018-02-02T13:29:00Z">
        <w:r w:rsidR="00660AD4" w:rsidRPr="001F6B39">
          <w:rPr>
            <w:rFonts w:hint="eastAsia"/>
            <w:color w:val="333333"/>
            <w:szCs w:val="21"/>
            <w:rPrChange w:id="49" w:author="yingying zeng" w:date="2018-02-02T13:54:00Z">
              <w:rPr>
                <w:rFonts w:hint="eastAsia"/>
                <w:color w:val="333333"/>
                <w:szCs w:val="21"/>
                <w:highlight w:val="yellow"/>
              </w:rPr>
            </w:rPrChange>
          </w:rPr>
          <w:t>还是会让销售经理们每月汇报销售指标达成情况，</w:t>
        </w:r>
      </w:ins>
      <w:ins w:id="50" w:author="yingying zeng" w:date="2018-02-02T14:25:00Z">
        <w:r w:rsidR="00FF7647">
          <w:rPr>
            <w:rFonts w:hint="eastAsia"/>
            <w:color w:val="333333"/>
            <w:szCs w:val="21"/>
          </w:rPr>
          <w:t>看到销售指标都</w:t>
        </w:r>
      </w:ins>
      <w:ins w:id="51" w:author="yingying zeng" w:date="2018-02-02T14:26:00Z">
        <w:r w:rsidR="00FF7647">
          <w:rPr>
            <w:rFonts w:hint="eastAsia"/>
            <w:color w:val="333333"/>
            <w:szCs w:val="21"/>
          </w:rPr>
          <w:t>按计划完成甚至超额完成，</w:t>
        </w:r>
      </w:ins>
      <w:ins w:id="52" w:author="yingying zeng" w:date="2018-02-02T13:30:00Z">
        <w:r w:rsidR="00660AD4" w:rsidRPr="001F6B39">
          <w:rPr>
            <w:rFonts w:hint="eastAsia"/>
            <w:color w:val="333333"/>
            <w:szCs w:val="21"/>
            <w:rPrChange w:id="53" w:author="yingying zeng" w:date="2018-02-02T13:54:00Z">
              <w:rPr>
                <w:rFonts w:hint="eastAsia"/>
                <w:color w:val="333333"/>
                <w:szCs w:val="21"/>
                <w:highlight w:val="yellow"/>
              </w:rPr>
            </w:rPrChange>
          </w:rPr>
          <w:t>具体事项就不再过问了。</w:t>
        </w:r>
      </w:ins>
      <w:ins w:id="54" w:author="yingying zeng" w:date="2018-02-02T13:32:00Z">
        <w:r w:rsidR="00660AD4" w:rsidRPr="001F6B39">
          <w:rPr>
            <w:rFonts w:hint="eastAsia"/>
            <w:color w:val="333333"/>
            <w:szCs w:val="21"/>
            <w:rPrChange w:id="55" w:author="yingying zeng" w:date="2018-02-02T13:54:00Z">
              <w:rPr>
                <w:rFonts w:hint="eastAsia"/>
                <w:color w:val="333333"/>
                <w:szCs w:val="21"/>
                <w:highlight w:val="yellow"/>
              </w:rPr>
            </w:rPrChange>
          </w:rPr>
          <w:t>没想到</w:t>
        </w:r>
        <w:r w:rsidRPr="001F6B39">
          <w:rPr>
            <w:rFonts w:hint="eastAsia"/>
            <w:color w:val="333333"/>
            <w:szCs w:val="21"/>
            <w:rPrChange w:id="56" w:author="yingying zeng" w:date="2018-02-02T13:54:00Z">
              <w:rPr>
                <w:rFonts w:hint="eastAsia"/>
                <w:color w:val="333333"/>
                <w:szCs w:val="21"/>
                <w:highlight w:val="yellow"/>
              </w:rPr>
            </w:rPrChange>
          </w:rPr>
          <w:t>一段时间后，问题来了：销售人员手里的价格权限大了之后，为了自己</w:t>
        </w:r>
      </w:ins>
      <w:ins w:id="57" w:author="yingying zeng" w:date="2018-02-02T13:33:00Z">
        <w:r w:rsidR="000B5C1A" w:rsidRPr="000B5C1A">
          <w:rPr>
            <w:rFonts w:hint="eastAsia"/>
            <w:color w:val="333333"/>
            <w:szCs w:val="21"/>
          </w:rPr>
          <w:t>拿回扣，他们常常会给经销商</w:t>
        </w:r>
      </w:ins>
      <w:ins w:id="58" w:author="yingying zeng" w:date="2018-02-08T14:50:00Z">
        <w:r w:rsidR="000B5C1A" w:rsidRPr="000B5C1A">
          <w:rPr>
            <w:rFonts w:hint="eastAsia"/>
            <w:color w:val="FF0000"/>
            <w:szCs w:val="21"/>
            <w:highlight w:val="yellow"/>
            <w:rPrChange w:id="59" w:author="yingying zeng" w:date="2018-02-08T14:50:00Z">
              <w:rPr>
                <w:rFonts w:hint="eastAsia"/>
                <w:color w:val="333333"/>
                <w:szCs w:val="21"/>
              </w:rPr>
            </w:rPrChange>
          </w:rPr>
          <w:t>尽量</w:t>
        </w:r>
      </w:ins>
      <w:ins w:id="60" w:author="yingying zeng" w:date="2018-02-02T13:33:00Z">
        <w:r w:rsidRPr="000B5C1A">
          <w:rPr>
            <w:rFonts w:hint="eastAsia"/>
            <w:color w:val="FF0000"/>
            <w:szCs w:val="21"/>
            <w:highlight w:val="yellow"/>
            <w:rPrChange w:id="61" w:author="yingying zeng" w:date="2018-02-08T14:50:00Z">
              <w:rPr>
                <w:rFonts w:hint="eastAsia"/>
                <w:color w:val="333333"/>
                <w:szCs w:val="21"/>
                <w:highlight w:val="yellow"/>
              </w:rPr>
            </w:rPrChange>
          </w:rPr>
          <w:t>低的价格</w:t>
        </w:r>
      </w:ins>
      <w:ins w:id="62" w:author="yingying zeng" w:date="2018-02-02T13:48:00Z">
        <w:r w:rsidR="00AE596B" w:rsidRPr="001F6B39">
          <w:rPr>
            <w:rFonts w:hint="eastAsia"/>
            <w:color w:val="333333"/>
            <w:szCs w:val="21"/>
            <w:rPrChange w:id="63" w:author="yingying zeng" w:date="2018-02-02T13:54:00Z">
              <w:rPr>
                <w:rFonts w:hint="eastAsia"/>
                <w:color w:val="333333"/>
                <w:szCs w:val="21"/>
                <w:highlight w:val="yellow"/>
              </w:rPr>
            </w:rPrChange>
          </w:rPr>
          <w:t>。</w:t>
        </w:r>
      </w:ins>
      <w:ins w:id="64" w:author="yingying zeng" w:date="2018-02-02T13:49:00Z">
        <w:r w:rsidR="00AE596B" w:rsidRPr="001F6B39">
          <w:rPr>
            <w:rFonts w:hint="eastAsia"/>
            <w:color w:val="333333"/>
            <w:szCs w:val="21"/>
            <w:rPrChange w:id="65" w:author="yingying zeng" w:date="2018-02-02T13:54:00Z">
              <w:rPr>
                <w:rFonts w:hint="eastAsia"/>
                <w:color w:val="333333"/>
                <w:szCs w:val="21"/>
                <w:highlight w:val="yellow"/>
              </w:rPr>
            </w:rPrChange>
          </w:rPr>
          <w:t>有的</w:t>
        </w:r>
      </w:ins>
      <w:ins w:id="66" w:author="yingying zeng" w:date="2018-02-02T13:48:00Z">
        <w:r w:rsidR="00AE596B" w:rsidRPr="001F6B39">
          <w:rPr>
            <w:rFonts w:hint="eastAsia"/>
            <w:color w:val="333333"/>
            <w:szCs w:val="21"/>
            <w:rPrChange w:id="67" w:author="yingying zeng" w:date="2018-02-02T13:54:00Z">
              <w:rPr>
                <w:rFonts w:hint="eastAsia"/>
                <w:color w:val="333333"/>
                <w:szCs w:val="21"/>
                <w:highlight w:val="yellow"/>
              </w:rPr>
            </w:rPrChange>
          </w:rPr>
          <w:t>销售经理也知道这样不好，但他们觉得</w:t>
        </w:r>
      </w:ins>
      <w:ins w:id="68" w:author="yingying zeng" w:date="2018-02-02T13:49:00Z">
        <w:r w:rsidR="00AE596B" w:rsidRPr="001F6B39">
          <w:rPr>
            <w:rFonts w:hint="eastAsia"/>
            <w:color w:val="333333"/>
            <w:szCs w:val="21"/>
            <w:rPrChange w:id="69" w:author="yingying zeng" w:date="2018-02-02T13:54:00Z">
              <w:rPr>
                <w:rFonts w:hint="eastAsia"/>
                <w:color w:val="333333"/>
                <w:szCs w:val="21"/>
                <w:highlight w:val="yellow"/>
              </w:rPr>
            </w:rPrChange>
          </w:rPr>
          <w:t>反正已经完成了公司要求的销售指标，又是在</w:t>
        </w:r>
      </w:ins>
      <w:ins w:id="70" w:author="yingying zeng" w:date="2018-02-02T13:50:00Z">
        <w:r w:rsidR="00AE596B" w:rsidRPr="001F6B39">
          <w:rPr>
            <w:rFonts w:hint="eastAsia"/>
            <w:color w:val="333333"/>
            <w:szCs w:val="21"/>
            <w:rPrChange w:id="71" w:author="yingying zeng" w:date="2018-02-02T13:54:00Z">
              <w:rPr>
                <w:rFonts w:hint="eastAsia"/>
                <w:color w:val="333333"/>
                <w:szCs w:val="21"/>
                <w:highlight w:val="yellow"/>
              </w:rPr>
            </w:rPrChange>
          </w:rPr>
          <w:t>公司允许的</w:t>
        </w:r>
      </w:ins>
      <w:ins w:id="72" w:author="yingying zeng" w:date="2018-02-02T13:49:00Z">
        <w:r w:rsidR="00AE596B" w:rsidRPr="001F6B39">
          <w:rPr>
            <w:rFonts w:hint="eastAsia"/>
            <w:color w:val="333333"/>
            <w:szCs w:val="21"/>
            <w:rPrChange w:id="73" w:author="yingying zeng" w:date="2018-02-02T13:54:00Z">
              <w:rPr>
                <w:rFonts w:hint="eastAsia"/>
                <w:color w:val="333333"/>
                <w:szCs w:val="21"/>
                <w:highlight w:val="yellow"/>
              </w:rPr>
            </w:rPrChange>
          </w:rPr>
          <w:t>权限范围</w:t>
        </w:r>
      </w:ins>
      <w:ins w:id="74" w:author="yingying zeng" w:date="2018-02-02T13:50:00Z">
        <w:r w:rsidR="00AE596B" w:rsidRPr="001F6B39">
          <w:rPr>
            <w:rFonts w:hint="eastAsia"/>
            <w:color w:val="333333"/>
            <w:szCs w:val="21"/>
            <w:rPrChange w:id="75" w:author="yingying zeng" w:date="2018-02-02T13:54:00Z">
              <w:rPr>
                <w:rFonts w:hint="eastAsia"/>
                <w:color w:val="333333"/>
                <w:szCs w:val="21"/>
                <w:highlight w:val="yellow"/>
              </w:rPr>
            </w:rPrChange>
          </w:rPr>
          <w:t>内，就没有对这些问题引起重视。</w:t>
        </w:r>
      </w:ins>
      <w:ins w:id="76" w:author="yingying zeng" w:date="2018-02-08T14:53:00Z">
        <w:r w:rsidR="000B5C1A" w:rsidRPr="000B5C1A">
          <w:rPr>
            <w:rFonts w:hint="eastAsia"/>
            <w:color w:val="333333"/>
            <w:szCs w:val="21"/>
            <w:highlight w:val="yellow"/>
          </w:rPr>
          <w:t>由于经销商拿到的价格差异</w:t>
        </w:r>
        <w:r w:rsidR="000B5C1A">
          <w:rPr>
            <w:rFonts w:hint="eastAsia"/>
            <w:color w:val="333333"/>
            <w:szCs w:val="21"/>
            <w:highlight w:val="yellow"/>
          </w:rPr>
          <w:t>较</w:t>
        </w:r>
        <w:r w:rsidR="000B5C1A" w:rsidRPr="000B5C1A">
          <w:rPr>
            <w:rFonts w:hint="eastAsia"/>
            <w:color w:val="333333"/>
            <w:szCs w:val="21"/>
            <w:highlight w:val="yellow"/>
            <w:rPrChange w:id="77" w:author="yingying zeng" w:date="2018-02-08T14:53:00Z">
              <w:rPr>
                <w:rFonts w:hint="eastAsia"/>
                <w:color w:val="333333"/>
                <w:szCs w:val="21"/>
              </w:rPr>
            </w:rPrChange>
          </w:rPr>
          <w:t>大，</w:t>
        </w:r>
      </w:ins>
      <w:ins w:id="78" w:author="yingying zeng" w:date="2018-02-02T13:33:00Z">
        <w:r w:rsidRPr="001F6B39">
          <w:rPr>
            <w:rFonts w:hint="eastAsia"/>
            <w:color w:val="333333"/>
            <w:szCs w:val="21"/>
            <w:rPrChange w:id="79" w:author="yingying zeng" w:date="2018-02-02T13:54:00Z">
              <w:rPr>
                <w:rFonts w:hint="eastAsia"/>
                <w:color w:val="333333"/>
                <w:szCs w:val="21"/>
                <w:highlight w:val="yellow"/>
              </w:rPr>
            </w:rPrChange>
          </w:rPr>
          <w:t>这无形之中冲击了合理的市场价格体系，损害了正均在建材行业的</w:t>
        </w:r>
      </w:ins>
      <w:ins w:id="80" w:author="yingying zeng" w:date="2018-02-02T13:34:00Z">
        <w:r w:rsidRPr="001F6B39">
          <w:rPr>
            <w:rFonts w:hint="eastAsia"/>
            <w:color w:val="333333"/>
            <w:szCs w:val="21"/>
            <w:rPrChange w:id="81" w:author="yingying zeng" w:date="2018-02-02T13:54:00Z">
              <w:rPr>
                <w:rFonts w:hint="eastAsia"/>
                <w:color w:val="333333"/>
                <w:szCs w:val="21"/>
                <w:highlight w:val="yellow"/>
              </w:rPr>
            </w:rPrChange>
          </w:rPr>
          <w:t>名声</w:t>
        </w:r>
      </w:ins>
      <w:ins w:id="82" w:author="yingying zeng" w:date="2018-02-08T14:53:00Z">
        <w:r w:rsidR="000B5C1A">
          <w:rPr>
            <w:rFonts w:hint="eastAsia"/>
            <w:color w:val="333333"/>
            <w:szCs w:val="21"/>
          </w:rPr>
          <w:t>和品牌形象</w:t>
        </w:r>
      </w:ins>
      <w:ins w:id="83" w:author="yingying zeng" w:date="2018-02-02T13:34:00Z">
        <w:r w:rsidRPr="001F6B39">
          <w:rPr>
            <w:color w:val="333333"/>
            <w:szCs w:val="21"/>
            <w:rPrChange w:id="84" w:author="yingying zeng" w:date="2018-02-02T13:54:00Z">
              <w:rPr>
                <w:color w:val="333333"/>
                <w:szCs w:val="21"/>
                <w:highlight w:val="yellow"/>
              </w:rPr>
            </w:rPrChange>
          </w:rPr>
          <w:t>,</w:t>
        </w:r>
        <w:r w:rsidRPr="001F6B39">
          <w:rPr>
            <w:rFonts w:hint="eastAsia"/>
            <w:color w:val="333333"/>
            <w:szCs w:val="21"/>
            <w:rPrChange w:id="85" w:author="yingying zeng" w:date="2018-02-02T13:54:00Z">
              <w:rPr>
                <w:rFonts w:hint="eastAsia"/>
                <w:color w:val="333333"/>
                <w:szCs w:val="21"/>
                <w:highlight w:val="yellow"/>
              </w:rPr>
            </w:rPrChange>
          </w:rPr>
          <w:t>很多客户觉得正均的管理混乱、价格弹性大</w:t>
        </w:r>
        <w:r w:rsidRPr="001F6B39">
          <w:rPr>
            <w:color w:val="333333"/>
            <w:szCs w:val="21"/>
            <w:rPrChange w:id="86" w:author="yingying zeng" w:date="2018-02-02T13:54:00Z">
              <w:rPr>
                <w:color w:val="333333"/>
                <w:szCs w:val="21"/>
                <w:highlight w:val="yellow"/>
              </w:rPr>
            </w:rPrChange>
          </w:rPr>
          <w:t>……</w:t>
        </w:r>
      </w:ins>
      <w:ins w:id="87" w:author="yingying zeng" w:date="2018-02-08T14:54:00Z">
        <w:r w:rsidR="000B5C1A" w:rsidRPr="000B5C1A">
          <w:rPr>
            <w:rFonts w:hint="eastAsia"/>
            <w:color w:val="333333"/>
            <w:szCs w:val="21"/>
            <w:highlight w:val="yellow"/>
            <w:rPrChange w:id="88" w:author="yingying zeng" w:date="2018-02-08T14:56:00Z">
              <w:rPr>
                <w:rFonts w:hint="eastAsia"/>
                <w:color w:val="333333"/>
                <w:szCs w:val="21"/>
              </w:rPr>
            </w:rPrChange>
          </w:rPr>
          <w:t>又过了几个月，</w:t>
        </w:r>
      </w:ins>
      <w:ins w:id="89" w:author="yingying zeng" w:date="2018-02-08T14:56:00Z">
        <w:r w:rsidR="000B5C1A" w:rsidRPr="000B5C1A">
          <w:rPr>
            <w:rFonts w:hint="eastAsia"/>
            <w:color w:val="333333"/>
            <w:szCs w:val="21"/>
            <w:highlight w:val="yellow"/>
            <w:rPrChange w:id="90" w:author="yingying zeng" w:date="2018-02-08T14:56:00Z">
              <w:rPr>
                <w:rFonts w:hint="eastAsia"/>
                <w:color w:val="333333"/>
                <w:szCs w:val="21"/>
              </w:rPr>
            </w:rPrChange>
          </w:rPr>
          <w:t>销售额反而又开始下降，有些客户期待更低的价格再购买，有些客户觉得正均的产品不可信赖</w:t>
        </w:r>
        <w:r w:rsidR="000B5C1A" w:rsidRPr="000B5C1A">
          <w:rPr>
            <w:color w:val="333333"/>
            <w:szCs w:val="21"/>
            <w:highlight w:val="yellow"/>
            <w:rPrChange w:id="91" w:author="yingying zeng" w:date="2018-02-08T14:56:00Z">
              <w:rPr>
                <w:color w:val="333333"/>
                <w:szCs w:val="21"/>
              </w:rPr>
            </w:rPrChange>
          </w:rPr>
          <w:t>……</w:t>
        </w:r>
      </w:ins>
    </w:p>
    <w:p w14:paraId="5045CC38" w14:textId="77777777" w:rsidR="00C047D2" w:rsidRPr="001F6B39" w:rsidRDefault="00C047D2" w:rsidP="009F362C">
      <w:pPr>
        <w:jc w:val="left"/>
        <w:rPr>
          <w:ins w:id="92" w:author="yingying zeng" w:date="2018-02-02T11:48:00Z"/>
          <w:color w:val="333333"/>
          <w:szCs w:val="21"/>
          <w:rPrChange w:id="93" w:author="yingying zeng" w:date="2018-02-02T13:54:00Z">
            <w:rPr>
              <w:ins w:id="94" w:author="yingying zeng" w:date="2018-02-02T11:48:00Z"/>
              <w:color w:val="333333"/>
              <w:szCs w:val="21"/>
              <w:highlight w:val="yellow"/>
            </w:rPr>
          </w:rPrChange>
        </w:rPr>
      </w:pPr>
    </w:p>
    <w:p w14:paraId="20B84F18" w14:textId="77777777" w:rsidR="00435C7E" w:rsidRPr="00B62F07" w:rsidDel="00C91864" w:rsidRDefault="00C91864" w:rsidP="009F362C">
      <w:pPr>
        <w:jc w:val="left"/>
        <w:rPr>
          <w:del w:id="95" w:author="yingying zeng" w:date="2018-02-02T13:35:00Z"/>
          <w:szCs w:val="21"/>
        </w:rPr>
      </w:pPr>
      <w:ins w:id="96" w:author="yingying zeng" w:date="2018-02-02T13:41:00Z">
        <w:r w:rsidRPr="001F6B39">
          <w:rPr>
            <w:rFonts w:hint="eastAsia"/>
            <w:color w:val="333333"/>
            <w:szCs w:val="21"/>
            <w:rPrChange w:id="97" w:author="yingying zeng" w:date="2018-02-02T13:54:00Z">
              <w:rPr>
                <w:rFonts w:hint="eastAsia"/>
                <w:color w:val="333333"/>
                <w:szCs w:val="21"/>
                <w:highlight w:val="yellow"/>
              </w:rPr>
            </w:rPrChange>
          </w:rPr>
          <w:t>给</w:t>
        </w:r>
      </w:ins>
      <w:ins w:id="98" w:author="yingying zeng" w:date="2018-02-02T13:35:00Z">
        <w:r w:rsidRPr="001F6B39">
          <w:rPr>
            <w:rFonts w:hint="eastAsia"/>
            <w:color w:val="333333"/>
            <w:szCs w:val="21"/>
            <w:rPrChange w:id="99" w:author="yingying zeng" w:date="2018-02-02T13:54:00Z">
              <w:rPr>
                <w:rFonts w:hint="eastAsia"/>
                <w:color w:val="333333"/>
                <w:szCs w:val="21"/>
                <w:highlight w:val="yellow"/>
              </w:rPr>
            </w:rPrChange>
          </w:rPr>
          <w:t>销售经理</w:t>
        </w:r>
      </w:ins>
      <w:ins w:id="100" w:author="yingying zeng" w:date="2018-02-02T13:41:00Z">
        <w:r w:rsidRPr="001F6B39">
          <w:rPr>
            <w:rFonts w:hint="eastAsia"/>
            <w:color w:val="333333"/>
            <w:szCs w:val="21"/>
            <w:rPrChange w:id="101" w:author="yingying zeng" w:date="2018-02-02T13:54:00Z">
              <w:rPr>
                <w:rFonts w:hint="eastAsia"/>
                <w:color w:val="333333"/>
                <w:szCs w:val="21"/>
                <w:highlight w:val="yellow"/>
              </w:rPr>
            </w:rPrChange>
          </w:rPr>
          <w:t>价格幅度决策方面的授权</w:t>
        </w:r>
      </w:ins>
      <w:ins w:id="102" w:author="yingying zeng" w:date="2018-02-02T13:36:00Z">
        <w:r w:rsidRPr="001F6B39">
          <w:rPr>
            <w:rFonts w:hint="eastAsia"/>
            <w:color w:val="333333"/>
            <w:szCs w:val="21"/>
            <w:rPrChange w:id="103" w:author="yingying zeng" w:date="2018-02-02T13:54:00Z">
              <w:rPr>
                <w:rFonts w:hint="eastAsia"/>
                <w:color w:val="333333"/>
                <w:szCs w:val="21"/>
                <w:highlight w:val="yellow"/>
              </w:rPr>
            </w:rPrChange>
          </w:rPr>
          <w:t>会带来这样的影响，</w:t>
        </w:r>
      </w:ins>
      <w:ins w:id="104" w:author="yingying zeng" w:date="2018-02-02T13:41:00Z">
        <w:r w:rsidRPr="001F6B39">
          <w:rPr>
            <w:rFonts w:hint="eastAsia"/>
            <w:color w:val="333333"/>
            <w:szCs w:val="21"/>
            <w:rPrChange w:id="105" w:author="yingying zeng" w:date="2018-02-02T13:54:00Z">
              <w:rPr>
                <w:rFonts w:hint="eastAsia"/>
                <w:color w:val="333333"/>
                <w:szCs w:val="21"/>
                <w:highlight w:val="yellow"/>
              </w:rPr>
            </w:rPrChange>
          </w:rPr>
          <w:t>这是李蒙</w:t>
        </w:r>
      </w:ins>
      <w:ins w:id="106" w:author="yingying zeng" w:date="2018-02-02T13:42:00Z">
        <w:r w:rsidRPr="001F6B39">
          <w:rPr>
            <w:rFonts w:hint="eastAsia"/>
            <w:color w:val="333333"/>
            <w:szCs w:val="21"/>
            <w:rPrChange w:id="107" w:author="yingying zeng" w:date="2018-02-02T13:54:00Z">
              <w:rPr>
                <w:rFonts w:hint="eastAsia"/>
                <w:color w:val="333333"/>
                <w:szCs w:val="21"/>
                <w:highlight w:val="yellow"/>
              </w:rPr>
            </w:rPrChange>
          </w:rPr>
          <w:t>始料未及的。</w:t>
        </w:r>
      </w:ins>
      <w:ins w:id="108" w:author="yingying zeng" w:date="2018-02-02T13:36:00Z">
        <w:r w:rsidRPr="001F6B39">
          <w:rPr>
            <w:rFonts w:hint="eastAsia"/>
            <w:color w:val="333333"/>
            <w:szCs w:val="21"/>
            <w:rPrChange w:id="109" w:author="yingying zeng" w:date="2018-02-02T13:54:00Z">
              <w:rPr>
                <w:rFonts w:hint="eastAsia"/>
                <w:color w:val="333333"/>
                <w:szCs w:val="21"/>
                <w:highlight w:val="yellow"/>
              </w:rPr>
            </w:rPrChange>
          </w:rPr>
          <w:t>李</w:t>
        </w:r>
        <w:proofErr w:type="gramStart"/>
        <w:r w:rsidRPr="001F6B39">
          <w:rPr>
            <w:rFonts w:hint="eastAsia"/>
            <w:color w:val="333333"/>
            <w:szCs w:val="21"/>
            <w:rPrChange w:id="110" w:author="yingying zeng" w:date="2018-02-02T13:54:00Z">
              <w:rPr>
                <w:rFonts w:hint="eastAsia"/>
                <w:color w:val="333333"/>
                <w:szCs w:val="21"/>
                <w:highlight w:val="yellow"/>
              </w:rPr>
            </w:rPrChange>
          </w:rPr>
          <w:t>蒙开始</w:t>
        </w:r>
        <w:proofErr w:type="gramEnd"/>
        <w:r w:rsidRPr="001F6B39">
          <w:rPr>
            <w:rFonts w:hint="eastAsia"/>
            <w:color w:val="333333"/>
            <w:szCs w:val="21"/>
            <w:rPrChange w:id="111" w:author="yingying zeng" w:date="2018-02-02T13:54:00Z">
              <w:rPr>
                <w:rFonts w:hint="eastAsia"/>
                <w:color w:val="333333"/>
                <w:szCs w:val="21"/>
                <w:highlight w:val="yellow"/>
              </w:rPr>
            </w:rPrChange>
          </w:rPr>
          <w:t>反思起这个授权</w:t>
        </w:r>
      </w:ins>
      <w:ins w:id="112" w:author="yingying zeng" w:date="2018-02-02T13:37:00Z">
        <w:r w:rsidRPr="001F6B39">
          <w:rPr>
            <w:rFonts w:hint="eastAsia"/>
            <w:color w:val="333333"/>
            <w:szCs w:val="21"/>
            <w:rPrChange w:id="113" w:author="yingying zeng" w:date="2018-02-02T13:54:00Z">
              <w:rPr>
                <w:rFonts w:hint="eastAsia"/>
                <w:color w:val="333333"/>
                <w:szCs w:val="21"/>
                <w:highlight w:val="yellow"/>
              </w:rPr>
            </w:rPrChange>
          </w:rPr>
          <w:t>过程中存在</w:t>
        </w:r>
      </w:ins>
      <w:ins w:id="114" w:author="yingying zeng" w:date="2018-02-02T13:38:00Z">
        <w:r w:rsidRPr="001F6B39">
          <w:rPr>
            <w:rFonts w:hint="eastAsia"/>
            <w:color w:val="333333"/>
            <w:szCs w:val="21"/>
            <w:rPrChange w:id="115" w:author="yingying zeng" w:date="2018-02-02T13:54:00Z">
              <w:rPr>
                <w:rFonts w:hint="eastAsia"/>
                <w:color w:val="333333"/>
                <w:szCs w:val="21"/>
                <w:highlight w:val="yellow"/>
              </w:rPr>
            </w:rPrChange>
          </w:rPr>
          <w:t>的</w:t>
        </w:r>
      </w:ins>
      <w:ins w:id="116" w:author="yingying zeng" w:date="2018-02-02T13:37:00Z">
        <w:r w:rsidRPr="001F6B39">
          <w:rPr>
            <w:rFonts w:hint="eastAsia"/>
            <w:color w:val="333333"/>
            <w:szCs w:val="21"/>
            <w:rPrChange w:id="117" w:author="yingying zeng" w:date="2018-02-02T13:54:00Z">
              <w:rPr>
                <w:rFonts w:hint="eastAsia"/>
                <w:color w:val="333333"/>
                <w:szCs w:val="21"/>
                <w:highlight w:val="yellow"/>
              </w:rPr>
            </w:rPrChange>
          </w:rPr>
          <w:t>问题。</w:t>
        </w:r>
      </w:ins>
      <w:del w:id="118" w:author="yingying zeng" w:date="2018-02-02T13:35:00Z">
        <w:r w:rsidR="00E56464" w:rsidRPr="001F6B39" w:rsidDel="00C91864">
          <w:rPr>
            <w:rFonts w:hint="eastAsia"/>
            <w:szCs w:val="21"/>
          </w:rPr>
          <w:delText>最近几年在经济形势不景气及激烈的市场竞争等因素的综合影响下</w:delText>
        </w:r>
        <w:r w:rsidR="006F5E62" w:rsidRPr="001F6B39" w:rsidDel="00C91864">
          <w:rPr>
            <w:rFonts w:hint="eastAsia"/>
            <w:szCs w:val="21"/>
          </w:rPr>
          <w:delText>，公司的主营业务发展缓慢、业绩不佳</w:delText>
        </w:r>
        <w:r w:rsidR="00EF485E" w:rsidRPr="001F6B39" w:rsidDel="00C91864">
          <w:rPr>
            <w:rFonts w:hint="eastAsia"/>
            <w:szCs w:val="21"/>
          </w:rPr>
          <w:delText>、</w:delText>
        </w:r>
        <w:r w:rsidR="00011620" w:rsidRPr="001F6B39" w:rsidDel="00C91864">
          <w:rPr>
            <w:rFonts w:hint="eastAsia"/>
            <w:szCs w:val="21"/>
          </w:rPr>
          <w:delText>人员大量离职</w:delText>
        </w:r>
        <w:r w:rsidR="00EF485E" w:rsidRPr="001F6B39" w:rsidDel="00C91864">
          <w:rPr>
            <w:rFonts w:hint="eastAsia"/>
            <w:szCs w:val="21"/>
          </w:rPr>
          <w:delText>、</w:delText>
        </w:r>
        <w:r w:rsidR="00011620" w:rsidRPr="00801B62" w:rsidDel="00C91864">
          <w:rPr>
            <w:rFonts w:hint="eastAsia"/>
            <w:szCs w:val="21"/>
          </w:rPr>
          <w:delText>企业发展陷入</w:delText>
        </w:r>
        <w:r w:rsidR="00E0378A" w:rsidRPr="001F6B39" w:rsidDel="00C91864">
          <w:rPr>
            <w:rFonts w:hint="eastAsia"/>
            <w:szCs w:val="21"/>
          </w:rPr>
          <w:delText>低</w:delText>
        </w:r>
        <w:r w:rsidR="00E0378A" w:rsidRPr="001F6B39" w:rsidDel="00C91864">
          <w:rPr>
            <w:rFonts w:hint="eastAsia"/>
            <w:szCs w:val="21"/>
          </w:rPr>
          <w:lastRenderedPageBreak/>
          <w:delText>谷</w:delText>
        </w:r>
        <w:r w:rsidR="00011620" w:rsidRPr="001F6B39" w:rsidDel="00C91864">
          <w:rPr>
            <w:rFonts w:hint="eastAsia"/>
            <w:szCs w:val="21"/>
          </w:rPr>
          <w:delText>。为摆脱困境，公司总经理李孟</w:delText>
        </w:r>
        <w:r w:rsidR="001D6FA7" w:rsidRPr="001F6B39" w:rsidDel="00C91864">
          <w:rPr>
            <w:rFonts w:hint="eastAsia"/>
            <w:szCs w:val="21"/>
          </w:rPr>
          <w:delText>决定</w:delText>
        </w:r>
        <w:r w:rsidR="006C485C" w:rsidRPr="001F6B39" w:rsidDel="00C91864">
          <w:rPr>
            <w:rFonts w:hint="eastAsia"/>
            <w:szCs w:val="21"/>
          </w:rPr>
          <w:delText>顺应新能源市场</w:delText>
        </w:r>
        <w:r w:rsidR="0016125A" w:rsidRPr="001F6B39" w:rsidDel="00C91864">
          <w:rPr>
            <w:rFonts w:hint="eastAsia"/>
            <w:szCs w:val="21"/>
          </w:rPr>
          <w:delText>发展</w:delText>
        </w:r>
        <w:r w:rsidR="006C485C" w:rsidRPr="001F6B39" w:rsidDel="00C91864">
          <w:rPr>
            <w:rFonts w:hint="eastAsia"/>
            <w:szCs w:val="21"/>
          </w:rPr>
          <w:delText>火热的形势</w:delText>
        </w:r>
        <w:r w:rsidR="001D6FA7" w:rsidRPr="001F6B39" w:rsidDel="00C91864">
          <w:rPr>
            <w:rFonts w:hint="eastAsia"/>
            <w:szCs w:val="21"/>
          </w:rPr>
          <w:delText>开发一项新业务</w:delText>
        </w:r>
        <w:r w:rsidR="00011620" w:rsidRPr="001F6B39" w:rsidDel="00C91864">
          <w:rPr>
            <w:szCs w:val="21"/>
          </w:rPr>
          <w:delText>—</w:delText>
        </w:r>
        <w:r w:rsidR="00011620" w:rsidRPr="001F6B39" w:rsidDel="00C91864">
          <w:rPr>
            <w:rFonts w:hint="eastAsia"/>
            <w:szCs w:val="21"/>
          </w:rPr>
          <w:delText>新能源开发管理流程咨询，希望以此来增加公司收入，维持公司主营业务的</w:delText>
        </w:r>
        <w:r w:rsidR="0016125A" w:rsidRPr="001F6B39" w:rsidDel="00C91864">
          <w:rPr>
            <w:rFonts w:hint="eastAsia"/>
            <w:szCs w:val="21"/>
          </w:rPr>
          <w:delText>持续</w:delText>
        </w:r>
        <w:r w:rsidR="00011620" w:rsidRPr="001F6B39" w:rsidDel="00C91864">
          <w:rPr>
            <w:rFonts w:hint="eastAsia"/>
            <w:szCs w:val="21"/>
          </w:rPr>
          <w:delText>开展。</w:delText>
        </w:r>
      </w:del>
    </w:p>
    <w:p w14:paraId="59BF21E3" w14:textId="77777777" w:rsidR="00011620" w:rsidRPr="00B62F07" w:rsidRDefault="00011620" w:rsidP="009F362C">
      <w:pPr>
        <w:jc w:val="left"/>
        <w:rPr>
          <w:szCs w:val="21"/>
        </w:rPr>
      </w:pPr>
    </w:p>
    <w:p w14:paraId="1483D6F6" w14:textId="77777777" w:rsidR="00011620" w:rsidRPr="00B62F07" w:rsidDel="00691F77" w:rsidRDefault="00EE43AE" w:rsidP="009F362C">
      <w:pPr>
        <w:jc w:val="left"/>
        <w:rPr>
          <w:del w:id="119" w:author="yingying zeng" w:date="2018-02-02T13:18:00Z"/>
          <w:szCs w:val="21"/>
        </w:rPr>
      </w:pPr>
      <w:del w:id="120" w:author="yingying zeng" w:date="2018-02-02T13:18:00Z">
        <w:r w:rsidRPr="00B62F07" w:rsidDel="00691F77">
          <w:rPr>
            <w:rFonts w:hint="eastAsia"/>
            <w:szCs w:val="21"/>
          </w:rPr>
          <w:delText>经过一番慎重考虑，李孟决定将新业务</w:delText>
        </w:r>
        <w:r w:rsidR="00011620" w:rsidRPr="00B62F07" w:rsidDel="00691F77">
          <w:rPr>
            <w:rFonts w:hint="eastAsia"/>
            <w:szCs w:val="21"/>
          </w:rPr>
          <w:delText>交给公司战略咨询部</w:delText>
        </w:r>
        <w:r w:rsidRPr="00B62F07" w:rsidDel="00691F77">
          <w:rPr>
            <w:rFonts w:hint="eastAsia"/>
            <w:szCs w:val="21"/>
          </w:rPr>
          <w:delText>总监王力全权负责，而自己则主抓公司原本的主营业务。</w:delText>
        </w:r>
      </w:del>
    </w:p>
    <w:p w14:paraId="20DA5883" w14:textId="77777777" w:rsidR="00EE43AE" w:rsidRPr="00B62F07" w:rsidDel="00691F77" w:rsidRDefault="00EE43AE" w:rsidP="009F362C">
      <w:pPr>
        <w:jc w:val="left"/>
        <w:rPr>
          <w:del w:id="121" w:author="yingying zeng" w:date="2018-02-02T13:18:00Z"/>
          <w:szCs w:val="21"/>
        </w:rPr>
      </w:pPr>
    </w:p>
    <w:p w14:paraId="73825574" w14:textId="77777777" w:rsidR="00CB2997" w:rsidRPr="00B62F07" w:rsidDel="00691F77" w:rsidRDefault="00F44AF2" w:rsidP="009F362C">
      <w:pPr>
        <w:jc w:val="left"/>
        <w:rPr>
          <w:del w:id="122" w:author="yingying zeng" w:date="2018-02-02T13:18:00Z"/>
          <w:szCs w:val="21"/>
        </w:rPr>
      </w:pPr>
      <w:del w:id="123" w:author="yingying zeng" w:date="2018-02-02T13:18:00Z">
        <w:r w:rsidRPr="00B62F07" w:rsidDel="00691F77">
          <w:rPr>
            <w:rFonts w:hint="eastAsia"/>
            <w:b/>
            <w:szCs w:val="21"/>
          </w:rPr>
          <w:delText>李孟</w:delText>
        </w:r>
        <w:r w:rsidRPr="00B62F07" w:rsidDel="00691F77">
          <w:rPr>
            <w:rFonts w:hint="eastAsia"/>
            <w:szCs w:val="21"/>
          </w:rPr>
          <w:delText>：</w:delText>
        </w:r>
        <w:r w:rsidR="007066CF" w:rsidRPr="00B62F07" w:rsidDel="00691F77">
          <w:rPr>
            <w:rFonts w:hint="eastAsia"/>
            <w:szCs w:val="21"/>
          </w:rPr>
          <w:delText>王力</w:delText>
        </w:r>
        <w:r w:rsidR="00EE43AE" w:rsidRPr="00B62F07" w:rsidDel="00691F77">
          <w:rPr>
            <w:rFonts w:hint="eastAsia"/>
            <w:szCs w:val="21"/>
          </w:rPr>
          <w:delText>，你也知道，这段时间公司的主营业务业绩不佳，为了给公司增加新的收入来源，管理层研究后决定立刻上马新能源开发管理流程业务，由你</w:delText>
        </w:r>
        <w:r w:rsidR="00CB2997" w:rsidRPr="00B62F07" w:rsidDel="00691F77">
          <w:rPr>
            <w:rFonts w:hint="eastAsia"/>
            <w:szCs w:val="21"/>
          </w:rPr>
          <w:delText>和</w:delText>
        </w:r>
        <w:r w:rsidR="00EE43AE" w:rsidRPr="00B62F07" w:rsidDel="00691F77">
          <w:rPr>
            <w:rFonts w:hint="eastAsia"/>
            <w:szCs w:val="21"/>
          </w:rPr>
          <w:delText>你的团队全权负责运作，</w:delText>
        </w:r>
        <w:r w:rsidR="00CB2997" w:rsidRPr="00B62F07" w:rsidDel="00691F77">
          <w:rPr>
            <w:rFonts w:hint="eastAsia"/>
            <w:szCs w:val="21"/>
          </w:rPr>
          <w:delText>你这边有没有问题？</w:delText>
        </w:r>
      </w:del>
    </w:p>
    <w:p w14:paraId="6A15485C" w14:textId="77777777" w:rsidR="00CB2997" w:rsidRPr="00B62F07" w:rsidDel="00691F77" w:rsidRDefault="00CB2997" w:rsidP="009F362C">
      <w:pPr>
        <w:jc w:val="left"/>
        <w:rPr>
          <w:del w:id="124" w:author="yingying zeng" w:date="2018-02-02T13:18:00Z"/>
          <w:szCs w:val="21"/>
        </w:rPr>
      </w:pPr>
      <w:del w:id="125" w:author="yingying zeng" w:date="2018-02-02T13:18:00Z">
        <w:r w:rsidRPr="00B62F07" w:rsidDel="00691F77">
          <w:rPr>
            <w:rFonts w:hint="eastAsia"/>
            <w:b/>
            <w:szCs w:val="21"/>
          </w:rPr>
          <w:delText>王力：</w:delText>
        </w:r>
        <w:r w:rsidRPr="00B62F07" w:rsidDel="00691F77">
          <w:rPr>
            <w:rFonts w:hint="eastAsia"/>
            <w:szCs w:val="21"/>
          </w:rPr>
          <w:delText>没问题！我服从公司的安排，好好把这项业务做起来。</w:delText>
        </w:r>
      </w:del>
    </w:p>
    <w:p w14:paraId="4D85F020" w14:textId="77777777" w:rsidR="00CB2997" w:rsidRPr="00B62F07" w:rsidDel="00691F77" w:rsidRDefault="00CB2997" w:rsidP="009F362C">
      <w:pPr>
        <w:jc w:val="left"/>
        <w:rPr>
          <w:del w:id="126" w:author="yingying zeng" w:date="2018-02-02T13:18:00Z"/>
          <w:szCs w:val="21"/>
        </w:rPr>
      </w:pPr>
      <w:del w:id="127" w:author="yingying zeng" w:date="2018-02-02T13:18:00Z">
        <w:r w:rsidRPr="00B62F07" w:rsidDel="00691F77">
          <w:rPr>
            <w:rFonts w:hint="eastAsia"/>
            <w:b/>
            <w:szCs w:val="21"/>
          </w:rPr>
          <w:delText>李孟：</w:delText>
        </w:r>
        <w:r w:rsidRPr="00B62F07" w:rsidDel="00691F77">
          <w:rPr>
            <w:rFonts w:hint="eastAsia"/>
            <w:szCs w:val="21"/>
          </w:rPr>
          <w:delText>我给你半年时间，你要尽快做出业绩，半年后我要看到这项新业务给公司带来的收益。</w:delText>
        </w:r>
      </w:del>
    </w:p>
    <w:p w14:paraId="2659DB63" w14:textId="77777777" w:rsidR="00CB2997" w:rsidRPr="00B62F07" w:rsidDel="00691F77" w:rsidRDefault="00CB2997" w:rsidP="009F362C">
      <w:pPr>
        <w:jc w:val="left"/>
        <w:rPr>
          <w:del w:id="128" w:author="yingying zeng" w:date="2018-02-02T13:18:00Z"/>
          <w:szCs w:val="21"/>
        </w:rPr>
      </w:pPr>
      <w:del w:id="129" w:author="yingying zeng" w:date="2018-02-02T13:18:00Z">
        <w:r w:rsidRPr="00B62F07" w:rsidDel="00691F77">
          <w:rPr>
            <w:rFonts w:hint="eastAsia"/>
            <w:b/>
            <w:szCs w:val="21"/>
          </w:rPr>
          <w:delText>王力</w:delText>
        </w:r>
        <w:r w:rsidR="001D6FA7" w:rsidRPr="00B62F07" w:rsidDel="00691F77">
          <w:rPr>
            <w:rFonts w:hint="eastAsia"/>
            <w:b/>
            <w:szCs w:val="21"/>
          </w:rPr>
          <w:delText>：</w:delText>
        </w:r>
        <w:r w:rsidR="001D6FA7" w:rsidRPr="00B62F07" w:rsidDel="00691F77">
          <w:rPr>
            <w:rFonts w:hint="eastAsia"/>
            <w:szCs w:val="21"/>
          </w:rPr>
          <w:delText>我一定全力以赴！</w:delText>
        </w:r>
      </w:del>
    </w:p>
    <w:p w14:paraId="60421DAF" w14:textId="77777777" w:rsidR="001D6FA7" w:rsidRPr="00B62F07" w:rsidRDefault="001D6FA7" w:rsidP="009F362C">
      <w:pPr>
        <w:jc w:val="left"/>
        <w:rPr>
          <w:b/>
          <w:szCs w:val="21"/>
        </w:rPr>
      </w:pPr>
    </w:p>
    <w:p w14:paraId="6379AFAB" w14:textId="77777777" w:rsidR="001D6FA7" w:rsidRPr="00B62F07" w:rsidDel="00660AD4" w:rsidRDefault="001D6FA7" w:rsidP="009F362C">
      <w:pPr>
        <w:jc w:val="left"/>
        <w:rPr>
          <w:del w:id="130" w:author="yingying zeng" w:date="2018-02-02T13:25:00Z"/>
          <w:szCs w:val="21"/>
        </w:rPr>
      </w:pPr>
      <w:del w:id="131" w:author="yingying zeng" w:date="2018-02-02T13:25:00Z">
        <w:r w:rsidRPr="00B62F07" w:rsidDel="00660AD4">
          <w:rPr>
            <w:rFonts w:hint="eastAsia"/>
            <w:szCs w:val="21"/>
          </w:rPr>
          <w:delText>就这样，王力兴致勃勃地接受了这项任务。在这期间，李孟基本上不过问</w:delText>
        </w:r>
        <w:r w:rsidR="005E6B96" w:rsidDel="00660AD4">
          <w:rPr>
            <w:rFonts w:hint="eastAsia"/>
            <w:szCs w:val="21"/>
          </w:rPr>
          <w:delText>新</w:delText>
        </w:r>
        <w:r w:rsidRPr="00B62F07" w:rsidDel="00660AD4">
          <w:rPr>
            <w:rFonts w:hint="eastAsia"/>
            <w:szCs w:val="21"/>
          </w:rPr>
          <w:delText>业务的进展情况，</w:delText>
        </w:r>
        <w:r w:rsidR="007066CF" w:rsidRPr="00B62F07" w:rsidDel="00660AD4">
          <w:rPr>
            <w:rFonts w:hint="eastAsia"/>
            <w:szCs w:val="21"/>
          </w:rPr>
          <w:delText>只</w:delText>
        </w:r>
        <w:r w:rsidRPr="00B62F07" w:rsidDel="00660AD4">
          <w:rPr>
            <w:rFonts w:hint="eastAsia"/>
            <w:szCs w:val="21"/>
          </w:rPr>
          <w:delText>要求王力每月提交一份工作报告。通过查看这些工作报告，李孟</w:delText>
        </w:r>
        <w:r w:rsidR="00047635" w:rsidDel="00660AD4">
          <w:rPr>
            <w:rFonts w:hint="eastAsia"/>
            <w:szCs w:val="21"/>
          </w:rPr>
          <w:delText>了解到</w:delText>
        </w:r>
        <w:r w:rsidRPr="00B62F07" w:rsidDel="00660AD4">
          <w:rPr>
            <w:rFonts w:hint="eastAsia"/>
            <w:szCs w:val="21"/>
          </w:rPr>
          <w:delText>王力及其团队每月会见客户的频率及与潜在客户签订合作意向协议的数量和进展</w:delText>
        </w:r>
        <w:r w:rsidR="005E6B96" w:rsidDel="00660AD4">
          <w:rPr>
            <w:rFonts w:hint="eastAsia"/>
            <w:szCs w:val="21"/>
          </w:rPr>
          <w:delText>。</w:delText>
        </w:r>
        <w:r w:rsidR="00047635" w:rsidDel="00660AD4">
          <w:rPr>
            <w:rFonts w:hint="eastAsia"/>
            <w:szCs w:val="21"/>
          </w:rPr>
          <w:delText>对这些数据，他</w:delText>
        </w:r>
        <w:r w:rsidRPr="00B62F07" w:rsidDel="00660AD4">
          <w:rPr>
            <w:rFonts w:hint="eastAsia"/>
            <w:szCs w:val="21"/>
          </w:rPr>
          <w:delText>很满意。</w:delText>
        </w:r>
        <w:r w:rsidR="007066CF" w:rsidRPr="00B62F07" w:rsidDel="00660AD4">
          <w:rPr>
            <w:rFonts w:hint="eastAsia"/>
            <w:szCs w:val="21"/>
          </w:rPr>
          <w:delText>可</w:delText>
        </w:r>
        <w:r w:rsidRPr="00B62F07" w:rsidDel="00660AD4">
          <w:rPr>
            <w:rFonts w:hint="eastAsia"/>
            <w:szCs w:val="21"/>
          </w:rPr>
          <w:delText>没想到大半年过去了，</w:delText>
        </w:r>
        <w:r w:rsidR="007F152C" w:rsidDel="00660AD4">
          <w:rPr>
            <w:rFonts w:hint="eastAsia"/>
            <w:szCs w:val="21"/>
          </w:rPr>
          <w:delText>王力的</w:delText>
        </w:r>
        <w:r w:rsidRPr="00B62F07" w:rsidDel="00660AD4">
          <w:rPr>
            <w:rFonts w:hint="eastAsia"/>
            <w:szCs w:val="21"/>
          </w:rPr>
          <w:delText>团队</w:delText>
        </w:r>
        <w:r w:rsidR="005C3E50" w:rsidDel="00660AD4">
          <w:rPr>
            <w:rFonts w:hint="eastAsia"/>
            <w:szCs w:val="21"/>
          </w:rPr>
          <w:delText>虽然</w:delText>
        </w:r>
        <w:r w:rsidRPr="00B62F07" w:rsidDel="00660AD4">
          <w:rPr>
            <w:rFonts w:hint="eastAsia"/>
            <w:szCs w:val="21"/>
          </w:rPr>
          <w:delText>貌似做了大量工作，却没有给公司带来</w:delText>
        </w:r>
        <w:r w:rsidR="007066CF" w:rsidRPr="00B62F07" w:rsidDel="00660AD4">
          <w:rPr>
            <w:rFonts w:hint="eastAsia"/>
            <w:szCs w:val="21"/>
          </w:rPr>
          <w:delText>预期的</w:delText>
        </w:r>
        <w:r w:rsidRPr="00B62F07" w:rsidDel="00660AD4">
          <w:rPr>
            <w:rFonts w:hint="eastAsia"/>
            <w:szCs w:val="21"/>
          </w:rPr>
          <w:delText>效益。</w:delText>
        </w:r>
      </w:del>
    </w:p>
    <w:p w14:paraId="4E551EF1" w14:textId="77777777" w:rsidR="001D6FA7" w:rsidRPr="00B62F07" w:rsidDel="00C91864" w:rsidRDefault="001D6FA7" w:rsidP="009F362C">
      <w:pPr>
        <w:jc w:val="left"/>
        <w:rPr>
          <w:del w:id="132" w:author="yingying zeng" w:date="2018-02-02T13:37:00Z"/>
          <w:szCs w:val="21"/>
        </w:rPr>
      </w:pPr>
    </w:p>
    <w:p w14:paraId="3290EC01" w14:textId="77777777" w:rsidR="000F3EAD" w:rsidRPr="00B62F07" w:rsidDel="00C91864" w:rsidRDefault="00CB0422" w:rsidP="00476721">
      <w:pPr>
        <w:jc w:val="left"/>
        <w:rPr>
          <w:del w:id="133" w:author="yingying zeng" w:date="2018-02-02T13:37:00Z"/>
          <w:szCs w:val="21"/>
        </w:rPr>
      </w:pPr>
      <w:del w:id="134" w:author="yingying zeng" w:date="2018-02-02T13:37:00Z">
        <w:r w:rsidDel="00C91864">
          <w:rPr>
            <w:rFonts w:hint="eastAsia"/>
            <w:szCs w:val="21"/>
          </w:rPr>
          <w:delText>李孟</w:delText>
        </w:r>
        <w:r w:rsidR="001D6FA7" w:rsidRPr="00B62F07" w:rsidDel="00C91864">
          <w:rPr>
            <w:rFonts w:hint="eastAsia"/>
            <w:szCs w:val="21"/>
          </w:rPr>
          <w:delText>调查后发现：</w:delText>
        </w:r>
        <w:r w:rsidR="007F152C" w:rsidDel="00C91864">
          <w:rPr>
            <w:rFonts w:hint="eastAsia"/>
            <w:szCs w:val="21"/>
          </w:rPr>
          <w:delText>王力</w:delText>
        </w:r>
        <w:r w:rsidR="001D6FA7" w:rsidRPr="00B62F07" w:rsidDel="00C91864">
          <w:rPr>
            <w:rFonts w:hint="eastAsia"/>
            <w:szCs w:val="21"/>
          </w:rPr>
          <w:delText>带领的团队管理混乱，</w:delText>
        </w:r>
        <w:r w:rsidR="006604E7" w:rsidRPr="00B62F07" w:rsidDel="00C91864">
          <w:rPr>
            <w:rFonts w:hint="eastAsia"/>
            <w:szCs w:val="21"/>
          </w:rPr>
          <w:delText>为了应付每月的工作报告，使</w:delText>
        </w:r>
        <w:r w:rsidR="007F152C" w:rsidDel="00C91864">
          <w:rPr>
            <w:rFonts w:hint="eastAsia"/>
            <w:szCs w:val="21"/>
          </w:rPr>
          <w:delText>每月拜访客户的数量</w:delText>
        </w:r>
        <w:r w:rsidR="001D6FA7" w:rsidRPr="00B62F07" w:rsidDel="00C91864">
          <w:rPr>
            <w:rFonts w:hint="eastAsia"/>
            <w:szCs w:val="21"/>
          </w:rPr>
          <w:delText>达标，</w:delText>
        </w:r>
        <w:r w:rsidR="006604E7" w:rsidRPr="00B62F07" w:rsidDel="00C91864">
          <w:rPr>
            <w:rFonts w:hint="eastAsia"/>
            <w:szCs w:val="21"/>
          </w:rPr>
          <w:delText>他们会去拜访自己的同学、朋友或旧同事，</w:delText>
        </w:r>
        <w:r w:rsidR="001D6FA7" w:rsidRPr="00B62F07" w:rsidDel="00C91864">
          <w:rPr>
            <w:rFonts w:hint="eastAsia"/>
            <w:szCs w:val="21"/>
          </w:rPr>
          <w:delText>所谓的潜在客户很多都与新业务没有任何关系</w:delText>
        </w:r>
        <w:r w:rsidR="006604E7" w:rsidRPr="00B62F07" w:rsidDel="00C91864">
          <w:rPr>
            <w:rFonts w:hint="eastAsia"/>
            <w:szCs w:val="21"/>
          </w:rPr>
          <w:delText>，</w:delText>
        </w:r>
        <w:r w:rsidR="001D6FA7" w:rsidRPr="00B62F07" w:rsidDel="00C91864">
          <w:rPr>
            <w:rFonts w:hint="eastAsia"/>
            <w:szCs w:val="21"/>
          </w:rPr>
          <w:delText>签订的很多合作意向协议</w:delText>
        </w:r>
        <w:r w:rsidR="006604E7" w:rsidRPr="00B62F07" w:rsidDel="00C91864">
          <w:rPr>
            <w:rFonts w:hint="eastAsia"/>
            <w:szCs w:val="21"/>
          </w:rPr>
          <w:delText>也有造假的嫌疑</w:delText>
        </w:r>
        <w:r w:rsidR="006604E7" w:rsidRPr="00B62F07" w:rsidDel="00C91864">
          <w:rPr>
            <w:szCs w:val="21"/>
          </w:rPr>
          <w:delText>…</w:delText>
        </w:r>
        <w:r w:rsidR="006604E7" w:rsidRPr="00B62F07" w:rsidDel="00C91864">
          <w:rPr>
            <w:rFonts w:hint="eastAsia"/>
            <w:szCs w:val="21"/>
          </w:rPr>
          <w:delText>..</w:delText>
        </w:r>
      </w:del>
    </w:p>
    <w:p w14:paraId="7CBA9DC7" w14:textId="77777777" w:rsidR="000F3EAD" w:rsidRPr="00B62F07" w:rsidRDefault="000F3EAD" w:rsidP="00476721">
      <w:pPr>
        <w:jc w:val="left"/>
        <w:rPr>
          <w:szCs w:val="21"/>
        </w:rPr>
      </w:pPr>
    </w:p>
    <w:p w14:paraId="1E43DD12" w14:textId="77777777" w:rsidR="000F3EAD" w:rsidRPr="00B62F07" w:rsidRDefault="000F3EAD" w:rsidP="000F3EAD">
      <w:pPr>
        <w:jc w:val="left"/>
        <w:rPr>
          <w:b/>
          <w:szCs w:val="21"/>
        </w:rPr>
      </w:pPr>
      <w:r w:rsidRPr="00B62F07">
        <w:rPr>
          <w:rFonts w:hint="eastAsia"/>
          <w:b/>
          <w:szCs w:val="21"/>
        </w:rPr>
        <w:t>01U02a</w:t>
      </w:r>
    </w:p>
    <w:p w14:paraId="2C84C618" w14:textId="35998D88" w:rsidR="000F3EAD" w:rsidRPr="00B62F07" w:rsidRDefault="000F3EAD" w:rsidP="000F3EAD">
      <w:pPr>
        <w:jc w:val="left"/>
        <w:rPr>
          <w:b/>
          <w:szCs w:val="21"/>
        </w:rPr>
      </w:pPr>
      <w:r w:rsidRPr="00B62F07">
        <w:rPr>
          <w:rFonts w:hint="eastAsia"/>
          <w:b/>
          <w:szCs w:val="21"/>
        </w:rPr>
        <w:t>小测验：</w:t>
      </w:r>
      <w:ins w:id="135" w:author="yingying zeng" w:date="2018-02-02T13:42:00Z">
        <w:r w:rsidR="00AE596B">
          <w:rPr>
            <w:rFonts w:hint="eastAsia"/>
            <w:b/>
            <w:szCs w:val="21"/>
          </w:rPr>
          <w:t>这项授权</w:t>
        </w:r>
      </w:ins>
      <w:del w:id="136" w:author="yingying zeng" w:date="2018-02-02T13:38:00Z">
        <w:r w:rsidR="006604E7" w:rsidRPr="00B62F07" w:rsidDel="00C91864">
          <w:rPr>
            <w:rFonts w:hint="eastAsia"/>
            <w:b/>
            <w:szCs w:val="21"/>
          </w:rPr>
          <w:delText>为什么失败</w:delText>
        </w:r>
      </w:del>
      <w:ins w:id="137" w:author="yingying zeng" w:date="2018-02-02T17:08:00Z">
        <w:r w:rsidR="004C0077">
          <w:rPr>
            <w:rFonts w:hint="eastAsia"/>
            <w:b/>
            <w:szCs w:val="21"/>
          </w:rPr>
          <w:t>存在</w:t>
        </w:r>
      </w:ins>
      <w:ins w:id="138" w:author="yingying zeng" w:date="2018-02-02T13:38:00Z">
        <w:r w:rsidR="00C91864">
          <w:rPr>
            <w:rFonts w:hint="eastAsia"/>
            <w:b/>
            <w:szCs w:val="21"/>
          </w:rPr>
          <w:t>什么</w:t>
        </w:r>
      </w:ins>
      <w:ins w:id="139" w:author="yingying zeng" w:date="2018-02-02T13:39:00Z">
        <w:r w:rsidR="00C91864">
          <w:rPr>
            <w:rFonts w:hint="eastAsia"/>
            <w:b/>
            <w:szCs w:val="21"/>
          </w:rPr>
          <w:t>问题</w:t>
        </w:r>
      </w:ins>
      <w:r w:rsidRPr="00B62F07">
        <w:rPr>
          <w:rFonts w:hint="eastAsia"/>
          <w:b/>
          <w:szCs w:val="21"/>
        </w:rPr>
        <w:t>？</w:t>
      </w:r>
    </w:p>
    <w:p w14:paraId="7CB0564A" w14:textId="77777777" w:rsidR="000F3EAD" w:rsidRPr="00B62F07" w:rsidRDefault="000F3EAD" w:rsidP="000F3EAD">
      <w:pPr>
        <w:jc w:val="left"/>
        <w:rPr>
          <w:b/>
          <w:szCs w:val="21"/>
        </w:rPr>
      </w:pPr>
    </w:p>
    <w:p w14:paraId="13EB5157" w14:textId="77777777" w:rsidR="000F3EAD" w:rsidRPr="00B62F07" w:rsidRDefault="006604E7" w:rsidP="000F3EAD">
      <w:pPr>
        <w:jc w:val="left"/>
        <w:rPr>
          <w:szCs w:val="21"/>
        </w:rPr>
      </w:pPr>
      <w:del w:id="140" w:author="yingying zeng" w:date="2018-02-02T13:39:00Z">
        <w:r w:rsidRPr="00B62F07" w:rsidDel="00C91864">
          <w:rPr>
            <w:rFonts w:hint="eastAsia"/>
            <w:szCs w:val="21"/>
          </w:rPr>
          <w:delText>李孟</w:delText>
        </w:r>
      </w:del>
      <w:ins w:id="141" w:author="yingying zeng" w:date="2018-02-02T13:39:00Z">
        <w:r w:rsidR="00C91864">
          <w:rPr>
            <w:rFonts w:hint="eastAsia"/>
            <w:szCs w:val="21"/>
          </w:rPr>
          <w:t>李蒙</w:t>
        </w:r>
      </w:ins>
      <w:r w:rsidRPr="00B62F07">
        <w:rPr>
          <w:rFonts w:hint="eastAsia"/>
          <w:szCs w:val="21"/>
        </w:rPr>
        <w:t>的这项授权</w:t>
      </w:r>
      <w:ins w:id="142" w:author="yingying zeng" w:date="2018-02-02T13:43:00Z">
        <w:r w:rsidR="00AE596B">
          <w:rPr>
            <w:rFonts w:hint="eastAsia"/>
            <w:szCs w:val="21"/>
          </w:rPr>
          <w:t>存在着一定问题。</w:t>
        </w:r>
      </w:ins>
      <w:del w:id="143" w:author="yingying zeng" w:date="2018-02-02T13:43:00Z">
        <w:r w:rsidRPr="00B62F07" w:rsidDel="00AE596B">
          <w:rPr>
            <w:rFonts w:hint="eastAsia"/>
            <w:szCs w:val="21"/>
          </w:rPr>
          <w:delText>任务是失败的</w:delText>
        </w:r>
        <w:r w:rsidR="000F3EAD" w:rsidRPr="00B62F07" w:rsidDel="00AE596B">
          <w:rPr>
            <w:rFonts w:hint="eastAsia"/>
            <w:szCs w:val="21"/>
          </w:rPr>
          <w:delText>，</w:delText>
        </w:r>
        <w:r w:rsidRPr="00B62F07" w:rsidDel="00AE596B">
          <w:rPr>
            <w:rFonts w:hint="eastAsia"/>
            <w:szCs w:val="21"/>
          </w:rPr>
          <w:delText>根本原因是什么？</w:delText>
        </w:r>
      </w:del>
      <w:r w:rsidR="000F3EAD" w:rsidRPr="00B62F07">
        <w:rPr>
          <w:rFonts w:hint="eastAsia"/>
          <w:szCs w:val="21"/>
        </w:rPr>
        <w:t>请从下列各项中选出你认为描述正确的选项。</w:t>
      </w:r>
    </w:p>
    <w:p w14:paraId="459C4535" w14:textId="77777777" w:rsidR="000F3EAD" w:rsidRPr="00B62F07" w:rsidRDefault="000F3EAD" w:rsidP="000F3EAD">
      <w:pPr>
        <w:jc w:val="left"/>
        <w:rPr>
          <w:szCs w:val="21"/>
        </w:rPr>
      </w:pPr>
      <w:r w:rsidRPr="00B62F07">
        <w:rPr>
          <w:rFonts w:ascii="宋体" w:hAnsi="宋体" w:hint="eastAsia"/>
          <w:szCs w:val="21"/>
          <w:highlight w:val="green"/>
        </w:rPr>
        <w:t>○</w:t>
      </w:r>
      <w:r w:rsidRPr="00B62F07">
        <w:rPr>
          <w:rFonts w:hint="eastAsia"/>
          <w:szCs w:val="21"/>
          <w:highlight w:val="green"/>
        </w:rPr>
        <w:t>这次授权</w:t>
      </w:r>
      <w:del w:id="144" w:author="yingying zeng" w:date="2018-02-02T13:42:00Z">
        <w:r w:rsidRPr="00B62F07" w:rsidDel="00AE596B">
          <w:rPr>
            <w:rFonts w:hint="eastAsia"/>
            <w:szCs w:val="21"/>
            <w:highlight w:val="green"/>
          </w:rPr>
          <w:delText>失败的根本原因</w:delText>
        </w:r>
      </w:del>
      <w:ins w:id="145" w:author="yingying zeng" w:date="2018-02-02T13:42:00Z">
        <w:r w:rsidR="00AE596B">
          <w:rPr>
            <w:rFonts w:hint="eastAsia"/>
            <w:szCs w:val="21"/>
            <w:highlight w:val="green"/>
          </w:rPr>
          <w:t>的问题</w:t>
        </w:r>
      </w:ins>
      <w:r w:rsidRPr="00B62F07">
        <w:rPr>
          <w:rFonts w:hint="eastAsia"/>
          <w:szCs w:val="21"/>
          <w:highlight w:val="green"/>
        </w:rPr>
        <w:t>在于</w:t>
      </w:r>
      <w:r w:rsidR="006604E7" w:rsidRPr="00B62F07">
        <w:rPr>
          <w:rFonts w:hint="eastAsia"/>
          <w:szCs w:val="21"/>
          <w:highlight w:val="green"/>
        </w:rPr>
        <w:t>李</w:t>
      </w:r>
      <w:proofErr w:type="gramStart"/>
      <w:r w:rsidR="006604E7" w:rsidRPr="00B62F07">
        <w:rPr>
          <w:rFonts w:hint="eastAsia"/>
          <w:szCs w:val="21"/>
          <w:highlight w:val="green"/>
        </w:rPr>
        <w:t>孟</w:t>
      </w:r>
      <w:r w:rsidRPr="00B62F07">
        <w:rPr>
          <w:rFonts w:hint="eastAsia"/>
          <w:szCs w:val="21"/>
          <w:highlight w:val="green"/>
        </w:rPr>
        <w:t>没有</w:t>
      </w:r>
      <w:proofErr w:type="gramEnd"/>
      <w:r w:rsidRPr="00B62F07">
        <w:rPr>
          <w:rFonts w:hint="eastAsia"/>
          <w:szCs w:val="21"/>
          <w:highlight w:val="green"/>
        </w:rPr>
        <w:t>进行</w:t>
      </w:r>
      <w:r w:rsidR="006604E7" w:rsidRPr="00B62F07">
        <w:rPr>
          <w:rFonts w:hint="eastAsia"/>
          <w:szCs w:val="21"/>
          <w:highlight w:val="green"/>
        </w:rPr>
        <w:t>有效的</w:t>
      </w:r>
      <w:r w:rsidRPr="00B62F07">
        <w:rPr>
          <w:rFonts w:hint="eastAsia"/>
          <w:szCs w:val="21"/>
          <w:highlight w:val="green"/>
        </w:rPr>
        <w:t>授权监督，</w:t>
      </w:r>
      <w:ins w:id="146" w:author="yingying zeng" w:date="2018-02-02T13:43:00Z">
        <w:r w:rsidR="00AE596B">
          <w:rPr>
            <w:rFonts w:hint="eastAsia"/>
            <w:szCs w:val="21"/>
            <w:highlight w:val="green"/>
          </w:rPr>
          <w:t>给予销售经理一定权限决定价格无可厚非，</w:t>
        </w:r>
      </w:ins>
      <w:ins w:id="147" w:author="yingying zeng" w:date="2018-02-02T13:44:00Z">
        <w:r w:rsidR="00AE596B">
          <w:rPr>
            <w:rFonts w:hint="eastAsia"/>
            <w:szCs w:val="21"/>
            <w:highlight w:val="green"/>
          </w:rPr>
          <w:t>但</w:t>
        </w:r>
      </w:ins>
      <w:r w:rsidRPr="00B62F07">
        <w:rPr>
          <w:rFonts w:hint="eastAsia"/>
          <w:szCs w:val="21"/>
          <w:highlight w:val="green"/>
        </w:rPr>
        <w:t>如果他能</w:t>
      </w:r>
      <w:del w:id="148" w:author="yingying zeng" w:date="2018-02-02T13:45:00Z">
        <w:r w:rsidRPr="00B62F07" w:rsidDel="00AE596B">
          <w:rPr>
            <w:rFonts w:hint="eastAsia"/>
            <w:szCs w:val="21"/>
            <w:highlight w:val="green"/>
          </w:rPr>
          <w:delText>在</w:delText>
        </w:r>
        <w:r w:rsidR="00821C1B" w:rsidDel="00AE596B">
          <w:rPr>
            <w:rFonts w:hint="eastAsia"/>
            <w:szCs w:val="21"/>
            <w:highlight w:val="green"/>
          </w:rPr>
          <w:delText>王力</w:delText>
        </w:r>
        <w:r w:rsidR="007A318C" w:rsidRPr="00B62F07" w:rsidDel="00AE596B">
          <w:rPr>
            <w:rFonts w:hint="eastAsia"/>
            <w:szCs w:val="21"/>
            <w:highlight w:val="green"/>
          </w:rPr>
          <w:delText>上任</w:delText>
        </w:r>
        <w:r w:rsidRPr="00B62F07" w:rsidDel="00AE596B">
          <w:rPr>
            <w:rFonts w:hint="eastAsia"/>
            <w:szCs w:val="21"/>
            <w:highlight w:val="green"/>
          </w:rPr>
          <w:delText>之前对其授权做出限制、</w:delText>
        </w:r>
      </w:del>
      <w:r w:rsidRPr="00B62F07">
        <w:rPr>
          <w:rFonts w:hint="eastAsia"/>
          <w:szCs w:val="21"/>
          <w:highlight w:val="green"/>
        </w:rPr>
        <w:t>在授权过程中对授权做出有效监控，</w:t>
      </w:r>
      <w:ins w:id="149" w:author="yingying zeng" w:date="2018-02-02T13:45:00Z">
        <w:r w:rsidR="00AE596B">
          <w:rPr>
            <w:rFonts w:hint="eastAsia"/>
            <w:szCs w:val="21"/>
            <w:highlight w:val="green"/>
          </w:rPr>
          <w:t>比如要求除了销售额要达标之外，</w:t>
        </w:r>
      </w:ins>
      <w:ins w:id="150" w:author="yingying zeng" w:date="2018-02-02T13:46:00Z">
        <w:r w:rsidR="00AE596B">
          <w:rPr>
            <w:rFonts w:hint="eastAsia"/>
            <w:szCs w:val="21"/>
            <w:highlight w:val="green"/>
          </w:rPr>
          <w:t>规定</w:t>
        </w:r>
      </w:ins>
      <w:ins w:id="151" w:author="yingying zeng" w:date="2018-02-02T13:45:00Z">
        <w:r w:rsidR="00AE596B">
          <w:rPr>
            <w:rFonts w:hint="eastAsia"/>
            <w:szCs w:val="21"/>
            <w:highlight w:val="green"/>
          </w:rPr>
          <w:t>毛利率</w:t>
        </w:r>
      </w:ins>
      <w:ins w:id="152" w:author="yingying zeng" w:date="2018-02-02T13:46:00Z">
        <w:r w:rsidR="00AE596B">
          <w:rPr>
            <w:rFonts w:hint="eastAsia"/>
            <w:szCs w:val="21"/>
            <w:highlight w:val="green"/>
          </w:rPr>
          <w:t>、税前利润</w:t>
        </w:r>
      </w:ins>
      <w:ins w:id="153" w:author="yingying zeng" w:date="2018-02-02T13:45:00Z">
        <w:r w:rsidR="00AE596B">
          <w:rPr>
            <w:rFonts w:hint="eastAsia"/>
            <w:szCs w:val="21"/>
            <w:highlight w:val="green"/>
          </w:rPr>
          <w:t>必须达到销售额的</w:t>
        </w:r>
      </w:ins>
      <w:ins w:id="154" w:author="yingying zeng" w:date="2018-02-02T13:46:00Z">
        <w:r w:rsidR="00AE596B">
          <w:rPr>
            <w:rFonts w:hint="eastAsia"/>
            <w:szCs w:val="21"/>
            <w:highlight w:val="green"/>
          </w:rPr>
          <w:t>百分比，可能</w:t>
        </w:r>
      </w:ins>
      <w:r w:rsidRPr="00B62F07">
        <w:rPr>
          <w:rFonts w:hint="eastAsia"/>
          <w:szCs w:val="21"/>
          <w:highlight w:val="green"/>
        </w:rPr>
        <w:t>是不会出现这种局面的。</w:t>
      </w:r>
    </w:p>
    <w:p w14:paraId="1717CA7D" w14:textId="77777777" w:rsidR="000F3EAD" w:rsidRPr="00B62F07" w:rsidRDefault="000F3EAD" w:rsidP="000F3EAD">
      <w:pPr>
        <w:jc w:val="left"/>
        <w:rPr>
          <w:rFonts w:ascii="宋体" w:hAnsi="宋体"/>
          <w:szCs w:val="21"/>
        </w:rPr>
      </w:pPr>
      <w:r w:rsidRPr="00B62F07">
        <w:rPr>
          <w:rFonts w:ascii="宋体" w:hAnsi="宋体" w:hint="eastAsia"/>
          <w:szCs w:val="21"/>
        </w:rPr>
        <w:t>○授权失败的根本原因不在授权监督，而是</w:t>
      </w:r>
      <w:r w:rsidR="006604E7" w:rsidRPr="00B62F07">
        <w:rPr>
          <w:rFonts w:ascii="宋体" w:hAnsi="宋体" w:hint="eastAsia"/>
          <w:szCs w:val="21"/>
        </w:rPr>
        <w:t>这项任务根本就</w:t>
      </w:r>
      <w:r w:rsidRPr="00B62F07">
        <w:rPr>
          <w:rFonts w:ascii="宋体" w:hAnsi="宋体" w:hint="eastAsia"/>
          <w:szCs w:val="21"/>
        </w:rPr>
        <w:t>不应该授权。</w:t>
      </w:r>
    </w:p>
    <w:p w14:paraId="06BFD4C9" w14:textId="77777777" w:rsidR="00E51249" w:rsidRDefault="000F3EAD" w:rsidP="000F3EAD">
      <w:pPr>
        <w:jc w:val="left"/>
        <w:rPr>
          <w:ins w:id="155" w:author="yingying zeng" w:date="2018-02-02T13:53:00Z"/>
          <w:rFonts w:ascii="宋体" w:hAnsi="宋体"/>
          <w:szCs w:val="21"/>
        </w:rPr>
      </w:pPr>
      <w:r w:rsidRPr="00B62F07">
        <w:rPr>
          <w:rFonts w:ascii="宋体" w:hAnsi="宋体" w:hint="eastAsia"/>
          <w:szCs w:val="21"/>
        </w:rPr>
        <w:t>○授权失败的根本原因在于</w:t>
      </w:r>
      <w:del w:id="156" w:author="yingying zeng" w:date="2018-02-02T13:51:00Z">
        <w:r w:rsidRPr="00B62F07" w:rsidDel="00AE596B">
          <w:rPr>
            <w:rFonts w:ascii="宋体" w:hAnsi="宋体" w:hint="eastAsia"/>
            <w:szCs w:val="21"/>
          </w:rPr>
          <w:delText>选错了人</w:delText>
        </w:r>
      </w:del>
      <w:ins w:id="157" w:author="yingying zeng" w:date="2018-02-02T13:52:00Z">
        <w:r w:rsidR="00E51249">
          <w:rPr>
            <w:rFonts w:ascii="宋体" w:hAnsi="宋体" w:hint="eastAsia"/>
            <w:szCs w:val="21"/>
          </w:rPr>
          <w:t>选错了人</w:t>
        </w:r>
      </w:ins>
      <w:r w:rsidRPr="00B62F07">
        <w:rPr>
          <w:rFonts w:ascii="宋体" w:hAnsi="宋体" w:hint="eastAsia"/>
          <w:szCs w:val="21"/>
        </w:rPr>
        <w:t>，</w:t>
      </w:r>
      <w:ins w:id="158" w:author="yingying zeng" w:date="2018-02-02T13:53:00Z">
        <w:r w:rsidR="00E51249">
          <w:rPr>
            <w:rFonts w:ascii="宋体" w:hAnsi="宋体" w:hint="eastAsia"/>
            <w:szCs w:val="21"/>
          </w:rPr>
          <w:t>不</w:t>
        </w:r>
      </w:ins>
      <w:r w:rsidRPr="00B62F07">
        <w:rPr>
          <w:rFonts w:ascii="宋体" w:hAnsi="宋体" w:hint="eastAsia"/>
          <w:szCs w:val="21"/>
        </w:rPr>
        <w:t>应该</w:t>
      </w:r>
      <w:ins w:id="159" w:author="yingying zeng" w:date="2018-02-02T13:53:00Z">
        <w:r w:rsidR="00E51249">
          <w:rPr>
            <w:rFonts w:ascii="宋体" w:hAnsi="宋体" w:hint="eastAsia"/>
            <w:szCs w:val="21"/>
          </w:rPr>
          <w:t>把价格幅度权限授权给销售经理。</w:t>
        </w:r>
      </w:ins>
    </w:p>
    <w:p w14:paraId="0852DF6A" w14:textId="77777777" w:rsidR="00E51249" w:rsidRDefault="00E51249" w:rsidP="000F3EAD">
      <w:pPr>
        <w:jc w:val="left"/>
        <w:rPr>
          <w:ins w:id="160" w:author="yingying zeng" w:date="2018-02-02T13:53:00Z"/>
          <w:rFonts w:ascii="宋体" w:hAnsi="宋体"/>
          <w:szCs w:val="21"/>
        </w:rPr>
      </w:pPr>
    </w:p>
    <w:p w14:paraId="6E51A86B" w14:textId="77777777" w:rsidR="000F3EAD" w:rsidRPr="00B62F07" w:rsidDel="00E51249" w:rsidRDefault="000F3EAD" w:rsidP="000F3EAD">
      <w:pPr>
        <w:jc w:val="left"/>
        <w:rPr>
          <w:del w:id="161" w:author="yingying zeng" w:date="2018-02-02T13:53:00Z"/>
          <w:rFonts w:ascii="宋体" w:hAnsi="宋体"/>
          <w:szCs w:val="21"/>
        </w:rPr>
      </w:pPr>
      <w:del w:id="162" w:author="yingying zeng" w:date="2018-02-02T13:53:00Z">
        <w:r w:rsidRPr="00B62F07" w:rsidDel="00E51249">
          <w:rPr>
            <w:rFonts w:ascii="宋体" w:hAnsi="宋体" w:hint="eastAsia"/>
            <w:szCs w:val="21"/>
          </w:rPr>
          <w:delText>选一个比</w:delText>
        </w:r>
        <w:r w:rsidR="006604E7" w:rsidRPr="00B62F07" w:rsidDel="00E51249">
          <w:rPr>
            <w:rFonts w:ascii="宋体" w:hAnsi="宋体" w:hint="eastAsia"/>
            <w:szCs w:val="21"/>
          </w:rPr>
          <w:delText>李孟</w:delText>
        </w:r>
        <w:r w:rsidRPr="00B62F07" w:rsidDel="00E51249">
          <w:rPr>
            <w:rFonts w:ascii="宋体" w:hAnsi="宋体" w:hint="eastAsia"/>
            <w:szCs w:val="21"/>
          </w:rPr>
          <w:delText>更有能力的人进行授权。</w:delText>
        </w:r>
      </w:del>
    </w:p>
    <w:p w14:paraId="4DB6F294" w14:textId="77777777" w:rsidR="000F3EAD" w:rsidRPr="00B62F07" w:rsidDel="00E51249" w:rsidRDefault="000F3EAD" w:rsidP="000F3EAD">
      <w:pPr>
        <w:jc w:val="left"/>
        <w:rPr>
          <w:del w:id="163" w:author="yingying zeng" w:date="2018-02-02T13:53:00Z"/>
          <w:rFonts w:ascii="宋体" w:hAnsi="宋体"/>
          <w:szCs w:val="21"/>
        </w:rPr>
      </w:pPr>
    </w:p>
    <w:p w14:paraId="7E84EC35" w14:textId="77777777" w:rsidR="000F3EAD" w:rsidRPr="00B62F07" w:rsidRDefault="000F3EAD" w:rsidP="000F3EAD">
      <w:pPr>
        <w:jc w:val="left"/>
        <w:rPr>
          <w:rFonts w:ascii="宋体" w:hAnsi="宋体"/>
          <w:szCs w:val="21"/>
        </w:rPr>
      </w:pPr>
      <w:r w:rsidRPr="00B62F07">
        <w:rPr>
          <w:rFonts w:ascii="宋体" w:hAnsi="宋体" w:hint="eastAsia"/>
          <w:b/>
          <w:szCs w:val="21"/>
        </w:rPr>
        <w:t>正确反馈</w:t>
      </w:r>
      <w:r w:rsidRPr="00B62F07">
        <w:rPr>
          <w:rFonts w:ascii="宋体" w:hAnsi="宋体" w:hint="eastAsia"/>
          <w:szCs w:val="21"/>
        </w:rPr>
        <w:t>：</w:t>
      </w:r>
      <w:r w:rsidR="00D0561E" w:rsidRPr="00B62F07">
        <w:rPr>
          <w:rFonts w:ascii="宋体" w:hAnsi="宋体" w:hint="eastAsia"/>
          <w:szCs w:val="21"/>
        </w:rPr>
        <w:t>你的选择是正确的。事实上，这项授权失败的根本原因不在于选错了人，也不在于这项任务是否应该授权，而在于是否进行了</w:t>
      </w:r>
      <w:r w:rsidR="005C3E50">
        <w:rPr>
          <w:rFonts w:ascii="宋体" w:hAnsi="宋体" w:hint="eastAsia"/>
          <w:szCs w:val="21"/>
        </w:rPr>
        <w:t>有效</w:t>
      </w:r>
      <w:r w:rsidR="00D0561E" w:rsidRPr="00B62F07">
        <w:rPr>
          <w:rFonts w:ascii="宋体" w:hAnsi="宋体" w:hint="eastAsia"/>
          <w:szCs w:val="21"/>
        </w:rPr>
        <w:t>授权监督。</w:t>
      </w:r>
    </w:p>
    <w:p w14:paraId="4C66A24B" w14:textId="77777777" w:rsidR="00D0561E" w:rsidRPr="00B62F07" w:rsidRDefault="000F3EAD" w:rsidP="00D0561E">
      <w:pPr>
        <w:jc w:val="left"/>
        <w:rPr>
          <w:rFonts w:ascii="宋体" w:hAnsi="宋体"/>
          <w:szCs w:val="21"/>
        </w:rPr>
      </w:pPr>
      <w:r w:rsidRPr="00B62F07">
        <w:rPr>
          <w:rFonts w:ascii="宋体" w:hAnsi="宋体" w:hint="eastAsia"/>
          <w:b/>
          <w:szCs w:val="21"/>
        </w:rPr>
        <w:t>错误反馈</w:t>
      </w:r>
      <w:r w:rsidRPr="00B62F07">
        <w:rPr>
          <w:rFonts w:ascii="宋体" w:hAnsi="宋体" w:hint="eastAsia"/>
          <w:szCs w:val="21"/>
        </w:rPr>
        <w:t>：</w:t>
      </w:r>
      <w:r w:rsidR="00D0561E" w:rsidRPr="00B62F07">
        <w:rPr>
          <w:rFonts w:ascii="宋体" w:hAnsi="宋体" w:hint="eastAsia"/>
          <w:szCs w:val="21"/>
        </w:rPr>
        <w:t>你的选择不太正确。事实上，这项授权失败的根本原因不在于选错了人，也不在于这项任务是否应该授权，而在于是否进行了</w:t>
      </w:r>
      <w:r w:rsidR="005C3E50">
        <w:rPr>
          <w:rFonts w:ascii="宋体" w:hAnsi="宋体" w:hint="eastAsia"/>
          <w:szCs w:val="21"/>
        </w:rPr>
        <w:t>有效</w:t>
      </w:r>
      <w:r w:rsidR="00D0561E" w:rsidRPr="00B62F07">
        <w:rPr>
          <w:rFonts w:ascii="宋体" w:hAnsi="宋体" w:hint="eastAsia"/>
          <w:szCs w:val="21"/>
        </w:rPr>
        <w:t>授权监督。</w:t>
      </w:r>
    </w:p>
    <w:p w14:paraId="186CE699" w14:textId="77777777" w:rsidR="00562961" w:rsidRPr="00B62F07" w:rsidRDefault="00562961" w:rsidP="00562961">
      <w:pPr>
        <w:jc w:val="left"/>
        <w:rPr>
          <w:b/>
          <w:szCs w:val="21"/>
        </w:rPr>
      </w:pPr>
    </w:p>
    <w:p w14:paraId="24D73CC6" w14:textId="56D4CEBF" w:rsidR="00562961" w:rsidRPr="00B62F07" w:rsidRDefault="00562961" w:rsidP="00562961">
      <w:pPr>
        <w:jc w:val="left"/>
        <w:rPr>
          <w:b/>
          <w:szCs w:val="21"/>
        </w:rPr>
      </w:pPr>
      <w:r w:rsidRPr="00B62F07">
        <w:rPr>
          <w:rFonts w:hint="eastAsia"/>
          <w:b/>
          <w:szCs w:val="21"/>
        </w:rPr>
        <w:t>0</w:t>
      </w:r>
      <w:r w:rsidR="00CA747B" w:rsidRPr="00B62F07">
        <w:rPr>
          <w:rFonts w:hint="eastAsia"/>
          <w:b/>
          <w:szCs w:val="21"/>
        </w:rPr>
        <w:t>1</w:t>
      </w:r>
      <w:r w:rsidRPr="00B62F07">
        <w:rPr>
          <w:rFonts w:hint="eastAsia"/>
          <w:b/>
          <w:szCs w:val="21"/>
        </w:rPr>
        <w:t>U0</w:t>
      </w:r>
      <w:ins w:id="164" w:author="曹 辛" w:date="2019-01-31T13:46:00Z">
        <w:r w:rsidR="00CC15BB">
          <w:rPr>
            <w:b/>
            <w:szCs w:val="21"/>
          </w:rPr>
          <w:t>3</w:t>
        </w:r>
      </w:ins>
      <w:del w:id="165" w:author="曹 辛" w:date="2019-01-31T13:46:00Z">
        <w:r w:rsidR="00CA747B" w:rsidRPr="00B62F07" w:rsidDel="00CC15BB">
          <w:rPr>
            <w:rFonts w:hint="eastAsia"/>
            <w:b/>
            <w:szCs w:val="21"/>
          </w:rPr>
          <w:delText>2</w:delText>
        </w:r>
      </w:del>
    </w:p>
    <w:p w14:paraId="70432C74" w14:textId="77777777" w:rsidR="00562961" w:rsidRPr="00B62F07" w:rsidRDefault="00562961" w:rsidP="00562961">
      <w:pPr>
        <w:jc w:val="left"/>
        <w:rPr>
          <w:b/>
          <w:szCs w:val="21"/>
        </w:rPr>
      </w:pPr>
      <w:r w:rsidRPr="00B62F07">
        <w:rPr>
          <w:rFonts w:hint="eastAsia"/>
          <w:b/>
          <w:szCs w:val="21"/>
        </w:rPr>
        <w:lastRenderedPageBreak/>
        <w:t>常见误区之一</w:t>
      </w:r>
      <w:r w:rsidR="00FA4CF1" w:rsidRPr="00B62F07">
        <w:rPr>
          <w:rFonts w:hint="eastAsia"/>
          <w:b/>
          <w:szCs w:val="21"/>
        </w:rPr>
        <w:t>：</w:t>
      </w:r>
      <w:r w:rsidR="00F1147F">
        <w:rPr>
          <w:rFonts w:hint="eastAsia"/>
          <w:b/>
          <w:szCs w:val="21"/>
        </w:rPr>
        <w:t>管得太少</w:t>
      </w:r>
    </w:p>
    <w:p w14:paraId="5C0D44A4" w14:textId="77777777" w:rsidR="00562961" w:rsidRPr="00B62F07" w:rsidRDefault="00562961" w:rsidP="00562961">
      <w:pPr>
        <w:jc w:val="left"/>
        <w:rPr>
          <w:b/>
          <w:szCs w:val="21"/>
        </w:rPr>
      </w:pPr>
    </w:p>
    <w:p w14:paraId="040F3401" w14:textId="77777777" w:rsidR="00562961" w:rsidRPr="00B62F07" w:rsidRDefault="00821C1B" w:rsidP="00562961">
      <w:pPr>
        <w:jc w:val="left"/>
        <w:rPr>
          <w:szCs w:val="21"/>
        </w:rPr>
      </w:pPr>
      <w:r>
        <w:rPr>
          <w:rFonts w:hint="eastAsia"/>
          <w:szCs w:val="21"/>
        </w:rPr>
        <w:t>李孟的授权</w:t>
      </w:r>
      <w:r w:rsidR="00047635">
        <w:rPr>
          <w:rFonts w:hint="eastAsia"/>
          <w:szCs w:val="21"/>
        </w:rPr>
        <w:t>失败的原因是其没有进行有效的授权监督</w:t>
      </w:r>
      <w:r w:rsidR="00555FF0">
        <w:rPr>
          <w:rFonts w:hint="eastAsia"/>
          <w:szCs w:val="21"/>
        </w:rPr>
        <w:t>。</w:t>
      </w:r>
      <w:r w:rsidR="00047635">
        <w:rPr>
          <w:rFonts w:hint="eastAsia"/>
          <w:szCs w:val="21"/>
        </w:rPr>
        <w:t>他</w:t>
      </w:r>
      <w:r>
        <w:rPr>
          <w:rFonts w:hint="eastAsia"/>
          <w:szCs w:val="21"/>
        </w:rPr>
        <w:t>陷入了</w:t>
      </w:r>
      <w:r w:rsidR="00562961" w:rsidRPr="00B62F07">
        <w:rPr>
          <w:rFonts w:hint="eastAsia"/>
          <w:szCs w:val="21"/>
        </w:rPr>
        <w:t>授权监督的第一个常见误区：</w:t>
      </w:r>
      <w:r w:rsidR="005C3E50">
        <w:rPr>
          <w:rFonts w:hint="eastAsia"/>
          <w:szCs w:val="21"/>
        </w:rPr>
        <w:t>管得太少。</w:t>
      </w:r>
      <w:r w:rsidR="00562961" w:rsidRPr="00B62F07">
        <w:rPr>
          <w:rFonts w:hint="eastAsia"/>
          <w:b/>
          <w:szCs w:val="21"/>
        </w:rPr>
        <w:t>授权</w:t>
      </w:r>
      <w:r w:rsidR="005C3E50">
        <w:rPr>
          <w:rFonts w:hint="eastAsia"/>
          <w:b/>
          <w:szCs w:val="21"/>
        </w:rPr>
        <w:t>并不</w:t>
      </w:r>
      <w:r>
        <w:rPr>
          <w:rFonts w:hint="eastAsia"/>
          <w:b/>
          <w:szCs w:val="21"/>
        </w:rPr>
        <w:t>等同于</w:t>
      </w:r>
      <w:r w:rsidR="003C6640">
        <w:rPr>
          <w:rFonts w:hint="eastAsia"/>
          <w:b/>
          <w:szCs w:val="21"/>
        </w:rPr>
        <w:t>完全放权</w:t>
      </w:r>
      <w:r w:rsidR="00562961" w:rsidRPr="00B62F07">
        <w:rPr>
          <w:rFonts w:hint="eastAsia"/>
          <w:szCs w:val="21"/>
        </w:rPr>
        <w:t>，放任不管。</w:t>
      </w:r>
      <w:r w:rsidR="006604E7" w:rsidRPr="00B62F07">
        <w:rPr>
          <w:rFonts w:hint="eastAsia"/>
          <w:szCs w:val="21"/>
        </w:rPr>
        <w:t>一些管理者在授权后，出于</w:t>
      </w:r>
      <w:r w:rsidR="00047635">
        <w:rPr>
          <w:rFonts w:hint="eastAsia"/>
          <w:szCs w:val="21"/>
        </w:rPr>
        <w:t>对员工的信任，全面授权，做“甩手掌柜”</w:t>
      </w:r>
      <w:r w:rsidR="00CB0422">
        <w:rPr>
          <w:rFonts w:hint="eastAsia"/>
          <w:szCs w:val="21"/>
        </w:rPr>
        <w:t>。而有的管理者，以李孟为例，</w:t>
      </w:r>
      <w:r w:rsidR="00047635">
        <w:rPr>
          <w:rFonts w:hint="eastAsia"/>
          <w:szCs w:val="21"/>
        </w:rPr>
        <w:t>他们虽然会听取员工对于进展的汇报，却由于“管得太松”而不能了解到任务</w:t>
      </w:r>
      <w:r w:rsidR="005C3E50">
        <w:rPr>
          <w:rFonts w:hint="eastAsia"/>
          <w:szCs w:val="21"/>
        </w:rPr>
        <w:t>进行</w:t>
      </w:r>
      <w:r w:rsidR="00047635">
        <w:rPr>
          <w:rFonts w:hint="eastAsia"/>
          <w:szCs w:val="21"/>
        </w:rPr>
        <w:t>的实际情况。</w:t>
      </w:r>
      <w:r w:rsidR="00CB0422">
        <w:rPr>
          <w:rFonts w:hint="eastAsia"/>
          <w:szCs w:val="21"/>
        </w:rPr>
        <w:t>而</w:t>
      </w:r>
      <w:r w:rsidR="00047635">
        <w:rPr>
          <w:rFonts w:hint="eastAsia"/>
          <w:szCs w:val="21"/>
        </w:rPr>
        <w:t>对授权的监督不是像案例中</w:t>
      </w:r>
      <w:r w:rsidR="005C3E50">
        <w:rPr>
          <w:rFonts w:hint="eastAsia"/>
          <w:szCs w:val="21"/>
        </w:rPr>
        <w:t>那样简单地要求被授权人每月提交一份工作报告就万事大吉的，管理者必须</w:t>
      </w:r>
      <w:r w:rsidR="00047635">
        <w:rPr>
          <w:rFonts w:hint="eastAsia"/>
          <w:szCs w:val="21"/>
        </w:rPr>
        <w:t>及时了解授权执行的效果</w:t>
      </w:r>
      <w:r w:rsidR="00555FF0">
        <w:rPr>
          <w:rFonts w:hint="eastAsia"/>
          <w:szCs w:val="21"/>
        </w:rPr>
        <w:t>、在授权出现问题后及时调整和改进。否则</w:t>
      </w:r>
      <w:r w:rsidR="005E6B96">
        <w:rPr>
          <w:rFonts w:hint="eastAsia"/>
          <w:szCs w:val="21"/>
        </w:rPr>
        <w:t>可能</w:t>
      </w:r>
      <w:r w:rsidR="00555FF0">
        <w:rPr>
          <w:rFonts w:hint="eastAsia"/>
          <w:szCs w:val="21"/>
        </w:rPr>
        <w:t>会因为监督不力而使得授权失败，使企业蒙受难以估量的损失</w:t>
      </w:r>
      <w:r w:rsidR="00562961" w:rsidRPr="00B62F07">
        <w:rPr>
          <w:rFonts w:hint="eastAsia"/>
          <w:szCs w:val="21"/>
        </w:rPr>
        <w:t>。授权监督的第二个常见误区是什么？让我们先来看一个小故事。</w:t>
      </w:r>
    </w:p>
    <w:p w14:paraId="564AB778" w14:textId="77777777" w:rsidR="00CA747B" w:rsidRPr="00B62F07" w:rsidRDefault="00CA747B" w:rsidP="00562961">
      <w:pPr>
        <w:jc w:val="left"/>
        <w:rPr>
          <w:b/>
          <w:szCs w:val="21"/>
        </w:rPr>
      </w:pPr>
    </w:p>
    <w:p w14:paraId="0B6D5DC6" w14:textId="21C4A306" w:rsidR="00562961" w:rsidRPr="00B62F07" w:rsidRDefault="00562961" w:rsidP="00562961">
      <w:pPr>
        <w:jc w:val="left"/>
        <w:rPr>
          <w:b/>
          <w:szCs w:val="21"/>
        </w:rPr>
      </w:pPr>
      <w:del w:id="166" w:author="曹 辛" w:date="2019-01-31T13:46:00Z">
        <w:r w:rsidRPr="00B62F07" w:rsidDel="00CC15BB">
          <w:rPr>
            <w:rFonts w:hint="eastAsia"/>
            <w:b/>
            <w:szCs w:val="21"/>
          </w:rPr>
          <w:delText>0</w:delText>
        </w:r>
        <w:r w:rsidR="00CA747B" w:rsidRPr="00B62F07" w:rsidDel="00CC15BB">
          <w:rPr>
            <w:rFonts w:hint="eastAsia"/>
            <w:b/>
            <w:szCs w:val="21"/>
          </w:rPr>
          <w:delText>1</w:delText>
        </w:r>
        <w:r w:rsidRPr="00B62F07" w:rsidDel="00CC15BB">
          <w:rPr>
            <w:rFonts w:hint="eastAsia"/>
            <w:b/>
            <w:szCs w:val="21"/>
          </w:rPr>
          <w:delText>U0</w:delText>
        </w:r>
        <w:r w:rsidR="00CA747B" w:rsidRPr="00B62F07" w:rsidDel="00CC15BB">
          <w:rPr>
            <w:rFonts w:hint="eastAsia"/>
            <w:b/>
            <w:szCs w:val="21"/>
          </w:rPr>
          <w:delText>3</w:delText>
        </w:r>
      </w:del>
      <w:ins w:id="167" w:author="曹 辛" w:date="2019-01-31T13:46:00Z">
        <w:r w:rsidR="00CC15BB" w:rsidRPr="00B62F07">
          <w:rPr>
            <w:rFonts w:hint="eastAsia"/>
            <w:b/>
            <w:szCs w:val="21"/>
          </w:rPr>
          <w:t>01U0</w:t>
        </w:r>
        <w:r w:rsidR="00CC15BB">
          <w:rPr>
            <w:b/>
            <w:szCs w:val="21"/>
          </w:rPr>
          <w:t>4</w:t>
        </w:r>
      </w:ins>
    </w:p>
    <w:p w14:paraId="7DB32CF9" w14:textId="77777777" w:rsidR="00F9736D" w:rsidRPr="00B62F07" w:rsidRDefault="00F9736D" w:rsidP="00562961">
      <w:pPr>
        <w:jc w:val="left"/>
        <w:rPr>
          <w:b/>
          <w:szCs w:val="21"/>
        </w:rPr>
      </w:pPr>
      <w:r w:rsidRPr="00B62F07">
        <w:rPr>
          <w:rFonts w:hint="eastAsia"/>
          <w:b/>
          <w:szCs w:val="21"/>
        </w:rPr>
        <w:t>李冲的授权</w:t>
      </w:r>
    </w:p>
    <w:p w14:paraId="5DD14790" w14:textId="77777777" w:rsidR="00F9736D" w:rsidRPr="00B62F07" w:rsidRDefault="00F9736D" w:rsidP="00F9736D">
      <w:pPr>
        <w:jc w:val="left"/>
        <w:rPr>
          <w:b/>
          <w:szCs w:val="21"/>
        </w:rPr>
      </w:pPr>
    </w:p>
    <w:p w14:paraId="40B349F0" w14:textId="77777777" w:rsidR="006A49AF" w:rsidRDefault="00F9736D" w:rsidP="00F9736D">
      <w:pPr>
        <w:jc w:val="left"/>
        <w:rPr>
          <w:ins w:id="168" w:author="yingying zeng" w:date="2018-02-01T13:56:00Z"/>
          <w:szCs w:val="21"/>
        </w:rPr>
      </w:pPr>
      <w:r w:rsidRPr="00B62F07">
        <w:rPr>
          <w:rFonts w:hint="eastAsia"/>
          <w:szCs w:val="21"/>
        </w:rPr>
        <w:t>李冲是一家</w:t>
      </w:r>
      <w:del w:id="169" w:author="yingying zeng" w:date="2018-01-11T14:56:00Z">
        <w:r w:rsidRPr="00B62F07" w:rsidDel="004955B0">
          <w:rPr>
            <w:rFonts w:hint="eastAsia"/>
            <w:szCs w:val="21"/>
          </w:rPr>
          <w:delText>汽车零部件生产</w:delText>
        </w:r>
      </w:del>
      <w:ins w:id="170" w:author="yingying zeng" w:date="2018-01-11T14:57:00Z">
        <w:r w:rsidR="004955B0">
          <w:rPr>
            <w:rFonts w:hint="eastAsia"/>
            <w:szCs w:val="21"/>
          </w:rPr>
          <w:t>新</w:t>
        </w:r>
      </w:ins>
      <w:ins w:id="171" w:author="yingying zeng" w:date="2018-01-11T14:56:00Z">
        <w:r w:rsidR="004955B0">
          <w:rPr>
            <w:rFonts w:hint="eastAsia"/>
            <w:szCs w:val="21"/>
          </w:rPr>
          <w:t>能源</w:t>
        </w:r>
      </w:ins>
      <w:r w:rsidRPr="00B62F07">
        <w:rPr>
          <w:rFonts w:hint="eastAsia"/>
          <w:szCs w:val="21"/>
        </w:rPr>
        <w:t>企业的</w:t>
      </w:r>
      <w:ins w:id="172" w:author="yingying zeng" w:date="2018-01-11T14:56:00Z">
        <w:r w:rsidR="004955B0">
          <w:rPr>
            <w:szCs w:val="21"/>
          </w:rPr>
          <w:t>战略规划部</w:t>
        </w:r>
      </w:ins>
      <w:del w:id="173" w:author="yingying zeng" w:date="2018-01-11T14:56:00Z">
        <w:r w:rsidRPr="00B62F07" w:rsidDel="004955B0">
          <w:rPr>
            <w:rFonts w:hint="eastAsia"/>
            <w:szCs w:val="21"/>
          </w:rPr>
          <w:delText>采购部</w:delText>
        </w:r>
      </w:del>
      <w:r w:rsidRPr="00B62F07">
        <w:rPr>
          <w:rFonts w:hint="eastAsia"/>
          <w:szCs w:val="21"/>
        </w:rPr>
        <w:t>经理，</w:t>
      </w:r>
      <w:ins w:id="174" w:author="yingying zeng" w:date="2018-01-11T15:21:00Z">
        <w:r w:rsidR="00B01E56">
          <w:rPr>
            <w:rFonts w:hint="eastAsia"/>
            <w:szCs w:val="21"/>
          </w:rPr>
          <w:t>公司打算将业务开展到</w:t>
        </w:r>
        <w:r w:rsidR="00B01E56">
          <w:rPr>
            <w:rFonts w:hint="eastAsia"/>
            <w:szCs w:val="21"/>
          </w:rPr>
          <w:t>B</w:t>
        </w:r>
        <w:r w:rsidR="00B01E56">
          <w:rPr>
            <w:rFonts w:hint="eastAsia"/>
            <w:szCs w:val="21"/>
          </w:rPr>
          <w:t>国，</w:t>
        </w:r>
      </w:ins>
      <w:ins w:id="175" w:author="yingying zeng" w:date="2018-01-11T15:22:00Z">
        <w:r w:rsidR="00B01E56">
          <w:rPr>
            <w:rFonts w:hint="eastAsia"/>
            <w:szCs w:val="21"/>
          </w:rPr>
          <w:t>于是李冲打算让</w:t>
        </w:r>
      </w:ins>
      <w:ins w:id="176" w:author="yingying zeng" w:date="2018-02-01T13:54:00Z">
        <w:r w:rsidR="006A49AF">
          <w:rPr>
            <w:rFonts w:hint="eastAsia"/>
            <w:szCs w:val="21"/>
          </w:rPr>
          <w:t>下属</w:t>
        </w:r>
      </w:ins>
      <w:ins w:id="177" w:author="yingying zeng" w:date="2018-01-11T15:22:00Z">
        <w:r w:rsidR="00B01E56">
          <w:rPr>
            <w:rFonts w:hint="eastAsia"/>
            <w:szCs w:val="21"/>
          </w:rPr>
          <w:t>刘飞了解和研究一下</w:t>
        </w:r>
        <w:r w:rsidR="00B01E56">
          <w:rPr>
            <w:rFonts w:hint="eastAsia"/>
            <w:szCs w:val="21"/>
          </w:rPr>
          <w:t>B</w:t>
        </w:r>
        <w:r w:rsidR="00B01E56">
          <w:rPr>
            <w:rFonts w:hint="eastAsia"/>
            <w:szCs w:val="21"/>
          </w:rPr>
          <w:t>国新能源及对外合作的情况，整理一份调研报告供总经理</w:t>
        </w:r>
      </w:ins>
      <w:ins w:id="178" w:author="yingying zeng" w:date="2018-02-01T13:53:00Z">
        <w:r w:rsidR="006A49AF">
          <w:rPr>
            <w:rFonts w:hint="eastAsia"/>
            <w:szCs w:val="21"/>
          </w:rPr>
          <w:t>做决策参考</w:t>
        </w:r>
      </w:ins>
      <w:ins w:id="179" w:author="yingying zeng" w:date="2018-01-31T17:28:00Z">
        <w:r w:rsidR="00C72765">
          <w:rPr>
            <w:rFonts w:hint="eastAsia"/>
            <w:szCs w:val="21"/>
          </w:rPr>
          <w:t>。</w:t>
        </w:r>
      </w:ins>
      <w:ins w:id="180" w:author="yingying zeng" w:date="2018-02-01T13:54:00Z">
        <w:r w:rsidR="006A49AF">
          <w:rPr>
            <w:rFonts w:hint="eastAsia"/>
            <w:szCs w:val="21"/>
          </w:rPr>
          <w:t>他给了</w:t>
        </w:r>
      </w:ins>
      <w:ins w:id="181" w:author="yingying zeng" w:date="2018-02-01T13:55:00Z">
        <w:r w:rsidR="006A49AF">
          <w:rPr>
            <w:rFonts w:hint="eastAsia"/>
            <w:szCs w:val="21"/>
          </w:rPr>
          <w:t>刘飞</w:t>
        </w:r>
      </w:ins>
      <w:ins w:id="182" w:author="yingying zeng" w:date="2018-02-01T14:32:00Z">
        <w:r w:rsidR="00CF395C">
          <w:rPr>
            <w:rFonts w:hint="eastAsia"/>
            <w:szCs w:val="21"/>
          </w:rPr>
          <w:t>20</w:t>
        </w:r>
        <w:r w:rsidR="00CF395C">
          <w:rPr>
            <w:rFonts w:hint="eastAsia"/>
            <w:szCs w:val="21"/>
          </w:rPr>
          <w:t>天</w:t>
        </w:r>
      </w:ins>
      <w:ins w:id="183" w:author="yingying zeng" w:date="2018-02-01T13:55:00Z">
        <w:r w:rsidR="006A49AF">
          <w:rPr>
            <w:rFonts w:hint="eastAsia"/>
            <w:szCs w:val="21"/>
          </w:rPr>
          <w:t>时间完成这份调研报告。</w:t>
        </w:r>
      </w:ins>
    </w:p>
    <w:p w14:paraId="392841DF" w14:textId="77777777" w:rsidR="006A49AF" w:rsidRDefault="006A49AF" w:rsidP="00F9736D">
      <w:pPr>
        <w:jc w:val="left"/>
        <w:rPr>
          <w:ins w:id="184" w:author="yingying zeng" w:date="2018-02-01T13:56:00Z"/>
          <w:szCs w:val="21"/>
        </w:rPr>
      </w:pPr>
    </w:p>
    <w:p w14:paraId="5873DF01" w14:textId="77777777" w:rsidR="006A49AF" w:rsidRDefault="006A49AF" w:rsidP="00F9736D">
      <w:pPr>
        <w:jc w:val="left"/>
        <w:rPr>
          <w:ins w:id="185" w:author="yingying zeng" w:date="2018-02-01T14:23:00Z"/>
          <w:szCs w:val="21"/>
        </w:rPr>
      </w:pPr>
      <w:ins w:id="186" w:author="yingying zeng" w:date="2018-02-01T13:56:00Z">
        <w:r>
          <w:rPr>
            <w:szCs w:val="21"/>
          </w:rPr>
          <w:t>李冲</w:t>
        </w:r>
        <w:r>
          <w:rPr>
            <w:rFonts w:hint="eastAsia"/>
            <w:szCs w:val="21"/>
          </w:rPr>
          <w:t>（自述）：刘飞能力很强，我知道他一定会很好地完成这个调研报告。但是</w:t>
        </w:r>
      </w:ins>
      <w:ins w:id="187" w:author="yingying zeng" w:date="2018-02-01T14:00:00Z">
        <w:r>
          <w:rPr>
            <w:rFonts w:hint="eastAsia"/>
            <w:szCs w:val="21"/>
          </w:rPr>
          <w:t>这</w:t>
        </w:r>
      </w:ins>
      <w:ins w:id="188" w:author="yingying zeng" w:date="2018-02-01T14:02:00Z">
        <w:r>
          <w:rPr>
            <w:rFonts w:hint="eastAsia"/>
            <w:szCs w:val="21"/>
          </w:rPr>
          <w:t>事</w:t>
        </w:r>
      </w:ins>
      <w:ins w:id="189" w:author="yingying zeng" w:date="2018-02-01T14:01:00Z">
        <w:r>
          <w:rPr>
            <w:rFonts w:hint="eastAsia"/>
            <w:szCs w:val="21"/>
          </w:rPr>
          <w:t>关系到</w:t>
        </w:r>
        <w:r w:rsidR="00A0301A">
          <w:rPr>
            <w:rFonts w:hint="eastAsia"/>
            <w:szCs w:val="21"/>
          </w:rPr>
          <w:t>我们是否要</w:t>
        </w:r>
      </w:ins>
      <w:ins w:id="190" w:author="yingying zeng" w:date="2018-02-01T14:22:00Z">
        <w:r w:rsidR="00024E92">
          <w:rPr>
            <w:rFonts w:hint="eastAsia"/>
            <w:szCs w:val="21"/>
          </w:rPr>
          <w:t>在</w:t>
        </w:r>
        <w:r w:rsidR="00024E92">
          <w:rPr>
            <w:rFonts w:hint="eastAsia"/>
            <w:szCs w:val="21"/>
          </w:rPr>
          <w:t>B</w:t>
        </w:r>
      </w:ins>
      <w:ins w:id="191" w:author="yingying zeng" w:date="2018-02-01T14:25:00Z">
        <w:r w:rsidR="00024E92">
          <w:rPr>
            <w:rFonts w:hint="eastAsia"/>
            <w:szCs w:val="21"/>
          </w:rPr>
          <w:t>国</w:t>
        </w:r>
      </w:ins>
      <w:ins w:id="192" w:author="yingying zeng" w:date="2018-02-01T14:22:00Z">
        <w:r w:rsidR="00024E92">
          <w:rPr>
            <w:rFonts w:hint="eastAsia"/>
            <w:szCs w:val="21"/>
          </w:rPr>
          <w:t>开展业务，</w:t>
        </w:r>
      </w:ins>
      <w:ins w:id="193" w:author="yingying zeng" w:date="2018-02-01T14:25:00Z">
        <w:r w:rsidR="00024E92">
          <w:rPr>
            <w:rFonts w:hint="eastAsia"/>
            <w:szCs w:val="21"/>
          </w:rPr>
          <w:t>总经理对这件事很重视。</w:t>
        </w:r>
      </w:ins>
      <w:ins w:id="194" w:author="yingying zeng" w:date="2018-02-01T14:22:00Z">
        <w:r w:rsidR="00024E92">
          <w:rPr>
            <w:rFonts w:hint="eastAsia"/>
            <w:szCs w:val="21"/>
          </w:rPr>
          <w:t>为了保证按时出报告，及时对进度进行监控是很必要的。</w:t>
        </w:r>
      </w:ins>
    </w:p>
    <w:p w14:paraId="703EFEC7" w14:textId="77777777" w:rsidR="00024E92" w:rsidRDefault="00024E92" w:rsidP="00F9736D">
      <w:pPr>
        <w:jc w:val="left"/>
        <w:rPr>
          <w:ins w:id="195" w:author="yingying zeng" w:date="2018-02-01T14:23:00Z"/>
          <w:szCs w:val="21"/>
        </w:rPr>
      </w:pPr>
    </w:p>
    <w:p w14:paraId="3BC11B31" w14:textId="77777777" w:rsidR="00024E92" w:rsidRDefault="00024E92" w:rsidP="00F9736D">
      <w:pPr>
        <w:jc w:val="left"/>
        <w:rPr>
          <w:ins w:id="196" w:author="yingying zeng" w:date="2018-02-01T14:26:00Z"/>
          <w:szCs w:val="21"/>
        </w:rPr>
      </w:pPr>
      <w:ins w:id="197" w:author="yingying zeng" w:date="2018-02-01T14:23:00Z">
        <w:r>
          <w:rPr>
            <w:szCs w:val="21"/>
          </w:rPr>
          <w:t>于是</w:t>
        </w:r>
        <w:r>
          <w:rPr>
            <w:rFonts w:hint="eastAsia"/>
            <w:szCs w:val="21"/>
          </w:rPr>
          <w:t>，</w:t>
        </w:r>
      </w:ins>
      <w:ins w:id="198" w:author="yingying zeng" w:date="2018-02-01T14:25:00Z">
        <w:r>
          <w:rPr>
            <w:rFonts w:hint="eastAsia"/>
            <w:szCs w:val="21"/>
          </w:rPr>
          <w:t>第二天，李冲把刘飞</w:t>
        </w:r>
      </w:ins>
      <w:ins w:id="199" w:author="yingying zeng" w:date="2018-02-01T14:26:00Z">
        <w:r>
          <w:rPr>
            <w:rFonts w:hint="eastAsia"/>
            <w:szCs w:val="21"/>
          </w:rPr>
          <w:t>叫到办公室，询问工作进展情况。</w:t>
        </w:r>
      </w:ins>
    </w:p>
    <w:p w14:paraId="7A3D0D39" w14:textId="77777777" w:rsidR="00024E92" w:rsidRDefault="00024E92" w:rsidP="00F9736D">
      <w:pPr>
        <w:jc w:val="left"/>
        <w:rPr>
          <w:ins w:id="200" w:author="yingying zeng" w:date="2018-02-01T14:27:00Z"/>
          <w:szCs w:val="21"/>
        </w:rPr>
      </w:pPr>
      <w:ins w:id="201" w:author="yingying zeng" w:date="2018-02-01T14:26:00Z">
        <w:r>
          <w:rPr>
            <w:szCs w:val="21"/>
          </w:rPr>
          <w:t>李冲</w:t>
        </w:r>
        <w:r>
          <w:rPr>
            <w:rFonts w:hint="eastAsia"/>
            <w:szCs w:val="21"/>
          </w:rPr>
          <w:t>：调研报告</w:t>
        </w:r>
        <w:r>
          <w:rPr>
            <w:szCs w:val="21"/>
          </w:rPr>
          <w:t>进展得怎么样</w:t>
        </w:r>
        <w:r>
          <w:rPr>
            <w:rFonts w:hint="eastAsia"/>
            <w:szCs w:val="21"/>
          </w:rPr>
          <w:t>？</w:t>
        </w:r>
        <w:r>
          <w:rPr>
            <w:szCs w:val="21"/>
          </w:rPr>
          <w:t>有什么思路</w:t>
        </w:r>
        <w:r>
          <w:rPr>
            <w:rFonts w:hint="eastAsia"/>
            <w:szCs w:val="21"/>
          </w:rPr>
          <w:t>？</w:t>
        </w:r>
        <w:r>
          <w:rPr>
            <w:szCs w:val="21"/>
          </w:rPr>
          <w:t>来跟我</w:t>
        </w:r>
      </w:ins>
      <w:ins w:id="202" w:author="yingying zeng" w:date="2018-02-01T14:27:00Z">
        <w:r>
          <w:rPr>
            <w:szCs w:val="21"/>
          </w:rPr>
          <w:t>说说</w:t>
        </w:r>
        <w:r>
          <w:rPr>
            <w:rFonts w:hint="eastAsia"/>
            <w:szCs w:val="21"/>
          </w:rPr>
          <w:t>。</w:t>
        </w:r>
      </w:ins>
    </w:p>
    <w:p w14:paraId="13314F87" w14:textId="77777777" w:rsidR="00024E92" w:rsidRDefault="00024E92" w:rsidP="00F9736D">
      <w:pPr>
        <w:jc w:val="left"/>
        <w:rPr>
          <w:ins w:id="203" w:author="yingying zeng" w:date="2018-02-01T14:29:00Z"/>
          <w:szCs w:val="21"/>
        </w:rPr>
      </w:pPr>
      <w:ins w:id="204" w:author="yingying zeng" w:date="2018-02-01T14:27:00Z">
        <w:r>
          <w:rPr>
            <w:rFonts w:hint="eastAsia"/>
            <w:szCs w:val="21"/>
          </w:rPr>
          <w:t>刘飞：我今天开始搜集</w:t>
        </w:r>
        <w:r>
          <w:rPr>
            <w:rFonts w:hint="eastAsia"/>
            <w:szCs w:val="21"/>
          </w:rPr>
          <w:t>B</w:t>
        </w:r>
      </w:ins>
      <w:ins w:id="205" w:author="yingying zeng" w:date="2018-02-01T14:28:00Z">
        <w:r>
          <w:rPr>
            <w:szCs w:val="21"/>
          </w:rPr>
          <w:t>国此类能源的发展状况的数据</w:t>
        </w:r>
        <w:r>
          <w:rPr>
            <w:rFonts w:hint="eastAsia"/>
            <w:szCs w:val="21"/>
          </w:rPr>
          <w:t>，</w:t>
        </w:r>
      </w:ins>
      <w:ins w:id="206" w:author="yingying zeng" w:date="2018-02-01T14:39:00Z">
        <w:r w:rsidR="00CF395C">
          <w:rPr>
            <w:rFonts w:hint="eastAsia"/>
            <w:szCs w:val="21"/>
          </w:rPr>
          <w:t>B</w:t>
        </w:r>
        <w:r w:rsidR="00CF395C">
          <w:rPr>
            <w:rFonts w:hint="eastAsia"/>
            <w:szCs w:val="21"/>
          </w:rPr>
          <w:t>国</w:t>
        </w:r>
      </w:ins>
      <w:ins w:id="207" w:author="yingying zeng" w:date="2018-02-01T14:41:00Z">
        <w:r w:rsidR="00CF395C">
          <w:rPr>
            <w:rFonts w:hint="eastAsia"/>
            <w:szCs w:val="21"/>
          </w:rPr>
          <w:t>电力供应常年不足，</w:t>
        </w:r>
      </w:ins>
      <w:ins w:id="208" w:author="yingying zeng" w:date="2018-02-01T14:44:00Z">
        <w:r w:rsidR="00486A07">
          <w:rPr>
            <w:rFonts w:hint="eastAsia"/>
            <w:szCs w:val="21"/>
          </w:rPr>
          <w:t>政府也开始</w:t>
        </w:r>
      </w:ins>
      <w:ins w:id="209" w:author="yingying zeng" w:date="2018-02-01T14:45:00Z">
        <w:r w:rsidR="00486A07">
          <w:rPr>
            <w:rFonts w:hint="eastAsia"/>
            <w:szCs w:val="21"/>
          </w:rPr>
          <w:t>把开发可再生能源提上日程，</w:t>
        </w:r>
      </w:ins>
      <w:ins w:id="210" w:author="yingying zeng" w:date="2018-02-01T14:41:00Z">
        <w:r w:rsidR="00CF395C">
          <w:rPr>
            <w:rFonts w:hint="eastAsia"/>
            <w:szCs w:val="21"/>
          </w:rPr>
          <w:t>开发新能源供电已成为</w:t>
        </w:r>
        <w:r w:rsidR="00CF395C">
          <w:rPr>
            <w:rFonts w:hint="eastAsia"/>
            <w:szCs w:val="21"/>
          </w:rPr>
          <w:t>B</w:t>
        </w:r>
        <w:r w:rsidR="00CF395C">
          <w:rPr>
            <w:rFonts w:hint="eastAsia"/>
            <w:szCs w:val="21"/>
          </w:rPr>
          <w:t>国的一种趋势。</w:t>
        </w:r>
      </w:ins>
      <w:ins w:id="211" w:author="yingying zeng" w:date="2018-02-01T14:46:00Z">
        <w:r w:rsidR="00486A07">
          <w:rPr>
            <w:rFonts w:hint="eastAsia"/>
            <w:szCs w:val="21"/>
          </w:rPr>
          <w:t>他们在此类新能源开发上技术、标准和设备都没有经验，</w:t>
        </w:r>
      </w:ins>
      <w:ins w:id="212" w:author="yingying zeng" w:date="2018-02-01T14:47:00Z">
        <w:r w:rsidR="00486A07">
          <w:rPr>
            <w:rFonts w:hint="eastAsia"/>
            <w:szCs w:val="21"/>
          </w:rPr>
          <w:t>我们在这方面的优势很有利于我们“走出去”。</w:t>
        </w:r>
      </w:ins>
      <w:ins w:id="213" w:author="yingying zeng" w:date="2018-02-01T14:28:00Z">
        <w:r>
          <w:rPr>
            <w:szCs w:val="21"/>
          </w:rPr>
          <w:t>同时</w:t>
        </w:r>
      </w:ins>
      <w:ins w:id="214" w:author="yingying zeng" w:date="2018-02-01T14:47:00Z">
        <w:r w:rsidR="00486A07">
          <w:rPr>
            <w:szCs w:val="21"/>
          </w:rPr>
          <w:t>我还</w:t>
        </w:r>
      </w:ins>
      <w:ins w:id="215" w:author="yingying zeng" w:date="2018-02-01T14:28:00Z">
        <w:r>
          <w:rPr>
            <w:szCs w:val="21"/>
          </w:rPr>
          <w:t>会调查了解</w:t>
        </w:r>
        <w:r>
          <w:rPr>
            <w:rFonts w:hint="eastAsia"/>
            <w:szCs w:val="21"/>
          </w:rPr>
          <w:t>B</w:t>
        </w:r>
      </w:ins>
      <w:ins w:id="216" w:author="yingying zeng" w:date="2018-02-01T14:29:00Z">
        <w:r>
          <w:rPr>
            <w:rFonts w:hint="eastAsia"/>
            <w:szCs w:val="21"/>
          </w:rPr>
          <w:t>国对新能源对外合作的一些政策</w:t>
        </w:r>
        <w:r>
          <w:rPr>
            <w:szCs w:val="21"/>
          </w:rPr>
          <w:t>……</w:t>
        </w:r>
      </w:ins>
    </w:p>
    <w:p w14:paraId="65C49F6B" w14:textId="77777777" w:rsidR="00024E92" w:rsidRDefault="00024E92" w:rsidP="00F9736D">
      <w:pPr>
        <w:jc w:val="left"/>
        <w:rPr>
          <w:ins w:id="217" w:author="yingying zeng" w:date="2018-02-01T14:30:00Z"/>
          <w:szCs w:val="21"/>
        </w:rPr>
      </w:pPr>
      <w:ins w:id="218" w:author="yingying zeng" w:date="2018-02-01T14:29:00Z">
        <w:r>
          <w:rPr>
            <w:szCs w:val="21"/>
          </w:rPr>
          <w:t>李冲</w:t>
        </w:r>
        <w:r>
          <w:rPr>
            <w:rFonts w:hint="eastAsia"/>
            <w:szCs w:val="21"/>
          </w:rPr>
          <w:t>：</w:t>
        </w:r>
        <w:r>
          <w:rPr>
            <w:szCs w:val="21"/>
          </w:rPr>
          <w:t>很好</w:t>
        </w:r>
        <w:r>
          <w:rPr>
            <w:rFonts w:hint="eastAsia"/>
            <w:szCs w:val="21"/>
          </w:rPr>
          <w:t>，</w:t>
        </w:r>
        <w:r>
          <w:rPr>
            <w:szCs w:val="21"/>
          </w:rPr>
          <w:t>有什么问题随时来找我</w:t>
        </w:r>
        <w:r>
          <w:rPr>
            <w:rFonts w:hint="eastAsia"/>
            <w:szCs w:val="21"/>
          </w:rPr>
          <w:t>。</w:t>
        </w:r>
      </w:ins>
    </w:p>
    <w:p w14:paraId="4324C09C" w14:textId="77777777" w:rsidR="00024E92" w:rsidRDefault="00024E92" w:rsidP="00F9736D">
      <w:pPr>
        <w:jc w:val="left"/>
        <w:rPr>
          <w:ins w:id="219" w:author="yingying zeng" w:date="2018-02-01T14:30:00Z"/>
          <w:szCs w:val="21"/>
        </w:rPr>
      </w:pPr>
    </w:p>
    <w:p w14:paraId="73FDFA5C" w14:textId="77777777" w:rsidR="00024E92" w:rsidRDefault="00024E92" w:rsidP="00F9736D">
      <w:pPr>
        <w:jc w:val="left"/>
        <w:rPr>
          <w:ins w:id="220" w:author="yingying zeng" w:date="2018-02-01T14:31:00Z"/>
          <w:szCs w:val="21"/>
        </w:rPr>
      </w:pPr>
      <w:ins w:id="221" w:author="yingying zeng" w:date="2018-02-01T14:30:00Z">
        <w:r>
          <w:rPr>
            <w:szCs w:val="21"/>
          </w:rPr>
          <w:t>过了一天</w:t>
        </w:r>
        <w:r>
          <w:rPr>
            <w:rFonts w:hint="eastAsia"/>
            <w:szCs w:val="21"/>
          </w:rPr>
          <w:t>，</w:t>
        </w:r>
        <w:r>
          <w:rPr>
            <w:szCs w:val="21"/>
          </w:rPr>
          <w:t>李冲又把刘飞叫到办公室询问进展</w:t>
        </w:r>
        <w:r>
          <w:rPr>
            <w:rFonts w:hint="eastAsia"/>
            <w:szCs w:val="21"/>
          </w:rPr>
          <w:t>。</w:t>
        </w:r>
      </w:ins>
    </w:p>
    <w:p w14:paraId="717A8585" w14:textId="77777777" w:rsidR="00024E92" w:rsidRDefault="00024E92" w:rsidP="00F9736D">
      <w:pPr>
        <w:jc w:val="left"/>
        <w:rPr>
          <w:ins w:id="222" w:author="yingying zeng" w:date="2018-02-01T14:33:00Z"/>
          <w:szCs w:val="21"/>
        </w:rPr>
      </w:pPr>
      <w:ins w:id="223" w:author="yingying zeng" w:date="2018-02-01T14:31:00Z">
        <w:r>
          <w:rPr>
            <w:rFonts w:hint="eastAsia"/>
            <w:szCs w:val="21"/>
          </w:rPr>
          <w:t>之后</w:t>
        </w:r>
        <w:r>
          <w:rPr>
            <w:szCs w:val="21"/>
          </w:rPr>
          <w:t>每隔一天</w:t>
        </w:r>
        <w:r>
          <w:rPr>
            <w:rFonts w:hint="eastAsia"/>
            <w:szCs w:val="21"/>
          </w:rPr>
          <w:t>，</w:t>
        </w:r>
      </w:ins>
      <w:ins w:id="224" w:author="yingying zeng" w:date="2018-02-01T14:32:00Z">
        <w:r w:rsidR="00CF395C">
          <w:rPr>
            <w:rFonts w:hint="eastAsia"/>
            <w:szCs w:val="21"/>
          </w:rPr>
          <w:t>李冲就会向刘飞询问工作进度</w:t>
        </w:r>
      </w:ins>
      <w:ins w:id="225" w:author="yingying zeng" w:date="2018-02-01T14:33:00Z">
        <w:r w:rsidR="00CF395C">
          <w:rPr>
            <w:rFonts w:hint="eastAsia"/>
            <w:szCs w:val="21"/>
          </w:rPr>
          <w:t>。</w:t>
        </w:r>
      </w:ins>
    </w:p>
    <w:p w14:paraId="046120F4" w14:textId="77777777" w:rsidR="00CF395C" w:rsidRDefault="00D523A2" w:rsidP="00F9736D">
      <w:pPr>
        <w:jc w:val="left"/>
        <w:rPr>
          <w:ins w:id="226" w:author="yingying zeng" w:date="2018-02-01T13:55:00Z"/>
          <w:szCs w:val="21"/>
        </w:rPr>
      </w:pPr>
      <w:ins w:id="227" w:author="yingying zeng" w:date="2018-02-01T14:33:00Z">
        <w:r>
          <w:rPr>
            <w:szCs w:val="21"/>
          </w:rPr>
          <w:t>刘飞</w:t>
        </w:r>
      </w:ins>
      <w:ins w:id="228" w:author="yingying zeng" w:date="2018-02-01T14:55:00Z">
        <w:r>
          <w:rPr>
            <w:szCs w:val="21"/>
          </w:rPr>
          <w:t>心里有点不开心</w:t>
        </w:r>
      </w:ins>
      <w:ins w:id="229" w:author="yingying zeng" w:date="2018-02-01T14:34:00Z">
        <w:r w:rsidR="00CF395C">
          <w:rPr>
            <w:rFonts w:hint="eastAsia"/>
            <w:szCs w:val="21"/>
          </w:rPr>
          <w:t>：</w:t>
        </w:r>
        <w:r w:rsidR="00CF395C">
          <w:rPr>
            <w:szCs w:val="21"/>
          </w:rPr>
          <w:t>头儿这是不信任我吗</w:t>
        </w:r>
        <w:r w:rsidR="00CF395C">
          <w:rPr>
            <w:rFonts w:hint="eastAsia"/>
            <w:szCs w:val="21"/>
          </w:rPr>
          <w:t>，</w:t>
        </w:r>
        <w:r w:rsidR="00CF395C">
          <w:rPr>
            <w:szCs w:val="21"/>
          </w:rPr>
          <w:t>怕我不能按时完成</w:t>
        </w:r>
        <w:r w:rsidR="00CF395C">
          <w:rPr>
            <w:rFonts w:hint="eastAsia"/>
            <w:szCs w:val="21"/>
          </w:rPr>
          <w:t>？</w:t>
        </w:r>
        <w:r w:rsidR="00CF395C">
          <w:rPr>
            <w:szCs w:val="21"/>
          </w:rPr>
          <w:t>我的</w:t>
        </w:r>
      </w:ins>
      <w:ins w:id="230" w:author="yingying zeng" w:date="2018-02-01T14:35:00Z">
        <w:r w:rsidR="00CF395C">
          <w:rPr>
            <w:szCs w:val="21"/>
          </w:rPr>
          <w:t>工作效率他又不是不知道</w:t>
        </w:r>
        <w:r w:rsidR="00CF395C">
          <w:rPr>
            <w:rFonts w:hint="eastAsia"/>
            <w:szCs w:val="21"/>
          </w:rPr>
          <w:t>，</w:t>
        </w:r>
        <w:r w:rsidR="00CF395C">
          <w:rPr>
            <w:szCs w:val="21"/>
          </w:rPr>
          <w:t>我什么时候拖延过</w:t>
        </w:r>
      </w:ins>
      <w:ins w:id="231" w:author="yingying zeng" w:date="2018-02-01T14:36:00Z">
        <w:r w:rsidR="00CF395C">
          <w:rPr>
            <w:rFonts w:hint="eastAsia"/>
            <w:szCs w:val="21"/>
          </w:rPr>
          <w:t>？我也一定会尽力把这调研报告做得漂漂亮亮的</w:t>
        </w:r>
        <w:r w:rsidR="00036A53">
          <w:rPr>
            <w:rFonts w:hint="eastAsia"/>
            <w:szCs w:val="21"/>
          </w:rPr>
          <w:t>，这他应该都</w:t>
        </w:r>
        <w:r w:rsidR="00CF395C">
          <w:rPr>
            <w:rFonts w:hint="eastAsia"/>
            <w:szCs w:val="21"/>
          </w:rPr>
          <w:t>知道的呀</w:t>
        </w:r>
      </w:ins>
      <w:ins w:id="232" w:author="yingying zeng" w:date="2018-02-01T14:38:00Z">
        <w:r w:rsidR="00CF395C">
          <w:rPr>
            <w:szCs w:val="21"/>
          </w:rPr>
          <w:t>……</w:t>
        </w:r>
      </w:ins>
    </w:p>
    <w:p w14:paraId="1D39D7D5" w14:textId="77777777" w:rsidR="00F9736D" w:rsidRPr="00B62F07" w:rsidDel="006A49AF" w:rsidRDefault="00F9736D" w:rsidP="00F9736D">
      <w:pPr>
        <w:jc w:val="left"/>
        <w:rPr>
          <w:del w:id="233" w:author="yingying zeng" w:date="2018-02-01T13:55:00Z"/>
          <w:szCs w:val="21"/>
        </w:rPr>
      </w:pPr>
      <w:del w:id="234" w:author="yingying zeng" w:date="2018-02-01T13:55:00Z">
        <w:r w:rsidRPr="00B62F07" w:rsidDel="006A49AF">
          <w:rPr>
            <w:rFonts w:hint="eastAsia"/>
            <w:szCs w:val="21"/>
          </w:rPr>
          <w:delText>采购部打算在今年招几名实习生，表现好的毕业后可以转为正式员工。他把这项任务授权给采购主管金鹏去完成，并要求他在</w:delText>
        </w:r>
        <w:r w:rsidR="00571298" w:rsidDel="006A49AF">
          <w:rPr>
            <w:rFonts w:hint="eastAsia"/>
            <w:szCs w:val="21"/>
          </w:rPr>
          <w:delText>2</w:delText>
        </w:r>
        <w:r w:rsidRPr="00B62F07" w:rsidDel="006A49AF">
          <w:rPr>
            <w:rFonts w:hint="eastAsia"/>
            <w:szCs w:val="21"/>
          </w:rPr>
          <w:delText>个月内完成任务。</w:delText>
        </w:r>
      </w:del>
    </w:p>
    <w:p w14:paraId="4F19B9C7" w14:textId="77777777" w:rsidR="005C3E50" w:rsidDel="00CF395C" w:rsidRDefault="00F9736D" w:rsidP="00F9736D">
      <w:pPr>
        <w:jc w:val="left"/>
        <w:rPr>
          <w:del w:id="235" w:author="yingying zeng" w:date="2018-02-01T14:38:00Z"/>
          <w:szCs w:val="21"/>
        </w:rPr>
      </w:pPr>
      <w:del w:id="236" w:author="yingying zeng" w:date="2018-02-01T14:38:00Z">
        <w:r w:rsidRPr="00B62F07" w:rsidDel="00CF395C">
          <w:rPr>
            <w:rFonts w:hint="eastAsia"/>
            <w:szCs w:val="21"/>
          </w:rPr>
          <w:delText>虽然李冲</w:delText>
        </w:r>
        <w:r w:rsidR="005C3E50" w:rsidDel="00CF395C">
          <w:rPr>
            <w:rFonts w:hint="eastAsia"/>
            <w:szCs w:val="21"/>
          </w:rPr>
          <w:delText>对</w:delText>
        </w:r>
        <w:r w:rsidRPr="00B62F07" w:rsidDel="00CF395C">
          <w:rPr>
            <w:rFonts w:hint="eastAsia"/>
            <w:szCs w:val="21"/>
          </w:rPr>
          <w:delText>金鹏</w:delText>
        </w:r>
        <w:r w:rsidR="005C3E50" w:rsidDel="00CF395C">
          <w:rPr>
            <w:rFonts w:hint="eastAsia"/>
            <w:szCs w:val="21"/>
          </w:rPr>
          <w:delText>说“</w:delText>
        </w:r>
        <w:r w:rsidR="00C86D92" w:rsidDel="00CF395C">
          <w:rPr>
            <w:rFonts w:hint="eastAsia"/>
            <w:szCs w:val="21"/>
          </w:rPr>
          <w:delText>这事儿我就交给你去办，我可就不管了啊</w:delText>
        </w:r>
        <w:r w:rsidR="005C3E50" w:rsidDel="00CF395C">
          <w:rPr>
            <w:rFonts w:hint="eastAsia"/>
            <w:szCs w:val="21"/>
          </w:rPr>
          <w:delText>。”但他还是不</w:delText>
        </w:r>
        <w:r w:rsidRPr="00B62F07" w:rsidDel="00CF395C">
          <w:rPr>
            <w:rFonts w:hint="eastAsia"/>
            <w:szCs w:val="21"/>
          </w:rPr>
          <w:delText>放心，于是他每隔</w:delText>
        </w:r>
        <w:r w:rsidR="00C86D92" w:rsidDel="00CF395C">
          <w:rPr>
            <w:rFonts w:hint="eastAsia"/>
            <w:szCs w:val="21"/>
          </w:rPr>
          <w:delText>几天</w:delText>
        </w:r>
        <w:r w:rsidRPr="00B62F07" w:rsidDel="00CF395C">
          <w:rPr>
            <w:rFonts w:hint="eastAsia"/>
            <w:szCs w:val="21"/>
          </w:rPr>
          <w:delText>都会询问金鹏进展情况，或者面谈，或者电话。</w:delText>
        </w:r>
      </w:del>
    </w:p>
    <w:p w14:paraId="28F8F85D" w14:textId="77777777" w:rsidR="005C3E50" w:rsidDel="00CF395C" w:rsidRDefault="005C3E50" w:rsidP="00F9736D">
      <w:pPr>
        <w:jc w:val="left"/>
        <w:rPr>
          <w:del w:id="237" w:author="yingying zeng" w:date="2018-02-01T14:38:00Z"/>
          <w:szCs w:val="21"/>
        </w:rPr>
      </w:pPr>
    </w:p>
    <w:p w14:paraId="725CBEEE" w14:textId="77777777" w:rsidR="005C3E50" w:rsidRPr="005C3E50" w:rsidDel="00CF395C" w:rsidRDefault="005C3E50" w:rsidP="005C3E50">
      <w:pPr>
        <w:jc w:val="left"/>
        <w:rPr>
          <w:del w:id="238" w:author="yingying zeng" w:date="2018-02-01T14:38:00Z"/>
          <w:szCs w:val="21"/>
        </w:rPr>
      </w:pPr>
      <w:del w:id="239" w:author="yingying zeng" w:date="2018-02-01T14:38:00Z">
        <w:r w:rsidRPr="005C3E50" w:rsidDel="00CF395C">
          <w:rPr>
            <w:rFonts w:hint="eastAsia"/>
            <w:szCs w:val="21"/>
          </w:rPr>
          <w:delText>这天，他把金鹏叫到办公室里。</w:delText>
        </w:r>
      </w:del>
    </w:p>
    <w:p w14:paraId="6B15A4AC" w14:textId="77777777" w:rsidR="005C3E50" w:rsidRPr="005C3E50" w:rsidDel="00CF395C" w:rsidRDefault="005C3E50" w:rsidP="005C3E50">
      <w:pPr>
        <w:jc w:val="left"/>
        <w:rPr>
          <w:del w:id="240" w:author="yingying zeng" w:date="2018-02-01T14:38:00Z"/>
          <w:szCs w:val="21"/>
        </w:rPr>
      </w:pPr>
      <w:del w:id="241" w:author="yingying zeng" w:date="2018-02-01T14:38:00Z">
        <w:r w:rsidRPr="005C3E50" w:rsidDel="00CF395C">
          <w:rPr>
            <w:rFonts w:hint="eastAsia"/>
            <w:b/>
            <w:szCs w:val="21"/>
          </w:rPr>
          <w:delText>李冲</w:delText>
        </w:r>
        <w:r w:rsidRPr="005C3E50" w:rsidDel="00CF395C">
          <w:rPr>
            <w:rFonts w:hint="eastAsia"/>
            <w:szCs w:val="21"/>
          </w:rPr>
          <w:delText>：小金，实习生招得怎么样？</w:delText>
        </w:r>
        <w:r w:rsidRPr="005C3E50" w:rsidDel="00CF395C">
          <w:rPr>
            <w:rFonts w:hint="eastAsia"/>
            <w:szCs w:val="21"/>
          </w:rPr>
          <w:delText xml:space="preserve"> </w:delText>
        </w:r>
      </w:del>
    </w:p>
    <w:p w14:paraId="385B5033" w14:textId="77777777" w:rsidR="005C3E50" w:rsidRPr="005C3E50" w:rsidDel="00CF395C" w:rsidRDefault="005C3E50" w:rsidP="005C3E50">
      <w:pPr>
        <w:jc w:val="left"/>
        <w:rPr>
          <w:del w:id="242" w:author="yingying zeng" w:date="2018-02-01T14:38:00Z"/>
          <w:szCs w:val="21"/>
        </w:rPr>
      </w:pPr>
      <w:del w:id="243" w:author="yingying zeng" w:date="2018-02-01T14:38:00Z">
        <w:r w:rsidRPr="005C3E50" w:rsidDel="00CF395C">
          <w:rPr>
            <w:rFonts w:hint="eastAsia"/>
            <w:b/>
            <w:szCs w:val="21"/>
          </w:rPr>
          <w:delText>金鹏</w:delText>
        </w:r>
        <w:r w:rsidRPr="005C3E50" w:rsidDel="00CF395C">
          <w:rPr>
            <w:rFonts w:hint="eastAsia"/>
            <w:szCs w:val="21"/>
          </w:rPr>
          <w:delText>：我已经在各大高校的论坛上都发布了招聘启事，这几天陆续有学生发简历过来了。</w:delText>
        </w:r>
      </w:del>
    </w:p>
    <w:p w14:paraId="222075CB" w14:textId="77777777" w:rsidR="005C3E50" w:rsidRPr="005C3E50" w:rsidDel="00CF395C" w:rsidRDefault="005C3E50" w:rsidP="005C3E50">
      <w:pPr>
        <w:jc w:val="left"/>
        <w:rPr>
          <w:del w:id="244" w:author="yingying zeng" w:date="2018-02-01T14:38:00Z"/>
          <w:szCs w:val="21"/>
        </w:rPr>
      </w:pPr>
      <w:del w:id="245" w:author="yingying zeng" w:date="2018-02-01T14:38:00Z">
        <w:r w:rsidRPr="005C3E50" w:rsidDel="00CF395C">
          <w:rPr>
            <w:rFonts w:hint="eastAsia"/>
            <w:b/>
            <w:szCs w:val="21"/>
          </w:rPr>
          <w:delText>李冲</w:delText>
        </w:r>
        <w:r w:rsidRPr="005C3E50" w:rsidDel="00CF395C">
          <w:rPr>
            <w:rFonts w:hint="eastAsia"/>
            <w:szCs w:val="21"/>
          </w:rPr>
          <w:delText>：那以后他们发过来的简历，都抄送给我看看吧。</w:delText>
        </w:r>
      </w:del>
    </w:p>
    <w:p w14:paraId="5253A83D" w14:textId="77777777" w:rsidR="005C3E50" w:rsidRPr="005C3E50" w:rsidDel="00CF395C" w:rsidRDefault="005C3E50" w:rsidP="005C3E50">
      <w:pPr>
        <w:jc w:val="left"/>
        <w:rPr>
          <w:del w:id="246" w:author="yingying zeng" w:date="2018-02-01T14:38:00Z"/>
          <w:szCs w:val="21"/>
        </w:rPr>
      </w:pPr>
      <w:del w:id="247" w:author="yingying zeng" w:date="2018-02-01T14:38:00Z">
        <w:r w:rsidRPr="005C3E50" w:rsidDel="00CF395C">
          <w:rPr>
            <w:rFonts w:hint="eastAsia"/>
            <w:b/>
            <w:szCs w:val="21"/>
          </w:rPr>
          <w:lastRenderedPageBreak/>
          <w:delText>金鹏</w:delText>
        </w:r>
        <w:r w:rsidRPr="005C3E50" w:rsidDel="00CF395C">
          <w:rPr>
            <w:rFonts w:hint="eastAsia"/>
            <w:szCs w:val="21"/>
          </w:rPr>
          <w:delText>：好！</w:delText>
        </w:r>
      </w:del>
    </w:p>
    <w:p w14:paraId="6E6A0E8A" w14:textId="77777777" w:rsidR="005C3E50" w:rsidRPr="005C3E50" w:rsidRDefault="005C3E50" w:rsidP="005C3E50">
      <w:pPr>
        <w:jc w:val="left"/>
        <w:rPr>
          <w:szCs w:val="21"/>
        </w:rPr>
      </w:pPr>
    </w:p>
    <w:p w14:paraId="75BCB0ED" w14:textId="77777777" w:rsidR="00F9736D" w:rsidRPr="00B62F07" w:rsidDel="00CF395C" w:rsidRDefault="00C86D92" w:rsidP="00F9736D">
      <w:pPr>
        <w:jc w:val="left"/>
        <w:rPr>
          <w:del w:id="248" w:author="yingying zeng" w:date="2018-02-01T14:38:00Z"/>
          <w:szCs w:val="21"/>
        </w:rPr>
      </w:pPr>
      <w:del w:id="249" w:author="yingying zeng" w:date="2018-02-01T14:38:00Z">
        <w:r w:rsidDel="00CF395C">
          <w:rPr>
            <w:rFonts w:hint="eastAsia"/>
            <w:szCs w:val="21"/>
          </w:rPr>
          <w:delText>两天后</w:delText>
        </w:r>
        <w:r w:rsidR="00F9736D" w:rsidRPr="00B62F07" w:rsidDel="00CF395C">
          <w:rPr>
            <w:rFonts w:hint="eastAsia"/>
            <w:szCs w:val="21"/>
          </w:rPr>
          <w:delText>，李冲又给金鹏拨去了电话：</w:delText>
        </w:r>
      </w:del>
    </w:p>
    <w:p w14:paraId="62DC6A68" w14:textId="77777777" w:rsidR="00F9736D" w:rsidRPr="00B62F07" w:rsidDel="00CF395C" w:rsidRDefault="00F9736D" w:rsidP="00F9736D">
      <w:pPr>
        <w:jc w:val="left"/>
        <w:rPr>
          <w:del w:id="250" w:author="yingying zeng" w:date="2018-02-01T14:38:00Z"/>
          <w:szCs w:val="21"/>
        </w:rPr>
      </w:pPr>
      <w:del w:id="251" w:author="yingying zeng" w:date="2018-02-01T14:38:00Z">
        <w:r w:rsidRPr="00B62F07" w:rsidDel="00CF395C">
          <w:rPr>
            <w:rFonts w:hint="eastAsia"/>
            <w:b/>
            <w:szCs w:val="21"/>
          </w:rPr>
          <w:delText>李冲</w:delText>
        </w:r>
        <w:r w:rsidRPr="00B62F07" w:rsidDel="00CF395C">
          <w:rPr>
            <w:rFonts w:hint="eastAsia"/>
            <w:szCs w:val="21"/>
          </w:rPr>
          <w:delText>：小金，实习生的事儿忙得怎样了？</w:delText>
        </w:r>
      </w:del>
    </w:p>
    <w:p w14:paraId="3CEB10CA" w14:textId="77777777" w:rsidR="00F9736D" w:rsidRPr="00B62F07" w:rsidDel="00CF395C" w:rsidRDefault="00F9736D" w:rsidP="00F9736D">
      <w:pPr>
        <w:jc w:val="left"/>
        <w:rPr>
          <w:del w:id="252" w:author="yingying zeng" w:date="2018-02-01T14:38:00Z"/>
          <w:szCs w:val="21"/>
        </w:rPr>
      </w:pPr>
      <w:del w:id="253" w:author="yingying zeng" w:date="2018-02-01T14:38:00Z">
        <w:r w:rsidRPr="00B62F07" w:rsidDel="00CF395C">
          <w:rPr>
            <w:rFonts w:hint="eastAsia"/>
            <w:b/>
            <w:szCs w:val="21"/>
          </w:rPr>
          <w:delText>金鹏</w:delText>
        </w:r>
        <w:r w:rsidRPr="00B62F07" w:rsidDel="00CF395C">
          <w:rPr>
            <w:rFonts w:hint="eastAsia"/>
            <w:szCs w:val="21"/>
          </w:rPr>
          <w:delText>：问题不大，经理你就放心吧。我已经面试过几个学生了，有两个很优秀，打算下周给他们发</w:delText>
        </w:r>
        <w:r w:rsidRPr="00B62F07" w:rsidDel="00CF395C">
          <w:rPr>
            <w:rFonts w:hint="eastAsia"/>
            <w:szCs w:val="21"/>
          </w:rPr>
          <w:delText>offer</w:delText>
        </w:r>
        <w:r w:rsidRPr="00B62F07" w:rsidDel="00CF395C">
          <w:rPr>
            <w:rFonts w:hint="eastAsia"/>
            <w:szCs w:val="21"/>
          </w:rPr>
          <w:delText>。</w:delText>
        </w:r>
      </w:del>
    </w:p>
    <w:p w14:paraId="20EFFCA3" w14:textId="77777777" w:rsidR="00F9736D" w:rsidRPr="00B62F07" w:rsidDel="00CF395C" w:rsidRDefault="00F9736D" w:rsidP="00F9736D">
      <w:pPr>
        <w:jc w:val="left"/>
        <w:rPr>
          <w:del w:id="254" w:author="yingying zeng" w:date="2018-02-01T14:38:00Z"/>
          <w:szCs w:val="21"/>
        </w:rPr>
      </w:pPr>
      <w:del w:id="255" w:author="yingying zeng" w:date="2018-02-01T14:38:00Z">
        <w:r w:rsidRPr="00B62F07" w:rsidDel="00CF395C">
          <w:rPr>
            <w:rFonts w:hint="eastAsia"/>
            <w:b/>
            <w:szCs w:val="21"/>
          </w:rPr>
          <w:delText>李冲</w:delText>
        </w:r>
        <w:r w:rsidRPr="00B62F07" w:rsidDel="00CF395C">
          <w:rPr>
            <w:rFonts w:hint="eastAsia"/>
            <w:szCs w:val="21"/>
          </w:rPr>
          <w:delText>:</w:delText>
        </w:r>
        <w:r w:rsidRPr="00B62F07" w:rsidDel="00CF395C">
          <w:rPr>
            <w:rFonts w:hint="eastAsia"/>
            <w:szCs w:val="21"/>
          </w:rPr>
          <w:delText>这么快？！他们背景怎么样？要不这样吧，简历发给我看看，我这几天找个时间面试他们一下，再决定。</w:delText>
        </w:r>
      </w:del>
    </w:p>
    <w:p w14:paraId="31BBB83B" w14:textId="77777777" w:rsidR="00F9736D" w:rsidRPr="00B62F07" w:rsidDel="00CF395C" w:rsidRDefault="00F9736D" w:rsidP="00F9736D">
      <w:pPr>
        <w:jc w:val="left"/>
        <w:rPr>
          <w:del w:id="256" w:author="yingying zeng" w:date="2018-02-01T14:38:00Z"/>
          <w:szCs w:val="21"/>
        </w:rPr>
      </w:pPr>
      <w:del w:id="257" w:author="yingying zeng" w:date="2018-02-01T14:38:00Z">
        <w:r w:rsidRPr="00B62F07" w:rsidDel="00CF395C">
          <w:rPr>
            <w:rFonts w:hint="eastAsia"/>
            <w:b/>
            <w:szCs w:val="21"/>
          </w:rPr>
          <w:delText>金鹏（面露难色）</w:delText>
        </w:r>
        <w:r w:rsidRPr="00B62F07" w:rsidDel="00CF395C">
          <w:rPr>
            <w:rFonts w:hint="eastAsia"/>
            <w:szCs w:val="21"/>
          </w:rPr>
          <w:delText>：好吧</w:delText>
        </w:r>
        <w:r w:rsidRPr="00B62F07" w:rsidDel="00CF395C">
          <w:rPr>
            <w:szCs w:val="21"/>
          </w:rPr>
          <w:delText>……</w:delText>
        </w:r>
      </w:del>
    </w:p>
    <w:p w14:paraId="0997800F" w14:textId="77777777" w:rsidR="00562961" w:rsidRPr="00B62F07" w:rsidRDefault="00562961" w:rsidP="00562961">
      <w:pPr>
        <w:jc w:val="left"/>
        <w:rPr>
          <w:szCs w:val="21"/>
        </w:rPr>
      </w:pPr>
    </w:p>
    <w:p w14:paraId="14188403" w14:textId="39249716" w:rsidR="00F9736D" w:rsidRPr="00B62F07" w:rsidRDefault="00F9736D" w:rsidP="00F9736D">
      <w:pPr>
        <w:jc w:val="left"/>
        <w:rPr>
          <w:b/>
          <w:szCs w:val="21"/>
        </w:rPr>
      </w:pPr>
      <w:del w:id="258" w:author="曹 辛" w:date="2019-01-31T13:46:00Z">
        <w:r w:rsidRPr="00B62F07" w:rsidDel="00CC15BB">
          <w:rPr>
            <w:rFonts w:hint="eastAsia"/>
            <w:b/>
            <w:szCs w:val="21"/>
          </w:rPr>
          <w:delText>0</w:delText>
        </w:r>
        <w:r w:rsidR="00CA747B" w:rsidRPr="00B62F07" w:rsidDel="00CC15BB">
          <w:rPr>
            <w:rFonts w:hint="eastAsia"/>
            <w:b/>
            <w:szCs w:val="21"/>
          </w:rPr>
          <w:delText>1</w:delText>
        </w:r>
        <w:r w:rsidRPr="00B62F07" w:rsidDel="00CC15BB">
          <w:rPr>
            <w:rFonts w:hint="eastAsia"/>
            <w:b/>
            <w:szCs w:val="21"/>
          </w:rPr>
          <w:delText>U0</w:delText>
        </w:r>
        <w:r w:rsidR="00CA747B" w:rsidRPr="00B62F07" w:rsidDel="00CC15BB">
          <w:rPr>
            <w:rFonts w:hint="eastAsia"/>
            <w:b/>
            <w:szCs w:val="21"/>
          </w:rPr>
          <w:delText>4</w:delText>
        </w:r>
      </w:del>
      <w:ins w:id="259" w:author="曹 辛" w:date="2019-01-31T13:46:00Z">
        <w:r w:rsidR="00CC15BB" w:rsidRPr="00B62F07">
          <w:rPr>
            <w:rFonts w:hint="eastAsia"/>
            <w:b/>
            <w:szCs w:val="21"/>
          </w:rPr>
          <w:t>01U0</w:t>
        </w:r>
        <w:r w:rsidR="00CC15BB">
          <w:rPr>
            <w:b/>
            <w:szCs w:val="21"/>
          </w:rPr>
          <w:t>5</w:t>
        </w:r>
      </w:ins>
    </w:p>
    <w:p w14:paraId="0B8D2249" w14:textId="77777777" w:rsidR="00F9736D" w:rsidRPr="00B62F07" w:rsidRDefault="00F9736D" w:rsidP="00F9736D">
      <w:pPr>
        <w:jc w:val="left"/>
        <w:rPr>
          <w:b/>
          <w:szCs w:val="21"/>
        </w:rPr>
      </w:pPr>
      <w:r w:rsidRPr="00B62F07">
        <w:rPr>
          <w:rFonts w:hint="eastAsia"/>
          <w:b/>
          <w:szCs w:val="21"/>
        </w:rPr>
        <w:t>常见误区之二：步步监控</w:t>
      </w:r>
    </w:p>
    <w:p w14:paraId="40691107" w14:textId="77777777" w:rsidR="00F9736D" w:rsidRPr="00B62F07" w:rsidRDefault="00F9736D" w:rsidP="00F9736D">
      <w:pPr>
        <w:jc w:val="left"/>
        <w:rPr>
          <w:b/>
          <w:szCs w:val="21"/>
        </w:rPr>
      </w:pPr>
    </w:p>
    <w:p w14:paraId="19BF1076" w14:textId="77777777" w:rsidR="00555FF0" w:rsidRPr="00555FF0" w:rsidRDefault="00F9736D" w:rsidP="00555FF0">
      <w:pPr>
        <w:jc w:val="left"/>
        <w:rPr>
          <w:szCs w:val="21"/>
        </w:rPr>
      </w:pPr>
      <w:r w:rsidRPr="00B62F07">
        <w:rPr>
          <w:rFonts w:hint="eastAsia"/>
          <w:szCs w:val="21"/>
        </w:rPr>
        <w:t>李冲的授权走入了监督的另一个极端，</w:t>
      </w:r>
      <w:r w:rsidR="007066CF" w:rsidRPr="00B62F07">
        <w:rPr>
          <w:rFonts w:hint="eastAsia"/>
          <w:szCs w:val="21"/>
        </w:rPr>
        <w:t>这</w:t>
      </w:r>
      <w:r w:rsidRPr="00B62F07">
        <w:rPr>
          <w:rFonts w:hint="eastAsia"/>
          <w:szCs w:val="21"/>
        </w:rPr>
        <w:t>是第二个常见的误区：步步监控。这样的结果往往会使被授权者有一种不被信任</w:t>
      </w:r>
      <w:r w:rsidR="00C86D92">
        <w:rPr>
          <w:rFonts w:hint="eastAsia"/>
          <w:szCs w:val="21"/>
        </w:rPr>
        <w:t>感，工作积极性下降，</w:t>
      </w:r>
      <w:r w:rsidRPr="00B62F07">
        <w:rPr>
          <w:rFonts w:hint="eastAsia"/>
          <w:szCs w:val="21"/>
        </w:rPr>
        <w:t>不利于授权任务的顺利完成。</w:t>
      </w:r>
      <w:ins w:id="260" w:author="yingying zeng" w:date="2018-02-01T14:39:00Z">
        <w:r w:rsidR="00CF395C">
          <w:rPr>
            <w:rFonts w:hint="eastAsia"/>
            <w:szCs w:val="21"/>
          </w:rPr>
          <w:t>刘飞的感受很好地说明了这一点。</w:t>
        </w:r>
      </w:ins>
      <w:r w:rsidR="00555FF0">
        <w:rPr>
          <w:rFonts w:hint="eastAsia"/>
          <w:szCs w:val="21"/>
        </w:rPr>
        <w:t>而步步监控、事事过问也使得授权“形同虚设”，</w:t>
      </w:r>
      <w:r w:rsidR="00C86D92">
        <w:rPr>
          <w:rFonts w:hint="eastAsia"/>
          <w:szCs w:val="21"/>
        </w:rPr>
        <w:t>管理者非但没有“解放”自己的手脚，还因为要时时管</w:t>
      </w:r>
      <w:proofErr w:type="gramStart"/>
      <w:r w:rsidR="00C86D92">
        <w:rPr>
          <w:rFonts w:hint="eastAsia"/>
          <w:szCs w:val="21"/>
        </w:rPr>
        <w:t>控员工</w:t>
      </w:r>
      <w:proofErr w:type="gramEnd"/>
      <w:r w:rsidR="00C86D92">
        <w:rPr>
          <w:rFonts w:hint="eastAsia"/>
          <w:szCs w:val="21"/>
        </w:rPr>
        <w:t>而变得更加忙碌，完全违背了授权</w:t>
      </w:r>
      <w:r w:rsidR="00C86D92" w:rsidRPr="005E6B96">
        <w:rPr>
          <w:rFonts w:hint="eastAsia"/>
          <w:szCs w:val="21"/>
        </w:rPr>
        <w:t>的初衷。这个时候的管理者应该做的是用指导、鼓励</w:t>
      </w:r>
      <w:r w:rsidR="00571298" w:rsidRPr="005E6B96">
        <w:rPr>
          <w:rFonts w:hint="eastAsia"/>
          <w:szCs w:val="21"/>
        </w:rPr>
        <w:t>或</w:t>
      </w:r>
      <w:r w:rsidR="00C86D92" w:rsidRPr="005E6B96">
        <w:rPr>
          <w:rFonts w:hint="eastAsia"/>
          <w:szCs w:val="21"/>
        </w:rPr>
        <w:t>增加资源等适当的方法来帮助员工</w:t>
      </w:r>
      <w:r w:rsidR="00555FF0" w:rsidRPr="005E6B96">
        <w:rPr>
          <w:rFonts w:hint="eastAsia"/>
          <w:szCs w:val="21"/>
        </w:rPr>
        <w:t>自己解决问题。要记住：完成任务比用什么方法来完成任务更重要。</w:t>
      </w:r>
    </w:p>
    <w:p w14:paraId="51E74D51" w14:textId="77777777" w:rsidR="00476721" w:rsidRPr="00555FF0" w:rsidRDefault="00476721" w:rsidP="009F362C">
      <w:pPr>
        <w:jc w:val="left"/>
        <w:rPr>
          <w:szCs w:val="21"/>
        </w:rPr>
      </w:pPr>
    </w:p>
    <w:p w14:paraId="318DFD16" w14:textId="77777777" w:rsidR="00821C1B" w:rsidRPr="00821C1B" w:rsidRDefault="00821C1B" w:rsidP="009F362C">
      <w:pPr>
        <w:jc w:val="left"/>
        <w:rPr>
          <w:szCs w:val="21"/>
        </w:rPr>
      </w:pPr>
    </w:p>
    <w:p w14:paraId="2F32F49C" w14:textId="3AE16BF3" w:rsidR="00B80566" w:rsidRPr="00B62F07" w:rsidRDefault="00B80566" w:rsidP="00B80566">
      <w:pPr>
        <w:jc w:val="left"/>
        <w:rPr>
          <w:b/>
          <w:szCs w:val="21"/>
        </w:rPr>
      </w:pPr>
      <w:del w:id="261" w:author="曹 辛" w:date="2019-01-31T13:46:00Z">
        <w:r w:rsidRPr="00B62F07" w:rsidDel="00CC15BB">
          <w:rPr>
            <w:rFonts w:hint="eastAsia"/>
            <w:b/>
            <w:szCs w:val="21"/>
          </w:rPr>
          <w:delText>03U</w:delText>
        </w:r>
      </w:del>
      <w:ins w:id="262" w:author="曹 辛" w:date="2019-01-31T13:46:00Z">
        <w:r w:rsidR="00CC15BB" w:rsidRPr="00B62F07">
          <w:rPr>
            <w:rFonts w:hint="eastAsia"/>
            <w:b/>
            <w:szCs w:val="21"/>
          </w:rPr>
          <w:t>0</w:t>
        </w:r>
        <w:r w:rsidR="00CC15BB">
          <w:rPr>
            <w:b/>
            <w:szCs w:val="21"/>
          </w:rPr>
          <w:t>2</w:t>
        </w:r>
        <w:r w:rsidR="00CC15BB" w:rsidRPr="00B62F07">
          <w:rPr>
            <w:rFonts w:hint="eastAsia"/>
            <w:b/>
            <w:szCs w:val="21"/>
          </w:rPr>
          <w:t>U</w:t>
        </w:r>
      </w:ins>
    </w:p>
    <w:p w14:paraId="50DEC050" w14:textId="77777777" w:rsidR="00B80566" w:rsidRPr="00B62F07" w:rsidRDefault="00B80566" w:rsidP="00B80566">
      <w:pPr>
        <w:jc w:val="left"/>
        <w:rPr>
          <w:b/>
          <w:szCs w:val="21"/>
        </w:rPr>
      </w:pPr>
      <w:r w:rsidRPr="00B62F07">
        <w:rPr>
          <w:rFonts w:hint="eastAsia"/>
          <w:b/>
          <w:szCs w:val="21"/>
        </w:rPr>
        <w:t>如何进行有效授权监督？</w:t>
      </w:r>
    </w:p>
    <w:p w14:paraId="0C84AD62" w14:textId="46DBBFBD" w:rsidR="00B80566" w:rsidRPr="00B62F07" w:rsidRDefault="00B80566" w:rsidP="00B80566">
      <w:pPr>
        <w:jc w:val="left"/>
        <w:rPr>
          <w:b/>
          <w:szCs w:val="21"/>
        </w:rPr>
      </w:pPr>
      <w:del w:id="263" w:author="曹 辛" w:date="2019-01-31T13:46:00Z">
        <w:r w:rsidRPr="00B62F07" w:rsidDel="00CC15BB">
          <w:rPr>
            <w:rFonts w:hint="eastAsia"/>
            <w:b/>
            <w:szCs w:val="21"/>
          </w:rPr>
          <w:delText>03U01</w:delText>
        </w:r>
      </w:del>
      <w:ins w:id="264" w:author="曹 辛" w:date="2019-01-31T13:46:00Z">
        <w:r w:rsidR="00CC15BB" w:rsidRPr="00B62F07">
          <w:rPr>
            <w:rFonts w:hint="eastAsia"/>
            <w:b/>
            <w:szCs w:val="21"/>
          </w:rPr>
          <w:t>0</w:t>
        </w:r>
        <w:r w:rsidR="00CC15BB">
          <w:rPr>
            <w:b/>
            <w:szCs w:val="21"/>
          </w:rPr>
          <w:t>2</w:t>
        </w:r>
        <w:r w:rsidR="00CC15BB" w:rsidRPr="00B62F07">
          <w:rPr>
            <w:rFonts w:hint="eastAsia"/>
            <w:b/>
            <w:szCs w:val="21"/>
          </w:rPr>
          <w:t>U01</w:t>
        </w:r>
      </w:ins>
    </w:p>
    <w:p w14:paraId="58FC46CA" w14:textId="77777777" w:rsidR="00B80566" w:rsidRPr="00B62F07" w:rsidRDefault="00B80566" w:rsidP="00B80566">
      <w:pPr>
        <w:jc w:val="left"/>
        <w:rPr>
          <w:b/>
          <w:szCs w:val="21"/>
        </w:rPr>
      </w:pPr>
      <w:r w:rsidRPr="00B62F07">
        <w:rPr>
          <w:rFonts w:hint="eastAsia"/>
          <w:b/>
          <w:szCs w:val="21"/>
        </w:rPr>
        <w:t>案例：</w:t>
      </w:r>
      <w:proofErr w:type="gramStart"/>
      <w:r w:rsidRPr="00B62F07">
        <w:rPr>
          <w:rFonts w:hint="eastAsia"/>
          <w:b/>
          <w:szCs w:val="21"/>
        </w:rPr>
        <w:t>王麦的</w:t>
      </w:r>
      <w:proofErr w:type="gramEnd"/>
      <w:r w:rsidRPr="00B62F07">
        <w:rPr>
          <w:rFonts w:hint="eastAsia"/>
          <w:b/>
          <w:szCs w:val="21"/>
        </w:rPr>
        <w:t>授权（一）</w:t>
      </w:r>
    </w:p>
    <w:p w14:paraId="6134AA71" w14:textId="77777777" w:rsidR="00B80566" w:rsidRPr="00B62F07" w:rsidRDefault="00B80566" w:rsidP="00B80566">
      <w:pPr>
        <w:jc w:val="left"/>
        <w:rPr>
          <w:b/>
          <w:szCs w:val="21"/>
        </w:rPr>
      </w:pPr>
    </w:p>
    <w:p w14:paraId="3C7BA2F1" w14:textId="77777777" w:rsidR="00B80566" w:rsidRPr="00B62F07" w:rsidRDefault="00B80566" w:rsidP="00B80566">
      <w:pPr>
        <w:jc w:val="left"/>
        <w:rPr>
          <w:szCs w:val="21"/>
        </w:rPr>
      </w:pPr>
      <w:r w:rsidRPr="00B62F07">
        <w:rPr>
          <w:rFonts w:hint="eastAsia"/>
          <w:szCs w:val="21"/>
        </w:rPr>
        <w:t>如何能避免出现授权监督的这两个常见误区，进行有效授权监督，保证授权任务的顺利进行呢？我们来看一个成功的例子。</w:t>
      </w:r>
    </w:p>
    <w:p w14:paraId="6E26D4FC" w14:textId="77777777" w:rsidR="00B80566" w:rsidRPr="00B62F07" w:rsidRDefault="00B80566" w:rsidP="00B80566">
      <w:pPr>
        <w:jc w:val="left"/>
        <w:rPr>
          <w:b/>
          <w:szCs w:val="21"/>
        </w:rPr>
      </w:pPr>
    </w:p>
    <w:p w14:paraId="62C5B4CA" w14:textId="33FD07BB" w:rsidR="006B150F" w:rsidRDefault="00B80566" w:rsidP="00B80566">
      <w:pPr>
        <w:jc w:val="left"/>
        <w:rPr>
          <w:szCs w:val="21"/>
        </w:rPr>
      </w:pPr>
      <w:commentRangeStart w:id="265"/>
      <w:proofErr w:type="gramStart"/>
      <w:r w:rsidRPr="00B62F07">
        <w:rPr>
          <w:rFonts w:hint="eastAsia"/>
          <w:szCs w:val="21"/>
        </w:rPr>
        <w:t>王麦是</w:t>
      </w:r>
      <w:proofErr w:type="gramEnd"/>
      <w:r w:rsidRPr="00B62F07">
        <w:rPr>
          <w:rFonts w:hint="eastAsia"/>
          <w:szCs w:val="21"/>
        </w:rPr>
        <w:t>一家化工企业的创始人。他的企业经过近十年的发展，目前拥有</w:t>
      </w:r>
      <w:del w:id="266" w:author="yingying zeng" w:date="2018-02-02T14:13:00Z">
        <w:r w:rsidRPr="00B62F07" w:rsidDel="00801B62">
          <w:rPr>
            <w:rFonts w:hint="eastAsia"/>
            <w:szCs w:val="21"/>
          </w:rPr>
          <w:delText>员工</w:delText>
        </w:r>
        <w:r w:rsidRPr="00B62F07" w:rsidDel="00801B62">
          <w:rPr>
            <w:rFonts w:hint="eastAsia"/>
            <w:szCs w:val="21"/>
          </w:rPr>
          <w:delText>200</w:delText>
        </w:r>
      </w:del>
      <w:ins w:id="267" w:author="yingying zeng" w:date="2018-02-02T14:13:00Z">
        <w:r w:rsidR="00801B62">
          <w:rPr>
            <w:szCs w:val="21"/>
          </w:rPr>
          <w:t>500</w:t>
        </w:r>
      </w:ins>
      <w:r w:rsidR="007066CF" w:rsidRPr="00B62F07">
        <w:rPr>
          <w:rFonts w:hint="eastAsia"/>
          <w:szCs w:val="21"/>
        </w:rPr>
        <w:t>多名</w:t>
      </w:r>
      <w:ins w:id="268" w:author="yingying zeng" w:date="2018-02-02T14:13:00Z">
        <w:r w:rsidR="00801B62">
          <w:rPr>
            <w:rFonts w:hint="eastAsia"/>
            <w:szCs w:val="21"/>
          </w:rPr>
          <w:t>员工</w:t>
        </w:r>
      </w:ins>
      <w:r w:rsidR="007066CF" w:rsidRPr="00B62F07">
        <w:rPr>
          <w:rFonts w:hint="eastAsia"/>
          <w:szCs w:val="21"/>
        </w:rPr>
        <w:t>。随着公司规模的不断扩大，</w:t>
      </w:r>
      <w:proofErr w:type="gramStart"/>
      <w:ins w:id="269" w:author="yingying zeng" w:date="2018-03-14T10:30:00Z">
        <w:r w:rsidR="007C5A18">
          <w:rPr>
            <w:szCs w:val="21"/>
          </w:rPr>
          <w:t>王麦</w:t>
        </w:r>
      </w:ins>
      <w:proofErr w:type="gramEnd"/>
      <w:del w:id="270" w:author="yingying zeng" w:date="2018-03-14T10:30:00Z">
        <w:r w:rsidR="007066CF" w:rsidRPr="00B62F07" w:rsidDel="007C5A18">
          <w:rPr>
            <w:rFonts w:hint="eastAsia"/>
            <w:szCs w:val="21"/>
          </w:rPr>
          <w:delText>李冲</w:delText>
        </w:r>
      </w:del>
      <w:r w:rsidR="007066CF" w:rsidRPr="00B62F07">
        <w:rPr>
          <w:rFonts w:hint="eastAsia"/>
          <w:szCs w:val="21"/>
        </w:rPr>
        <w:t>感到</w:t>
      </w:r>
      <w:r w:rsidRPr="00B62F07">
        <w:rPr>
          <w:rFonts w:hint="eastAsia"/>
          <w:szCs w:val="21"/>
        </w:rPr>
        <w:t>压力倍增。经过一番考虑，</w:t>
      </w:r>
      <w:proofErr w:type="gramStart"/>
      <w:r w:rsidRPr="00B62F07">
        <w:rPr>
          <w:rFonts w:hint="eastAsia"/>
          <w:szCs w:val="21"/>
        </w:rPr>
        <w:t>王麦从</w:t>
      </w:r>
      <w:proofErr w:type="gramEnd"/>
      <w:r w:rsidRPr="00B62F07">
        <w:rPr>
          <w:rFonts w:hint="eastAsia"/>
          <w:szCs w:val="21"/>
        </w:rPr>
        <w:t>创业元老中选择了两位能力出众的管理者，将他们晋升</w:t>
      </w:r>
      <w:r w:rsidR="006B150F">
        <w:rPr>
          <w:rFonts w:hint="eastAsia"/>
          <w:szCs w:val="21"/>
        </w:rPr>
        <w:t>为</w:t>
      </w:r>
      <w:r w:rsidRPr="00B62F07">
        <w:rPr>
          <w:rFonts w:hint="eastAsia"/>
          <w:szCs w:val="21"/>
        </w:rPr>
        <w:t>副总，分别分管生产和市场两条线。在</w:t>
      </w:r>
      <w:r w:rsidR="006B150F">
        <w:rPr>
          <w:rFonts w:hint="eastAsia"/>
          <w:szCs w:val="21"/>
        </w:rPr>
        <w:t>授权的最初，</w:t>
      </w:r>
      <w:proofErr w:type="gramStart"/>
      <w:r w:rsidR="006B150F">
        <w:rPr>
          <w:rFonts w:hint="eastAsia"/>
          <w:szCs w:val="21"/>
        </w:rPr>
        <w:t>王麦就</w:t>
      </w:r>
      <w:proofErr w:type="gramEnd"/>
      <w:r w:rsidR="006B150F">
        <w:rPr>
          <w:rFonts w:hint="eastAsia"/>
          <w:szCs w:val="21"/>
        </w:rPr>
        <w:t>制定了一系列的制度，加强对事务的控制力。例如：</w:t>
      </w:r>
    </w:p>
    <w:p w14:paraId="55B5A34A" w14:textId="77777777" w:rsidR="006B150F" w:rsidRPr="00821C1B" w:rsidRDefault="00B80566" w:rsidP="006B150F">
      <w:pPr>
        <w:pStyle w:val="a3"/>
        <w:numPr>
          <w:ilvl w:val="0"/>
          <w:numId w:val="13"/>
        </w:numPr>
        <w:ind w:firstLineChars="0"/>
        <w:jc w:val="left"/>
        <w:rPr>
          <w:szCs w:val="21"/>
        </w:rPr>
      </w:pPr>
      <w:r w:rsidRPr="00821C1B">
        <w:rPr>
          <w:rFonts w:hint="eastAsia"/>
          <w:szCs w:val="21"/>
        </w:rPr>
        <w:t>制定汇报制度，规定哪些事情两位副总必须要对其进行汇报。</w:t>
      </w:r>
    </w:p>
    <w:p w14:paraId="34463C07" w14:textId="77777777" w:rsidR="006B150F" w:rsidRPr="00821C1B" w:rsidRDefault="00B80566" w:rsidP="006B150F">
      <w:pPr>
        <w:pStyle w:val="a3"/>
        <w:numPr>
          <w:ilvl w:val="0"/>
          <w:numId w:val="13"/>
        </w:numPr>
        <w:ind w:firstLineChars="0"/>
        <w:jc w:val="left"/>
        <w:rPr>
          <w:szCs w:val="21"/>
        </w:rPr>
      </w:pPr>
      <w:r w:rsidRPr="00821C1B">
        <w:rPr>
          <w:rFonts w:hint="eastAsia"/>
          <w:szCs w:val="21"/>
        </w:rPr>
        <w:t>对于具体项目的运作，</w:t>
      </w:r>
      <w:proofErr w:type="gramStart"/>
      <w:r w:rsidRPr="00821C1B">
        <w:rPr>
          <w:rFonts w:hint="eastAsia"/>
          <w:szCs w:val="21"/>
        </w:rPr>
        <w:t>王麦在</w:t>
      </w:r>
      <w:proofErr w:type="gramEnd"/>
      <w:r w:rsidR="00821C1B" w:rsidRPr="00821C1B">
        <w:rPr>
          <w:rFonts w:hint="eastAsia"/>
          <w:szCs w:val="21"/>
        </w:rPr>
        <w:t>交代工作任务时，</w:t>
      </w:r>
      <w:r w:rsidR="006B150F" w:rsidRPr="00821C1B">
        <w:rPr>
          <w:rFonts w:hint="eastAsia"/>
          <w:szCs w:val="21"/>
        </w:rPr>
        <w:t>会把</w:t>
      </w:r>
      <w:r w:rsidR="00821C1B" w:rsidRPr="00821C1B">
        <w:rPr>
          <w:rFonts w:hint="eastAsia"/>
          <w:szCs w:val="21"/>
        </w:rPr>
        <w:t>自己希望达到的</w:t>
      </w:r>
      <w:r w:rsidR="006B150F" w:rsidRPr="00821C1B">
        <w:rPr>
          <w:rFonts w:hint="eastAsia"/>
          <w:szCs w:val="21"/>
        </w:rPr>
        <w:t>目标清晰地告诉相关责任副总。</w:t>
      </w:r>
    </w:p>
    <w:p w14:paraId="0579B2D6" w14:textId="77777777" w:rsidR="006B150F" w:rsidRPr="00821C1B" w:rsidRDefault="00B80566" w:rsidP="006B150F">
      <w:pPr>
        <w:pStyle w:val="a3"/>
        <w:numPr>
          <w:ilvl w:val="0"/>
          <w:numId w:val="13"/>
        </w:numPr>
        <w:ind w:firstLineChars="0"/>
        <w:jc w:val="left"/>
        <w:rPr>
          <w:szCs w:val="21"/>
        </w:rPr>
      </w:pPr>
      <w:proofErr w:type="gramStart"/>
      <w:r w:rsidRPr="00821C1B">
        <w:rPr>
          <w:rFonts w:hint="eastAsia"/>
          <w:szCs w:val="21"/>
        </w:rPr>
        <w:t>规定</w:t>
      </w:r>
      <w:r w:rsidR="00821C1B" w:rsidRPr="00821C1B">
        <w:rPr>
          <w:rFonts w:hint="eastAsia"/>
          <w:szCs w:val="21"/>
        </w:rPr>
        <w:t>汇报</w:t>
      </w:r>
      <w:proofErr w:type="gramEnd"/>
      <w:r w:rsidR="00821C1B" w:rsidRPr="00821C1B">
        <w:rPr>
          <w:rFonts w:hint="eastAsia"/>
          <w:szCs w:val="21"/>
        </w:rPr>
        <w:t>的</w:t>
      </w:r>
      <w:r w:rsidRPr="00821C1B">
        <w:rPr>
          <w:rFonts w:hint="eastAsia"/>
          <w:szCs w:val="21"/>
        </w:rPr>
        <w:t>关键点，</w:t>
      </w:r>
      <w:r w:rsidR="00821C1B" w:rsidRPr="00821C1B">
        <w:rPr>
          <w:rFonts w:hint="eastAsia"/>
          <w:szCs w:val="21"/>
        </w:rPr>
        <w:t>他</w:t>
      </w:r>
      <w:r w:rsidRPr="00821C1B">
        <w:rPr>
          <w:rFonts w:hint="eastAsia"/>
          <w:szCs w:val="21"/>
        </w:rPr>
        <w:t>建议当项目</w:t>
      </w:r>
      <w:r w:rsidR="00821C1B" w:rsidRPr="00821C1B">
        <w:rPr>
          <w:rFonts w:hint="eastAsia"/>
          <w:szCs w:val="21"/>
        </w:rPr>
        <w:t>或任务进展到某些</w:t>
      </w:r>
      <w:r w:rsidRPr="00821C1B">
        <w:rPr>
          <w:rFonts w:hint="eastAsia"/>
          <w:szCs w:val="21"/>
        </w:rPr>
        <w:t>关键点的时候，两位副总必须对其汇报。</w:t>
      </w:r>
    </w:p>
    <w:p w14:paraId="28CE6A80" w14:textId="0D1E6349" w:rsidR="00B80566" w:rsidRPr="005E6B96" w:rsidRDefault="00B80566" w:rsidP="006B150F">
      <w:pPr>
        <w:pStyle w:val="a3"/>
        <w:numPr>
          <w:ilvl w:val="0"/>
          <w:numId w:val="13"/>
        </w:numPr>
        <w:ind w:firstLineChars="0"/>
        <w:jc w:val="left"/>
        <w:rPr>
          <w:szCs w:val="21"/>
        </w:rPr>
      </w:pPr>
      <w:r w:rsidRPr="005E6B96">
        <w:rPr>
          <w:rFonts w:hint="eastAsia"/>
          <w:szCs w:val="21"/>
        </w:rPr>
        <w:t>为了避免副总们产生</w:t>
      </w:r>
      <w:del w:id="271" w:author="yingying zeng" w:date="2018-02-01T15:48:00Z">
        <w:r w:rsidRPr="005E6B96" w:rsidDel="00036A53">
          <w:rPr>
            <w:rFonts w:hint="eastAsia"/>
            <w:szCs w:val="21"/>
          </w:rPr>
          <w:delText>的</w:delText>
        </w:r>
      </w:del>
      <w:r w:rsidRPr="005E6B96">
        <w:rPr>
          <w:rFonts w:hint="eastAsia"/>
          <w:szCs w:val="21"/>
        </w:rPr>
        <w:t>不信任感，</w:t>
      </w:r>
      <w:proofErr w:type="gramStart"/>
      <w:ins w:id="272" w:author="yingying zeng" w:date="2018-03-14T10:30:00Z">
        <w:r w:rsidR="007C5A18">
          <w:rPr>
            <w:szCs w:val="21"/>
          </w:rPr>
          <w:t>王麦</w:t>
        </w:r>
      </w:ins>
      <w:proofErr w:type="gramEnd"/>
      <w:del w:id="273" w:author="yingying zeng" w:date="2018-03-14T10:30:00Z">
        <w:r w:rsidRPr="005E6B96" w:rsidDel="007C5A18">
          <w:rPr>
            <w:rFonts w:hint="eastAsia"/>
            <w:szCs w:val="21"/>
          </w:rPr>
          <w:delText>王辉</w:delText>
        </w:r>
      </w:del>
      <w:r w:rsidRPr="005E6B96">
        <w:rPr>
          <w:rFonts w:hint="eastAsia"/>
          <w:szCs w:val="21"/>
        </w:rPr>
        <w:t>在实际工作中</w:t>
      </w:r>
      <w:r w:rsidR="007066CF" w:rsidRPr="005E6B96">
        <w:rPr>
          <w:rFonts w:hint="eastAsia"/>
          <w:szCs w:val="21"/>
        </w:rPr>
        <w:t>也</w:t>
      </w:r>
      <w:r w:rsidRPr="005E6B96">
        <w:rPr>
          <w:rFonts w:hint="eastAsia"/>
          <w:szCs w:val="21"/>
        </w:rPr>
        <w:t>很少主动过问他们工作上的具体事务。</w:t>
      </w:r>
      <w:commentRangeEnd w:id="265"/>
      <w:r w:rsidR="001F6B39">
        <w:rPr>
          <w:rStyle w:val="af1"/>
        </w:rPr>
        <w:commentReference w:id="265"/>
      </w:r>
    </w:p>
    <w:p w14:paraId="11D8712B" w14:textId="77777777" w:rsidR="007066CF" w:rsidRPr="00B62F07" w:rsidRDefault="007066CF" w:rsidP="00B80566">
      <w:pPr>
        <w:jc w:val="left"/>
        <w:rPr>
          <w:szCs w:val="21"/>
        </w:rPr>
      </w:pPr>
    </w:p>
    <w:p w14:paraId="377A28BB" w14:textId="0B192525" w:rsidR="00B80566" w:rsidRPr="00B62F07" w:rsidRDefault="00B80566" w:rsidP="00B80566">
      <w:pPr>
        <w:jc w:val="left"/>
        <w:rPr>
          <w:b/>
          <w:szCs w:val="21"/>
        </w:rPr>
      </w:pPr>
      <w:del w:id="274" w:author="曹 辛" w:date="2019-01-31T13:46:00Z">
        <w:r w:rsidRPr="00B62F07" w:rsidDel="00CC15BB">
          <w:rPr>
            <w:rFonts w:hint="eastAsia"/>
            <w:b/>
            <w:szCs w:val="21"/>
          </w:rPr>
          <w:delText>03U02a</w:delText>
        </w:r>
      </w:del>
      <w:ins w:id="275" w:author="曹 辛" w:date="2019-01-31T13:46:00Z">
        <w:r w:rsidR="00CC15BB" w:rsidRPr="00B62F07">
          <w:rPr>
            <w:rFonts w:hint="eastAsia"/>
            <w:b/>
            <w:szCs w:val="21"/>
          </w:rPr>
          <w:t>0</w:t>
        </w:r>
      </w:ins>
      <w:ins w:id="276" w:author="曹 辛" w:date="2019-01-31T13:47:00Z">
        <w:r w:rsidR="00CC15BB">
          <w:rPr>
            <w:b/>
            <w:szCs w:val="21"/>
          </w:rPr>
          <w:t>2</w:t>
        </w:r>
      </w:ins>
      <w:ins w:id="277" w:author="曹 辛" w:date="2019-01-31T13:46:00Z">
        <w:r w:rsidR="00CC15BB" w:rsidRPr="00B62F07">
          <w:rPr>
            <w:rFonts w:hint="eastAsia"/>
            <w:b/>
            <w:szCs w:val="21"/>
          </w:rPr>
          <w:t>U02a</w:t>
        </w:r>
      </w:ins>
    </w:p>
    <w:p w14:paraId="64796AEB" w14:textId="77777777" w:rsidR="00B80566" w:rsidRPr="00B62F07" w:rsidRDefault="00B80566" w:rsidP="00B80566">
      <w:pPr>
        <w:jc w:val="left"/>
        <w:rPr>
          <w:b/>
          <w:szCs w:val="21"/>
        </w:rPr>
      </w:pPr>
      <w:r w:rsidRPr="00B62F07">
        <w:rPr>
          <w:rFonts w:hint="eastAsia"/>
          <w:b/>
          <w:szCs w:val="21"/>
        </w:rPr>
        <w:t>小测验：</w:t>
      </w:r>
      <w:proofErr w:type="gramStart"/>
      <w:r w:rsidRPr="00B62F07">
        <w:rPr>
          <w:rFonts w:hint="eastAsia"/>
          <w:b/>
          <w:szCs w:val="21"/>
        </w:rPr>
        <w:t>王麦在</w:t>
      </w:r>
      <w:proofErr w:type="gramEnd"/>
      <w:r w:rsidRPr="00B62F07">
        <w:rPr>
          <w:rFonts w:hint="eastAsia"/>
          <w:b/>
          <w:szCs w:val="21"/>
        </w:rPr>
        <w:t>授权前采取了哪些措施？</w:t>
      </w:r>
    </w:p>
    <w:p w14:paraId="2107A32C" w14:textId="77777777" w:rsidR="00B80566" w:rsidRPr="00B62F07" w:rsidRDefault="00B80566" w:rsidP="00B80566">
      <w:pPr>
        <w:jc w:val="left"/>
        <w:rPr>
          <w:b/>
          <w:szCs w:val="21"/>
        </w:rPr>
      </w:pPr>
    </w:p>
    <w:p w14:paraId="3D0B94BE" w14:textId="77777777" w:rsidR="00B80566" w:rsidRPr="00B62F07" w:rsidRDefault="00B80566" w:rsidP="00B80566">
      <w:pPr>
        <w:jc w:val="left"/>
        <w:rPr>
          <w:szCs w:val="21"/>
        </w:rPr>
      </w:pPr>
      <w:r w:rsidRPr="00B62F07">
        <w:rPr>
          <w:rFonts w:hint="eastAsia"/>
          <w:szCs w:val="21"/>
        </w:rPr>
        <w:lastRenderedPageBreak/>
        <w:t>通过上一小节的描述，我们了解</w:t>
      </w:r>
      <w:proofErr w:type="gramStart"/>
      <w:r w:rsidRPr="00B62F07">
        <w:rPr>
          <w:rFonts w:hint="eastAsia"/>
          <w:szCs w:val="21"/>
        </w:rPr>
        <w:t>到王麦在</w:t>
      </w:r>
      <w:proofErr w:type="gramEnd"/>
      <w:r w:rsidRPr="00B62F07">
        <w:rPr>
          <w:rFonts w:hint="eastAsia"/>
          <w:szCs w:val="21"/>
        </w:rPr>
        <w:t>授权前</w:t>
      </w:r>
      <w:r w:rsidR="00571298">
        <w:rPr>
          <w:rFonts w:hint="eastAsia"/>
          <w:szCs w:val="21"/>
        </w:rPr>
        <w:t>制定了一系列</w:t>
      </w:r>
      <w:r w:rsidR="006B150F">
        <w:rPr>
          <w:rFonts w:hint="eastAsia"/>
          <w:szCs w:val="21"/>
        </w:rPr>
        <w:t>制度</w:t>
      </w:r>
      <w:r w:rsidRPr="00B62F07">
        <w:rPr>
          <w:rFonts w:hint="eastAsia"/>
          <w:szCs w:val="21"/>
        </w:rPr>
        <w:t>，请判断他的</w:t>
      </w:r>
      <w:r w:rsidR="006B150F">
        <w:rPr>
          <w:rFonts w:hint="eastAsia"/>
          <w:szCs w:val="21"/>
        </w:rPr>
        <w:t>制度中</w:t>
      </w:r>
      <w:r w:rsidRPr="00B62F07">
        <w:rPr>
          <w:rFonts w:hint="eastAsia"/>
          <w:szCs w:val="21"/>
        </w:rPr>
        <w:t>哪些是有利于授权</w:t>
      </w:r>
      <w:r w:rsidR="00FD324E">
        <w:rPr>
          <w:rFonts w:hint="eastAsia"/>
          <w:szCs w:val="21"/>
        </w:rPr>
        <w:t>监督</w:t>
      </w:r>
      <w:r w:rsidRPr="00B62F07">
        <w:rPr>
          <w:rFonts w:hint="eastAsia"/>
          <w:szCs w:val="21"/>
        </w:rPr>
        <w:t>的？</w:t>
      </w:r>
    </w:p>
    <w:p w14:paraId="00561AFD" w14:textId="77777777" w:rsidR="00B80566" w:rsidRPr="00571298" w:rsidRDefault="00B80566" w:rsidP="00B80566">
      <w:pPr>
        <w:jc w:val="left"/>
        <w:rPr>
          <w:szCs w:val="21"/>
        </w:rPr>
      </w:pPr>
    </w:p>
    <w:p w14:paraId="025606D9" w14:textId="77777777" w:rsidR="00B80566" w:rsidRPr="00B62F07" w:rsidRDefault="00B80566" w:rsidP="00B80566">
      <w:pPr>
        <w:jc w:val="left"/>
        <w:rPr>
          <w:szCs w:val="21"/>
          <w:highlight w:val="green"/>
        </w:rPr>
      </w:pPr>
      <w:r w:rsidRPr="00B62F07">
        <w:rPr>
          <w:rFonts w:ascii="宋体" w:hAnsi="宋体" w:hint="eastAsia"/>
          <w:szCs w:val="21"/>
          <w:highlight w:val="green"/>
        </w:rPr>
        <w:t>○</w:t>
      </w:r>
      <w:r w:rsidRPr="00B62F07">
        <w:rPr>
          <w:rFonts w:hint="eastAsia"/>
          <w:szCs w:val="21"/>
          <w:highlight w:val="green"/>
        </w:rPr>
        <w:t>规定了汇报制度，限定必须向其汇报的事项。</w:t>
      </w:r>
    </w:p>
    <w:p w14:paraId="39516962" w14:textId="77777777" w:rsidR="00B80566" w:rsidRPr="00B62F07" w:rsidRDefault="00B80566" w:rsidP="00B80566">
      <w:pPr>
        <w:jc w:val="left"/>
        <w:rPr>
          <w:szCs w:val="21"/>
          <w:highlight w:val="green"/>
        </w:rPr>
      </w:pPr>
      <w:r w:rsidRPr="00B62F07">
        <w:rPr>
          <w:rFonts w:ascii="宋体" w:hAnsi="宋体" w:hint="eastAsia"/>
          <w:szCs w:val="21"/>
          <w:highlight w:val="green"/>
        </w:rPr>
        <w:t>○</w:t>
      </w:r>
      <w:r w:rsidRPr="00B62F07">
        <w:rPr>
          <w:rFonts w:hint="eastAsia"/>
          <w:szCs w:val="21"/>
          <w:highlight w:val="green"/>
        </w:rPr>
        <w:t>交代工作任务时告知目标</w:t>
      </w:r>
    </w:p>
    <w:p w14:paraId="03449F72" w14:textId="77777777" w:rsidR="00B80566" w:rsidRPr="00B62F07" w:rsidRDefault="00B80566" w:rsidP="00B80566">
      <w:pPr>
        <w:jc w:val="left"/>
        <w:rPr>
          <w:szCs w:val="21"/>
          <w:highlight w:val="green"/>
        </w:rPr>
      </w:pPr>
      <w:r w:rsidRPr="00B62F07">
        <w:rPr>
          <w:rFonts w:ascii="宋体" w:hAnsi="宋体" w:hint="eastAsia"/>
          <w:szCs w:val="21"/>
          <w:highlight w:val="green"/>
        </w:rPr>
        <w:t>○</w:t>
      </w:r>
      <w:r w:rsidRPr="00B62F07">
        <w:rPr>
          <w:rFonts w:hint="eastAsia"/>
          <w:szCs w:val="21"/>
          <w:highlight w:val="green"/>
        </w:rPr>
        <w:t>规定任务汇报的关键节点</w:t>
      </w:r>
    </w:p>
    <w:p w14:paraId="7AA59D92" w14:textId="77777777" w:rsidR="00B80566" w:rsidRPr="00B62F07" w:rsidRDefault="00B80566" w:rsidP="00B80566">
      <w:pPr>
        <w:jc w:val="left"/>
        <w:rPr>
          <w:rFonts w:ascii="宋体" w:hAnsi="宋体"/>
          <w:szCs w:val="21"/>
        </w:rPr>
      </w:pPr>
      <w:r w:rsidRPr="00B62F07">
        <w:rPr>
          <w:rFonts w:ascii="宋体" w:hAnsi="宋体" w:hint="eastAsia"/>
          <w:szCs w:val="21"/>
          <w:highlight w:val="green"/>
        </w:rPr>
        <w:t>○不过问工作的具体事务</w:t>
      </w:r>
    </w:p>
    <w:p w14:paraId="3E9ADCFB" w14:textId="77777777" w:rsidR="00B80566" w:rsidRPr="00B62F07" w:rsidRDefault="00B80566" w:rsidP="00B80566">
      <w:pPr>
        <w:jc w:val="left"/>
        <w:rPr>
          <w:rFonts w:ascii="宋体" w:hAnsi="宋体"/>
          <w:szCs w:val="21"/>
        </w:rPr>
      </w:pPr>
    </w:p>
    <w:p w14:paraId="561C6C2A" w14:textId="77777777" w:rsidR="00B80566" w:rsidRPr="00B62F07" w:rsidRDefault="00B80566" w:rsidP="00B80566">
      <w:pPr>
        <w:jc w:val="left"/>
        <w:rPr>
          <w:rFonts w:ascii="宋体" w:hAnsi="宋体"/>
          <w:szCs w:val="21"/>
        </w:rPr>
      </w:pPr>
      <w:r w:rsidRPr="00B62F07">
        <w:rPr>
          <w:rFonts w:ascii="宋体" w:hAnsi="宋体" w:hint="eastAsia"/>
          <w:b/>
          <w:szCs w:val="21"/>
        </w:rPr>
        <w:t>反馈</w:t>
      </w:r>
      <w:r w:rsidRPr="00B62F07">
        <w:rPr>
          <w:rFonts w:ascii="宋体" w:hAnsi="宋体" w:hint="eastAsia"/>
          <w:szCs w:val="21"/>
        </w:rPr>
        <w:t>：</w:t>
      </w:r>
    </w:p>
    <w:p w14:paraId="1B6E5F14" w14:textId="77777777" w:rsidR="00B80566" w:rsidRPr="00B62F07" w:rsidRDefault="00B80566" w:rsidP="00B80566">
      <w:pPr>
        <w:jc w:val="left"/>
        <w:rPr>
          <w:szCs w:val="21"/>
        </w:rPr>
      </w:pPr>
    </w:p>
    <w:p w14:paraId="7442313E" w14:textId="77777777" w:rsidR="00B80566" w:rsidRPr="00B62F07" w:rsidRDefault="00B80566" w:rsidP="00B80566">
      <w:pPr>
        <w:jc w:val="left"/>
        <w:rPr>
          <w:szCs w:val="21"/>
        </w:rPr>
      </w:pPr>
      <w:r w:rsidRPr="00B62F07">
        <w:rPr>
          <w:rFonts w:hint="eastAsia"/>
          <w:szCs w:val="21"/>
        </w:rPr>
        <w:t>回答正确。</w:t>
      </w:r>
      <w:proofErr w:type="gramStart"/>
      <w:r w:rsidRPr="00B62F07">
        <w:rPr>
          <w:rFonts w:hint="eastAsia"/>
          <w:szCs w:val="21"/>
        </w:rPr>
        <w:t>规定汇报</w:t>
      </w:r>
      <w:proofErr w:type="gramEnd"/>
      <w:r w:rsidRPr="00B62F07">
        <w:rPr>
          <w:rFonts w:hint="eastAsia"/>
          <w:szCs w:val="21"/>
        </w:rPr>
        <w:t>制度、告知目标、规定任务关键节点、不过问具体事务，在控制任务进度的同时又给员工足够的信任，这些都是有利于授权</w:t>
      </w:r>
      <w:r w:rsidR="00FD324E">
        <w:rPr>
          <w:rFonts w:hint="eastAsia"/>
          <w:szCs w:val="21"/>
        </w:rPr>
        <w:t>监督</w:t>
      </w:r>
      <w:r w:rsidRPr="00B62F07">
        <w:rPr>
          <w:rFonts w:hint="eastAsia"/>
          <w:szCs w:val="21"/>
        </w:rPr>
        <w:t>的。</w:t>
      </w:r>
    </w:p>
    <w:p w14:paraId="2A681375" w14:textId="77777777" w:rsidR="00B80566" w:rsidRPr="00B62F07" w:rsidRDefault="00B80566" w:rsidP="00B80566">
      <w:pPr>
        <w:jc w:val="left"/>
        <w:rPr>
          <w:szCs w:val="21"/>
        </w:rPr>
      </w:pPr>
      <w:r w:rsidRPr="00B62F07">
        <w:rPr>
          <w:rFonts w:hint="eastAsia"/>
          <w:szCs w:val="21"/>
        </w:rPr>
        <w:t>回答不正确。</w:t>
      </w:r>
      <w:proofErr w:type="gramStart"/>
      <w:r w:rsidRPr="00B62F07">
        <w:rPr>
          <w:rFonts w:hint="eastAsia"/>
          <w:szCs w:val="21"/>
        </w:rPr>
        <w:t>规定汇报</w:t>
      </w:r>
      <w:proofErr w:type="gramEnd"/>
      <w:r w:rsidRPr="00B62F07">
        <w:rPr>
          <w:rFonts w:hint="eastAsia"/>
          <w:szCs w:val="21"/>
        </w:rPr>
        <w:t>制度、告知目标、规定任务关键节点、不过问具体事务，在控制任务进度的同时又给员工足够的信任，这些都是有利于授权</w:t>
      </w:r>
      <w:r w:rsidR="00FD324E">
        <w:rPr>
          <w:rFonts w:hint="eastAsia"/>
          <w:szCs w:val="21"/>
        </w:rPr>
        <w:t>监督</w:t>
      </w:r>
      <w:r w:rsidRPr="00B62F07">
        <w:rPr>
          <w:rFonts w:hint="eastAsia"/>
          <w:szCs w:val="21"/>
        </w:rPr>
        <w:t>的。</w:t>
      </w:r>
    </w:p>
    <w:p w14:paraId="75BF33C3" w14:textId="77777777" w:rsidR="00B80566" w:rsidRPr="00B62F07" w:rsidRDefault="00B80566" w:rsidP="00B80566">
      <w:pPr>
        <w:jc w:val="left"/>
        <w:rPr>
          <w:szCs w:val="21"/>
        </w:rPr>
      </w:pPr>
    </w:p>
    <w:p w14:paraId="4331ABE3" w14:textId="32FF00B9" w:rsidR="00B80566" w:rsidRPr="00B62F07" w:rsidRDefault="00B80566" w:rsidP="00B80566">
      <w:pPr>
        <w:jc w:val="left"/>
        <w:rPr>
          <w:b/>
          <w:szCs w:val="21"/>
        </w:rPr>
      </w:pPr>
      <w:del w:id="278" w:author="曹 辛" w:date="2019-01-31T13:47:00Z">
        <w:r w:rsidRPr="00B62F07" w:rsidDel="00CC15BB">
          <w:rPr>
            <w:rFonts w:hint="eastAsia"/>
            <w:b/>
            <w:szCs w:val="21"/>
          </w:rPr>
          <w:delText>03U03</w:delText>
        </w:r>
      </w:del>
      <w:ins w:id="279" w:author="曹 辛" w:date="2019-01-31T13:47:00Z">
        <w:r w:rsidR="00CC15BB" w:rsidRPr="00B62F07">
          <w:rPr>
            <w:rFonts w:hint="eastAsia"/>
            <w:b/>
            <w:szCs w:val="21"/>
          </w:rPr>
          <w:t>0</w:t>
        </w:r>
        <w:r w:rsidR="00CC15BB">
          <w:rPr>
            <w:b/>
            <w:szCs w:val="21"/>
          </w:rPr>
          <w:t>2</w:t>
        </w:r>
        <w:r w:rsidR="00CC15BB" w:rsidRPr="00B62F07">
          <w:rPr>
            <w:rFonts w:hint="eastAsia"/>
            <w:b/>
            <w:szCs w:val="21"/>
          </w:rPr>
          <w:t>U03</w:t>
        </w:r>
      </w:ins>
      <w:ins w:id="280" w:author="yingying zeng" w:date="2018-03-15T17:22:00Z">
        <w:del w:id="281" w:author="曹 辛" w:date="2019-01-31T13:47:00Z">
          <w:r w:rsidR="006039C9" w:rsidDel="00CC15BB">
            <w:rPr>
              <w:rFonts w:hint="eastAsia"/>
              <w:b/>
              <w:szCs w:val="21"/>
            </w:rPr>
            <w:delText>-</w:delText>
          </w:r>
          <w:r w:rsidR="006039C9" w:rsidDel="00CC15BB">
            <w:rPr>
              <w:b/>
              <w:szCs w:val="21"/>
            </w:rPr>
            <w:delText>1</w:delText>
          </w:r>
        </w:del>
      </w:ins>
    </w:p>
    <w:p w14:paraId="639BFA9B" w14:textId="4C0F4B8F" w:rsidR="00870C26" w:rsidRPr="00B62F07" w:rsidRDefault="004E641B" w:rsidP="00870C26">
      <w:pPr>
        <w:jc w:val="left"/>
        <w:rPr>
          <w:b/>
          <w:szCs w:val="21"/>
        </w:rPr>
      </w:pPr>
      <w:r>
        <w:rPr>
          <w:rFonts w:hint="eastAsia"/>
          <w:b/>
          <w:szCs w:val="21"/>
        </w:rPr>
        <w:t>要素</w:t>
      </w:r>
      <w:proofErr w:type="gramStart"/>
      <w:r>
        <w:rPr>
          <w:rFonts w:hint="eastAsia"/>
          <w:b/>
          <w:szCs w:val="21"/>
        </w:rPr>
        <w:t>一</w:t>
      </w:r>
      <w:proofErr w:type="gramEnd"/>
      <w:r w:rsidR="00870C26" w:rsidRPr="00B62F07">
        <w:rPr>
          <w:rFonts w:hint="eastAsia"/>
          <w:b/>
          <w:szCs w:val="21"/>
        </w:rPr>
        <w:t>：授权之初制定监控机制</w:t>
      </w:r>
      <w:ins w:id="282" w:author="yingying zeng" w:date="2018-03-15T17:21:00Z">
        <w:r w:rsidR="006039C9">
          <w:rPr>
            <w:rFonts w:hint="eastAsia"/>
            <w:b/>
            <w:szCs w:val="21"/>
          </w:rPr>
          <w:t>（一）</w:t>
        </w:r>
      </w:ins>
      <w:ins w:id="283" w:author="yingying zeng" w:date="2018-03-15T17:22:00Z">
        <w:r w:rsidR="006039C9">
          <w:rPr>
            <w:rFonts w:hint="eastAsia"/>
            <w:b/>
            <w:szCs w:val="21"/>
          </w:rPr>
          <w:t xml:space="preserve">  </w:t>
        </w:r>
        <w:r w:rsidR="006039C9">
          <w:rPr>
            <w:rFonts w:hint="eastAsia"/>
            <w:b/>
            <w:szCs w:val="21"/>
          </w:rPr>
          <w:t>【配音要拆成两段，原来的配音这两段都放在一起，太长了】</w:t>
        </w:r>
      </w:ins>
    </w:p>
    <w:p w14:paraId="71E9EFA9" w14:textId="77777777" w:rsidR="00870C26" w:rsidRPr="00B62F07" w:rsidRDefault="00870C26" w:rsidP="00870C26">
      <w:pPr>
        <w:jc w:val="left"/>
        <w:rPr>
          <w:szCs w:val="21"/>
        </w:rPr>
      </w:pPr>
    </w:p>
    <w:p w14:paraId="369C210E" w14:textId="77777777" w:rsidR="00870C26" w:rsidRPr="00B62F07" w:rsidRDefault="00985FC8" w:rsidP="00870C26">
      <w:pPr>
        <w:jc w:val="left"/>
        <w:rPr>
          <w:szCs w:val="21"/>
        </w:rPr>
      </w:pPr>
      <w:r w:rsidRPr="00571298">
        <w:rPr>
          <w:rFonts w:hint="eastAsia"/>
          <w:szCs w:val="21"/>
        </w:rPr>
        <w:t>在</w:t>
      </w:r>
      <w:r w:rsidR="00870C26" w:rsidRPr="00571298">
        <w:rPr>
          <w:rFonts w:hint="eastAsia"/>
          <w:b/>
          <w:szCs w:val="21"/>
        </w:rPr>
        <w:t>授权之初，管理者就应该</w:t>
      </w:r>
      <w:r w:rsidR="00870C26" w:rsidRPr="00571298">
        <w:rPr>
          <w:rFonts w:hint="eastAsia"/>
          <w:szCs w:val="21"/>
        </w:rPr>
        <w:t>约定监控的</w:t>
      </w:r>
      <w:r w:rsidR="00610DB4" w:rsidRPr="00571298">
        <w:rPr>
          <w:rFonts w:hint="eastAsia"/>
          <w:szCs w:val="21"/>
        </w:rPr>
        <w:t>机制</w:t>
      </w:r>
      <w:r w:rsidR="00870C26" w:rsidRPr="00571298">
        <w:rPr>
          <w:rFonts w:hint="eastAsia"/>
          <w:szCs w:val="21"/>
        </w:rPr>
        <w:t>。</w:t>
      </w:r>
      <w:r w:rsidR="00B62F07" w:rsidRPr="00B62F07">
        <w:rPr>
          <w:rFonts w:hint="eastAsia"/>
          <w:szCs w:val="21"/>
        </w:rPr>
        <w:t>这是授权监督的</w:t>
      </w:r>
      <w:r w:rsidR="004E641B">
        <w:rPr>
          <w:rFonts w:hint="eastAsia"/>
          <w:szCs w:val="21"/>
        </w:rPr>
        <w:t>第一个要素</w:t>
      </w:r>
      <w:r w:rsidR="00B62F07" w:rsidRPr="00B62F07">
        <w:rPr>
          <w:rFonts w:hint="eastAsia"/>
          <w:szCs w:val="21"/>
        </w:rPr>
        <w:t>。</w:t>
      </w:r>
      <w:r w:rsidR="00B06627">
        <w:rPr>
          <w:rFonts w:hint="eastAsia"/>
          <w:szCs w:val="21"/>
        </w:rPr>
        <w:t>监控机制的内容包括：</w:t>
      </w:r>
      <w:r w:rsidR="00B06627" w:rsidRPr="00FD324E">
        <w:rPr>
          <w:rFonts w:hint="eastAsia"/>
          <w:b/>
          <w:szCs w:val="21"/>
        </w:rPr>
        <w:t>被授权人的报告频率、交流方式及</w:t>
      </w:r>
      <w:r w:rsidR="00870C26" w:rsidRPr="00FD324E">
        <w:rPr>
          <w:rFonts w:hint="eastAsia"/>
          <w:b/>
          <w:szCs w:val="21"/>
        </w:rPr>
        <w:t>预警信号</w:t>
      </w:r>
      <w:r w:rsidR="00870C26" w:rsidRPr="00B62F07">
        <w:rPr>
          <w:rFonts w:hint="eastAsia"/>
          <w:szCs w:val="21"/>
        </w:rPr>
        <w:t>。</w:t>
      </w:r>
    </w:p>
    <w:p w14:paraId="1EACD6E7" w14:textId="77777777" w:rsidR="00870C26" w:rsidRPr="00B62F07" w:rsidRDefault="00FD324E" w:rsidP="00870C26">
      <w:pPr>
        <w:jc w:val="left"/>
        <w:rPr>
          <w:szCs w:val="21"/>
        </w:rPr>
      </w:pPr>
      <w:r>
        <w:rPr>
          <w:rFonts w:hint="eastAsia"/>
          <w:szCs w:val="21"/>
        </w:rPr>
        <w:t>如果在授权开始的时候就约法三章，事先约定监控的机制，效果会比事后想监控的时候临时通知好。</w:t>
      </w:r>
      <w:r w:rsidR="00870C26" w:rsidRPr="00B62F07">
        <w:rPr>
          <w:rFonts w:hint="eastAsia"/>
          <w:szCs w:val="21"/>
        </w:rPr>
        <w:t>此时下属更能理解管理者</w:t>
      </w:r>
      <w:r w:rsidR="00B06627">
        <w:rPr>
          <w:rFonts w:hint="eastAsia"/>
          <w:szCs w:val="21"/>
        </w:rPr>
        <w:t>采取一系列监控的原因是要为最终结果负责</w:t>
      </w:r>
      <w:r w:rsidR="00870C26" w:rsidRPr="00B62F07">
        <w:rPr>
          <w:rFonts w:hint="eastAsia"/>
          <w:szCs w:val="21"/>
        </w:rPr>
        <w:t>。如果在授权之后才进行监控，会让下属觉得这是对他们的不信任和干涉。</w:t>
      </w:r>
    </w:p>
    <w:p w14:paraId="67BD13F6" w14:textId="77777777" w:rsidR="00870C26" w:rsidRPr="007F3B09" w:rsidRDefault="00870C26" w:rsidP="00870C26">
      <w:pPr>
        <w:jc w:val="left"/>
        <w:rPr>
          <w:szCs w:val="21"/>
        </w:rPr>
      </w:pPr>
    </w:p>
    <w:p w14:paraId="5BB3BF79" w14:textId="77777777" w:rsidR="00B06627" w:rsidRPr="00B62F07" w:rsidRDefault="00B06627" w:rsidP="00870C26">
      <w:pPr>
        <w:jc w:val="left"/>
        <w:rPr>
          <w:b/>
          <w:szCs w:val="21"/>
        </w:rPr>
      </w:pPr>
      <w:r>
        <w:rPr>
          <w:rFonts w:hint="eastAsia"/>
          <w:szCs w:val="21"/>
        </w:rPr>
        <w:t>怎样确定</w:t>
      </w:r>
      <w:r w:rsidRPr="00571298">
        <w:rPr>
          <w:rFonts w:hint="eastAsia"/>
          <w:b/>
          <w:szCs w:val="21"/>
        </w:rPr>
        <w:t>报告的频率、交流方式</w:t>
      </w:r>
      <w:proofErr w:type="gramStart"/>
      <w:r w:rsidRPr="00571298">
        <w:rPr>
          <w:rFonts w:hint="eastAsia"/>
          <w:b/>
          <w:szCs w:val="21"/>
        </w:rPr>
        <w:t>及设置</w:t>
      </w:r>
      <w:proofErr w:type="gramEnd"/>
      <w:r w:rsidRPr="00571298">
        <w:rPr>
          <w:rFonts w:hint="eastAsia"/>
          <w:b/>
          <w:szCs w:val="21"/>
        </w:rPr>
        <w:t>预警信号</w:t>
      </w:r>
      <w:r>
        <w:rPr>
          <w:rFonts w:hint="eastAsia"/>
          <w:szCs w:val="21"/>
        </w:rPr>
        <w:t>呢？</w:t>
      </w:r>
    </w:p>
    <w:p w14:paraId="19C56F82" w14:textId="1F1BAE6B" w:rsidR="00870C26" w:rsidRDefault="00FA4CF1" w:rsidP="00FA4CF1">
      <w:pPr>
        <w:pStyle w:val="a3"/>
        <w:numPr>
          <w:ilvl w:val="0"/>
          <w:numId w:val="11"/>
        </w:numPr>
        <w:ind w:firstLineChars="0"/>
        <w:jc w:val="left"/>
        <w:rPr>
          <w:ins w:id="284" w:author="yingying zeng" w:date="2018-03-15T17:21:00Z"/>
          <w:szCs w:val="21"/>
        </w:rPr>
      </w:pPr>
      <w:r w:rsidRPr="008A6AD4">
        <w:rPr>
          <w:rFonts w:hint="eastAsia"/>
          <w:b/>
          <w:szCs w:val="21"/>
        </w:rPr>
        <w:t>报告的频率</w:t>
      </w:r>
      <w:r w:rsidRPr="008A6AD4">
        <w:rPr>
          <w:rFonts w:hint="eastAsia"/>
          <w:szCs w:val="21"/>
        </w:rPr>
        <w:t>取</w:t>
      </w:r>
      <w:r w:rsidRPr="00B62F07">
        <w:rPr>
          <w:rFonts w:hint="eastAsia"/>
          <w:szCs w:val="21"/>
        </w:rPr>
        <w:t>决于你对员工的管理程度。你越想</w:t>
      </w:r>
      <w:r w:rsidR="00F87444">
        <w:rPr>
          <w:rFonts w:hint="eastAsia"/>
          <w:szCs w:val="21"/>
        </w:rPr>
        <w:t>对其进行管理</w:t>
      </w:r>
      <w:r w:rsidRPr="00B62F07">
        <w:rPr>
          <w:rFonts w:hint="eastAsia"/>
          <w:szCs w:val="21"/>
        </w:rPr>
        <w:t>，报告的频率就越高；你想要给他更多自主权，报告的频率就低一些</w:t>
      </w:r>
      <w:r w:rsidRPr="008A6AD4">
        <w:rPr>
          <w:rFonts w:hint="eastAsia"/>
          <w:szCs w:val="21"/>
        </w:rPr>
        <w:t>。建议你在最初就确定报告频率，并始终坚持执行。如果任务开始延迟，你可以要求提高报告的频率。</w:t>
      </w:r>
      <w:r w:rsidR="00E05F13" w:rsidRPr="008A6AD4">
        <w:rPr>
          <w:rFonts w:hint="eastAsia"/>
          <w:szCs w:val="21"/>
        </w:rPr>
        <w:t>如果你大量授权，可以</w:t>
      </w:r>
      <w:r w:rsidR="00870C26" w:rsidRPr="008A6AD4">
        <w:rPr>
          <w:rFonts w:hint="eastAsia"/>
          <w:szCs w:val="21"/>
        </w:rPr>
        <w:t>放弃对细节的控制，把控制的重点放到目标和重要的事项上。</w:t>
      </w:r>
      <w:proofErr w:type="gramStart"/>
      <w:r w:rsidR="00870C26" w:rsidRPr="008A6AD4">
        <w:rPr>
          <w:rFonts w:hint="eastAsia"/>
          <w:szCs w:val="21"/>
        </w:rPr>
        <w:t>比如王麦就</w:t>
      </w:r>
      <w:proofErr w:type="gramEnd"/>
      <w:r w:rsidR="00870C26" w:rsidRPr="008A6AD4">
        <w:rPr>
          <w:rFonts w:hint="eastAsia"/>
          <w:szCs w:val="21"/>
        </w:rPr>
        <w:t>制定了任务的关键节点和需要向其汇报的事项，要求</w:t>
      </w:r>
      <w:del w:id="285" w:author="yingying zeng" w:date="2018-02-08T14:22:00Z">
        <w:r w:rsidR="00870C26" w:rsidRPr="008A6AD4" w:rsidDel="00713D3A">
          <w:rPr>
            <w:rFonts w:hint="eastAsia"/>
            <w:szCs w:val="21"/>
          </w:rPr>
          <w:delText>副总</w:delText>
        </w:r>
      </w:del>
      <w:ins w:id="286" w:author="yingying zeng" w:date="2018-02-08T14:23:00Z">
        <w:r w:rsidR="00713D3A">
          <w:rPr>
            <w:rFonts w:hint="eastAsia"/>
            <w:szCs w:val="21"/>
          </w:rPr>
          <w:t>副总</w:t>
        </w:r>
      </w:ins>
      <w:r w:rsidR="00870C26" w:rsidRPr="008A6AD4">
        <w:rPr>
          <w:rFonts w:hint="eastAsia"/>
          <w:szCs w:val="21"/>
        </w:rPr>
        <w:t>在关键节点或</w:t>
      </w:r>
      <w:r w:rsidR="006F3C90" w:rsidRPr="008A6AD4">
        <w:rPr>
          <w:rFonts w:hint="eastAsia"/>
          <w:szCs w:val="21"/>
        </w:rPr>
        <w:t>重要</w:t>
      </w:r>
      <w:r w:rsidR="00870C26" w:rsidRPr="008A6AD4">
        <w:rPr>
          <w:rFonts w:hint="eastAsia"/>
          <w:szCs w:val="21"/>
        </w:rPr>
        <w:t>事项上向其汇报。</w:t>
      </w:r>
    </w:p>
    <w:p w14:paraId="6447BBA0" w14:textId="77777777" w:rsidR="006039C9" w:rsidRDefault="006039C9">
      <w:pPr>
        <w:jc w:val="left"/>
        <w:rPr>
          <w:ins w:id="287" w:author="yingying zeng" w:date="2018-03-15T17:22:00Z"/>
          <w:b/>
          <w:szCs w:val="21"/>
        </w:rPr>
        <w:pPrChange w:id="288" w:author="yingying zeng" w:date="2018-03-15T17:22:00Z">
          <w:pPr>
            <w:pStyle w:val="a3"/>
            <w:numPr>
              <w:numId w:val="11"/>
            </w:numPr>
            <w:ind w:left="420" w:firstLineChars="0" w:hanging="420"/>
            <w:jc w:val="left"/>
          </w:pPr>
        </w:pPrChange>
      </w:pPr>
    </w:p>
    <w:p w14:paraId="5040EDEF" w14:textId="7196FA34" w:rsidR="006039C9" w:rsidRPr="006039C9" w:rsidRDefault="006039C9">
      <w:pPr>
        <w:jc w:val="left"/>
        <w:rPr>
          <w:ins w:id="289" w:author="yingying zeng" w:date="2018-03-15T17:22:00Z"/>
          <w:b/>
          <w:szCs w:val="21"/>
        </w:rPr>
        <w:pPrChange w:id="290" w:author="yingying zeng" w:date="2018-03-15T17:22:00Z">
          <w:pPr>
            <w:pStyle w:val="a3"/>
            <w:numPr>
              <w:numId w:val="11"/>
            </w:numPr>
            <w:ind w:left="420" w:firstLineChars="0" w:hanging="420"/>
            <w:jc w:val="left"/>
          </w:pPr>
        </w:pPrChange>
      </w:pPr>
      <w:ins w:id="291" w:author="yingying zeng" w:date="2018-03-15T17:22:00Z">
        <w:r w:rsidRPr="006039C9">
          <w:rPr>
            <w:b/>
            <w:szCs w:val="21"/>
            <w:rPrChange w:id="292" w:author="yingying zeng" w:date="2018-03-15T17:22:00Z">
              <w:rPr/>
            </w:rPrChange>
          </w:rPr>
          <w:t>0</w:t>
        </w:r>
      </w:ins>
      <w:ins w:id="293" w:author="曹 辛" w:date="2019-01-31T13:47:00Z">
        <w:r w:rsidR="00CC15BB">
          <w:rPr>
            <w:b/>
            <w:szCs w:val="21"/>
          </w:rPr>
          <w:t>2</w:t>
        </w:r>
      </w:ins>
      <w:ins w:id="294" w:author="yingying zeng" w:date="2018-03-15T17:22:00Z">
        <w:del w:id="295" w:author="曹 辛" w:date="2019-01-31T13:47:00Z">
          <w:r w:rsidRPr="006039C9" w:rsidDel="00CC15BB">
            <w:rPr>
              <w:b/>
              <w:szCs w:val="21"/>
              <w:rPrChange w:id="296" w:author="yingying zeng" w:date="2018-03-15T17:22:00Z">
                <w:rPr/>
              </w:rPrChange>
            </w:rPr>
            <w:delText>3</w:delText>
          </w:r>
        </w:del>
        <w:r w:rsidRPr="006039C9">
          <w:rPr>
            <w:b/>
            <w:szCs w:val="21"/>
            <w:rPrChange w:id="297" w:author="yingying zeng" w:date="2018-03-15T17:22:00Z">
              <w:rPr/>
            </w:rPrChange>
          </w:rPr>
          <w:t>U0</w:t>
        </w:r>
      </w:ins>
      <w:ins w:id="298" w:author="曹 辛" w:date="2019-01-31T13:47:00Z">
        <w:r w:rsidR="00CC15BB">
          <w:rPr>
            <w:b/>
            <w:szCs w:val="21"/>
          </w:rPr>
          <w:t>4</w:t>
        </w:r>
      </w:ins>
      <w:ins w:id="299" w:author="yingying zeng" w:date="2018-03-15T17:22:00Z">
        <w:del w:id="300" w:author="曹 辛" w:date="2019-01-31T13:47:00Z">
          <w:r w:rsidRPr="006039C9" w:rsidDel="00CC15BB">
            <w:rPr>
              <w:b/>
              <w:szCs w:val="21"/>
              <w:rPrChange w:id="301" w:author="yingying zeng" w:date="2018-03-15T17:22:00Z">
                <w:rPr/>
              </w:rPrChange>
            </w:rPr>
            <w:delText>3-</w:delText>
          </w:r>
          <w:r w:rsidRPr="006039C9" w:rsidDel="00CC15BB">
            <w:rPr>
              <w:b/>
              <w:szCs w:val="21"/>
            </w:rPr>
            <w:delText>2</w:delText>
          </w:r>
        </w:del>
      </w:ins>
    </w:p>
    <w:p w14:paraId="7DB13DCC" w14:textId="00C4A70D" w:rsidR="006039C9" w:rsidRPr="00B62F07" w:rsidRDefault="006039C9" w:rsidP="006039C9">
      <w:pPr>
        <w:jc w:val="left"/>
        <w:rPr>
          <w:ins w:id="302" w:author="yingying zeng" w:date="2018-03-15T17:22:00Z"/>
          <w:b/>
          <w:szCs w:val="21"/>
        </w:rPr>
      </w:pPr>
      <w:ins w:id="303" w:author="yingying zeng" w:date="2018-03-15T17:22:00Z">
        <w:r>
          <w:rPr>
            <w:rFonts w:hint="eastAsia"/>
            <w:b/>
            <w:szCs w:val="21"/>
          </w:rPr>
          <w:t>要素</w:t>
        </w:r>
        <w:proofErr w:type="gramStart"/>
        <w:r>
          <w:rPr>
            <w:rFonts w:hint="eastAsia"/>
            <w:b/>
            <w:szCs w:val="21"/>
          </w:rPr>
          <w:t>一</w:t>
        </w:r>
        <w:proofErr w:type="gramEnd"/>
        <w:r w:rsidRPr="00B62F07">
          <w:rPr>
            <w:rFonts w:hint="eastAsia"/>
            <w:b/>
            <w:szCs w:val="21"/>
          </w:rPr>
          <w:t>：授权之初制定监控机制</w:t>
        </w:r>
        <w:r>
          <w:rPr>
            <w:rFonts w:hint="eastAsia"/>
            <w:b/>
            <w:szCs w:val="21"/>
          </w:rPr>
          <w:t>（二）</w:t>
        </w:r>
      </w:ins>
    </w:p>
    <w:p w14:paraId="27EE90C1" w14:textId="77777777" w:rsidR="006039C9" w:rsidRPr="006039C9" w:rsidRDefault="006039C9">
      <w:pPr>
        <w:jc w:val="left"/>
        <w:rPr>
          <w:ins w:id="304" w:author="yingying zeng" w:date="2018-03-15T17:22:00Z"/>
          <w:b/>
          <w:szCs w:val="21"/>
          <w:rPrChange w:id="305" w:author="yingying zeng" w:date="2018-03-15T17:22:00Z">
            <w:rPr>
              <w:ins w:id="306" w:author="yingying zeng" w:date="2018-03-15T17:22:00Z"/>
            </w:rPr>
          </w:rPrChange>
        </w:rPr>
        <w:pPrChange w:id="307" w:author="yingying zeng" w:date="2018-03-15T17:22:00Z">
          <w:pPr>
            <w:pStyle w:val="a3"/>
            <w:numPr>
              <w:numId w:val="11"/>
            </w:numPr>
            <w:ind w:left="420" w:firstLineChars="0" w:hanging="420"/>
            <w:jc w:val="left"/>
          </w:pPr>
        </w:pPrChange>
      </w:pPr>
    </w:p>
    <w:p w14:paraId="50D3B2DE" w14:textId="77777777" w:rsidR="006039C9" w:rsidRPr="006039C9" w:rsidDel="006039C9" w:rsidRDefault="006039C9">
      <w:pPr>
        <w:jc w:val="left"/>
        <w:rPr>
          <w:del w:id="308" w:author="yingying zeng" w:date="2018-03-15T17:22:00Z"/>
          <w:szCs w:val="21"/>
        </w:rPr>
        <w:pPrChange w:id="309" w:author="yingying zeng" w:date="2018-03-15T17:21:00Z">
          <w:pPr>
            <w:pStyle w:val="a3"/>
            <w:numPr>
              <w:numId w:val="11"/>
            </w:numPr>
            <w:ind w:left="420" w:firstLineChars="0" w:hanging="420"/>
            <w:jc w:val="left"/>
          </w:pPr>
        </w:pPrChange>
      </w:pPr>
    </w:p>
    <w:p w14:paraId="46538CF1" w14:textId="2D3393C0" w:rsidR="006F3C90" w:rsidRPr="006039C9" w:rsidRDefault="00963A9F">
      <w:pPr>
        <w:jc w:val="left"/>
        <w:rPr>
          <w:szCs w:val="21"/>
          <w:highlight w:val="lightGray"/>
          <w:rPrChange w:id="310" w:author="yingying zeng" w:date="2018-03-15T17:22:00Z">
            <w:rPr>
              <w:szCs w:val="21"/>
            </w:rPr>
          </w:rPrChange>
        </w:rPr>
        <w:pPrChange w:id="311" w:author="yingying zeng" w:date="2018-03-15T17:22:00Z">
          <w:pPr>
            <w:pStyle w:val="a3"/>
            <w:numPr>
              <w:numId w:val="1"/>
            </w:numPr>
            <w:ind w:left="420" w:firstLineChars="0" w:hanging="420"/>
            <w:jc w:val="left"/>
          </w:pPr>
        </w:pPrChange>
      </w:pPr>
      <w:ins w:id="312" w:author="yingying zeng" w:date="2018-02-08T16:35:00Z">
        <w:r w:rsidRPr="006039C9">
          <w:rPr>
            <w:rFonts w:hint="eastAsia"/>
            <w:szCs w:val="21"/>
            <w:highlight w:val="yellow"/>
          </w:rPr>
          <w:t>交流方式主要</w:t>
        </w:r>
      </w:ins>
      <w:ins w:id="313" w:author="yingying zeng" w:date="2018-02-08T16:36:00Z">
        <w:r w:rsidRPr="006039C9">
          <w:rPr>
            <w:rFonts w:hint="eastAsia"/>
            <w:szCs w:val="21"/>
            <w:highlight w:val="yellow"/>
          </w:rPr>
          <w:t>有两种，一种是书面信息交流，另外一种是</w:t>
        </w:r>
      </w:ins>
      <w:ins w:id="314" w:author="yingying zeng" w:date="2018-02-12T14:14:00Z">
        <w:r w:rsidR="00F97BAC" w:rsidRPr="006039C9">
          <w:rPr>
            <w:rFonts w:hint="eastAsia"/>
            <w:szCs w:val="21"/>
            <w:highlight w:val="yellow"/>
          </w:rPr>
          <w:t>口头交流方式</w:t>
        </w:r>
      </w:ins>
      <w:ins w:id="315" w:author="yingying zeng" w:date="2018-02-08T16:36:00Z">
        <w:r w:rsidRPr="006039C9">
          <w:rPr>
            <w:rFonts w:hint="eastAsia"/>
            <w:szCs w:val="21"/>
            <w:highlight w:val="yellow"/>
          </w:rPr>
          <w:t>。</w:t>
        </w:r>
      </w:ins>
      <w:del w:id="316" w:author="yingying zeng" w:date="2018-02-08T16:36:00Z">
        <w:r w:rsidR="00FA4CF1" w:rsidRPr="006039C9" w:rsidDel="00C62A95">
          <w:rPr>
            <w:rFonts w:hint="eastAsia"/>
            <w:szCs w:val="21"/>
            <w:highlight w:val="yellow"/>
            <w:lang w:val="en-AU"/>
            <w:rPrChange w:id="317" w:author="yingying zeng" w:date="2018-03-15T17:22:00Z">
              <w:rPr>
                <w:rFonts w:hint="eastAsia"/>
                <w:szCs w:val="21"/>
                <w:lang w:val="en-AU"/>
              </w:rPr>
            </w:rPrChange>
          </w:rPr>
          <w:delText>在确定</w:delText>
        </w:r>
        <w:r w:rsidR="00FA4CF1" w:rsidRPr="006039C9" w:rsidDel="00C62A95">
          <w:rPr>
            <w:rFonts w:hint="eastAsia"/>
            <w:b/>
            <w:szCs w:val="21"/>
            <w:highlight w:val="yellow"/>
            <w:lang w:val="en-AU"/>
            <w:rPrChange w:id="318" w:author="yingying zeng" w:date="2018-03-15T17:22:00Z">
              <w:rPr>
                <w:rFonts w:hint="eastAsia"/>
                <w:b/>
                <w:szCs w:val="21"/>
                <w:lang w:val="en-AU"/>
              </w:rPr>
            </w:rPrChange>
          </w:rPr>
          <w:delText>交流方式</w:delText>
        </w:r>
        <w:r w:rsidR="00FA4CF1" w:rsidRPr="006039C9" w:rsidDel="00C62A95">
          <w:rPr>
            <w:rFonts w:hint="eastAsia"/>
            <w:szCs w:val="21"/>
            <w:highlight w:val="yellow"/>
            <w:lang w:val="en-AU"/>
            <w:rPrChange w:id="319" w:author="yingying zeng" w:date="2018-03-15T17:22:00Z">
              <w:rPr>
                <w:rFonts w:hint="eastAsia"/>
                <w:szCs w:val="21"/>
                <w:lang w:val="en-AU"/>
              </w:rPr>
            </w:rPrChange>
          </w:rPr>
          <w:delText>时，</w:delText>
        </w:r>
      </w:del>
      <w:r w:rsidR="00FA4CF1" w:rsidRPr="006039C9">
        <w:rPr>
          <w:rFonts w:hint="eastAsia"/>
          <w:szCs w:val="21"/>
          <w:highlight w:val="yellow"/>
          <w:lang w:val="en-AU"/>
          <w:rPrChange w:id="320" w:author="yingying zeng" w:date="2018-03-15T17:22:00Z">
            <w:rPr>
              <w:rFonts w:hint="eastAsia"/>
              <w:szCs w:val="21"/>
              <w:lang w:val="en-AU"/>
            </w:rPr>
          </w:rPrChange>
        </w:rPr>
        <w:t>如果</w:t>
      </w:r>
      <w:r w:rsidR="00FA4CF1" w:rsidRPr="006039C9">
        <w:rPr>
          <w:rFonts w:hint="eastAsia"/>
          <w:szCs w:val="21"/>
          <w:highlight w:val="yellow"/>
          <w:rPrChange w:id="321" w:author="yingying zeng" w:date="2018-03-15T17:22:00Z">
            <w:rPr>
              <w:rFonts w:hint="eastAsia"/>
              <w:szCs w:val="21"/>
            </w:rPr>
          </w:rPrChange>
        </w:rPr>
        <w:t>你</w:t>
      </w:r>
      <w:r w:rsidR="00F87444" w:rsidRPr="006039C9">
        <w:rPr>
          <w:rFonts w:hint="eastAsia"/>
          <w:szCs w:val="21"/>
          <w:highlight w:val="yellow"/>
          <w:rPrChange w:id="322" w:author="yingying zeng" w:date="2018-03-15T17:22:00Z">
            <w:rPr>
              <w:rFonts w:hint="eastAsia"/>
              <w:szCs w:val="21"/>
            </w:rPr>
          </w:rPrChange>
        </w:rPr>
        <w:t>希望</w:t>
      </w:r>
      <w:r w:rsidR="00FA4CF1" w:rsidRPr="006039C9">
        <w:rPr>
          <w:rFonts w:hint="eastAsia"/>
          <w:szCs w:val="21"/>
          <w:highlight w:val="yellow"/>
          <w:rPrChange w:id="323" w:author="yingying zeng" w:date="2018-03-15T17:22:00Z">
            <w:rPr>
              <w:rFonts w:hint="eastAsia"/>
              <w:szCs w:val="21"/>
            </w:rPr>
          </w:rPrChange>
        </w:rPr>
        <w:t>给予</w:t>
      </w:r>
      <w:r w:rsidR="00B06627" w:rsidRPr="006039C9">
        <w:rPr>
          <w:rFonts w:hint="eastAsia"/>
          <w:szCs w:val="21"/>
          <w:highlight w:val="yellow"/>
          <w:rPrChange w:id="324" w:author="yingying zeng" w:date="2018-03-15T17:22:00Z">
            <w:rPr>
              <w:rFonts w:hint="eastAsia"/>
              <w:szCs w:val="21"/>
            </w:rPr>
          </w:rPrChange>
        </w:rPr>
        <w:t>员工</w:t>
      </w:r>
      <w:r w:rsidR="00F87444" w:rsidRPr="006039C9">
        <w:rPr>
          <w:rFonts w:hint="eastAsia"/>
          <w:szCs w:val="21"/>
          <w:highlight w:val="yellow"/>
          <w:rPrChange w:id="325" w:author="yingying zeng" w:date="2018-03-15T17:22:00Z">
            <w:rPr>
              <w:rFonts w:hint="eastAsia"/>
              <w:szCs w:val="21"/>
            </w:rPr>
          </w:rPrChange>
        </w:rPr>
        <w:t>更多</w:t>
      </w:r>
      <w:r w:rsidR="00FA4CF1" w:rsidRPr="006039C9">
        <w:rPr>
          <w:rFonts w:hint="eastAsia"/>
          <w:szCs w:val="21"/>
          <w:highlight w:val="yellow"/>
          <w:rPrChange w:id="326" w:author="yingying zeng" w:date="2018-03-15T17:22:00Z">
            <w:rPr>
              <w:rFonts w:hint="eastAsia"/>
              <w:szCs w:val="21"/>
            </w:rPr>
          </w:rPrChange>
        </w:rPr>
        <w:t>的自主权</w:t>
      </w:r>
      <w:r w:rsidR="00FA4CF1" w:rsidRPr="006039C9">
        <w:rPr>
          <w:rFonts w:hint="eastAsia"/>
          <w:szCs w:val="21"/>
          <w:highlight w:val="yellow"/>
          <w:lang w:val="en-AU"/>
          <w:rPrChange w:id="327" w:author="yingying zeng" w:date="2018-03-15T17:22:00Z">
            <w:rPr>
              <w:rFonts w:hint="eastAsia"/>
              <w:szCs w:val="21"/>
              <w:lang w:val="en-AU"/>
            </w:rPr>
          </w:rPrChange>
        </w:rPr>
        <w:t>，</w:t>
      </w:r>
      <w:del w:id="328" w:author="yingying zeng" w:date="2018-02-08T16:16:00Z">
        <w:r w:rsidR="00FD324E" w:rsidRPr="006039C9" w:rsidDel="00731F44">
          <w:rPr>
            <w:rFonts w:hint="eastAsia"/>
            <w:szCs w:val="21"/>
            <w:highlight w:val="yellow"/>
            <w:lang w:val="en-AU"/>
            <w:rPrChange w:id="329" w:author="yingying zeng" w:date="2018-03-15T17:22:00Z">
              <w:rPr>
                <w:rFonts w:hint="eastAsia"/>
                <w:szCs w:val="21"/>
                <w:lang w:val="en-AU"/>
              </w:rPr>
            </w:rPrChange>
          </w:rPr>
          <w:delText>建议</w:delText>
        </w:r>
      </w:del>
      <w:r w:rsidR="00FD324E" w:rsidRPr="006039C9">
        <w:rPr>
          <w:rFonts w:hint="eastAsia"/>
          <w:szCs w:val="21"/>
          <w:highlight w:val="yellow"/>
          <w:lang w:val="en-AU"/>
          <w:rPrChange w:id="330" w:author="yingying zeng" w:date="2018-03-15T17:22:00Z">
            <w:rPr>
              <w:rFonts w:hint="eastAsia"/>
              <w:szCs w:val="21"/>
              <w:lang w:val="en-AU"/>
            </w:rPr>
          </w:rPrChange>
        </w:rPr>
        <w:t>你</w:t>
      </w:r>
      <w:ins w:id="331" w:author="yingying zeng" w:date="2018-02-08T16:16:00Z">
        <w:r w:rsidR="00731F44" w:rsidRPr="006039C9">
          <w:rPr>
            <w:rFonts w:hint="eastAsia"/>
            <w:szCs w:val="21"/>
            <w:highlight w:val="yellow"/>
            <w:lang w:val="en-AU"/>
            <w:rPrChange w:id="332" w:author="yingying zeng" w:date="2018-03-15T17:22:00Z">
              <w:rPr>
                <w:rFonts w:hint="eastAsia"/>
                <w:szCs w:val="21"/>
                <w:lang w:val="en-AU"/>
              </w:rPr>
            </w:rPrChange>
          </w:rPr>
          <w:t>可以</w:t>
        </w:r>
      </w:ins>
      <w:r w:rsidR="00B06627" w:rsidRPr="006039C9">
        <w:rPr>
          <w:rFonts w:hint="eastAsia"/>
          <w:szCs w:val="21"/>
          <w:highlight w:val="yellow"/>
          <w:lang w:val="en-AU"/>
          <w:rPrChange w:id="333" w:author="yingying zeng" w:date="2018-03-15T17:22:00Z">
            <w:rPr>
              <w:rFonts w:hint="eastAsia"/>
              <w:szCs w:val="21"/>
              <w:lang w:val="en-AU"/>
            </w:rPr>
          </w:rPrChange>
        </w:rPr>
        <w:t>采用</w:t>
      </w:r>
      <w:del w:id="334" w:author="yingying zeng" w:date="2018-02-12T10:13:00Z">
        <w:r w:rsidR="00FA4CF1" w:rsidRPr="006039C9" w:rsidDel="00577503">
          <w:rPr>
            <w:rFonts w:hint="eastAsia"/>
            <w:szCs w:val="21"/>
            <w:highlight w:val="yellow"/>
            <w:u w:val="single"/>
            <w:lang w:val="en-AU"/>
            <w:rPrChange w:id="335" w:author="yingying zeng" w:date="2018-03-15T17:22:00Z">
              <w:rPr>
                <w:rFonts w:hint="eastAsia"/>
                <w:szCs w:val="21"/>
                <w:u w:val="single"/>
                <w:lang w:val="en-AU"/>
              </w:rPr>
            </w:rPrChange>
          </w:rPr>
          <w:delText>电话、</w:delText>
        </w:r>
      </w:del>
      <w:r w:rsidR="00FA4CF1" w:rsidRPr="006039C9">
        <w:rPr>
          <w:rFonts w:hint="eastAsia"/>
          <w:szCs w:val="21"/>
          <w:highlight w:val="yellow"/>
          <w:u w:val="single"/>
          <w:lang w:val="en-AU"/>
          <w:rPrChange w:id="336" w:author="yingying zeng" w:date="2018-03-15T17:22:00Z">
            <w:rPr>
              <w:rFonts w:hint="eastAsia"/>
              <w:szCs w:val="21"/>
              <w:u w:val="single"/>
              <w:lang w:val="en-AU"/>
            </w:rPr>
          </w:rPrChange>
        </w:rPr>
        <w:t>电子邮件和短信</w:t>
      </w:r>
      <w:r w:rsidR="00FD324E" w:rsidRPr="006039C9">
        <w:rPr>
          <w:rFonts w:hint="eastAsia"/>
          <w:szCs w:val="21"/>
          <w:highlight w:val="yellow"/>
          <w:lang w:val="en-AU"/>
          <w:rPrChange w:id="337" w:author="yingying zeng" w:date="2018-03-15T17:22:00Z">
            <w:rPr>
              <w:rFonts w:hint="eastAsia"/>
              <w:szCs w:val="21"/>
              <w:lang w:val="en-AU"/>
            </w:rPr>
          </w:rPrChange>
        </w:rPr>
        <w:t>等</w:t>
      </w:r>
      <w:ins w:id="338" w:author="yingying zeng" w:date="2018-02-08T16:20:00Z">
        <w:r w:rsidR="00731F44" w:rsidRPr="006039C9">
          <w:rPr>
            <w:rFonts w:hint="eastAsia"/>
            <w:szCs w:val="21"/>
            <w:highlight w:val="yellow"/>
            <w:lang w:val="en-AU"/>
            <w:rPrChange w:id="339" w:author="yingying zeng" w:date="2018-03-15T17:22:00Z">
              <w:rPr>
                <w:rFonts w:hint="eastAsia"/>
                <w:szCs w:val="21"/>
                <w:lang w:val="en-AU"/>
              </w:rPr>
            </w:rPrChange>
          </w:rPr>
          <w:t>书面信息</w:t>
        </w:r>
      </w:ins>
      <w:r w:rsidR="00FA4CF1" w:rsidRPr="006039C9">
        <w:rPr>
          <w:rFonts w:hint="eastAsia"/>
          <w:szCs w:val="21"/>
          <w:highlight w:val="yellow"/>
          <w:lang w:val="en-AU"/>
          <w:rPrChange w:id="340" w:author="yingying zeng" w:date="2018-03-15T17:22:00Z">
            <w:rPr>
              <w:rFonts w:hint="eastAsia"/>
              <w:szCs w:val="21"/>
              <w:lang w:val="en-AU"/>
            </w:rPr>
          </w:rPrChange>
        </w:rPr>
        <w:t>交流方式。</w:t>
      </w:r>
      <w:ins w:id="341" w:author="yingying zeng" w:date="2018-02-08T16:20:00Z">
        <w:r w:rsidR="00731F44" w:rsidRPr="006039C9">
          <w:rPr>
            <w:rFonts w:hint="eastAsia"/>
            <w:szCs w:val="21"/>
            <w:highlight w:val="yellow"/>
            <w:lang w:val="en-AU"/>
            <w:rPrChange w:id="342" w:author="yingying zeng" w:date="2018-03-15T17:22:00Z">
              <w:rPr>
                <w:rFonts w:hint="eastAsia"/>
                <w:szCs w:val="21"/>
                <w:lang w:val="en-AU"/>
              </w:rPr>
            </w:rPrChange>
          </w:rPr>
          <w:t>这种方式具有提供记录可供参考的优点</w:t>
        </w:r>
      </w:ins>
      <w:ins w:id="343" w:author="yingying zeng" w:date="2018-02-08T16:21:00Z">
        <w:r w:rsidR="00731F44" w:rsidRPr="006039C9">
          <w:rPr>
            <w:rFonts w:hint="eastAsia"/>
            <w:szCs w:val="21"/>
            <w:highlight w:val="yellow"/>
            <w:lang w:val="en-AU"/>
            <w:rPrChange w:id="344" w:author="yingying zeng" w:date="2018-03-15T17:22:00Z">
              <w:rPr>
                <w:rFonts w:hint="eastAsia"/>
                <w:szCs w:val="21"/>
                <w:lang w:val="en-AU"/>
              </w:rPr>
            </w:rPrChange>
          </w:rPr>
          <w:t>。缺点是你也许不能</w:t>
        </w:r>
      </w:ins>
      <w:ins w:id="345" w:author="yingying zeng" w:date="2018-02-08T16:22:00Z">
        <w:r w:rsidR="00731F44" w:rsidRPr="006039C9">
          <w:rPr>
            <w:rFonts w:hint="eastAsia"/>
            <w:szCs w:val="21"/>
            <w:highlight w:val="yellow"/>
            <w:lang w:val="en-AU"/>
            <w:rPrChange w:id="346" w:author="yingying zeng" w:date="2018-03-15T17:22:00Z">
              <w:rPr>
                <w:rFonts w:hint="eastAsia"/>
                <w:szCs w:val="21"/>
                <w:lang w:val="en-AU"/>
              </w:rPr>
            </w:rPrChange>
          </w:rPr>
          <w:t>及时提供反馈，进行交流；</w:t>
        </w:r>
      </w:ins>
      <w:ins w:id="347" w:author="yingying zeng" w:date="2018-02-08T16:26:00Z">
        <w:r w:rsidR="00A14D17" w:rsidRPr="006039C9">
          <w:rPr>
            <w:rFonts w:hint="eastAsia"/>
            <w:szCs w:val="21"/>
            <w:highlight w:val="yellow"/>
            <w:lang w:val="en-AU"/>
            <w:rPrChange w:id="348" w:author="yingying zeng" w:date="2018-03-15T17:22:00Z">
              <w:rPr>
                <w:rFonts w:hint="eastAsia"/>
                <w:szCs w:val="21"/>
                <w:lang w:val="en-AU"/>
              </w:rPr>
            </w:rPrChange>
          </w:rPr>
          <w:t>而且</w:t>
        </w:r>
      </w:ins>
      <w:ins w:id="349" w:author="yingying zeng" w:date="2018-02-08T16:22:00Z">
        <w:r w:rsidR="00731F44" w:rsidRPr="006039C9">
          <w:rPr>
            <w:rFonts w:hint="eastAsia"/>
            <w:szCs w:val="21"/>
            <w:highlight w:val="yellow"/>
            <w:lang w:val="en-AU"/>
            <w:rPrChange w:id="350" w:author="yingying zeng" w:date="2018-03-15T17:22:00Z">
              <w:rPr>
                <w:rFonts w:hint="eastAsia"/>
                <w:szCs w:val="21"/>
                <w:lang w:val="en-AU"/>
              </w:rPr>
            </w:rPrChange>
          </w:rPr>
          <w:t>你</w:t>
        </w:r>
      </w:ins>
      <w:ins w:id="351" w:author="yingying zeng" w:date="2018-02-08T16:26:00Z">
        <w:r w:rsidR="00A14D17" w:rsidRPr="006039C9">
          <w:rPr>
            <w:rFonts w:hint="eastAsia"/>
            <w:szCs w:val="21"/>
            <w:highlight w:val="yellow"/>
            <w:lang w:val="en-AU"/>
            <w:rPrChange w:id="352" w:author="yingying zeng" w:date="2018-03-15T17:22:00Z">
              <w:rPr>
                <w:rFonts w:hint="eastAsia"/>
                <w:szCs w:val="21"/>
                <w:lang w:val="en-AU"/>
              </w:rPr>
            </w:rPrChange>
          </w:rPr>
          <w:t>可能</w:t>
        </w:r>
      </w:ins>
      <w:ins w:id="353" w:author="yingying zeng" w:date="2018-02-08T16:22:00Z">
        <w:r w:rsidR="00AD48CF" w:rsidRPr="006039C9">
          <w:rPr>
            <w:rFonts w:hint="eastAsia"/>
            <w:szCs w:val="21"/>
            <w:highlight w:val="yellow"/>
            <w:lang w:val="en-AU"/>
          </w:rPr>
          <w:t>需要花</w:t>
        </w:r>
      </w:ins>
      <w:ins w:id="354" w:author="yingying zeng" w:date="2018-02-08T16:32:00Z">
        <w:r w:rsidR="00AD48CF" w:rsidRPr="006039C9">
          <w:rPr>
            <w:rFonts w:hint="eastAsia"/>
            <w:szCs w:val="21"/>
            <w:highlight w:val="yellow"/>
            <w:lang w:val="en-AU"/>
          </w:rPr>
          <w:t>较长</w:t>
        </w:r>
      </w:ins>
      <w:ins w:id="355" w:author="yingying zeng" w:date="2018-02-08T16:22:00Z">
        <w:r w:rsidR="00731F44" w:rsidRPr="006039C9">
          <w:rPr>
            <w:rFonts w:hint="eastAsia"/>
            <w:szCs w:val="21"/>
            <w:highlight w:val="yellow"/>
            <w:lang w:val="en-AU"/>
            <w:rPrChange w:id="356" w:author="yingying zeng" w:date="2018-03-15T17:22:00Z">
              <w:rPr>
                <w:rFonts w:hint="eastAsia"/>
                <w:szCs w:val="21"/>
                <w:lang w:val="en-AU"/>
              </w:rPr>
            </w:rPrChange>
          </w:rPr>
          <w:t>时间来了解</w:t>
        </w:r>
      </w:ins>
      <w:ins w:id="357" w:author="yingying zeng" w:date="2018-02-08T16:23:00Z">
        <w:r w:rsidR="00731F44" w:rsidRPr="006039C9">
          <w:rPr>
            <w:rFonts w:hint="eastAsia"/>
            <w:szCs w:val="21"/>
            <w:highlight w:val="yellow"/>
            <w:lang w:val="en-AU"/>
            <w:rPrChange w:id="358" w:author="yingying zeng" w:date="2018-03-15T17:22:00Z">
              <w:rPr>
                <w:rFonts w:hint="eastAsia"/>
                <w:szCs w:val="21"/>
                <w:lang w:val="en-AU"/>
              </w:rPr>
            </w:rPrChange>
          </w:rPr>
          <w:t>员工提供的信息，</w:t>
        </w:r>
      </w:ins>
      <w:ins w:id="359" w:author="yingying zeng" w:date="2018-02-08T16:32:00Z">
        <w:r w:rsidR="00AD48CF" w:rsidRPr="006039C9">
          <w:rPr>
            <w:rFonts w:hint="eastAsia"/>
            <w:szCs w:val="21"/>
            <w:highlight w:val="yellow"/>
            <w:lang w:val="en-AU"/>
          </w:rPr>
          <w:t>给他们反馈</w:t>
        </w:r>
      </w:ins>
      <w:ins w:id="360" w:author="yingying zeng" w:date="2018-02-08T16:23:00Z">
        <w:r w:rsidR="00731F44" w:rsidRPr="006039C9">
          <w:rPr>
            <w:rFonts w:hint="eastAsia"/>
            <w:szCs w:val="21"/>
            <w:highlight w:val="yellow"/>
            <w:lang w:val="en-AU"/>
            <w:rPrChange w:id="361" w:author="yingying zeng" w:date="2018-03-15T17:22:00Z">
              <w:rPr>
                <w:rFonts w:hint="eastAsia"/>
                <w:szCs w:val="21"/>
                <w:lang w:val="en-AU"/>
              </w:rPr>
            </w:rPrChange>
          </w:rPr>
          <w:t>。</w:t>
        </w:r>
      </w:ins>
      <w:r w:rsidR="003C6640" w:rsidRPr="006039C9">
        <w:rPr>
          <w:rFonts w:hint="eastAsia"/>
          <w:szCs w:val="21"/>
          <w:highlight w:val="yellow"/>
          <w:rPrChange w:id="362" w:author="yingying zeng" w:date="2018-03-15T17:22:00Z">
            <w:rPr>
              <w:rFonts w:hint="eastAsia"/>
              <w:szCs w:val="21"/>
            </w:rPr>
          </w:rPrChange>
        </w:rPr>
        <w:t>如果你要</w:t>
      </w:r>
      <w:ins w:id="363" w:author="yingying zeng" w:date="2018-02-08T16:31:00Z">
        <w:r w:rsidR="00AD48CF" w:rsidRPr="006039C9">
          <w:rPr>
            <w:rFonts w:hint="eastAsia"/>
            <w:szCs w:val="21"/>
            <w:highlight w:val="yellow"/>
          </w:rPr>
          <w:t>对授权任务有所控制，</w:t>
        </w:r>
      </w:ins>
      <w:del w:id="364" w:author="yingying zeng" w:date="2018-02-08T16:31:00Z">
        <w:r w:rsidR="003C6640" w:rsidRPr="006039C9" w:rsidDel="00AD48CF">
          <w:rPr>
            <w:rFonts w:hint="eastAsia"/>
            <w:szCs w:val="21"/>
            <w:highlight w:val="yellow"/>
            <w:rPrChange w:id="365" w:author="yingying zeng" w:date="2018-03-15T17:22:00Z">
              <w:rPr>
                <w:rFonts w:hint="eastAsia"/>
                <w:szCs w:val="21"/>
              </w:rPr>
            </w:rPrChange>
          </w:rPr>
          <w:delText>控制所有</w:delText>
        </w:r>
        <w:r w:rsidR="00FD324E" w:rsidRPr="006039C9" w:rsidDel="00AD48CF">
          <w:rPr>
            <w:rFonts w:hint="eastAsia"/>
            <w:szCs w:val="21"/>
            <w:highlight w:val="yellow"/>
            <w:rPrChange w:id="366" w:author="yingying zeng" w:date="2018-03-15T17:22:00Z">
              <w:rPr>
                <w:rFonts w:hint="eastAsia"/>
                <w:szCs w:val="21"/>
              </w:rPr>
            </w:rPrChange>
          </w:rPr>
          <w:delText>阶段来</w:delText>
        </w:r>
      </w:del>
      <w:r w:rsidR="00FD324E" w:rsidRPr="006039C9">
        <w:rPr>
          <w:rFonts w:hint="eastAsia"/>
          <w:szCs w:val="21"/>
          <w:highlight w:val="yellow"/>
          <w:rPrChange w:id="367" w:author="yingying zeng" w:date="2018-03-15T17:22:00Z">
            <w:rPr>
              <w:rFonts w:hint="eastAsia"/>
              <w:szCs w:val="21"/>
            </w:rPr>
          </w:rPrChange>
        </w:rPr>
        <w:t>确保</w:t>
      </w:r>
      <w:del w:id="368" w:author="yingying zeng" w:date="2018-02-08T16:32:00Z">
        <w:r w:rsidR="00FD324E" w:rsidRPr="006039C9" w:rsidDel="00AD48CF">
          <w:rPr>
            <w:rFonts w:hint="eastAsia"/>
            <w:szCs w:val="21"/>
            <w:highlight w:val="yellow"/>
            <w:rPrChange w:id="369" w:author="yingying zeng" w:date="2018-03-15T17:22:00Z">
              <w:rPr>
                <w:rFonts w:hint="eastAsia"/>
                <w:szCs w:val="21"/>
              </w:rPr>
            </w:rPrChange>
          </w:rPr>
          <w:delText>员工</w:delText>
        </w:r>
      </w:del>
      <w:del w:id="370" w:author="yingying zeng" w:date="2018-02-08T16:31:00Z">
        <w:r w:rsidR="00FD324E" w:rsidRPr="006039C9" w:rsidDel="00AD48CF">
          <w:rPr>
            <w:rFonts w:hint="eastAsia"/>
            <w:szCs w:val="21"/>
            <w:highlight w:val="yellow"/>
            <w:rPrChange w:id="371" w:author="yingying zeng" w:date="2018-03-15T17:22:00Z">
              <w:rPr>
                <w:rFonts w:hint="eastAsia"/>
                <w:szCs w:val="21"/>
              </w:rPr>
            </w:rPrChange>
          </w:rPr>
          <w:delText>严格</w:delText>
        </w:r>
      </w:del>
      <w:del w:id="372" w:author="yingying zeng" w:date="2018-02-08T16:32:00Z">
        <w:r w:rsidR="00FD324E" w:rsidRPr="006039C9" w:rsidDel="00AD48CF">
          <w:rPr>
            <w:rFonts w:hint="eastAsia"/>
            <w:szCs w:val="21"/>
            <w:highlight w:val="yellow"/>
            <w:rPrChange w:id="373" w:author="yingying zeng" w:date="2018-03-15T17:22:00Z">
              <w:rPr>
                <w:rFonts w:hint="eastAsia"/>
                <w:szCs w:val="21"/>
              </w:rPr>
            </w:rPrChange>
          </w:rPr>
          <w:delText>遵照你的各项指令</w:delText>
        </w:r>
      </w:del>
      <w:ins w:id="374" w:author="yingying zeng" w:date="2018-02-08T16:32:00Z">
        <w:r w:rsidR="00AD48CF" w:rsidRPr="006039C9">
          <w:rPr>
            <w:rFonts w:hint="eastAsia"/>
            <w:szCs w:val="21"/>
            <w:highlight w:val="yellow"/>
          </w:rPr>
          <w:t>任务能顺利按时完成</w:t>
        </w:r>
      </w:ins>
      <w:r w:rsidR="00FD324E" w:rsidRPr="006039C9">
        <w:rPr>
          <w:rFonts w:hint="eastAsia"/>
          <w:szCs w:val="21"/>
          <w:highlight w:val="yellow"/>
          <w:rPrChange w:id="375" w:author="yingying zeng" w:date="2018-03-15T17:22:00Z">
            <w:rPr>
              <w:rFonts w:hint="eastAsia"/>
              <w:szCs w:val="21"/>
            </w:rPr>
          </w:rPrChange>
        </w:rPr>
        <w:t>，建议你采用</w:t>
      </w:r>
      <w:del w:id="376" w:author="yingying zeng" w:date="2018-02-12T14:32:00Z">
        <w:r w:rsidR="00FA4CF1" w:rsidRPr="006039C9" w:rsidDel="00B909FC">
          <w:rPr>
            <w:rFonts w:hint="eastAsia"/>
            <w:szCs w:val="21"/>
            <w:highlight w:val="yellow"/>
            <w:rPrChange w:id="377" w:author="yingying zeng" w:date="2018-03-15T17:22:00Z">
              <w:rPr>
                <w:rFonts w:hint="eastAsia"/>
                <w:szCs w:val="21"/>
              </w:rPr>
            </w:rPrChange>
          </w:rPr>
          <w:delText>个人面谈</w:delText>
        </w:r>
      </w:del>
      <w:ins w:id="378" w:author="yingying zeng" w:date="2018-02-12T14:32:00Z">
        <w:r w:rsidR="00B909FC" w:rsidRPr="006039C9">
          <w:rPr>
            <w:rFonts w:hint="eastAsia"/>
            <w:szCs w:val="21"/>
            <w:highlight w:val="yellow"/>
          </w:rPr>
          <w:t>口头交流</w:t>
        </w:r>
      </w:ins>
      <w:r w:rsidR="00FD324E" w:rsidRPr="006039C9">
        <w:rPr>
          <w:rFonts w:hint="eastAsia"/>
          <w:szCs w:val="21"/>
          <w:highlight w:val="yellow"/>
          <w:rPrChange w:id="379" w:author="yingying zeng" w:date="2018-03-15T17:22:00Z">
            <w:rPr>
              <w:rFonts w:hint="eastAsia"/>
              <w:szCs w:val="21"/>
            </w:rPr>
          </w:rPrChange>
        </w:rPr>
        <w:t>的</w:t>
      </w:r>
      <w:del w:id="380" w:author="yingying zeng" w:date="2018-02-12T14:38:00Z">
        <w:r w:rsidR="00FD324E" w:rsidRPr="006039C9" w:rsidDel="00B909FC">
          <w:rPr>
            <w:rFonts w:hint="eastAsia"/>
            <w:szCs w:val="21"/>
            <w:highlight w:val="yellow"/>
            <w:rPrChange w:id="381" w:author="yingying zeng" w:date="2018-03-15T17:22:00Z">
              <w:rPr>
                <w:rFonts w:hint="eastAsia"/>
                <w:szCs w:val="21"/>
              </w:rPr>
            </w:rPrChange>
          </w:rPr>
          <w:delText>交流</w:delText>
        </w:r>
      </w:del>
      <w:r w:rsidR="00FD324E" w:rsidRPr="006039C9">
        <w:rPr>
          <w:rFonts w:hint="eastAsia"/>
          <w:szCs w:val="21"/>
          <w:highlight w:val="yellow"/>
          <w:rPrChange w:id="382" w:author="yingying zeng" w:date="2018-03-15T17:22:00Z">
            <w:rPr>
              <w:rFonts w:hint="eastAsia"/>
              <w:szCs w:val="21"/>
            </w:rPr>
          </w:rPrChange>
        </w:rPr>
        <w:t>方式</w:t>
      </w:r>
      <w:r w:rsidR="00FA4CF1" w:rsidRPr="006039C9">
        <w:rPr>
          <w:rFonts w:hint="eastAsia"/>
          <w:szCs w:val="21"/>
          <w:highlight w:val="yellow"/>
          <w:rPrChange w:id="383" w:author="yingying zeng" w:date="2018-03-15T17:22:00Z">
            <w:rPr>
              <w:rFonts w:hint="eastAsia"/>
              <w:szCs w:val="21"/>
            </w:rPr>
          </w:rPrChange>
        </w:rPr>
        <w:t>，</w:t>
      </w:r>
      <w:ins w:id="384" w:author="yingying zeng" w:date="2018-02-12T15:57:00Z">
        <w:r w:rsidR="00EF473C" w:rsidRPr="006039C9">
          <w:rPr>
            <w:rFonts w:hint="eastAsia"/>
            <w:szCs w:val="21"/>
            <w:highlight w:val="yellow"/>
          </w:rPr>
          <w:t>具体</w:t>
        </w:r>
      </w:ins>
      <w:ins w:id="385" w:author="yingying zeng" w:date="2018-02-12T14:55:00Z">
        <w:r w:rsidR="00B55D54" w:rsidRPr="006039C9">
          <w:rPr>
            <w:rFonts w:hint="eastAsia"/>
            <w:szCs w:val="21"/>
            <w:highlight w:val="yellow"/>
          </w:rPr>
          <w:t>方法</w:t>
        </w:r>
      </w:ins>
      <w:ins w:id="386" w:author="yingying zeng" w:date="2018-02-12T14:43:00Z">
        <w:r w:rsidR="00973847" w:rsidRPr="006039C9">
          <w:rPr>
            <w:rFonts w:hint="eastAsia"/>
            <w:szCs w:val="21"/>
            <w:highlight w:val="yellow"/>
          </w:rPr>
          <w:t>包括面谈和电话。</w:t>
        </w:r>
      </w:ins>
      <w:del w:id="387" w:author="yingying zeng" w:date="2018-02-12T14:55:00Z">
        <w:r w:rsidR="00FA4CF1" w:rsidRPr="006039C9" w:rsidDel="00B55D54">
          <w:rPr>
            <w:rFonts w:hint="eastAsia"/>
            <w:szCs w:val="21"/>
            <w:highlight w:val="yellow"/>
            <w:rPrChange w:id="388" w:author="yingying zeng" w:date="2018-03-15T17:22:00Z">
              <w:rPr>
                <w:rFonts w:hint="eastAsia"/>
                <w:szCs w:val="21"/>
              </w:rPr>
            </w:rPrChange>
          </w:rPr>
          <w:delText>这种方式</w:delText>
        </w:r>
      </w:del>
      <w:ins w:id="389" w:author="yingying zeng" w:date="2018-02-12T14:56:00Z">
        <w:r w:rsidR="00B55D54" w:rsidRPr="006039C9">
          <w:rPr>
            <w:rFonts w:hint="eastAsia"/>
            <w:szCs w:val="21"/>
            <w:highlight w:val="yellow"/>
          </w:rPr>
          <w:t>这种方式</w:t>
        </w:r>
      </w:ins>
      <w:ins w:id="390" w:author="yingying zeng" w:date="2018-02-08T16:17:00Z">
        <w:r w:rsidR="00731F44" w:rsidRPr="006039C9">
          <w:rPr>
            <w:rFonts w:hint="eastAsia"/>
            <w:szCs w:val="21"/>
            <w:highlight w:val="yellow"/>
            <w:rPrChange w:id="391" w:author="yingying zeng" w:date="2018-03-15T17:22:00Z">
              <w:rPr>
                <w:rFonts w:hint="eastAsia"/>
                <w:szCs w:val="21"/>
              </w:rPr>
            </w:rPrChange>
          </w:rPr>
          <w:t>的优点是可以即时</w:t>
        </w:r>
      </w:ins>
      <w:ins w:id="392" w:author="yingying zeng" w:date="2018-02-08T16:18:00Z">
        <w:r w:rsidR="00731F44" w:rsidRPr="006039C9">
          <w:rPr>
            <w:rFonts w:hint="eastAsia"/>
            <w:szCs w:val="21"/>
            <w:highlight w:val="yellow"/>
            <w:rPrChange w:id="393" w:author="yingying zeng" w:date="2018-03-15T17:22:00Z">
              <w:rPr>
                <w:rFonts w:hint="eastAsia"/>
                <w:szCs w:val="21"/>
              </w:rPr>
            </w:rPrChange>
          </w:rPr>
          <w:t>知晓工作进展，迅速交流并及时提供反馈，</w:t>
        </w:r>
      </w:ins>
      <w:ins w:id="394" w:author="yingying zeng" w:date="2018-02-12T14:32:00Z">
        <w:r w:rsidR="00B909FC" w:rsidRPr="006039C9">
          <w:rPr>
            <w:rFonts w:hint="eastAsia"/>
            <w:szCs w:val="21"/>
            <w:highlight w:val="yellow"/>
          </w:rPr>
          <w:t>交谈</w:t>
        </w:r>
      </w:ins>
      <w:ins w:id="395" w:author="yingying zeng" w:date="2018-02-08T16:18:00Z">
        <w:r w:rsidR="00731F44" w:rsidRPr="006039C9">
          <w:rPr>
            <w:rFonts w:hint="eastAsia"/>
            <w:szCs w:val="21"/>
            <w:highlight w:val="yellow"/>
            <w:rPrChange w:id="396" w:author="yingying zeng" w:date="2018-03-15T17:22:00Z">
              <w:rPr>
                <w:rFonts w:hint="eastAsia"/>
                <w:szCs w:val="21"/>
              </w:rPr>
            </w:rPrChange>
          </w:rPr>
          <w:t>时可以提问并澄</w:t>
        </w:r>
        <w:r w:rsidR="00731F44" w:rsidRPr="006039C9">
          <w:rPr>
            <w:rFonts w:hint="eastAsia"/>
            <w:szCs w:val="21"/>
            <w:highlight w:val="yellow"/>
            <w:rPrChange w:id="397" w:author="yingying zeng" w:date="2018-03-15T17:22:00Z">
              <w:rPr>
                <w:rFonts w:hint="eastAsia"/>
                <w:szCs w:val="21"/>
              </w:rPr>
            </w:rPrChange>
          </w:rPr>
          <w:lastRenderedPageBreak/>
          <w:t>清疑点。缺点是</w:t>
        </w:r>
      </w:ins>
      <w:del w:id="398" w:author="yingying zeng" w:date="2018-02-12T14:56:00Z">
        <w:r w:rsidR="00FA4CF1" w:rsidRPr="006039C9" w:rsidDel="00B55D54">
          <w:rPr>
            <w:rFonts w:hint="eastAsia"/>
            <w:szCs w:val="21"/>
            <w:highlight w:val="yellow"/>
            <w:rPrChange w:id="399" w:author="yingying zeng" w:date="2018-03-15T17:22:00Z">
              <w:rPr>
                <w:rFonts w:hint="eastAsia"/>
                <w:szCs w:val="21"/>
              </w:rPr>
            </w:rPrChange>
          </w:rPr>
          <w:delText>比较耗时，</w:delText>
        </w:r>
        <w:r w:rsidR="008A6AD4" w:rsidRPr="006039C9" w:rsidDel="00B55D54">
          <w:rPr>
            <w:rFonts w:hint="eastAsia"/>
            <w:szCs w:val="21"/>
            <w:highlight w:val="yellow"/>
            <w:lang w:val="en-AU"/>
            <w:rPrChange w:id="400" w:author="yingying zeng" w:date="2018-03-15T17:22:00Z">
              <w:rPr>
                <w:rFonts w:hint="eastAsia"/>
                <w:szCs w:val="21"/>
                <w:lang w:val="en-AU"/>
              </w:rPr>
            </w:rPrChange>
          </w:rPr>
          <w:delText>而且</w:delText>
        </w:r>
      </w:del>
      <w:r w:rsidR="008A6AD4" w:rsidRPr="006039C9">
        <w:rPr>
          <w:rFonts w:hint="eastAsia"/>
          <w:szCs w:val="21"/>
          <w:highlight w:val="yellow"/>
          <w:lang w:val="en-AU"/>
          <w:rPrChange w:id="401" w:author="yingying zeng" w:date="2018-03-15T17:22:00Z">
            <w:rPr>
              <w:rFonts w:hint="eastAsia"/>
              <w:szCs w:val="21"/>
              <w:lang w:val="en-AU"/>
            </w:rPr>
          </w:rPrChange>
        </w:rPr>
        <w:t>需要双方进行情感交流。建议</w:t>
      </w:r>
      <w:ins w:id="402" w:author="yingying zeng" w:date="2018-02-08T14:30:00Z">
        <w:r w:rsidR="00713D3A" w:rsidRPr="006039C9">
          <w:rPr>
            <w:rFonts w:hint="eastAsia"/>
            <w:szCs w:val="21"/>
            <w:highlight w:val="yellow"/>
            <w:lang w:val="en-AU"/>
            <w:rPrChange w:id="403" w:author="yingying zeng" w:date="2018-03-15T17:22:00Z">
              <w:rPr>
                <w:rFonts w:hint="eastAsia"/>
                <w:szCs w:val="21"/>
                <w:lang w:val="en-AU"/>
              </w:rPr>
            </w:rPrChange>
          </w:rPr>
          <w:t>在项目的重要</w:t>
        </w:r>
      </w:ins>
      <w:ins w:id="404" w:author="yingying zeng" w:date="2018-02-08T14:31:00Z">
        <w:r w:rsidR="00713D3A" w:rsidRPr="006039C9">
          <w:rPr>
            <w:rFonts w:hint="eastAsia"/>
            <w:szCs w:val="21"/>
            <w:highlight w:val="yellow"/>
            <w:lang w:val="en-AU"/>
            <w:rPrChange w:id="405" w:author="yingying zeng" w:date="2018-03-15T17:22:00Z">
              <w:rPr>
                <w:rFonts w:hint="eastAsia"/>
                <w:szCs w:val="21"/>
                <w:lang w:val="en-AU"/>
              </w:rPr>
            </w:rPrChange>
          </w:rPr>
          <w:t>节点或</w:t>
        </w:r>
      </w:ins>
      <w:del w:id="406" w:author="yingying zeng" w:date="2018-02-08T14:30:00Z">
        <w:r w:rsidR="00FA4CF1" w:rsidRPr="006039C9" w:rsidDel="00713D3A">
          <w:rPr>
            <w:rFonts w:hint="eastAsia"/>
            <w:szCs w:val="21"/>
            <w:highlight w:val="yellow"/>
            <w:lang w:val="en-AU"/>
            <w:rPrChange w:id="407" w:author="yingying zeng" w:date="2018-03-15T17:22:00Z">
              <w:rPr>
                <w:rFonts w:hint="eastAsia"/>
                <w:szCs w:val="21"/>
                <w:lang w:val="en-AU"/>
              </w:rPr>
            </w:rPrChange>
          </w:rPr>
          <w:delText>只有</w:delText>
        </w:r>
      </w:del>
      <w:r w:rsidR="00FA4CF1" w:rsidRPr="006039C9">
        <w:rPr>
          <w:rFonts w:hint="eastAsia"/>
          <w:szCs w:val="21"/>
          <w:highlight w:val="yellow"/>
          <w:lang w:val="en-AU"/>
          <w:rPrChange w:id="408" w:author="yingying zeng" w:date="2018-03-15T17:22:00Z">
            <w:rPr>
              <w:rFonts w:hint="eastAsia"/>
              <w:szCs w:val="21"/>
              <w:lang w:val="en-AU"/>
            </w:rPr>
          </w:rPrChange>
        </w:rPr>
        <w:t>在其他方式无法控制进度的时候</w:t>
      </w:r>
      <w:del w:id="409" w:author="yingying zeng" w:date="2018-02-08T14:31:00Z">
        <w:r w:rsidR="00FA4CF1" w:rsidRPr="006039C9" w:rsidDel="00713D3A">
          <w:rPr>
            <w:rFonts w:hint="eastAsia"/>
            <w:szCs w:val="21"/>
            <w:highlight w:val="yellow"/>
            <w:lang w:val="en-AU"/>
            <w:rPrChange w:id="410" w:author="yingying zeng" w:date="2018-03-15T17:22:00Z">
              <w:rPr>
                <w:rFonts w:hint="eastAsia"/>
                <w:szCs w:val="21"/>
                <w:lang w:val="en-AU"/>
              </w:rPr>
            </w:rPrChange>
          </w:rPr>
          <w:delText>才</w:delText>
        </w:r>
      </w:del>
      <w:r w:rsidR="00FA4CF1" w:rsidRPr="006039C9">
        <w:rPr>
          <w:rFonts w:hint="eastAsia"/>
          <w:szCs w:val="21"/>
          <w:highlight w:val="yellow"/>
          <w:lang w:val="en-AU"/>
          <w:rPrChange w:id="411" w:author="yingying zeng" w:date="2018-03-15T17:22:00Z">
            <w:rPr>
              <w:rFonts w:hint="eastAsia"/>
              <w:szCs w:val="21"/>
              <w:lang w:val="en-AU"/>
            </w:rPr>
          </w:rPrChange>
        </w:rPr>
        <w:t>使用</w:t>
      </w:r>
      <w:del w:id="412" w:author="yingying zeng" w:date="2018-02-12T14:49:00Z">
        <w:r w:rsidR="00FA4CF1" w:rsidRPr="006039C9" w:rsidDel="00B55D54">
          <w:rPr>
            <w:rFonts w:hint="eastAsia"/>
            <w:szCs w:val="21"/>
            <w:highlight w:val="yellow"/>
            <w:lang w:val="en-AU"/>
            <w:rPrChange w:id="413" w:author="yingying zeng" w:date="2018-03-15T17:22:00Z">
              <w:rPr>
                <w:rFonts w:hint="eastAsia"/>
                <w:szCs w:val="21"/>
                <w:lang w:val="en-AU"/>
              </w:rPr>
            </w:rPrChange>
          </w:rPr>
          <w:delText>这种方式</w:delText>
        </w:r>
      </w:del>
      <w:ins w:id="414" w:author="yingying zeng" w:date="2018-02-12T14:49:00Z">
        <w:r w:rsidR="00B55D54" w:rsidRPr="006039C9">
          <w:rPr>
            <w:rFonts w:hint="eastAsia"/>
            <w:szCs w:val="21"/>
            <w:highlight w:val="yellow"/>
            <w:lang w:val="en-AU"/>
          </w:rPr>
          <w:t>面谈</w:t>
        </w:r>
      </w:ins>
      <w:ins w:id="415" w:author="yingying zeng" w:date="2018-02-12T15:58:00Z">
        <w:r w:rsidR="00EF473C" w:rsidRPr="006039C9">
          <w:rPr>
            <w:rFonts w:hint="eastAsia"/>
            <w:szCs w:val="21"/>
            <w:highlight w:val="yellow"/>
            <w:lang w:val="en-AU"/>
          </w:rPr>
          <w:t>的方式</w:t>
        </w:r>
      </w:ins>
      <w:del w:id="416" w:author="yingying zeng" w:date="2018-02-08T16:26:00Z">
        <w:r w:rsidR="00FA4CF1" w:rsidRPr="006039C9" w:rsidDel="00A14D17">
          <w:rPr>
            <w:rFonts w:hint="eastAsia"/>
            <w:szCs w:val="21"/>
            <w:highlight w:val="yellow"/>
            <w:lang w:val="en-AU"/>
            <w:rPrChange w:id="417" w:author="yingying zeng" w:date="2018-03-15T17:22:00Z">
              <w:rPr>
                <w:rFonts w:hint="eastAsia"/>
                <w:szCs w:val="21"/>
                <w:lang w:val="en-AU"/>
              </w:rPr>
            </w:rPrChange>
          </w:rPr>
          <w:delText>。另外，面谈只用于重要事件，</w:delText>
        </w:r>
      </w:del>
      <w:ins w:id="418" w:author="yingying zeng" w:date="2018-02-08T16:26:00Z">
        <w:r w:rsidR="00A14D17" w:rsidRPr="006039C9">
          <w:rPr>
            <w:rFonts w:hint="eastAsia"/>
            <w:szCs w:val="21"/>
            <w:highlight w:val="yellow"/>
            <w:lang w:val="en-AU"/>
            <w:rPrChange w:id="419" w:author="yingying zeng" w:date="2018-03-15T17:22:00Z">
              <w:rPr>
                <w:rFonts w:hint="eastAsia"/>
                <w:szCs w:val="21"/>
                <w:lang w:val="en-AU"/>
              </w:rPr>
            </w:rPrChange>
          </w:rPr>
          <w:t>，</w:t>
        </w:r>
      </w:ins>
      <w:r w:rsidR="00FA4CF1" w:rsidRPr="006039C9">
        <w:rPr>
          <w:rFonts w:hint="eastAsia"/>
          <w:szCs w:val="21"/>
          <w:highlight w:val="yellow"/>
          <w:lang w:val="en-AU"/>
          <w:rPrChange w:id="420" w:author="yingying zeng" w:date="2018-03-15T17:22:00Z">
            <w:rPr>
              <w:rFonts w:hint="eastAsia"/>
              <w:szCs w:val="21"/>
              <w:lang w:val="en-AU"/>
            </w:rPr>
          </w:rPrChange>
        </w:rPr>
        <w:t>例如把出现问题的任务拉回正轨</w:t>
      </w:r>
      <w:r w:rsidR="003C6640" w:rsidRPr="006039C9">
        <w:rPr>
          <w:rFonts w:hint="eastAsia"/>
          <w:szCs w:val="21"/>
          <w:highlight w:val="yellow"/>
          <w:lang w:val="en-AU"/>
          <w:rPrChange w:id="421" w:author="yingying zeng" w:date="2018-03-15T17:22:00Z">
            <w:rPr>
              <w:rFonts w:hint="eastAsia"/>
              <w:szCs w:val="21"/>
              <w:lang w:val="en-AU"/>
            </w:rPr>
          </w:rPrChange>
        </w:rPr>
        <w:t>、</w:t>
      </w:r>
      <w:r w:rsidR="00FA4CF1" w:rsidRPr="006039C9">
        <w:rPr>
          <w:rFonts w:hint="eastAsia"/>
          <w:szCs w:val="21"/>
          <w:highlight w:val="yellow"/>
          <w:lang w:val="en-AU"/>
          <w:rPrChange w:id="422" w:author="yingying zeng" w:date="2018-03-15T17:22:00Z">
            <w:rPr>
              <w:rFonts w:hint="eastAsia"/>
              <w:szCs w:val="21"/>
              <w:lang w:val="en-AU"/>
            </w:rPr>
          </w:rPrChange>
        </w:rPr>
        <w:t>修改出现延误的任务</w:t>
      </w:r>
      <w:r w:rsidR="003C6640" w:rsidRPr="006039C9">
        <w:rPr>
          <w:rFonts w:hint="eastAsia"/>
          <w:szCs w:val="21"/>
          <w:highlight w:val="yellow"/>
          <w:lang w:val="en-AU"/>
          <w:rPrChange w:id="423" w:author="yingying zeng" w:date="2018-03-15T17:22:00Z">
            <w:rPr>
              <w:rFonts w:hint="eastAsia"/>
              <w:szCs w:val="21"/>
              <w:lang w:val="en-AU"/>
            </w:rPr>
          </w:rPrChange>
        </w:rPr>
        <w:t>、</w:t>
      </w:r>
      <w:r w:rsidR="00FA4CF1" w:rsidRPr="006039C9">
        <w:rPr>
          <w:rFonts w:hint="eastAsia"/>
          <w:szCs w:val="21"/>
          <w:highlight w:val="yellow"/>
          <w:lang w:val="en-AU"/>
          <w:rPrChange w:id="424" w:author="yingying zeng" w:date="2018-03-15T17:22:00Z">
            <w:rPr>
              <w:rFonts w:hint="eastAsia"/>
              <w:szCs w:val="21"/>
              <w:lang w:val="en-AU"/>
            </w:rPr>
          </w:rPrChange>
        </w:rPr>
        <w:t>或者进行一次任务评估等。</w:t>
      </w:r>
      <w:ins w:id="425" w:author="yingying zeng" w:date="2018-02-08T16:36:00Z">
        <w:r w:rsidR="00C62A95" w:rsidRPr="006039C9">
          <w:rPr>
            <w:rFonts w:hint="eastAsia"/>
            <w:szCs w:val="21"/>
            <w:highlight w:val="yellow"/>
            <w:lang w:val="en-AU"/>
          </w:rPr>
          <w:t>在整个授权任务的过程中，这两种方式可以</w:t>
        </w:r>
      </w:ins>
      <w:ins w:id="426" w:author="yingying zeng" w:date="2018-02-08T16:37:00Z">
        <w:r w:rsidR="00C62A95" w:rsidRPr="006039C9">
          <w:rPr>
            <w:rFonts w:hint="eastAsia"/>
            <w:szCs w:val="21"/>
            <w:highlight w:val="yellow"/>
            <w:lang w:val="en-AU"/>
          </w:rPr>
          <w:t>组合使用，</w:t>
        </w:r>
      </w:ins>
      <w:ins w:id="427" w:author="yingying zeng" w:date="2018-02-13T13:48:00Z">
        <w:r w:rsidR="000067A9" w:rsidRPr="006039C9">
          <w:rPr>
            <w:rFonts w:hint="eastAsia"/>
            <w:szCs w:val="21"/>
            <w:highlight w:val="yellow"/>
            <w:lang w:val="en-AU"/>
          </w:rPr>
          <w:t>面谈</w:t>
        </w:r>
      </w:ins>
      <w:ins w:id="428" w:author="yingying zeng" w:date="2018-02-13T13:49:00Z">
        <w:r w:rsidR="000067A9" w:rsidRPr="006039C9">
          <w:rPr>
            <w:rFonts w:hint="eastAsia"/>
            <w:szCs w:val="21"/>
            <w:highlight w:val="yellow"/>
            <w:lang w:val="en-AU"/>
          </w:rPr>
          <w:t>是最为正式而重要的口头交流方式，你可以</w:t>
        </w:r>
      </w:ins>
      <w:ins w:id="429" w:author="yingying zeng" w:date="2018-02-08T16:37:00Z">
        <w:r w:rsidR="00C62A95" w:rsidRPr="00CC15BB">
          <w:rPr>
            <w:rFonts w:hint="eastAsia"/>
            <w:szCs w:val="21"/>
            <w:highlight w:val="yellow"/>
            <w:lang w:val="en-AU"/>
          </w:rPr>
          <w:t>在重要节点</w:t>
        </w:r>
      </w:ins>
      <w:ins w:id="430" w:author="yingying zeng" w:date="2018-02-08T16:44:00Z">
        <w:r w:rsidR="00C62A95" w:rsidRPr="00CC15BB">
          <w:rPr>
            <w:rFonts w:hint="eastAsia"/>
            <w:szCs w:val="21"/>
            <w:highlight w:val="yellow"/>
            <w:lang w:val="en-AU"/>
          </w:rPr>
          <w:t>或</w:t>
        </w:r>
      </w:ins>
      <w:ins w:id="431" w:author="yingying zeng" w:date="2018-02-08T16:45:00Z">
        <w:r w:rsidR="00C62A95" w:rsidRPr="00CC15BB">
          <w:rPr>
            <w:rFonts w:hint="eastAsia"/>
            <w:szCs w:val="21"/>
            <w:highlight w:val="yellow"/>
            <w:lang w:val="en-AU"/>
          </w:rPr>
          <w:t>出现问题时，</w:t>
        </w:r>
      </w:ins>
      <w:ins w:id="432" w:author="yingying zeng" w:date="2018-02-08T16:37:00Z">
        <w:r w:rsidR="00C62A95" w:rsidRPr="00CC15BB">
          <w:rPr>
            <w:rFonts w:hint="eastAsia"/>
            <w:szCs w:val="21"/>
            <w:highlight w:val="yellow"/>
            <w:lang w:val="en-AU"/>
          </w:rPr>
          <w:t>与被授权者进行</w:t>
        </w:r>
      </w:ins>
      <w:ins w:id="433" w:author="yingying zeng" w:date="2018-02-13T13:45:00Z">
        <w:r w:rsidR="000067A9" w:rsidRPr="00CC15BB">
          <w:rPr>
            <w:rFonts w:hint="eastAsia"/>
            <w:szCs w:val="21"/>
            <w:highlight w:val="yellow"/>
            <w:lang w:val="en-AU"/>
          </w:rPr>
          <w:t>面谈</w:t>
        </w:r>
      </w:ins>
      <w:ins w:id="434" w:author="yingying zeng" w:date="2018-02-13T13:46:00Z">
        <w:r w:rsidR="000067A9" w:rsidRPr="00CC15BB">
          <w:rPr>
            <w:rFonts w:hint="eastAsia"/>
            <w:szCs w:val="21"/>
            <w:highlight w:val="yellow"/>
            <w:lang w:val="en-AU"/>
          </w:rPr>
          <w:t>，询问是否需要你的帮助。</w:t>
        </w:r>
      </w:ins>
      <w:ins w:id="435" w:author="yingying zeng" w:date="2018-02-13T13:49:00Z">
        <w:r w:rsidR="000067A9" w:rsidRPr="00CC15BB">
          <w:rPr>
            <w:rFonts w:hint="eastAsia"/>
            <w:szCs w:val="21"/>
            <w:highlight w:val="yellow"/>
            <w:lang w:val="en-AU"/>
          </w:rPr>
          <w:t>而</w:t>
        </w:r>
      </w:ins>
      <w:ins w:id="436" w:author="yingying zeng" w:date="2018-02-13T13:46:00Z">
        <w:r w:rsidR="000067A9" w:rsidRPr="006039C9">
          <w:rPr>
            <w:rFonts w:hint="eastAsia"/>
            <w:szCs w:val="21"/>
            <w:highlight w:val="yellow"/>
            <w:lang w:val="en-AU"/>
            <w:rPrChange w:id="437" w:author="yingying zeng" w:date="2018-03-15T17:22:00Z">
              <w:rPr>
                <w:rFonts w:hint="eastAsia"/>
                <w:highlight w:val="yellow"/>
                <w:lang w:val="en-AU"/>
              </w:rPr>
            </w:rPrChange>
          </w:rPr>
          <w:t>在需要</w:t>
        </w:r>
      </w:ins>
      <w:ins w:id="438" w:author="yingying zeng" w:date="2018-02-08T16:37:00Z">
        <w:r w:rsidR="00C62A95" w:rsidRPr="006039C9">
          <w:rPr>
            <w:rFonts w:hint="eastAsia"/>
            <w:szCs w:val="21"/>
            <w:highlight w:val="yellow"/>
            <w:lang w:val="en-AU"/>
            <w:rPrChange w:id="439" w:author="yingying zeng" w:date="2018-03-15T17:22:00Z">
              <w:rPr>
                <w:rFonts w:hint="eastAsia"/>
                <w:highlight w:val="yellow"/>
                <w:lang w:val="en-AU"/>
              </w:rPr>
            </w:rPrChange>
          </w:rPr>
          <w:t>即时了解任务进展及情况</w:t>
        </w:r>
      </w:ins>
      <w:ins w:id="440" w:author="yingying zeng" w:date="2018-02-13T13:46:00Z">
        <w:r w:rsidR="000067A9" w:rsidRPr="006039C9">
          <w:rPr>
            <w:rFonts w:hint="eastAsia"/>
            <w:szCs w:val="21"/>
            <w:highlight w:val="yellow"/>
            <w:lang w:val="en-AU"/>
            <w:rPrChange w:id="441" w:author="yingying zeng" w:date="2018-03-15T17:22:00Z">
              <w:rPr>
                <w:rFonts w:hint="eastAsia"/>
                <w:highlight w:val="yellow"/>
                <w:lang w:val="en-AU"/>
              </w:rPr>
            </w:rPrChange>
          </w:rPr>
          <w:t>时</w:t>
        </w:r>
      </w:ins>
      <w:ins w:id="442" w:author="yingying zeng" w:date="2018-02-13T13:47:00Z">
        <w:r w:rsidR="000067A9" w:rsidRPr="006039C9">
          <w:rPr>
            <w:rFonts w:hint="eastAsia"/>
            <w:szCs w:val="21"/>
            <w:highlight w:val="yellow"/>
            <w:lang w:val="en-AU"/>
            <w:rPrChange w:id="443" w:author="yingying zeng" w:date="2018-03-15T17:22:00Z">
              <w:rPr>
                <w:rFonts w:hint="eastAsia"/>
                <w:highlight w:val="yellow"/>
                <w:lang w:val="en-AU"/>
              </w:rPr>
            </w:rPrChange>
          </w:rPr>
          <w:t>，可以采用</w:t>
        </w:r>
      </w:ins>
      <w:ins w:id="444" w:author="yingying zeng" w:date="2018-02-13T13:51:00Z">
        <w:r w:rsidR="000067A9" w:rsidRPr="006039C9">
          <w:rPr>
            <w:rFonts w:hint="eastAsia"/>
            <w:szCs w:val="21"/>
            <w:highlight w:val="yellow"/>
            <w:lang w:val="en-AU"/>
            <w:rPrChange w:id="445" w:author="yingying zeng" w:date="2018-03-15T17:22:00Z">
              <w:rPr>
                <w:rFonts w:hint="eastAsia"/>
                <w:highlight w:val="yellow"/>
                <w:lang w:val="en-AU"/>
              </w:rPr>
            </w:rPrChange>
          </w:rPr>
          <w:t>非正式的</w:t>
        </w:r>
      </w:ins>
      <w:ins w:id="446" w:author="yingying zeng" w:date="2018-02-13T13:47:00Z">
        <w:r w:rsidR="000067A9" w:rsidRPr="006039C9">
          <w:rPr>
            <w:rFonts w:hint="eastAsia"/>
            <w:szCs w:val="21"/>
            <w:highlight w:val="yellow"/>
            <w:lang w:val="en-AU"/>
            <w:rPrChange w:id="447" w:author="yingying zeng" w:date="2018-03-15T17:22:00Z">
              <w:rPr>
                <w:rFonts w:hint="eastAsia"/>
                <w:highlight w:val="yellow"/>
                <w:lang w:val="en-AU"/>
              </w:rPr>
            </w:rPrChange>
          </w:rPr>
          <w:t>电话交流方式</w:t>
        </w:r>
      </w:ins>
      <w:ins w:id="448" w:author="yingying zeng" w:date="2018-02-08T16:38:00Z">
        <w:r w:rsidR="00C62A95" w:rsidRPr="006039C9">
          <w:rPr>
            <w:rFonts w:hint="eastAsia"/>
            <w:szCs w:val="21"/>
            <w:highlight w:val="yellow"/>
            <w:lang w:val="en-AU"/>
            <w:rPrChange w:id="449" w:author="yingying zeng" w:date="2018-03-15T17:22:00Z">
              <w:rPr>
                <w:rFonts w:hint="eastAsia"/>
                <w:highlight w:val="yellow"/>
                <w:lang w:val="en-AU"/>
              </w:rPr>
            </w:rPrChange>
          </w:rPr>
          <w:t>；</w:t>
        </w:r>
      </w:ins>
      <w:ins w:id="450" w:author="yingying zeng" w:date="2018-02-08T16:42:00Z">
        <w:r w:rsidR="00C62A95" w:rsidRPr="006039C9">
          <w:rPr>
            <w:rFonts w:hint="eastAsia"/>
            <w:szCs w:val="21"/>
            <w:highlight w:val="yellow"/>
            <w:lang w:val="en-AU"/>
            <w:rPrChange w:id="451" w:author="yingying zeng" w:date="2018-03-15T17:22:00Z">
              <w:rPr>
                <w:rFonts w:hint="eastAsia"/>
                <w:highlight w:val="yellow"/>
                <w:lang w:val="en-AU"/>
              </w:rPr>
            </w:rPrChange>
          </w:rPr>
          <w:t>在任务</w:t>
        </w:r>
      </w:ins>
      <w:ins w:id="452" w:author="yingying zeng" w:date="2018-02-08T16:45:00Z">
        <w:r w:rsidR="00C62A95" w:rsidRPr="006039C9">
          <w:rPr>
            <w:rFonts w:hint="eastAsia"/>
            <w:szCs w:val="21"/>
            <w:highlight w:val="yellow"/>
            <w:lang w:val="en-AU"/>
            <w:rPrChange w:id="453" w:author="yingying zeng" w:date="2018-03-15T17:22:00Z">
              <w:rPr>
                <w:rFonts w:hint="eastAsia"/>
                <w:highlight w:val="yellow"/>
                <w:lang w:val="en-AU"/>
              </w:rPr>
            </w:rPrChange>
          </w:rPr>
          <w:t>顺利</w:t>
        </w:r>
      </w:ins>
      <w:ins w:id="454" w:author="yingying zeng" w:date="2018-02-08T16:46:00Z">
        <w:r w:rsidR="00C62A95" w:rsidRPr="006039C9">
          <w:rPr>
            <w:rFonts w:hint="eastAsia"/>
            <w:szCs w:val="21"/>
            <w:highlight w:val="yellow"/>
            <w:lang w:val="en-AU"/>
            <w:rPrChange w:id="455" w:author="yingying zeng" w:date="2018-03-15T17:22:00Z">
              <w:rPr>
                <w:rFonts w:hint="eastAsia"/>
                <w:highlight w:val="yellow"/>
                <w:lang w:val="en-AU"/>
              </w:rPr>
            </w:rPrChange>
          </w:rPr>
          <w:t>进行或其他非重要节点</w:t>
        </w:r>
      </w:ins>
      <w:ins w:id="456" w:author="yingying zeng" w:date="2018-02-13T13:51:00Z">
        <w:r w:rsidR="000067A9" w:rsidRPr="006039C9">
          <w:rPr>
            <w:rFonts w:hint="eastAsia"/>
            <w:szCs w:val="21"/>
            <w:highlight w:val="yellow"/>
            <w:lang w:val="en-AU"/>
            <w:rPrChange w:id="457" w:author="yingying zeng" w:date="2018-03-15T17:22:00Z">
              <w:rPr>
                <w:rFonts w:hint="eastAsia"/>
                <w:highlight w:val="yellow"/>
                <w:lang w:val="en-AU"/>
              </w:rPr>
            </w:rPrChange>
          </w:rPr>
          <w:t>，</w:t>
        </w:r>
      </w:ins>
      <w:ins w:id="458" w:author="yingying zeng" w:date="2018-02-13T13:56:00Z">
        <w:r w:rsidR="00A02CEE" w:rsidRPr="006039C9">
          <w:rPr>
            <w:rFonts w:hint="eastAsia"/>
            <w:szCs w:val="21"/>
            <w:highlight w:val="yellow"/>
            <w:lang w:val="en-AU"/>
            <w:rPrChange w:id="459" w:author="yingying zeng" w:date="2018-03-15T17:22:00Z">
              <w:rPr>
                <w:rFonts w:hint="eastAsia"/>
                <w:highlight w:val="yellow"/>
                <w:lang w:val="en-AU"/>
              </w:rPr>
            </w:rPrChange>
          </w:rPr>
          <w:t>希望给被授权者更多自主权时</w:t>
        </w:r>
      </w:ins>
      <w:ins w:id="460" w:author="yingying zeng" w:date="2018-02-08T16:43:00Z">
        <w:r w:rsidR="00A02CEE" w:rsidRPr="006039C9">
          <w:rPr>
            <w:rFonts w:hint="eastAsia"/>
            <w:szCs w:val="21"/>
            <w:highlight w:val="yellow"/>
            <w:lang w:val="en-AU"/>
            <w:rPrChange w:id="461" w:author="yingying zeng" w:date="2018-03-15T17:22:00Z">
              <w:rPr>
                <w:rFonts w:hint="eastAsia"/>
                <w:highlight w:val="yellow"/>
                <w:lang w:val="en-AU"/>
              </w:rPr>
            </w:rPrChange>
          </w:rPr>
          <w:t>，</w:t>
        </w:r>
      </w:ins>
      <w:ins w:id="462" w:author="yingying zeng" w:date="2018-02-13T13:57:00Z">
        <w:r w:rsidR="00A02CEE" w:rsidRPr="006039C9">
          <w:rPr>
            <w:rFonts w:hint="eastAsia"/>
            <w:szCs w:val="21"/>
            <w:highlight w:val="yellow"/>
            <w:lang w:val="en-AU"/>
            <w:rPrChange w:id="463" w:author="yingying zeng" w:date="2018-03-15T17:22:00Z">
              <w:rPr>
                <w:rFonts w:hint="eastAsia"/>
                <w:highlight w:val="yellow"/>
                <w:lang w:val="en-AU"/>
              </w:rPr>
            </w:rPrChange>
          </w:rPr>
          <w:t>建议</w:t>
        </w:r>
      </w:ins>
      <w:ins w:id="464" w:author="yingying zeng" w:date="2018-02-08T16:43:00Z">
        <w:r w:rsidR="00C62A95" w:rsidRPr="006039C9">
          <w:rPr>
            <w:rFonts w:hint="eastAsia"/>
            <w:szCs w:val="21"/>
            <w:highlight w:val="yellow"/>
            <w:lang w:val="en-AU"/>
            <w:rPrChange w:id="465" w:author="yingying zeng" w:date="2018-03-15T17:22:00Z">
              <w:rPr>
                <w:rFonts w:hint="eastAsia"/>
                <w:highlight w:val="yellow"/>
                <w:lang w:val="en-AU"/>
              </w:rPr>
            </w:rPrChange>
          </w:rPr>
          <w:t>采取书面</w:t>
        </w:r>
      </w:ins>
      <w:ins w:id="466" w:author="yingying zeng" w:date="2018-02-08T16:44:00Z">
        <w:r w:rsidR="00C62A95" w:rsidRPr="006039C9">
          <w:rPr>
            <w:rFonts w:hint="eastAsia"/>
            <w:szCs w:val="21"/>
            <w:highlight w:val="yellow"/>
            <w:lang w:val="en-AU"/>
            <w:rPrChange w:id="467" w:author="yingying zeng" w:date="2018-03-15T17:22:00Z">
              <w:rPr>
                <w:rFonts w:hint="eastAsia"/>
                <w:highlight w:val="yellow"/>
                <w:lang w:val="en-AU"/>
              </w:rPr>
            </w:rPrChange>
          </w:rPr>
          <w:t>信息交流</w:t>
        </w:r>
      </w:ins>
      <w:ins w:id="468" w:author="yingying zeng" w:date="2018-02-13T13:56:00Z">
        <w:r w:rsidR="00A02CEE" w:rsidRPr="006039C9">
          <w:rPr>
            <w:rFonts w:hint="eastAsia"/>
            <w:szCs w:val="21"/>
            <w:highlight w:val="yellow"/>
            <w:lang w:val="en-AU"/>
            <w:rPrChange w:id="469" w:author="yingying zeng" w:date="2018-03-15T17:22:00Z">
              <w:rPr>
                <w:rFonts w:hint="eastAsia"/>
                <w:highlight w:val="yellow"/>
                <w:lang w:val="en-AU"/>
              </w:rPr>
            </w:rPrChange>
          </w:rPr>
          <w:t>的方式</w:t>
        </w:r>
      </w:ins>
      <w:ins w:id="470" w:author="yingying zeng" w:date="2018-02-08T16:46:00Z">
        <w:r w:rsidR="00DB6F0E" w:rsidRPr="006039C9">
          <w:rPr>
            <w:rFonts w:hint="eastAsia"/>
            <w:szCs w:val="21"/>
            <w:highlight w:val="yellow"/>
            <w:lang w:val="en-AU"/>
            <w:rPrChange w:id="471" w:author="yingying zeng" w:date="2018-03-15T17:22:00Z">
              <w:rPr>
                <w:rFonts w:hint="eastAsia"/>
                <w:highlight w:val="yellow"/>
                <w:lang w:val="en-AU"/>
              </w:rPr>
            </w:rPrChange>
          </w:rPr>
          <w:t>。</w:t>
        </w:r>
      </w:ins>
    </w:p>
    <w:p w14:paraId="0E52D4AB" w14:textId="77777777" w:rsidR="00870C26" w:rsidRPr="006F3C90" w:rsidRDefault="00870C26" w:rsidP="00870C26">
      <w:pPr>
        <w:pStyle w:val="a3"/>
        <w:numPr>
          <w:ilvl w:val="0"/>
          <w:numId w:val="1"/>
        </w:numPr>
        <w:ind w:firstLineChars="0"/>
        <w:jc w:val="left"/>
        <w:rPr>
          <w:szCs w:val="21"/>
        </w:rPr>
      </w:pPr>
      <w:r w:rsidRPr="008A6AD4">
        <w:rPr>
          <w:rFonts w:hint="eastAsia"/>
          <w:szCs w:val="21"/>
        </w:rPr>
        <w:t>设置</w:t>
      </w:r>
      <w:r w:rsidRPr="008A6AD4">
        <w:rPr>
          <w:rFonts w:hint="eastAsia"/>
          <w:b/>
          <w:szCs w:val="21"/>
        </w:rPr>
        <w:t>预警信号</w:t>
      </w:r>
      <w:r w:rsidRPr="008A6AD4">
        <w:rPr>
          <w:rFonts w:hint="eastAsia"/>
          <w:szCs w:val="21"/>
        </w:rPr>
        <w:t>。你可以根据具体工作情况，设置关键指标或警戒线，如最高成本线、最高预算等。一旦情况出现异常，</w:t>
      </w:r>
      <w:r w:rsidR="00B06627" w:rsidRPr="008A6AD4">
        <w:rPr>
          <w:rFonts w:hint="eastAsia"/>
          <w:szCs w:val="21"/>
        </w:rPr>
        <w:t>超过警戒线，</w:t>
      </w:r>
      <w:r w:rsidR="006F3C90" w:rsidRPr="008A6AD4">
        <w:rPr>
          <w:rFonts w:hint="eastAsia"/>
          <w:szCs w:val="21"/>
        </w:rPr>
        <w:t>要求被</w:t>
      </w:r>
      <w:r w:rsidR="006F3C90">
        <w:rPr>
          <w:rFonts w:hint="eastAsia"/>
          <w:szCs w:val="21"/>
        </w:rPr>
        <w:t>授权者及时报告，方便你</w:t>
      </w:r>
      <w:r w:rsidRPr="006F3C90">
        <w:rPr>
          <w:rFonts w:hint="eastAsia"/>
          <w:szCs w:val="21"/>
        </w:rPr>
        <w:t>立即采取</w:t>
      </w:r>
      <w:r w:rsidR="00F87444" w:rsidRPr="006F3C90">
        <w:rPr>
          <w:rFonts w:hint="eastAsia"/>
          <w:szCs w:val="21"/>
        </w:rPr>
        <w:t>干预</w:t>
      </w:r>
      <w:r w:rsidRPr="006F3C90">
        <w:rPr>
          <w:rFonts w:hint="eastAsia"/>
          <w:szCs w:val="21"/>
        </w:rPr>
        <w:t>措施。</w:t>
      </w:r>
    </w:p>
    <w:p w14:paraId="1AB552CE" w14:textId="77777777" w:rsidR="00870C26" w:rsidRPr="00B62F07" w:rsidRDefault="00870C26" w:rsidP="00870C26">
      <w:pPr>
        <w:jc w:val="left"/>
        <w:rPr>
          <w:szCs w:val="21"/>
          <w:lang w:val="en-AU"/>
        </w:rPr>
      </w:pPr>
    </w:p>
    <w:p w14:paraId="39366288" w14:textId="2E315E77" w:rsidR="00BC05B7" w:rsidRPr="00B62F07" w:rsidRDefault="00BC05B7" w:rsidP="00BC05B7">
      <w:pPr>
        <w:jc w:val="left"/>
        <w:rPr>
          <w:b/>
          <w:szCs w:val="21"/>
        </w:rPr>
      </w:pPr>
      <w:del w:id="472" w:author="曹 辛" w:date="2019-01-31T13:48:00Z">
        <w:r w:rsidRPr="00B62F07" w:rsidDel="00CC15BB">
          <w:rPr>
            <w:rFonts w:hint="eastAsia"/>
            <w:b/>
            <w:szCs w:val="21"/>
          </w:rPr>
          <w:delText>03U04</w:delText>
        </w:r>
      </w:del>
      <w:ins w:id="473" w:author="曹 辛" w:date="2019-01-31T13:48:00Z">
        <w:r w:rsidR="00CC15BB" w:rsidRPr="00B62F07">
          <w:rPr>
            <w:rFonts w:hint="eastAsia"/>
            <w:b/>
            <w:szCs w:val="21"/>
          </w:rPr>
          <w:t>0</w:t>
        </w:r>
        <w:r w:rsidR="00CC15BB">
          <w:rPr>
            <w:b/>
            <w:szCs w:val="21"/>
          </w:rPr>
          <w:t>2</w:t>
        </w:r>
        <w:r w:rsidR="00CC15BB" w:rsidRPr="00B62F07">
          <w:rPr>
            <w:rFonts w:hint="eastAsia"/>
            <w:b/>
            <w:szCs w:val="21"/>
          </w:rPr>
          <w:t>U0</w:t>
        </w:r>
        <w:r w:rsidR="00CC15BB">
          <w:rPr>
            <w:b/>
            <w:szCs w:val="21"/>
          </w:rPr>
          <w:t>5</w:t>
        </w:r>
      </w:ins>
    </w:p>
    <w:p w14:paraId="766ECFFF" w14:textId="77777777" w:rsidR="004E641B" w:rsidRPr="004E641B" w:rsidRDefault="004E641B" w:rsidP="00963F3B">
      <w:pPr>
        <w:jc w:val="left"/>
        <w:rPr>
          <w:b/>
          <w:szCs w:val="21"/>
        </w:rPr>
      </w:pPr>
      <w:r>
        <w:rPr>
          <w:rFonts w:hint="eastAsia"/>
          <w:b/>
          <w:szCs w:val="21"/>
        </w:rPr>
        <w:t>要素二</w:t>
      </w:r>
      <w:r w:rsidR="00CA747B" w:rsidRPr="00B62F07">
        <w:rPr>
          <w:rFonts w:hint="eastAsia"/>
          <w:b/>
          <w:szCs w:val="21"/>
        </w:rPr>
        <w:t>：</w:t>
      </w:r>
      <w:r w:rsidRPr="00B62F07">
        <w:rPr>
          <w:rFonts w:hint="eastAsia"/>
          <w:b/>
          <w:szCs w:val="21"/>
        </w:rPr>
        <w:t>把握监督的“度”</w:t>
      </w:r>
    </w:p>
    <w:p w14:paraId="142E6C9D" w14:textId="77777777" w:rsidR="004E641B" w:rsidRPr="00B62F07" w:rsidRDefault="004E641B" w:rsidP="004E641B">
      <w:pPr>
        <w:jc w:val="left"/>
        <w:rPr>
          <w:szCs w:val="21"/>
          <w:lang w:val="en-AU"/>
        </w:rPr>
      </w:pPr>
      <w:r w:rsidRPr="00B62F07">
        <w:rPr>
          <w:rFonts w:hint="eastAsia"/>
          <w:szCs w:val="21"/>
          <w:lang w:val="en-AU"/>
        </w:rPr>
        <w:t>在确定监督机制</w:t>
      </w:r>
      <w:r w:rsidR="00A60605">
        <w:rPr>
          <w:rFonts w:hint="eastAsia"/>
          <w:szCs w:val="21"/>
          <w:lang w:val="en-AU"/>
        </w:rPr>
        <w:t>后</w:t>
      </w:r>
      <w:r>
        <w:rPr>
          <w:rFonts w:hint="eastAsia"/>
          <w:szCs w:val="21"/>
          <w:lang w:val="en-AU"/>
        </w:rPr>
        <w:t>，</w:t>
      </w:r>
      <w:r w:rsidRPr="00B62F07">
        <w:rPr>
          <w:rFonts w:hint="eastAsia"/>
          <w:szCs w:val="21"/>
          <w:lang w:val="en-AU"/>
        </w:rPr>
        <w:t>你需要把握监督的“度”，这是有效授权监督的</w:t>
      </w:r>
      <w:r w:rsidR="00C47F98">
        <w:rPr>
          <w:rFonts w:hint="eastAsia"/>
          <w:szCs w:val="21"/>
          <w:lang w:val="en-AU"/>
        </w:rPr>
        <w:t>第二个要素</w:t>
      </w:r>
      <w:r w:rsidRPr="00B62F07">
        <w:rPr>
          <w:rFonts w:hint="eastAsia"/>
          <w:szCs w:val="21"/>
          <w:lang w:val="en-AU"/>
        </w:rPr>
        <w:t>。此时你要考虑四个问题：</w:t>
      </w:r>
    </w:p>
    <w:p w14:paraId="540989FE" w14:textId="77777777" w:rsidR="004E641B" w:rsidRDefault="004E641B" w:rsidP="004E641B">
      <w:pPr>
        <w:pStyle w:val="a3"/>
        <w:numPr>
          <w:ilvl w:val="0"/>
          <w:numId w:val="14"/>
        </w:numPr>
        <w:ind w:firstLineChars="0"/>
        <w:rPr>
          <w:szCs w:val="21"/>
          <w:lang w:val="en-AU"/>
        </w:rPr>
      </w:pPr>
      <w:r w:rsidRPr="008A6AD4">
        <w:rPr>
          <w:rFonts w:hint="eastAsia"/>
          <w:szCs w:val="21"/>
          <w:lang w:val="en-AU"/>
        </w:rPr>
        <w:t>首先是任务的</w:t>
      </w:r>
      <w:r w:rsidRPr="008A6AD4">
        <w:rPr>
          <w:rFonts w:hint="eastAsia"/>
          <w:b/>
          <w:szCs w:val="21"/>
          <w:lang w:val="en-AU"/>
        </w:rPr>
        <w:t>难度</w:t>
      </w:r>
      <w:r w:rsidRPr="008A6AD4">
        <w:rPr>
          <w:rFonts w:hint="eastAsia"/>
          <w:szCs w:val="21"/>
          <w:lang w:val="en-AU"/>
        </w:rPr>
        <w:t>。这项任务是否棘手？</w:t>
      </w:r>
      <w:r w:rsidRPr="004F67C4">
        <w:rPr>
          <w:rFonts w:hint="eastAsia"/>
          <w:szCs w:val="21"/>
          <w:lang w:val="en-AU"/>
        </w:rPr>
        <w:t>你的员工能够胜任吗？任务越棘手，就需要越</w:t>
      </w:r>
      <w:r w:rsidR="00A60605">
        <w:rPr>
          <w:rFonts w:hint="eastAsia"/>
          <w:szCs w:val="21"/>
          <w:lang w:val="en-AU"/>
        </w:rPr>
        <w:t>多监督</w:t>
      </w:r>
      <w:r w:rsidRPr="004F67C4">
        <w:rPr>
          <w:rFonts w:hint="eastAsia"/>
          <w:szCs w:val="21"/>
          <w:lang w:val="en-AU"/>
        </w:rPr>
        <w:t>，这样你就可以提供必要的帮助。</w:t>
      </w:r>
    </w:p>
    <w:p w14:paraId="0CFFAFA4" w14:textId="77777777" w:rsidR="008A6AD4" w:rsidRPr="008A6AD4" w:rsidRDefault="008A6AD4" w:rsidP="008A6AD4">
      <w:pPr>
        <w:pStyle w:val="a3"/>
        <w:numPr>
          <w:ilvl w:val="0"/>
          <w:numId w:val="14"/>
        </w:numPr>
        <w:ind w:firstLineChars="0"/>
        <w:rPr>
          <w:szCs w:val="21"/>
          <w:lang w:val="en-AU"/>
        </w:rPr>
      </w:pPr>
      <w:r w:rsidRPr="008A6AD4">
        <w:rPr>
          <w:rFonts w:hint="eastAsia"/>
          <w:szCs w:val="21"/>
          <w:lang w:val="en-AU"/>
        </w:rPr>
        <w:t>第二个问题是任务的</w:t>
      </w:r>
      <w:r w:rsidRPr="008A6AD4">
        <w:rPr>
          <w:rFonts w:hint="eastAsia"/>
          <w:b/>
          <w:szCs w:val="21"/>
          <w:lang w:val="en-AU"/>
        </w:rPr>
        <w:t>重要性</w:t>
      </w:r>
      <w:r w:rsidRPr="008A6AD4">
        <w:rPr>
          <w:rFonts w:hint="eastAsia"/>
          <w:szCs w:val="21"/>
          <w:lang w:val="en-AU"/>
        </w:rPr>
        <w:t>：任务越重要，就需要对授权任务施以更多监督。</w:t>
      </w:r>
    </w:p>
    <w:p w14:paraId="4801DC4D" w14:textId="77777777" w:rsidR="004E641B" w:rsidRPr="008A6AD4" w:rsidRDefault="004E641B" w:rsidP="004E641B">
      <w:pPr>
        <w:pStyle w:val="a3"/>
        <w:numPr>
          <w:ilvl w:val="0"/>
          <w:numId w:val="14"/>
        </w:numPr>
        <w:ind w:firstLineChars="0"/>
        <w:rPr>
          <w:szCs w:val="21"/>
          <w:lang w:val="en-AU"/>
        </w:rPr>
      </w:pPr>
      <w:r w:rsidRPr="008A6AD4">
        <w:rPr>
          <w:rFonts w:hint="eastAsia"/>
          <w:szCs w:val="21"/>
          <w:lang w:val="en-AU"/>
        </w:rPr>
        <w:t>第</w:t>
      </w:r>
      <w:r w:rsidR="008A6AD4" w:rsidRPr="008A6AD4">
        <w:rPr>
          <w:rFonts w:hint="eastAsia"/>
          <w:szCs w:val="21"/>
          <w:lang w:val="en-AU"/>
        </w:rPr>
        <w:t>三</w:t>
      </w:r>
      <w:r w:rsidRPr="008A6AD4">
        <w:rPr>
          <w:rFonts w:hint="eastAsia"/>
          <w:szCs w:val="21"/>
          <w:lang w:val="en-AU"/>
        </w:rPr>
        <w:t>个问题是被授权人的</w:t>
      </w:r>
      <w:r w:rsidRPr="008A6AD4">
        <w:rPr>
          <w:rFonts w:hint="eastAsia"/>
          <w:b/>
          <w:szCs w:val="21"/>
          <w:lang w:val="en-AU"/>
        </w:rPr>
        <w:t>个性和能力</w:t>
      </w:r>
      <w:r w:rsidRPr="008A6AD4">
        <w:rPr>
          <w:rFonts w:hint="eastAsia"/>
          <w:szCs w:val="21"/>
          <w:lang w:val="en-AU"/>
        </w:rPr>
        <w:t>。如果员工在授权任务方面的工作经验很丰富，监督</w:t>
      </w:r>
      <w:r w:rsidR="00A60605" w:rsidRPr="008A6AD4">
        <w:rPr>
          <w:rFonts w:hint="eastAsia"/>
          <w:szCs w:val="21"/>
          <w:lang w:val="en-AU"/>
        </w:rPr>
        <w:t>的程度可以低些</w:t>
      </w:r>
      <w:r w:rsidRPr="008A6AD4">
        <w:rPr>
          <w:rFonts w:hint="eastAsia"/>
          <w:szCs w:val="21"/>
          <w:lang w:val="en-AU"/>
        </w:rPr>
        <w:t>。相反，如果员工没什么经验，监督的</w:t>
      </w:r>
      <w:r w:rsidR="00A60605" w:rsidRPr="008A6AD4">
        <w:rPr>
          <w:rFonts w:hint="eastAsia"/>
          <w:szCs w:val="21"/>
          <w:lang w:val="en-AU"/>
        </w:rPr>
        <w:t>程度</w:t>
      </w:r>
      <w:r w:rsidRPr="008A6AD4">
        <w:rPr>
          <w:rFonts w:hint="eastAsia"/>
          <w:szCs w:val="21"/>
          <w:lang w:val="en-AU"/>
        </w:rPr>
        <w:t>应该高些，这样你可以监控他的做法是否正确，及时纠正。</w:t>
      </w:r>
    </w:p>
    <w:p w14:paraId="0A6D58E2" w14:textId="77777777" w:rsidR="00BC05B7" w:rsidRPr="008A6AD4" w:rsidRDefault="004E641B" w:rsidP="004E641B">
      <w:pPr>
        <w:pStyle w:val="a3"/>
        <w:numPr>
          <w:ilvl w:val="0"/>
          <w:numId w:val="14"/>
        </w:numPr>
        <w:ind w:firstLineChars="0"/>
        <w:rPr>
          <w:szCs w:val="21"/>
          <w:lang w:val="en-AU"/>
        </w:rPr>
      </w:pPr>
      <w:r w:rsidRPr="008A6AD4">
        <w:rPr>
          <w:rFonts w:hint="eastAsia"/>
          <w:szCs w:val="21"/>
          <w:lang w:val="en-AU"/>
        </w:rPr>
        <w:t>最后，要考虑你的</w:t>
      </w:r>
      <w:r w:rsidRPr="008A6AD4">
        <w:rPr>
          <w:rFonts w:hint="eastAsia"/>
          <w:b/>
          <w:szCs w:val="21"/>
          <w:lang w:val="en-AU"/>
        </w:rPr>
        <w:t>时间可用性</w:t>
      </w:r>
      <w:r w:rsidR="00A60605" w:rsidRPr="008A6AD4">
        <w:rPr>
          <w:rFonts w:hint="eastAsia"/>
          <w:szCs w:val="21"/>
          <w:lang w:val="en-AU"/>
        </w:rPr>
        <w:t>：监督的程度</w:t>
      </w:r>
      <w:r w:rsidRPr="008A6AD4">
        <w:rPr>
          <w:rFonts w:hint="eastAsia"/>
          <w:szCs w:val="21"/>
          <w:lang w:val="en-AU"/>
        </w:rPr>
        <w:t>要适应你的时间安排</w:t>
      </w:r>
      <w:r w:rsidR="008A6AD4">
        <w:rPr>
          <w:rFonts w:hint="eastAsia"/>
          <w:szCs w:val="21"/>
          <w:lang w:val="en-AU"/>
        </w:rPr>
        <w:t>以及</w:t>
      </w:r>
      <w:r w:rsidRPr="008A6AD4">
        <w:rPr>
          <w:rFonts w:hint="eastAsia"/>
          <w:szCs w:val="21"/>
          <w:lang w:val="en-AU"/>
        </w:rPr>
        <w:t>你工作任务的优先级。如果你没有足够的时间，而</w:t>
      </w:r>
      <w:r w:rsidR="008A6AD4">
        <w:rPr>
          <w:rFonts w:hint="eastAsia"/>
          <w:szCs w:val="21"/>
          <w:lang w:val="en-AU"/>
        </w:rPr>
        <w:t>授权</w:t>
      </w:r>
      <w:r w:rsidRPr="008A6AD4">
        <w:rPr>
          <w:rFonts w:hint="eastAsia"/>
          <w:szCs w:val="21"/>
          <w:lang w:val="en-AU"/>
        </w:rPr>
        <w:t>任务又需要你严密监督，你就要问问自己哪个更优先。</w:t>
      </w:r>
    </w:p>
    <w:p w14:paraId="1FF78097" w14:textId="77777777" w:rsidR="0054635B" w:rsidRPr="004E641B" w:rsidRDefault="0054635B" w:rsidP="0054635B">
      <w:pPr>
        <w:pStyle w:val="a3"/>
        <w:ind w:left="420" w:firstLineChars="0" w:firstLine="0"/>
        <w:rPr>
          <w:szCs w:val="21"/>
          <w:lang w:val="en-AU"/>
        </w:rPr>
      </w:pPr>
    </w:p>
    <w:p w14:paraId="750CD3F4" w14:textId="541B815E" w:rsidR="00BC05B7" w:rsidRPr="00B62F07" w:rsidRDefault="00BC05B7" w:rsidP="00BC05B7">
      <w:pPr>
        <w:jc w:val="left"/>
        <w:rPr>
          <w:b/>
          <w:szCs w:val="21"/>
        </w:rPr>
      </w:pPr>
      <w:del w:id="474" w:author="曹 辛" w:date="2019-01-31T13:48:00Z">
        <w:r w:rsidRPr="00B62F07" w:rsidDel="00CC15BB">
          <w:rPr>
            <w:rFonts w:hint="eastAsia"/>
            <w:b/>
            <w:szCs w:val="21"/>
          </w:rPr>
          <w:delText>0</w:delText>
        </w:r>
        <w:r w:rsidR="00133C7F" w:rsidRPr="00B62F07" w:rsidDel="00CC15BB">
          <w:rPr>
            <w:rFonts w:hint="eastAsia"/>
            <w:b/>
            <w:szCs w:val="21"/>
          </w:rPr>
          <w:delText>3</w:delText>
        </w:r>
        <w:r w:rsidRPr="00B62F07" w:rsidDel="00CC15BB">
          <w:rPr>
            <w:rFonts w:hint="eastAsia"/>
            <w:b/>
            <w:szCs w:val="21"/>
          </w:rPr>
          <w:delText>U0</w:delText>
        </w:r>
        <w:r w:rsidR="00133C7F" w:rsidRPr="00B62F07" w:rsidDel="00CC15BB">
          <w:rPr>
            <w:rFonts w:hint="eastAsia"/>
            <w:b/>
            <w:szCs w:val="21"/>
          </w:rPr>
          <w:delText>5</w:delText>
        </w:r>
      </w:del>
      <w:ins w:id="475" w:author="曹 辛" w:date="2019-01-31T13:48:00Z">
        <w:r w:rsidR="00CC15BB" w:rsidRPr="00B62F07">
          <w:rPr>
            <w:rFonts w:hint="eastAsia"/>
            <w:b/>
            <w:szCs w:val="21"/>
          </w:rPr>
          <w:t>0</w:t>
        </w:r>
        <w:r w:rsidR="00CC15BB">
          <w:rPr>
            <w:b/>
            <w:szCs w:val="21"/>
          </w:rPr>
          <w:t>2</w:t>
        </w:r>
        <w:r w:rsidR="00CC15BB" w:rsidRPr="00B62F07">
          <w:rPr>
            <w:rFonts w:hint="eastAsia"/>
            <w:b/>
            <w:szCs w:val="21"/>
          </w:rPr>
          <w:t>U0</w:t>
        </w:r>
        <w:r w:rsidR="00CC15BB">
          <w:rPr>
            <w:b/>
            <w:szCs w:val="21"/>
          </w:rPr>
          <w:t>6</w:t>
        </w:r>
      </w:ins>
    </w:p>
    <w:p w14:paraId="082C3333" w14:textId="77777777" w:rsidR="00BC05B7" w:rsidRPr="00B62F07" w:rsidRDefault="00BC05B7" w:rsidP="00BC05B7">
      <w:pPr>
        <w:jc w:val="left"/>
        <w:rPr>
          <w:b/>
          <w:szCs w:val="21"/>
        </w:rPr>
      </w:pPr>
      <w:r w:rsidRPr="00B62F07">
        <w:rPr>
          <w:rFonts w:hint="eastAsia"/>
          <w:b/>
          <w:szCs w:val="21"/>
        </w:rPr>
        <w:t>案例：</w:t>
      </w:r>
      <w:proofErr w:type="gramStart"/>
      <w:r w:rsidRPr="00B62F07">
        <w:rPr>
          <w:rFonts w:hint="eastAsia"/>
          <w:b/>
          <w:szCs w:val="21"/>
        </w:rPr>
        <w:t>王麦的</w:t>
      </w:r>
      <w:proofErr w:type="gramEnd"/>
      <w:r w:rsidRPr="00B62F07">
        <w:rPr>
          <w:rFonts w:hint="eastAsia"/>
          <w:b/>
          <w:szCs w:val="21"/>
        </w:rPr>
        <w:t>授权（二）</w:t>
      </w:r>
    </w:p>
    <w:p w14:paraId="22B4F33C" w14:textId="77777777" w:rsidR="00BC05B7" w:rsidRPr="00B62F07" w:rsidRDefault="00BC05B7" w:rsidP="00BC05B7">
      <w:pPr>
        <w:jc w:val="left"/>
        <w:rPr>
          <w:b/>
          <w:szCs w:val="21"/>
        </w:rPr>
      </w:pPr>
    </w:p>
    <w:p w14:paraId="12E4181F" w14:textId="77777777" w:rsidR="004E641B" w:rsidRDefault="004E641B" w:rsidP="00BC05B7">
      <w:pPr>
        <w:jc w:val="left"/>
        <w:rPr>
          <w:szCs w:val="21"/>
        </w:rPr>
      </w:pPr>
      <w:r>
        <w:rPr>
          <w:rFonts w:hint="eastAsia"/>
          <w:szCs w:val="21"/>
        </w:rPr>
        <w:t>除了</w:t>
      </w:r>
      <w:r w:rsidR="004F67C4">
        <w:rPr>
          <w:rFonts w:hint="eastAsia"/>
          <w:szCs w:val="21"/>
        </w:rPr>
        <w:t>授权之初制定监控机制、</w:t>
      </w:r>
      <w:r>
        <w:rPr>
          <w:rFonts w:hint="eastAsia"/>
          <w:szCs w:val="21"/>
        </w:rPr>
        <w:t>把握监督的“度”之外</w:t>
      </w:r>
      <w:r w:rsidR="004F67C4">
        <w:rPr>
          <w:rFonts w:hint="eastAsia"/>
          <w:szCs w:val="21"/>
        </w:rPr>
        <w:t>，</w:t>
      </w:r>
      <w:r>
        <w:rPr>
          <w:rFonts w:hint="eastAsia"/>
          <w:szCs w:val="21"/>
        </w:rPr>
        <w:t>还应该注意哪些要素呢？我们</w:t>
      </w:r>
      <w:r w:rsidR="00A20EA8">
        <w:rPr>
          <w:rFonts w:hint="eastAsia"/>
          <w:szCs w:val="21"/>
        </w:rPr>
        <w:t>来</w:t>
      </w:r>
      <w:proofErr w:type="gramStart"/>
      <w:r w:rsidR="00A20EA8">
        <w:rPr>
          <w:rFonts w:hint="eastAsia"/>
          <w:szCs w:val="21"/>
        </w:rPr>
        <w:t>听听王麦是</w:t>
      </w:r>
      <w:proofErr w:type="gramEnd"/>
      <w:r w:rsidR="00A20EA8">
        <w:rPr>
          <w:rFonts w:hint="eastAsia"/>
          <w:szCs w:val="21"/>
        </w:rPr>
        <w:t>怎么说的。</w:t>
      </w:r>
    </w:p>
    <w:p w14:paraId="537E1023" w14:textId="77777777" w:rsidR="00A20EA8" w:rsidRDefault="00A20EA8" w:rsidP="00BC05B7">
      <w:pPr>
        <w:jc w:val="left"/>
        <w:rPr>
          <w:szCs w:val="21"/>
        </w:rPr>
      </w:pPr>
    </w:p>
    <w:p w14:paraId="263DF55E" w14:textId="77777777" w:rsidR="00A20EA8" w:rsidRDefault="00A20EA8" w:rsidP="00BC05B7">
      <w:pPr>
        <w:jc w:val="left"/>
        <w:rPr>
          <w:szCs w:val="21"/>
        </w:rPr>
      </w:pPr>
      <w:r w:rsidRPr="00795F7F">
        <w:rPr>
          <w:rFonts w:hint="eastAsia"/>
          <w:b/>
          <w:szCs w:val="21"/>
        </w:rPr>
        <w:t>王麦</w:t>
      </w:r>
      <w:r>
        <w:rPr>
          <w:rFonts w:hint="eastAsia"/>
          <w:szCs w:val="21"/>
        </w:rPr>
        <w:t>：我</w:t>
      </w:r>
      <w:r w:rsidR="004E641B">
        <w:rPr>
          <w:rFonts w:hint="eastAsia"/>
          <w:szCs w:val="21"/>
        </w:rPr>
        <w:t>在</w:t>
      </w:r>
      <w:r>
        <w:rPr>
          <w:rFonts w:hint="eastAsia"/>
          <w:szCs w:val="21"/>
        </w:rPr>
        <w:t>将授权任务交给两位副总之时，分别约他们进行了面谈，</w:t>
      </w:r>
      <w:r w:rsidR="00795F7F">
        <w:rPr>
          <w:rFonts w:hint="eastAsia"/>
          <w:szCs w:val="21"/>
        </w:rPr>
        <w:t>我给他们详细介绍了</w:t>
      </w:r>
      <w:r w:rsidR="00A60605">
        <w:rPr>
          <w:rFonts w:hint="eastAsia"/>
          <w:szCs w:val="21"/>
        </w:rPr>
        <w:t>各自部门</w:t>
      </w:r>
      <w:r w:rsidR="00795F7F">
        <w:rPr>
          <w:rFonts w:hint="eastAsia"/>
          <w:szCs w:val="21"/>
        </w:rPr>
        <w:t>的一些具体情况，当然他们之前也有所了解，但不全面；我还</w:t>
      </w:r>
      <w:r>
        <w:rPr>
          <w:rFonts w:hint="eastAsia"/>
          <w:szCs w:val="21"/>
        </w:rPr>
        <w:t>告诉他们有哪些资源、团队可以利用。如果需要行政、财务、人力资源</w:t>
      </w:r>
      <w:r w:rsidR="00A60605">
        <w:rPr>
          <w:rFonts w:hint="eastAsia"/>
          <w:szCs w:val="21"/>
        </w:rPr>
        <w:t>等</w:t>
      </w:r>
      <w:r>
        <w:rPr>
          <w:rFonts w:hint="eastAsia"/>
          <w:szCs w:val="21"/>
        </w:rPr>
        <w:t>部门的相关支持和帮助，可以随时提出来，必要的时候我会去跟这些部门的负责人去协商。</w:t>
      </w:r>
      <w:r w:rsidR="00795F7F">
        <w:rPr>
          <w:rFonts w:hint="eastAsia"/>
          <w:szCs w:val="21"/>
        </w:rPr>
        <w:t>另外我</w:t>
      </w:r>
      <w:r>
        <w:rPr>
          <w:rFonts w:hint="eastAsia"/>
          <w:szCs w:val="21"/>
        </w:rPr>
        <w:t>对他们提出了不同的目标要求，比如希望生产部门想办法扩大产能，明年</w:t>
      </w:r>
      <w:r w:rsidR="00795F7F">
        <w:rPr>
          <w:rFonts w:hint="eastAsia"/>
          <w:szCs w:val="21"/>
        </w:rPr>
        <w:t>能</w:t>
      </w:r>
      <w:r>
        <w:rPr>
          <w:rFonts w:hint="eastAsia"/>
          <w:szCs w:val="21"/>
        </w:rPr>
        <w:t>提高</w:t>
      </w:r>
      <w:r w:rsidR="00795F7F">
        <w:rPr>
          <w:rFonts w:hint="eastAsia"/>
          <w:szCs w:val="21"/>
        </w:rPr>
        <w:t>2</w:t>
      </w:r>
      <w:r>
        <w:rPr>
          <w:rFonts w:hint="eastAsia"/>
          <w:szCs w:val="21"/>
        </w:rPr>
        <w:t>0%</w:t>
      </w:r>
      <w:r w:rsidR="00795F7F">
        <w:rPr>
          <w:rFonts w:hint="eastAsia"/>
          <w:szCs w:val="21"/>
        </w:rPr>
        <w:t>的产量；对</w:t>
      </w:r>
      <w:r>
        <w:rPr>
          <w:rFonts w:hint="eastAsia"/>
          <w:szCs w:val="21"/>
        </w:rPr>
        <w:t>市场</w:t>
      </w:r>
      <w:r w:rsidR="00795F7F">
        <w:rPr>
          <w:rFonts w:hint="eastAsia"/>
          <w:szCs w:val="21"/>
        </w:rPr>
        <w:t>部门的期待是明年</w:t>
      </w:r>
      <w:r>
        <w:rPr>
          <w:rFonts w:hint="eastAsia"/>
          <w:szCs w:val="21"/>
        </w:rPr>
        <w:t>能达到</w:t>
      </w:r>
      <w:r w:rsidR="00795F7F">
        <w:rPr>
          <w:rFonts w:hint="eastAsia"/>
          <w:szCs w:val="21"/>
        </w:rPr>
        <w:t>10%</w:t>
      </w:r>
      <w:r w:rsidR="00795F7F">
        <w:rPr>
          <w:rFonts w:hint="eastAsia"/>
          <w:szCs w:val="21"/>
        </w:rPr>
        <w:t>的市场增长率</w:t>
      </w:r>
      <w:r w:rsidR="001A1FE4">
        <w:rPr>
          <w:szCs w:val="21"/>
        </w:rPr>
        <w:t>……</w:t>
      </w:r>
    </w:p>
    <w:p w14:paraId="31FAEB25" w14:textId="77777777" w:rsidR="004E641B" w:rsidRDefault="004E641B" w:rsidP="00BC05B7">
      <w:pPr>
        <w:jc w:val="left"/>
        <w:rPr>
          <w:szCs w:val="21"/>
        </w:rPr>
      </w:pPr>
    </w:p>
    <w:p w14:paraId="021BB5AC" w14:textId="44D47EB4" w:rsidR="00795F7F" w:rsidRPr="00B62F07" w:rsidRDefault="00795F7F" w:rsidP="00795F7F">
      <w:pPr>
        <w:jc w:val="left"/>
        <w:rPr>
          <w:b/>
          <w:szCs w:val="21"/>
        </w:rPr>
      </w:pPr>
      <w:del w:id="476" w:author="曹 辛" w:date="2019-01-31T13:48:00Z">
        <w:r w:rsidRPr="00B62F07" w:rsidDel="00CC15BB">
          <w:rPr>
            <w:rFonts w:hint="eastAsia"/>
            <w:b/>
            <w:szCs w:val="21"/>
          </w:rPr>
          <w:delText>03U0</w:delText>
        </w:r>
        <w:r w:rsidDel="00CC15BB">
          <w:rPr>
            <w:rFonts w:hint="eastAsia"/>
            <w:b/>
            <w:szCs w:val="21"/>
          </w:rPr>
          <w:delText>6</w:delText>
        </w:r>
        <w:r w:rsidR="001A1FE4" w:rsidDel="00CC15BB">
          <w:rPr>
            <w:rFonts w:hint="eastAsia"/>
            <w:b/>
            <w:szCs w:val="21"/>
          </w:rPr>
          <w:delText>a</w:delText>
        </w:r>
      </w:del>
      <w:ins w:id="477" w:author="曹 辛" w:date="2019-01-31T13:48:00Z">
        <w:r w:rsidR="00CC15BB" w:rsidRPr="00B62F07">
          <w:rPr>
            <w:rFonts w:hint="eastAsia"/>
            <w:b/>
            <w:szCs w:val="21"/>
          </w:rPr>
          <w:t>0</w:t>
        </w:r>
        <w:r w:rsidR="00CC15BB">
          <w:rPr>
            <w:b/>
            <w:szCs w:val="21"/>
          </w:rPr>
          <w:t>2</w:t>
        </w:r>
        <w:r w:rsidR="00CC15BB" w:rsidRPr="00B62F07">
          <w:rPr>
            <w:rFonts w:hint="eastAsia"/>
            <w:b/>
            <w:szCs w:val="21"/>
          </w:rPr>
          <w:t>U0</w:t>
        </w:r>
        <w:r w:rsidR="00CC15BB">
          <w:rPr>
            <w:b/>
            <w:szCs w:val="21"/>
          </w:rPr>
          <w:t>7</w:t>
        </w:r>
        <w:r w:rsidR="00CC15BB">
          <w:rPr>
            <w:rFonts w:hint="eastAsia"/>
            <w:b/>
            <w:szCs w:val="21"/>
          </w:rPr>
          <w:t>a</w:t>
        </w:r>
      </w:ins>
    </w:p>
    <w:p w14:paraId="7C15490B" w14:textId="77777777" w:rsidR="00795F7F" w:rsidRPr="00B62F07" w:rsidRDefault="00795F7F" w:rsidP="00795F7F">
      <w:pPr>
        <w:jc w:val="left"/>
        <w:rPr>
          <w:b/>
          <w:szCs w:val="21"/>
        </w:rPr>
      </w:pPr>
      <w:r>
        <w:rPr>
          <w:rFonts w:hint="eastAsia"/>
          <w:b/>
          <w:szCs w:val="21"/>
        </w:rPr>
        <w:t>小测验</w:t>
      </w:r>
      <w:r w:rsidRPr="00B62F07">
        <w:rPr>
          <w:rFonts w:hint="eastAsia"/>
          <w:b/>
          <w:szCs w:val="21"/>
        </w:rPr>
        <w:t>：</w:t>
      </w:r>
      <w:proofErr w:type="gramStart"/>
      <w:r w:rsidRPr="00B62F07">
        <w:rPr>
          <w:rFonts w:hint="eastAsia"/>
          <w:b/>
          <w:szCs w:val="21"/>
        </w:rPr>
        <w:t>王麦的</w:t>
      </w:r>
      <w:proofErr w:type="gramEnd"/>
      <w:r w:rsidRPr="00B62F07">
        <w:rPr>
          <w:rFonts w:hint="eastAsia"/>
          <w:b/>
          <w:szCs w:val="21"/>
        </w:rPr>
        <w:t>授权（二）</w:t>
      </w:r>
    </w:p>
    <w:p w14:paraId="57A028BA" w14:textId="77777777" w:rsidR="004E641B" w:rsidRPr="00795F7F" w:rsidRDefault="004E641B" w:rsidP="00BC05B7">
      <w:pPr>
        <w:jc w:val="left"/>
        <w:rPr>
          <w:szCs w:val="21"/>
        </w:rPr>
      </w:pPr>
    </w:p>
    <w:p w14:paraId="3647508C" w14:textId="77777777" w:rsidR="00BC05B7" w:rsidRDefault="00795F7F" w:rsidP="00BC05B7">
      <w:pPr>
        <w:jc w:val="left"/>
        <w:rPr>
          <w:szCs w:val="21"/>
        </w:rPr>
      </w:pPr>
      <w:r>
        <w:rPr>
          <w:rFonts w:hint="eastAsia"/>
          <w:szCs w:val="21"/>
        </w:rPr>
        <w:t>请</w:t>
      </w:r>
      <w:proofErr w:type="gramStart"/>
      <w:r>
        <w:rPr>
          <w:rFonts w:hint="eastAsia"/>
          <w:szCs w:val="21"/>
        </w:rPr>
        <w:t>从王麦的</w:t>
      </w:r>
      <w:proofErr w:type="gramEnd"/>
      <w:r>
        <w:rPr>
          <w:rFonts w:hint="eastAsia"/>
          <w:szCs w:val="21"/>
        </w:rPr>
        <w:t>自述中，</w:t>
      </w:r>
      <w:r w:rsidR="001A1FE4">
        <w:rPr>
          <w:rFonts w:hint="eastAsia"/>
          <w:szCs w:val="21"/>
        </w:rPr>
        <w:t>归纳出他在授权时给两位副总</w:t>
      </w:r>
      <w:r>
        <w:rPr>
          <w:rFonts w:hint="eastAsia"/>
          <w:szCs w:val="21"/>
        </w:rPr>
        <w:t>分享了哪些信息。（多项选择）</w:t>
      </w:r>
    </w:p>
    <w:p w14:paraId="68E9D0B1" w14:textId="77777777" w:rsidR="00795F7F" w:rsidRPr="00795F7F" w:rsidRDefault="00795F7F" w:rsidP="00BC05B7">
      <w:pPr>
        <w:jc w:val="left"/>
        <w:rPr>
          <w:rFonts w:ascii="宋体" w:hAnsi="宋体"/>
          <w:szCs w:val="21"/>
          <w:highlight w:val="green"/>
        </w:rPr>
      </w:pPr>
      <w:r w:rsidRPr="00795F7F">
        <w:rPr>
          <w:rFonts w:ascii="宋体" w:hAnsi="宋体" w:hint="eastAsia"/>
          <w:szCs w:val="21"/>
          <w:highlight w:val="green"/>
        </w:rPr>
        <w:t>○两位副总各自所在的部门的具体情况</w:t>
      </w:r>
    </w:p>
    <w:p w14:paraId="6CF7FB3A" w14:textId="77777777" w:rsidR="00795F7F" w:rsidRPr="00795F7F" w:rsidRDefault="00795F7F" w:rsidP="00BC05B7">
      <w:pPr>
        <w:jc w:val="left"/>
        <w:rPr>
          <w:rFonts w:ascii="宋体" w:hAnsi="宋体"/>
          <w:szCs w:val="21"/>
          <w:highlight w:val="green"/>
        </w:rPr>
      </w:pPr>
      <w:r w:rsidRPr="00795F7F">
        <w:rPr>
          <w:rFonts w:ascii="宋体" w:hAnsi="宋体" w:hint="eastAsia"/>
          <w:szCs w:val="21"/>
          <w:highlight w:val="green"/>
        </w:rPr>
        <w:t>○他们各自可获得的资源及其他团队的支持</w:t>
      </w:r>
    </w:p>
    <w:p w14:paraId="006DD39D" w14:textId="77777777" w:rsidR="00795F7F" w:rsidRDefault="00795F7F" w:rsidP="00BC05B7">
      <w:pPr>
        <w:jc w:val="left"/>
        <w:rPr>
          <w:rFonts w:ascii="宋体" w:hAnsi="宋体"/>
          <w:szCs w:val="21"/>
        </w:rPr>
      </w:pPr>
      <w:r w:rsidRPr="00795F7F">
        <w:rPr>
          <w:rFonts w:ascii="宋体" w:hAnsi="宋体" w:hint="eastAsia"/>
          <w:szCs w:val="21"/>
          <w:highlight w:val="green"/>
        </w:rPr>
        <w:lastRenderedPageBreak/>
        <w:t>○授权任务的目标</w:t>
      </w:r>
    </w:p>
    <w:p w14:paraId="105BE51C" w14:textId="77777777" w:rsidR="00795F7F" w:rsidRPr="00795F7F" w:rsidRDefault="00795F7F" w:rsidP="00BC05B7">
      <w:pPr>
        <w:jc w:val="left"/>
        <w:rPr>
          <w:szCs w:val="21"/>
        </w:rPr>
      </w:pPr>
    </w:p>
    <w:p w14:paraId="30712A0E" w14:textId="77777777" w:rsidR="00795F7F" w:rsidRDefault="00795F7F" w:rsidP="00BC05B7">
      <w:pPr>
        <w:jc w:val="left"/>
        <w:rPr>
          <w:szCs w:val="21"/>
        </w:rPr>
      </w:pPr>
      <w:r>
        <w:rPr>
          <w:rFonts w:hint="eastAsia"/>
          <w:szCs w:val="21"/>
        </w:rPr>
        <w:t>正确反馈：</w:t>
      </w:r>
      <w:r w:rsidR="001A1FE4">
        <w:rPr>
          <w:rFonts w:hint="eastAsia"/>
          <w:szCs w:val="21"/>
        </w:rPr>
        <w:t>回答正确。以上三项都是</w:t>
      </w:r>
      <w:proofErr w:type="gramStart"/>
      <w:r w:rsidR="001A1FE4">
        <w:rPr>
          <w:rFonts w:hint="eastAsia"/>
          <w:szCs w:val="21"/>
        </w:rPr>
        <w:t>王麦给</w:t>
      </w:r>
      <w:proofErr w:type="gramEnd"/>
      <w:r w:rsidR="001A1FE4">
        <w:rPr>
          <w:rFonts w:hint="eastAsia"/>
          <w:szCs w:val="21"/>
        </w:rPr>
        <w:t>两位副总分享的信息。</w:t>
      </w:r>
    </w:p>
    <w:p w14:paraId="006739FD" w14:textId="77777777" w:rsidR="001A1FE4" w:rsidRDefault="00795F7F" w:rsidP="001A1FE4">
      <w:pPr>
        <w:jc w:val="left"/>
        <w:rPr>
          <w:szCs w:val="21"/>
        </w:rPr>
      </w:pPr>
      <w:r>
        <w:rPr>
          <w:rFonts w:hint="eastAsia"/>
          <w:szCs w:val="21"/>
        </w:rPr>
        <w:t>错误反馈：</w:t>
      </w:r>
      <w:r w:rsidR="001A1FE4">
        <w:rPr>
          <w:rFonts w:hint="eastAsia"/>
          <w:szCs w:val="21"/>
        </w:rPr>
        <w:t>回答不正确。以上三项都是</w:t>
      </w:r>
      <w:proofErr w:type="gramStart"/>
      <w:r w:rsidR="001A1FE4">
        <w:rPr>
          <w:rFonts w:hint="eastAsia"/>
          <w:szCs w:val="21"/>
        </w:rPr>
        <w:t>王麦给</w:t>
      </w:r>
      <w:proofErr w:type="gramEnd"/>
      <w:r w:rsidR="001A1FE4">
        <w:rPr>
          <w:rFonts w:hint="eastAsia"/>
          <w:szCs w:val="21"/>
        </w:rPr>
        <w:t>两位副总分享的信息。</w:t>
      </w:r>
    </w:p>
    <w:p w14:paraId="1328410B" w14:textId="77777777" w:rsidR="00795F7F" w:rsidRPr="00795F7F" w:rsidRDefault="00795F7F" w:rsidP="00BC05B7">
      <w:pPr>
        <w:jc w:val="left"/>
        <w:rPr>
          <w:szCs w:val="21"/>
        </w:rPr>
      </w:pPr>
    </w:p>
    <w:p w14:paraId="0A53FF95" w14:textId="329BC5D2" w:rsidR="004E641B" w:rsidRPr="00B62F07" w:rsidRDefault="004E641B" w:rsidP="004E641B">
      <w:pPr>
        <w:jc w:val="left"/>
        <w:rPr>
          <w:b/>
          <w:szCs w:val="21"/>
        </w:rPr>
      </w:pPr>
      <w:del w:id="478" w:author="曹 辛" w:date="2019-01-31T13:48:00Z">
        <w:r w:rsidRPr="00B62F07" w:rsidDel="00CC15BB">
          <w:rPr>
            <w:rFonts w:hint="eastAsia"/>
            <w:b/>
            <w:szCs w:val="21"/>
          </w:rPr>
          <w:delText>03U0</w:delText>
        </w:r>
        <w:r w:rsidR="00795F7F" w:rsidDel="00CC15BB">
          <w:rPr>
            <w:rFonts w:hint="eastAsia"/>
            <w:b/>
            <w:szCs w:val="21"/>
          </w:rPr>
          <w:delText>7</w:delText>
        </w:r>
      </w:del>
      <w:ins w:id="479" w:author="曹 辛" w:date="2019-01-31T13:48:00Z">
        <w:r w:rsidR="00CC15BB" w:rsidRPr="00B62F07">
          <w:rPr>
            <w:rFonts w:hint="eastAsia"/>
            <w:b/>
            <w:szCs w:val="21"/>
          </w:rPr>
          <w:t>0</w:t>
        </w:r>
        <w:r w:rsidR="00CC15BB">
          <w:rPr>
            <w:b/>
            <w:szCs w:val="21"/>
          </w:rPr>
          <w:t>2</w:t>
        </w:r>
        <w:r w:rsidR="00CC15BB" w:rsidRPr="00B62F07">
          <w:rPr>
            <w:rFonts w:hint="eastAsia"/>
            <w:b/>
            <w:szCs w:val="21"/>
          </w:rPr>
          <w:t>U0</w:t>
        </w:r>
        <w:r w:rsidR="00CC15BB">
          <w:rPr>
            <w:b/>
            <w:szCs w:val="21"/>
          </w:rPr>
          <w:t>8</w:t>
        </w:r>
      </w:ins>
    </w:p>
    <w:p w14:paraId="5380A048" w14:textId="77777777" w:rsidR="004E641B" w:rsidRDefault="004E641B" w:rsidP="004E641B">
      <w:pPr>
        <w:jc w:val="left"/>
        <w:rPr>
          <w:b/>
          <w:szCs w:val="21"/>
        </w:rPr>
      </w:pPr>
      <w:r>
        <w:rPr>
          <w:rFonts w:hint="eastAsia"/>
          <w:b/>
          <w:szCs w:val="21"/>
        </w:rPr>
        <w:t>要素三</w:t>
      </w:r>
      <w:r w:rsidRPr="00B62F07">
        <w:rPr>
          <w:rFonts w:hint="eastAsia"/>
          <w:b/>
          <w:szCs w:val="21"/>
        </w:rPr>
        <w:t>：</w:t>
      </w:r>
      <w:r>
        <w:rPr>
          <w:rFonts w:hint="eastAsia"/>
          <w:b/>
          <w:szCs w:val="21"/>
        </w:rPr>
        <w:t>让员工了解所有可能影响任务的信息</w:t>
      </w:r>
    </w:p>
    <w:p w14:paraId="0891D7CC" w14:textId="77777777" w:rsidR="004E641B" w:rsidRPr="00695F3D" w:rsidRDefault="004E641B" w:rsidP="004E641B">
      <w:pPr>
        <w:jc w:val="left"/>
        <w:rPr>
          <w:b/>
          <w:szCs w:val="21"/>
        </w:rPr>
      </w:pPr>
    </w:p>
    <w:p w14:paraId="5E10751D" w14:textId="77777777" w:rsidR="004E641B" w:rsidRPr="00B62F07" w:rsidRDefault="001A1FE4" w:rsidP="004E641B">
      <w:pPr>
        <w:jc w:val="left"/>
        <w:rPr>
          <w:szCs w:val="21"/>
        </w:rPr>
      </w:pPr>
      <w:r>
        <w:rPr>
          <w:rFonts w:hint="eastAsia"/>
          <w:szCs w:val="21"/>
        </w:rPr>
        <w:t>我们来归纳下有效授权监督的</w:t>
      </w:r>
      <w:r w:rsidR="004E641B">
        <w:rPr>
          <w:rFonts w:hint="eastAsia"/>
          <w:szCs w:val="21"/>
        </w:rPr>
        <w:t>第三个要素</w:t>
      </w:r>
      <w:r>
        <w:rPr>
          <w:rFonts w:hint="eastAsia"/>
          <w:szCs w:val="21"/>
        </w:rPr>
        <w:t>：</w:t>
      </w:r>
      <w:r w:rsidR="004E641B" w:rsidRPr="00B62F07">
        <w:rPr>
          <w:rFonts w:hint="eastAsia"/>
          <w:szCs w:val="21"/>
        </w:rPr>
        <w:t>让员工了解有关任务的信息。</w:t>
      </w:r>
      <w:r w:rsidR="004E641B">
        <w:rPr>
          <w:rFonts w:hint="eastAsia"/>
          <w:szCs w:val="21"/>
        </w:rPr>
        <w:t>这是规避授权任务风险的最好方法。</w:t>
      </w:r>
      <w:r w:rsidR="00D81C5C">
        <w:rPr>
          <w:rFonts w:hint="eastAsia"/>
          <w:szCs w:val="21"/>
        </w:rPr>
        <w:t>从你的员工接手授权</w:t>
      </w:r>
      <w:r w:rsidR="004E641B" w:rsidRPr="00B62F07">
        <w:rPr>
          <w:rFonts w:hint="eastAsia"/>
          <w:szCs w:val="21"/>
        </w:rPr>
        <w:t>任务开始，</w:t>
      </w:r>
      <w:r w:rsidR="004E641B">
        <w:rPr>
          <w:rFonts w:hint="eastAsia"/>
          <w:szCs w:val="21"/>
        </w:rPr>
        <w:t>他就应该了解所有可能影响任务的信息，</w:t>
      </w:r>
      <w:r w:rsidR="004E641B" w:rsidRPr="00B62F07">
        <w:rPr>
          <w:rFonts w:hint="eastAsia"/>
          <w:szCs w:val="21"/>
        </w:rPr>
        <w:t>保证</w:t>
      </w:r>
      <w:r w:rsidR="00D81C5C">
        <w:rPr>
          <w:rFonts w:hint="eastAsia"/>
          <w:szCs w:val="21"/>
        </w:rPr>
        <w:t>他们</w:t>
      </w:r>
      <w:r w:rsidR="004E641B" w:rsidRPr="00B62F07">
        <w:rPr>
          <w:rFonts w:hint="eastAsia"/>
          <w:szCs w:val="21"/>
        </w:rPr>
        <w:t>了解可能影响任务可行性的一切因素。它可能包含以下信息：</w:t>
      </w:r>
    </w:p>
    <w:p w14:paraId="3869C8BB" w14:textId="77777777" w:rsidR="004E641B" w:rsidRPr="00A60605" w:rsidRDefault="004E641B" w:rsidP="004E641B">
      <w:pPr>
        <w:numPr>
          <w:ilvl w:val="0"/>
          <w:numId w:val="9"/>
        </w:numPr>
        <w:jc w:val="left"/>
        <w:rPr>
          <w:szCs w:val="21"/>
        </w:rPr>
      </w:pPr>
      <w:r w:rsidRPr="00A60605">
        <w:rPr>
          <w:rFonts w:hint="eastAsia"/>
          <w:szCs w:val="21"/>
        </w:rPr>
        <w:t>其他团队参与人员</w:t>
      </w:r>
      <w:r w:rsidR="00A20EA8" w:rsidRPr="00A60605">
        <w:rPr>
          <w:rFonts w:hint="eastAsia"/>
          <w:szCs w:val="21"/>
        </w:rPr>
        <w:t>及资源</w:t>
      </w:r>
      <w:r w:rsidRPr="00A60605">
        <w:rPr>
          <w:rFonts w:hint="eastAsia"/>
          <w:szCs w:val="21"/>
        </w:rPr>
        <w:t>的可用性</w:t>
      </w:r>
    </w:p>
    <w:p w14:paraId="4D4676B0" w14:textId="77777777" w:rsidR="004E641B" w:rsidRPr="00A60605" w:rsidRDefault="004E641B" w:rsidP="004E641B">
      <w:pPr>
        <w:numPr>
          <w:ilvl w:val="0"/>
          <w:numId w:val="9"/>
        </w:numPr>
        <w:jc w:val="left"/>
        <w:rPr>
          <w:szCs w:val="21"/>
        </w:rPr>
      </w:pPr>
      <w:r w:rsidRPr="00A60605">
        <w:rPr>
          <w:rFonts w:hint="eastAsia"/>
          <w:szCs w:val="21"/>
        </w:rPr>
        <w:t>任务的目标</w:t>
      </w:r>
    </w:p>
    <w:p w14:paraId="23442617" w14:textId="77777777" w:rsidR="00795F7F" w:rsidRDefault="00795F7F" w:rsidP="00795F7F">
      <w:pPr>
        <w:numPr>
          <w:ilvl w:val="0"/>
          <w:numId w:val="9"/>
        </w:numPr>
        <w:jc w:val="left"/>
        <w:rPr>
          <w:szCs w:val="21"/>
        </w:rPr>
      </w:pPr>
      <w:r w:rsidRPr="00A60605">
        <w:rPr>
          <w:rFonts w:hint="eastAsia"/>
          <w:szCs w:val="21"/>
        </w:rPr>
        <w:t>任务时间节点的重要性</w:t>
      </w:r>
    </w:p>
    <w:p w14:paraId="08760644" w14:textId="77777777" w:rsidR="009E7382" w:rsidRPr="00A60605" w:rsidRDefault="009E7382" w:rsidP="009E7382">
      <w:pPr>
        <w:numPr>
          <w:ilvl w:val="0"/>
          <w:numId w:val="9"/>
        </w:numPr>
        <w:jc w:val="left"/>
        <w:rPr>
          <w:szCs w:val="21"/>
        </w:rPr>
      </w:pPr>
      <w:r w:rsidRPr="00A60605">
        <w:rPr>
          <w:rFonts w:hint="eastAsia"/>
          <w:szCs w:val="21"/>
        </w:rPr>
        <w:t>公司的情况，或者执行任务部门的情况</w:t>
      </w:r>
    </w:p>
    <w:p w14:paraId="32DB243D" w14:textId="77777777" w:rsidR="009E7382" w:rsidRPr="00A60605" w:rsidRDefault="009E7382" w:rsidP="009E7382">
      <w:pPr>
        <w:jc w:val="left"/>
        <w:rPr>
          <w:szCs w:val="21"/>
        </w:rPr>
      </w:pPr>
    </w:p>
    <w:p w14:paraId="1C0A0138" w14:textId="77777777" w:rsidR="00BC05B7" w:rsidRPr="004E641B" w:rsidRDefault="00BC05B7" w:rsidP="00BC05B7">
      <w:pPr>
        <w:jc w:val="left"/>
        <w:rPr>
          <w:b/>
          <w:szCs w:val="21"/>
        </w:rPr>
      </w:pPr>
    </w:p>
    <w:p w14:paraId="46DD78A4" w14:textId="2C31FFC8" w:rsidR="00BC05B7" w:rsidRPr="00B62F07" w:rsidRDefault="00BC05B7" w:rsidP="00BC05B7">
      <w:pPr>
        <w:jc w:val="left"/>
        <w:rPr>
          <w:b/>
          <w:szCs w:val="21"/>
        </w:rPr>
      </w:pPr>
      <w:del w:id="480" w:author="曹 辛" w:date="2019-01-31T13:48:00Z">
        <w:r w:rsidRPr="00B62F07" w:rsidDel="00CC15BB">
          <w:rPr>
            <w:rFonts w:hint="eastAsia"/>
            <w:b/>
            <w:szCs w:val="21"/>
          </w:rPr>
          <w:delText>0</w:delText>
        </w:r>
        <w:r w:rsidR="00133C7F" w:rsidRPr="00B62F07" w:rsidDel="00CC15BB">
          <w:rPr>
            <w:rFonts w:hint="eastAsia"/>
            <w:b/>
            <w:szCs w:val="21"/>
          </w:rPr>
          <w:delText>3</w:delText>
        </w:r>
        <w:r w:rsidRPr="00B62F07" w:rsidDel="00CC15BB">
          <w:rPr>
            <w:rFonts w:hint="eastAsia"/>
            <w:b/>
            <w:szCs w:val="21"/>
          </w:rPr>
          <w:delText>U0</w:delText>
        </w:r>
        <w:r w:rsidR="00795F7F" w:rsidDel="00CC15BB">
          <w:rPr>
            <w:rFonts w:hint="eastAsia"/>
            <w:b/>
            <w:szCs w:val="21"/>
          </w:rPr>
          <w:delText>8</w:delText>
        </w:r>
      </w:del>
      <w:ins w:id="481" w:author="曹 辛" w:date="2019-01-31T13:48:00Z">
        <w:r w:rsidR="00CC15BB" w:rsidRPr="00B62F07">
          <w:rPr>
            <w:rFonts w:hint="eastAsia"/>
            <w:b/>
            <w:szCs w:val="21"/>
          </w:rPr>
          <w:t>0</w:t>
        </w:r>
        <w:r w:rsidR="00CC15BB">
          <w:rPr>
            <w:b/>
            <w:szCs w:val="21"/>
          </w:rPr>
          <w:t>2</w:t>
        </w:r>
        <w:r w:rsidR="00CC15BB" w:rsidRPr="00B62F07">
          <w:rPr>
            <w:rFonts w:hint="eastAsia"/>
            <w:b/>
            <w:szCs w:val="21"/>
          </w:rPr>
          <w:t>U0</w:t>
        </w:r>
        <w:r w:rsidR="00CC15BB">
          <w:rPr>
            <w:b/>
            <w:szCs w:val="21"/>
          </w:rPr>
          <w:t>9</w:t>
        </w:r>
      </w:ins>
    </w:p>
    <w:p w14:paraId="396A075E" w14:textId="77777777" w:rsidR="00133C7F" w:rsidRPr="00B62F07" w:rsidRDefault="000D2343" w:rsidP="00133C7F">
      <w:pPr>
        <w:jc w:val="left"/>
        <w:rPr>
          <w:b/>
          <w:szCs w:val="21"/>
        </w:rPr>
      </w:pPr>
      <w:r>
        <w:rPr>
          <w:rFonts w:hint="eastAsia"/>
          <w:b/>
          <w:szCs w:val="21"/>
        </w:rPr>
        <w:t>要素四</w:t>
      </w:r>
      <w:r w:rsidR="00133C7F" w:rsidRPr="00B62F07">
        <w:rPr>
          <w:rFonts w:hint="eastAsia"/>
          <w:b/>
          <w:szCs w:val="21"/>
        </w:rPr>
        <w:t>：掌握授权中的注意事项</w:t>
      </w:r>
      <w:r w:rsidR="001A1FE4">
        <w:rPr>
          <w:rFonts w:hint="eastAsia"/>
          <w:b/>
          <w:szCs w:val="21"/>
        </w:rPr>
        <w:t>（一）</w:t>
      </w:r>
    </w:p>
    <w:p w14:paraId="33A9682E" w14:textId="77777777" w:rsidR="00BC05B7" w:rsidRPr="00B62F07" w:rsidRDefault="00BC05B7" w:rsidP="00BC05B7">
      <w:pPr>
        <w:jc w:val="left"/>
        <w:rPr>
          <w:b/>
          <w:szCs w:val="21"/>
        </w:rPr>
      </w:pPr>
    </w:p>
    <w:p w14:paraId="050E8E0C" w14:textId="77777777" w:rsidR="00BC05B7" w:rsidRPr="00B62F07" w:rsidRDefault="00A60605" w:rsidP="00BC05B7">
      <w:pPr>
        <w:jc w:val="left"/>
        <w:rPr>
          <w:b/>
          <w:szCs w:val="21"/>
        </w:rPr>
      </w:pPr>
      <w:r>
        <w:rPr>
          <w:rFonts w:hint="eastAsia"/>
          <w:b/>
          <w:szCs w:val="21"/>
        </w:rPr>
        <w:t>在授权的过程中，你还需要掌握一些</w:t>
      </w:r>
      <w:r w:rsidR="00BC05B7" w:rsidRPr="00B62F07">
        <w:rPr>
          <w:rFonts w:hint="eastAsia"/>
          <w:b/>
          <w:szCs w:val="21"/>
        </w:rPr>
        <w:t>注意事项。它包括以下三点：</w:t>
      </w:r>
    </w:p>
    <w:p w14:paraId="1A6C13F7" w14:textId="77777777" w:rsidR="00BC05B7" w:rsidRPr="00B62F07" w:rsidRDefault="00BC05B7" w:rsidP="00BC05B7">
      <w:pPr>
        <w:numPr>
          <w:ilvl w:val="0"/>
          <w:numId w:val="6"/>
        </w:numPr>
        <w:jc w:val="left"/>
        <w:rPr>
          <w:szCs w:val="21"/>
        </w:rPr>
      </w:pPr>
      <w:r w:rsidRPr="00B62F07">
        <w:rPr>
          <w:rFonts w:hint="eastAsia"/>
          <w:b/>
          <w:szCs w:val="21"/>
        </w:rPr>
        <w:t>恰当掌握工作的进度和情况</w:t>
      </w:r>
    </w:p>
    <w:p w14:paraId="3F46A7A6" w14:textId="77777777" w:rsidR="00BC05B7" w:rsidRPr="00B62F07" w:rsidRDefault="00BC05B7" w:rsidP="00BC05B7">
      <w:pPr>
        <w:jc w:val="left"/>
        <w:rPr>
          <w:szCs w:val="21"/>
        </w:rPr>
      </w:pPr>
      <w:r w:rsidRPr="00B62F07">
        <w:rPr>
          <w:rFonts w:hint="eastAsia"/>
          <w:szCs w:val="21"/>
        </w:rPr>
        <w:t>为了确认工作进展正常，</w:t>
      </w:r>
      <w:r w:rsidR="001A1FE4">
        <w:rPr>
          <w:rFonts w:hint="eastAsia"/>
          <w:szCs w:val="21"/>
        </w:rPr>
        <w:t>保证</w:t>
      </w:r>
      <w:r w:rsidRPr="00B62F07">
        <w:rPr>
          <w:rFonts w:hint="eastAsia"/>
          <w:szCs w:val="21"/>
        </w:rPr>
        <w:t>一旦出现偏差仍能得到及时地纠正，掌握工作的进度和情况是必要的。在这个过程中，你应该：</w:t>
      </w:r>
    </w:p>
    <w:p w14:paraId="149A58A2" w14:textId="77777777" w:rsidR="00BC05B7" w:rsidRPr="00A60605" w:rsidRDefault="00BC05B7" w:rsidP="00BC05B7">
      <w:pPr>
        <w:pStyle w:val="a3"/>
        <w:numPr>
          <w:ilvl w:val="0"/>
          <w:numId w:val="7"/>
        </w:numPr>
        <w:ind w:firstLineChars="0"/>
        <w:jc w:val="left"/>
        <w:rPr>
          <w:szCs w:val="21"/>
        </w:rPr>
      </w:pPr>
      <w:r w:rsidRPr="003C6640">
        <w:rPr>
          <w:rFonts w:hint="eastAsia"/>
          <w:b/>
          <w:szCs w:val="21"/>
        </w:rPr>
        <w:t>避免以下做法</w:t>
      </w:r>
      <w:r w:rsidRPr="00A60605">
        <w:rPr>
          <w:rFonts w:hint="eastAsia"/>
          <w:szCs w:val="21"/>
        </w:rPr>
        <w:t>：偷偷巡视、不停地开会了解进度、见面就问。这些做法会让下属觉得</w:t>
      </w:r>
      <w:r w:rsidR="001A1FE4" w:rsidRPr="00A60605">
        <w:rPr>
          <w:rFonts w:hint="eastAsia"/>
          <w:szCs w:val="21"/>
        </w:rPr>
        <w:t>你</w:t>
      </w:r>
      <w:r w:rsidRPr="00A60605">
        <w:rPr>
          <w:rFonts w:hint="eastAsia"/>
          <w:szCs w:val="21"/>
        </w:rPr>
        <w:t>不信任他们，干扰他们的工作。</w:t>
      </w:r>
    </w:p>
    <w:p w14:paraId="004703B7" w14:textId="77777777" w:rsidR="00BC05B7" w:rsidRPr="00A60605" w:rsidRDefault="00BC05B7" w:rsidP="00BC05B7">
      <w:pPr>
        <w:pStyle w:val="a3"/>
        <w:numPr>
          <w:ilvl w:val="0"/>
          <w:numId w:val="7"/>
        </w:numPr>
        <w:ind w:firstLineChars="0"/>
        <w:jc w:val="left"/>
        <w:rPr>
          <w:szCs w:val="21"/>
        </w:rPr>
      </w:pPr>
      <w:r w:rsidRPr="003C6640">
        <w:rPr>
          <w:rFonts w:hint="eastAsia"/>
          <w:b/>
          <w:szCs w:val="21"/>
        </w:rPr>
        <w:t>让下属自愿与</w:t>
      </w:r>
      <w:r w:rsidR="001A1FE4" w:rsidRPr="003C6640">
        <w:rPr>
          <w:rFonts w:hint="eastAsia"/>
          <w:b/>
          <w:szCs w:val="21"/>
        </w:rPr>
        <w:t>你</w:t>
      </w:r>
      <w:r w:rsidRPr="003C6640">
        <w:rPr>
          <w:rFonts w:hint="eastAsia"/>
          <w:b/>
          <w:szCs w:val="21"/>
        </w:rPr>
        <w:t>沟通</w:t>
      </w:r>
      <w:r w:rsidRPr="00A60605">
        <w:rPr>
          <w:rFonts w:hint="eastAsia"/>
          <w:szCs w:val="21"/>
        </w:rPr>
        <w:t>。让下属感觉到你的信任，同时取得他的理解。</w:t>
      </w:r>
      <w:r w:rsidR="001A1FE4" w:rsidRPr="00A60605">
        <w:rPr>
          <w:rFonts w:hint="eastAsia"/>
          <w:szCs w:val="21"/>
        </w:rPr>
        <w:t>你</w:t>
      </w:r>
      <w:r w:rsidRPr="00A60605">
        <w:rPr>
          <w:rFonts w:hint="eastAsia"/>
          <w:szCs w:val="21"/>
        </w:rPr>
        <w:t>可以说：“把工作委任给你了，你放手去做吧！我相信你能做好，我不想多干涉。但是你一定要让我了解事情的进程，这样即使失败，我也可以知道是出现了什么问题。”</w:t>
      </w:r>
    </w:p>
    <w:p w14:paraId="3F66342F" w14:textId="77777777" w:rsidR="00BC05B7" w:rsidRPr="00A60605" w:rsidRDefault="00BC05B7" w:rsidP="00BC05B7">
      <w:pPr>
        <w:pStyle w:val="a3"/>
        <w:numPr>
          <w:ilvl w:val="0"/>
          <w:numId w:val="7"/>
        </w:numPr>
        <w:ind w:firstLineChars="0"/>
        <w:jc w:val="left"/>
        <w:rPr>
          <w:szCs w:val="21"/>
        </w:rPr>
      </w:pPr>
      <w:r w:rsidRPr="003C6640">
        <w:rPr>
          <w:rFonts w:hint="eastAsia"/>
          <w:b/>
          <w:szCs w:val="21"/>
        </w:rPr>
        <w:t>用帮助来代替监控</w:t>
      </w:r>
      <w:r w:rsidRPr="00A60605">
        <w:rPr>
          <w:rFonts w:hint="eastAsia"/>
          <w:szCs w:val="21"/>
        </w:rPr>
        <w:t>。你可以对下属说：“如果觉得需要我帮忙，尽管来找我！”鼓励下属遇到问题或进度受阻时，主动寻求你的帮助。</w:t>
      </w:r>
    </w:p>
    <w:p w14:paraId="4EECCB76" w14:textId="77777777" w:rsidR="00BC05B7" w:rsidRPr="00B62F07" w:rsidRDefault="00BC05B7" w:rsidP="00BC05B7">
      <w:pPr>
        <w:numPr>
          <w:ilvl w:val="0"/>
          <w:numId w:val="6"/>
        </w:numPr>
        <w:jc w:val="left"/>
        <w:rPr>
          <w:szCs w:val="21"/>
        </w:rPr>
      </w:pPr>
      <w:r w:rsidRPr="00B62F07">
        <w:rPr>
          <w:rFonts w:hint="eastAsia"/>
          <w:b/>
          <w:szCs w:val="21"/>
        </w:rPr>
        <w:t>控制目标，不控制细节</w:t>
      </w:r>
    </w:p>
    <w:p w14:paraId="6D4654AB" w14:textId="77777777" w:rsidR="00BC05B7" w:rsidRDefault="00BC05B7" w:rsidP="00BC05B7">
      <w:pPr>
        <w:jc w:val="left"/>
        <w:rPr>
          <w:szCs w:val="21"/>
        </w:rPr>
      </w:pPr>
      <w:r w:rsidRPr="00B62F07">
        <w:rPr>
          <w:rFonts w:hint="eastAsia"/>
          <w:szCs w:val="21"/>
        </w:rPr>
        <w:t>如果你连细节都要问</w:t>
      </w:r>
      <w:r w:rsidR="001A1FE4">
        <w:rPr>
          <w:rFonts w:hint="eastAsia"/>
          <w:szCs w:val="21"/>
        </w:rPr>
        <w:t>员工</w:t>
      </w:r>
      <w:r w:rsidRPr="00B62F07">
        <w:rPr>
          <w:rFonts w:hint="eastAsia"/>
          <w:szCs w:val="21"/>
        </w:rPr>
        <w:t>，评价他做得对不对，甚至替他决定怎么做，那你并不是在授权，而是把职权收回去了。真正应该控制的应该是目标，包括最终目标、阶段性目标、关键指标等。你不仅不应该主动过问细节，而且也不应鼓励</w:t>
      </w:r>
      <w:r w:rsidR="00A60605">
        <w:rPr>
          <w:rFonts w:hint="eastAsia"/>
          <w:szCs w:val="21"/>
        </w:rPr>
        <w:t>员工</w:t>
      </w:r>
      <w:r w:rsidRPr="00B62F07">
        <w:rPr>
          <w:rFonts w:hint="eastAsia"/>
          <w:szCs w:val="21"/>
        </w:rPr>
        <w:t>大事小事</w:t>
      </w:r>
      <w:r w:rsidR="00A60605">
        <w:rPr>
          <w:rFonts w:hint="eastAsia"/>
          <w:szCs w:val="21"/>
        </w:rPr>
        <w:t>都</w:t>
      </w:r>
      <w:r w:rsidRPr="00B62F07">
        <w:rPr>
          <w:rFonts w:hint="eastAsia"/>
          <w:szCs w:val="21"/>
        </w:rPr>
        <w:t>向</w:t>
      </w:r>
      <w:r w:rsidR="001A1FE4">
        <w:rPr>
          <w:rFonts w:hint="eastAsia"/>
          <w:szCs w:val="21"/>
        </w:rPr>
        <w:t>你</w:t>
      </w:r>
      <w:r w:rsidR="00A60605">
        <w:rPr>
          <w:rFonts w:hint="eastAsia"/>
          <w:szCs w:val="21"/>
        </w:rPr>
        <w:t>请示汇报。</w:t>
      </w:r>
      <w:r w:rsidRPr="00B62F07">
        <w:rPr>
          <w:rFonts w:hint="eastAsia"/>
          <w:szCs w:val="21"/>
        </w:rPr>
        <w:t>要告诉他，这是他的事，你只管理“例外”。</w:t>
      </w:r>
    </w:p>
    <w:p w14:paraId="3E2B060E" w14:textId="77777777" w:rsidR="001A1FE4" w:rsidRDefault="001A1FE4" w:rsidP="00BC05B7">
      <w:pPr>
        <w:jc w:val="left"/>
        <w:rPr>
          <w:szCs w:val="21"/>
        </w:rPr>
      </w:pPr>
    </w:p>
    <w:p w14:paraId="13940A26" w14:textId="4807C02A" w:rsidR="001A1FE4" w:rsidRPr="00B62F07" w:rsidRDefault="001A1FE4" w:rsidP="001A1FE4">
      <w:pPr>
        <w:jc w:val="left"/>
        <w:rPr>
          <w:b/>
          <w:szCs w:val="21"/>
        </w:rPr>
      </w:pPr>
      <w:del w:id="482" w:author="曹 辛" w:date="2019-01-31T13:49:00Z">
        <w:r w:rsidRPr="00B62F07" w:rsidDel="00CC15BB">
          <w:rPr>
            <w:rFonts w:hint="eastAsia"/>
            <w:b/>
            <w:szCs w:val="21"/>
          </w:rPr>
          <w:delText>03U0</w:delText>
        </w:r>
        <w:r w:rsidR="00A60605" w:rsidDel="00CC15BB">
          <w:rPr>
            <w:rFonts w:hint="eastAsia"/>
            <w:b/>
            <w:szCs w:val="21"/>
          </w:rPr>
          <w:delText>9</w:delText>
        </w:r>
      </w:del>
      <w:ins w:id="483" w:author="曹 辛" w:date="2019-01-31T13:49:00Z">
        <w:r w:rsidR="00CC15BB" w:rsidRPr="00B62F07">
          <w:rPr>
            <w:rFonts w:hint="eastAsia"/>
            <w:b/>
            <w:szCs w:val="21"/>
          </w:rPr>
          <w:t>0</w:t>
        </w:r>
        <w:r w:rsidR="00CC15BB">
          <w:rPr>
            <w:b/>
            <w:szCs w:val="21"/>
          </w:rPr>
          <w:t>2</w:t>
        </w:r>
        <w:r w:rsidR="00CC15BB" w:rsidRPr="00B62F07">
          <w:rPr>
            <w:rFonts w:hint="eastAsia"/>
            <w:b/>
            <w:szCs w:val="21"/>
          </w:rPr>
          <w:t>U</w:t>
        </w:r>
        <w:r w:rsidR="00CC15BB">
          <w:rPr>
            <w:b/>
            <w:szCs w:val="21"/>
          </w:rPr>
          <w:t>10</w:t>
        </w:r>
      </w:ins>
    </w:p>
    <w:p w14:paraId="31561D16" w14:textId="77777777" w:rsidR="001A1FE4" w:rsidRPr="00B62F07" w:rsidRDefault="001A1FE4" w:rsidP="001A1FE4">
      <w:pPr>
        <w:jc w:val="left"/>
        <w:rPr>
          <w:b/>
          <w:szCs w:val="21"/>
        </w:rPr>
      </w:pPr>
      <w:r>
        <w:rPr>
          <w:rFonts w:hint="eastAsia"/>
          <w:b/>
          <w:szCs w:val="21"/>
        </w:rPr>
        <w:t>要素四</w:t>
      </w:r>
      <w:r w:rsidRPr="00B62F07">
        <w:rPr>
          <w:rFonts w:hint="eastAsia"/>
          <w:b/>
          <w:szCs w:val="21"/>
        </w:rPr>
        <w:t>：掌握授权中的注意事项</w:t>
      </w:r>
      <w:r>
        <w:rPr>
          <w:rFonts w:hint="eastAsia"/>
          <w:b/>
          <w:szCs w:val="21"/>
        </w:rPr>
        <w:t>（二）</w:t>
      </w:r>
    </w:p>
    <w:p w14:paraId="4FA6A132" w14:textId="77777777" w:rsidR="001A1FE4" w:rsidRPr="001A1FE4" w:rsidRDefault="001A1FE4" w:rsidP="00BC05B7">
      <w:pPr>
        <w:jc w:val="left"/>
        <w:rPr>
          <w:szCs w:val="21"/>
        </w:rPr>
      </w:pPr>
    </w:p>
    <w:p w14:paraId="4682CA97" w14:textId="77777777" w:rsidR="00BC05B7" w:rsidRPr="001A1FE4" w:rsidRDefault="001A1FE4" w:rsidP="00BC05B7">
      <w:pPr>
        <w:jc w:val="left"/>
        <w:rPr>
          <w:b/>
          <w:szCs w:val="21"/>
        </w:rPr>
      </w:pPr>
      <w:r>
        <w:rPr>
          <w:rFonts w:hint="eastAsia"/>
          <w:b/>
          <w:szCs w:val="21"/>
        </w:rPr>
        <w:t>注意事项的第三点是</w:t>
      </w:r>
      <w:r w:rsidR="00BC05B7" w:rsidRPr="00B62F07">
        <w:rPr>
          <w:rFonts w:hint="eastAsia"/>
          <w:b/>
          <w:szCs w:val="21"/>
        </w:rPr>
        <w:t>及时纠正偏差</w:t>
      </w:r>
      <w:r>
        <w:rPr>
          <w:rFonts w:hint="eastAsia"/>
          <w:b/>
          <w:szCs w:val="21"/>
        </w:rPr>
        <w:t>。</w:t>
      </w:r>
      <w:r w:rsidR="00BC05B7" w:rsidRPr="00B62F07">
        <w:rPr>
          <w:rFonts w:hint="eastAsia"/>
          <w:szCs w:val="21"/>
        </w:rPr>
        <w:t>如果你发现</w:t>
      </w:r>
      <w:r>
        <w:rPr>
          <w:rFonts w:hint="eastAsia"/>
          <w:szCs w:val="21"/>
        </w:rPr>
        <w:t>员工</w:t>
      </w:r>
      <w:r w:rsidR="00BC05B7" w:rsidRPr="00B62F07">
        <w:rPr>
          <w:rFonts w:hint="eastAsia"/>
          <w:szCs w:val="21"/>
        </w:rPr>
        <w:t>的工作脱离标准，偏差超过了一定的限度，就要及时出面纠正。这时你可以：</w:t>
      </w:r>
    </w:p>
    <w:p w14:paraId="22A2CB03" w14:textId="77777777" w:rsidR="00BC05B7" w:rsidRPr="00B62F07" w:rsidRDefault="001A1FE4" w:rsidP="00BC05B7">
      <w:pPr>
        <w:pStyle w:val="a3"/>
        <w:numPr>
          <w:ilvl w:val="0"/>
          <w:numId w:val="8"/>
        </w:numPr>
        <w:ind w:firstLineChars="0"/>
        <w:jc w:val="left"/>
        <w:rPr>
          <w:szCs w:val="21"/>
        </w:rPr>
      </w:pPr>
      <w:r w:rsidRPr="003C6640">
        <w:rPr>
          <w:rFonts w:hint="eastAsia"/>
          <w:b/>
          <w:szCs w:val="21"/>
        </w:rPr>
        <w:t>调整</w:t>
      </w:r>
      <w:r w:rsidR="00A60605" w:rsidRPr="003C6640">
        <w:rPr>
          <w:rFonts w:hint="eastAsia"/>
          <w:b/>
          <w:szCs w:val="21"/>
        </w:rPr>
        <w:t>任务</w:t>
      </w:r>
      <w:r>
        <w:rPr>
          <w:rFonts w:hint="eastAsia"/>
          <w:szCs w:val="21"/>
        </w:rPr>
        <w:t>：如果员工无法完成标准是因为你规定的目标或标准不合适，你需要</w:t>
      </w:r>
      <w:r w:rsidR="00BC05B7" w:rsidRPr="00B62F07">
        <w:rPr>
          <w:rFonts w:hint="eastAsia"/>
          <w:szCs w:val="21"/>
        </w:rPr>
        <w:t>及时调整</w:t>
      </w:r>
      <w:r w:rsidR="00A60605">
        <w:rPr>
          <w:rFonts w:hint="eastAsia"/>
          <w:szCs w:val="21"/>
        </w:rPr>
        <w:t>任务</w:t>
      </w:r>
      <w:r w:rsidR="00BC05B7" w:rsidRPr="00B62F07">
        <w:rPr>
          <w:rFonts w:hint="eastAsia"/>
          <w:szCs w:val="21"/>
        </w:rPr>
        <w:t>。</w:t>
      </w:r>
    </w:p>
    <w:p w14:paraId="5A5308DB" w14:textId="77777777" w:rsidR="00BC05B7" w:rsidRPr="00B62F07" w:rsidRDefault="00BC05B7" w:rsidP="00BC05B7">
      <w:pPr>
        <w:pStyle w:val="a3"/>
        <w:numPr>
          <w:ilvl w:val="0"/>
          <w:numId w:val="8"/>
        </w:numPr>
        <w:ind w:firstLineChars="0"/>
        <w:jc w:val="left"/>
        <w:rPr>
          <w:szCs w:val="21"/>
        </w:rPr>
      </w:pPr>
      <w:r w:rsidRPr="003C6640">
        <w:rPr>
          <w:rFonts w:hint="eastAsia"/>
          <w:b/>
          <w:szCs w:val="21"/>
        </w:rPr>
        <w:lastRenderedPageBreak/>
        <w:t>批评或处罚</w:t>
      </w:r>
      <w:r w:rsidRPr="00B62F07">
        <w:rPr>
          <w:rFonts w:hint="eastAsia"/>
          <w:szCs w:val="21"/>
        </w:rPr>
        <w:t>：如果是由于</w:t>
      </w:r>
      <w:r w:rsidR="001A1FE4">
        <w:rPr>
          <w:rFonts w:hint="eastAsia"/>
          <w:szCs w:val="21"/>
        </w:rPr>
        <w:t>员工</w:t>
      </w:r>
      <w:r w:rsidRPr="00B62F07">
        <w:rPr>
          <w:rFonts w:hint="eastAsia"/>
          <w:szCs w:val="21"/>
        </w:rPr>
        <w:t>个人的不良表现导致偏差产生，就应该提出批评，严重的甚至给予处罚。</w:t>
      </w:r>
    </w:p>
    <w:p w14:paraId="3E87A070" w14:textId="77777777" w:rsidR="00BC05B7" w:rsidRPr="00B62F07" w:rsidRDefault="001A1FE4" w:rsidP="00BC05B7">
      <w:pPr>
        <w:pStyle w:val="a3"/>
        <w:numPr>
          <w:ilvl w:val="0"/>
          <w:numId w:val="8"/>
        </w:numPr>
        <w:ind w:firstLineChars="0"/>
        <w:jc w:val="left"/>
        <w:rPr>
          <w:szCs w:val="21"/>
        </w:rPr>
      </w:pPr>
      <w:r w:rsidRPr="003C6640">
        <w:rPr>
          <w:rFonts w:hint="eastAsia"/>
          <w:b/>
          <w:szCs w:val="21"/>
        </w:rPr>
        <w:t>多辅导</w:t>
      </w:r>
      <w:r w:rsidR="00A60605">
        <w:rPr>
          <w:rFonts w:hint="eastAsia"/>
          <w:szCs w:val="21"/>
        </w:rPr>
        <w:t>：</w:t>
      </w:r>
      <w:r>
        <w:rPr>
          <w:rFonts w:hint="eastAsia"/>
          <w:szCs w:val="21"/>
        </w:rPr>
        <w:t>如果员工能力不足，你</w:t>
      </w:r>
      <w:r w:rsidR="00BC05B7" w:rsidRPr="00B62F07">
        <w:rPr>
          <w:rFonts w:hint="eastAsia"/>
          <w:szCs w:val="21"/>
        </w:rPr>
        <w:t>则需要多加辅导。这也有助于及时纠偏。但是要掌握分寸：</w:t>
      </w:r>
      <w:r w:rsidR="00D81C5C">
        <w:rPr>
          <w:rFonts w:hint="eastAsia"/>
          <w:szCs w:val="21"/>
        </w:rPr>
        <w:t>你是在</w:t>
      </w:r>
      <w:r w:rsidR="00BC05B7" w:rsidRPr="00B62F07">
        <w:rPr>
          <w:rFonts w:hint="eastAsia"/>
          <w:szCs w:val="21"/>
        </w:rPr>
        <w:t>提建议，而不</w:t>
      </w:r>
      <w:r w:rsidR="00A60605">
        <w:rPr>
          <w:rFonts w:hint="eastAsia"/>
          <w:szCs w:val="21"/>
        </w:rPr>
        <w:t>是</w:t>
      </w:r>
      <w:r w:rsidR="00BC05B7" w:rsidRPr="00B62F07">
        <w:rPr>
          <w:rFonts w:hint="eastAsia"/>
          <w:szCs w:val="21"/>
        </w:rPr>
        <w:t>下命令。</w:t>
      </w:r>
    </w:p>
    <w:p w14:paraId="7422AB39" w14:textId="77777777" w:rsidR="00BC05B7" w:rsidRPr="00B62F07" w:rsidRDefault="00BC05B7" w:rsidP="00BC05B7">
      <w:pPr>
        <w:pStyle w:val="a3"/>
        <w:numPr>
          <w:ilvl w:val="0"/>
          <w:numId w:val="8"/>
        </w:numPr>
        <w:ind w:firstLineChars="0"/>
        <w:jc w:val="left"/>
        <w:rPr>
          <w:szCs w:val="21"/>
        </w:rPr>
      </w:pPr>
      <w:r w:rsidRPr="003C6640">
        <w:rPr>
          <w:rFonts w:hint="eastAsia"/>
          <w:b/>
          <w:szCs w:val="21"/>
        </w:rPr>
        <w:t>培养</w:t>
      </w:r>
      <w:r w:rsidR="001A1FE4" w:rsidRPr="003C6640">
        <w:rPr>
          <w:rFonts w:hint="eastAsia"/>
          <w:b/>
          <w:szCs w:val="21"/>
        </w:rPr>
        <w:t>员工</w:t>
      </w:r>
      <w:r w:rsidRPr="003C6640">
        <w:rPr>
          <w:rFonts w:hint="eastAsia"/>
          <w:b/>
          <w:szCs w:val="21"/>
        </w:rPr>
        <w:t>纠错的主动性</w:t>
      </w:r>
      <w:r w:rsidRPr="00B62F07">
        <w:rPr>
          <w:rFonts w:hint="eastAsia"/>
          <w:szCs w:val="21"/>
        </w:rPr>
        <w:t>。要解除</w:t>
      </w:r>
      <w:r w:rsidR="001A1FE4">
        <w:rPr>
          <w:rFonts w:hint="eastAsia"/>
          <w:szCs w:val="21"/>
        </w:rPr>
        <w:t>员工</w:t>
      </w:r>
      <w:r w:rsidRPr="00B62F07">
        <w:rPr>
          <w:rFonts w:hint="eastAsia"/>
          <w:szCs w:val="21"/>
        </w:rPr>
        <w:t>“承认错误就是无能”的观念，在</w:t>
      </w:r>
      <w:r w:rsidR="001A1FE4">
        <w:rPr>
          <w:rFonts w:hint="eastAsia"/>
          <w:szCs w:val="21"/>
        </w:rPr>
        <w:t>员工</w:t>
      </w:r>
      <w:r w:rsidR="00F1147F">
        <w:rPr>
          <w:rFonts w:hint="eastAsia"/>
          <w:szCs w:val="21"/>
        </w:rPr>
        <w:t>中培养其不</w:t>
      </w:r>
      <w:r w:rsidRPr="00B62F07">
        <w:rPr>
          <w:rFonts w:hint="eastAsia"/>
          <w:szCs w:val="21"/>
        </w:rPr>
        <w:t>怕</w:t>
      </w:r>
      <w:r w:rsidR="00F1147F">
        <w:rPr>
          <w:rFonts w:hint="eastAsia"/>
          <w:szCs w:val="21"/>
        </w:rPr>
        <w:t>处理棘手问题的思维</w:t>
      </w:r>
      <w:r w:rsidRPr="00B62F07">
        <w:rPr>
          <w:rFonts w:hint="eastAsia"/>
          <w:szCs w:val="21"/>
        </w:rPr>
        <w:t>。</w:t>
      </w:r>
      <w:r w:rsidR="001A1FE4">
        <w:rPr>
          <w:rFonts w:hint="eastAsia"/>
          <w:szCs w:val="21"/>
        </w:rPr>
        <w:t>你</w:t>
      </w:r>
      <w:r w:rsidRPr="00B62F07">
        <w:rPr>
          <w:rFonts w:hint="eastAsia"/>
          <w:szCs w:val="21"/>
        </w:rPr>
        <w:t>可以说：“你第一次做这件事，一定会遇到不少困难，这是正常的。如果需要我帮忙，就尽管来找我，不要为此耽误了工作。”</w:t>
      </w:r>
    </w:p>
    <w:p w14:paraId="710F8EEF" w14:textId="77777777" w:rsidR="00BC05B7" w:rsidRPr="00B62F07" w:rsidRDefault="00BC05B7" w:rsidP="00BC05B7">
      <w:pPr>
        <w:ind w:left="420"/>
        <w:jc w:val="left"/>
        <w:rPr>
          <w:szCs w:val="21"/>
        </w:rPr>
      </w:pPr>
    </w:p>
    <w:p w14:paraId="7CEB4FF2" w14:textId="77777777" w:rsidR="00BC05B7" w:rsidRPr="00B62F07" w:rsidRDefault="00BC05B7" w:rsidP="00BC05B7">
      <w:pPr>
        <w:rPr>
          <w:szCs w:val="21"/>
          <w:lang w:val="en-AU"/>
        </w:rPr>
      </w:pPr>
    </w:p>
    <w:p w14:paraId="6A66F11F" w14:textId="3C4FE64F" w:rsidR="00BC05B7" w:rsidRPr="00B62F07" w:rsidRDefault="00BC05B7" w:rsidP="00BC05B7">
      <w:pPr>
        <w:rPr>
          <w:b/>
          <w:szCs w:val="21"/>
        </w:rPr>
      </w:pPr>
      <w:del w:id="484" w:author="曹 辛" w:date="2019-01-31T13:49:00Z">
        <w:r w:rsidRPr="00B62F07" w:rsidDel="00CC15BB">
          <w:rPr>
            <w:rFonts w:hint="eastAsia"/>
            <w:b/>
            <w:szCs w:val="21"/>
          </w:rPr>
          <w:delText>04U</w:delText>
        </w:r>
      </w:del>
      <w:ins w:id="485" w:author="曹 辛" w:date="2019-01-31T13:49:00Z">
        <w:r w:rsidR="00CC15BB" w:rsidRPr="00B62F07">
          <w:rPr>
            <w:rFonts w:hint="eastAsia"/>
            <w:b/>
            <w:szCs w:val="21"/>
          </w:rPr>
          <w:t>0</w:t>
        </w:r>
        <w:r w:rsidR="00CC15BB">
          <w:rPr>
            <w:b/>
            <w:szCs w:val="21"/>
          </w:rPr>
          <w:t>3</w:t>
        </w:r>
        <w:r w:rsidR="00CC15BB" w:rsidRPr="00B62F07">
          <w:rPr>
            <w:rFonts w:hint="eastAsia"/>
            <w:b/>
            <w:szCs w:val="21"/>
          </w:rPr>
          <w:t>U</w:t>
        </w:r>
      </w:ins>
    </w:p>
    <w:p w14:paraId="0A3D15FF" w14:textId="77777777" w:rsidR="00BC05B7" w:rsidRPr="00B62F07" w:rsidRDefault="00BC05B7" w:rsidP="00BC05B7">
      <w:pPr>
        <w:rPr>
          <w:b/>
          <w:szCs w:val="21"/>
        </w:rPr>
      </w:pPr>
      <w:r w:rsidRPr="00B62F07">
        <w:rPr>
          <w:rFonts w:hint="eastAsia"/>
          <w:b/>
          <w:szCs w:val="21"/>
        </w:rPr>
        <w:t>小结</w:t>
      </w:r>
    </w:p>
    <w:p w14:paraId="6481820B" w14:textId="77777777" w:rsidR="00BC05B7" w:rsidRPr="00B62F07" w:rsidRDefault="00BC05B7" w:rsidP="00BC05B7">
      <w:pPr>
        <w:rPr>
          <w:szCs w:val="21"/>
        </w:rPr>
      </w:pPr>
    </w:p>
    <w:p w14:paraId="5766D8DB" w14:textId="42FAC7BC" w:rsidR="00BC05B7" w:rsidRPr="00B62F07" w:rsidRDefault="00BC05B7" w:rsidP="00BC05B7">
      <w:pPr>
        <w:rPr>
          <w:b/>
          <w:szCs w:val="21"/>
        </w:rPr>
      </w:pPr>
      <w:del w:id="486" w:author="曹 辛" w:date="2019-01-31T13:49:00Z">
        <w:r w:rsidRPr="00B62F07" w:rsidDel="00CC15BB">
          <w:rPr>
            <w:rFonts w:hint="eastAsia"/>
            <w:b/>
            <w:szCs w:val="21"/>
          </w:rPr>
          <w:delText>04U01</w:delText>
        </w:r>
      </w:del>
      <w:ins w:id="487" w:author="曹 辛" w:date="2019-01-31T13:49:00Z">
        <w:r w:rsidR="00CC15BB" w:rsidRPr="00B62F07">
          <w:rPr>
            <w:rFonts w:hint="eastAsia"/>
            <w:b/>
            <w:szCs w:val="21"/>
          </w:rPr>
          <w:t>0</w:t>
        </w:r>
        <w:r w:rsidR="00CC15BB">
          <w:rPr>
            <w:b/>
            <w:szCs w:val="21"/>
          </w:rPr>
          <w:t>3</w:t>
        </w:r>
        <w:r w:rsidR="00CC15BB" w:rsidRPr="00B62F07">
          <w:rPr>
            <w:rFonts w:hint="eastAsia"/>
            <w:b/>
            <w:szCs w:val="21"/>
          </w:rPr>
          <w:t>U01</w:t>
        </w:r>
      </w:ins>
    </w:p>
    <w:p w14:paraId="1F9A22E0" w14:textId="77777777" w:rsidR="00BC05B7" w:rsidRPr="00B62F07" w:rsidRDefault="00BC05B7" w:rsidP="00BC05B7">
      <w:pPr>
        <w:rPr>
          <w:b/>
          <w:szCs w:val="21"/>
        </w:rPr>
      </w:pPr>
      <w:r w:rsidRPr="00B62F07">
        <w:rPr>
          <w:rFonts w:hint="eastAsia"/>
          <w:b/>
          <w:szCs w:val="21"/>
        </w:rPr>
        <w:t>课程小结</w:t>
      </w:r>
    </w:p>
    <w:p w14:paraId="7738B2A1" w14:textId="77777777" w:rsidR="00BC05B7" w:rsidRPr="001C6615" w:rsidRDefault="00BC05B7" w:rsidP="00F1147F">
      <w:pPr>
        <w:jc w:val="left"/>
        <w:rPr>
          <w:szCs w:val="21"/>
        </w:rPr>
      </w:pPr>
      <w:r w:rsidRPr="001C6615">
        <w:rPr>
          <w:rFonts w:hint="eastAsia"/>
          <w:szCs w:val="21"/>
        </w:rPr>
        <w:t>本课程已经接近尾声。我们来回顾一下本课程中学习的内容。</w:t>
      </w:r>
      <w:r w:rsidR="00F1147F">
        <w:rPr>
          <w:rFonts w:hint="eastAsia"/>
          <w:szCs w:val="21"/>
        </w:rPr>
        <w:t>通过两个授权案例，我们认识</w:t>
      </w:r>
      <w:r w:rsidR="001A1FE4" w:rsidRPr="001C6615">
        <w:rPr>
          <w:rFonts w:hint="eastAsia"/>
          <w:szCs w:val="21"/>
        </w:rPr>
        <w:t>了授权监督的两个常见误区：</w:t>
      </w:r>
      <w:r w:rsidR="00F1147F">
        <w:rPr>
          <w:rFonts w:hint="eastAsia"/>
          <w:szCs w:val="21"/>
        </w:rPr>
        <w:t>管得太少</w:t>
      </w:r>
      <w:r w:rsidR="001A1FE4" w:rsidRPr="001C6615">
        <w:rPr>
          <w:rFonts w:hint="eastAsia"/>
          <w:szCs w:val="21"/>
        </w:rPr>
        <w:t>和步步监管。</w:t>
      </w:r>
      <w:proofErr w:type="gramStart"/>
      <w:r w:rsidRPr="001C6615">
        <w:rPr>
          <w:rFonts w:hint="eastAsia"/>
          <w:szCs w:val="21"/>
        </w:rPr>
        <w:t>通过王麦授权</w:t>
      </w:r>
      <w:proofErr w:type="gramEnd"/>
      <w:r w:rsidRPr="001C6615">
        <w:rPr>
          <w:rFonts w:hint="eastAsia"/>
          <w:szCs w:val="21"/>
        </w:rPr>
        <w:t>监督的成功案例，我们了解到管理者</w:t>
      </w:r>
      <w:r w:rsidR="001A1FE4" w:rsidRPr="001C6615">
        <w:rPr>
          <w:rFonts w:hint="eastAsia"/>
          <w:szCs w:val="21"/>
        </w:rPr>
        <w:t>如何才能进行有效授权</w:t>
      </w:r>
      <w:r w:rsidRPr="001C6615">
        <w:rPr>
          <w:rFonts w:hint="eastAsia"/>
          <w:szCs w:val="21"/>
        </w:rPr>
        <w:t>监督</w:t>
      </w:r>
      <w:r w:rsidR="001A1FE4" w:rsidRPr="001C6615">
        <w:rPr>
          <w:rFonts w:hint="eastAsia"/>
          <w:szCs w:val="21"/>
        </w:rPr>
        <w:t>。它包括四个要素：首先是授权之初制定监督机制，确定好报告的频率、方式及预警信号；第二个要素是把握监督的“度”，你可以通过四个问题来确定：</w:t>
      </w:r>
      <w:r w:rsidR="001C6615" w:rsidRPr="001C6615">
        <w:rPr>
          <w:rFonts w:hint="eastAsia"/>
          <w:szCs w:val="21"/>
          <w:lang w:val="en-AU"/>
        </w:rPr>
        <w:t>任务的难度、被授权人的个性和能力、任务的重要性及你的时间可用性</w:t>
      </w:r>
      <w:r w:rsidR="00F1147F">
        <w:rPr>
          <w:rFonts w:hint="eastAsia"/>
          <w:szCs w:val="21"/>
        </w:rPr>
        <w:t>。第三个要素是</w:t>
      </w:r>
      <w:r w:rsidR="001C6615" w:rsidRPr="001C6615">
        <w:rPr>
          <w:rFonts w:hint="eastAsia"/>
          <w:szCs w:val="21"/>
        </w:rPr>
        <w:t>让员工了解所有可能影响任务的信息，它可能包括：其他团队参与人员及资源的可用性、任务的目标、公司的情况，或者执行任务部门的情况、任务时间节点背后的原因，及预计完成日期的重要性。第四个要素是要掌握授权中的注意事项，包括：恰当掌握工作的进度和情况、控制目标，不控制细节和及时纠正偏差</w:t>
      </w:r>
      <w:r w:rsidR="00F1147F">
        <w:rPr>
          <w:rFonts w:hint="eastAsia"/>
          <w:szCs w:val="21"/>
        </w:rPr>
        <w:t>。</w:t>
      </w:r>
    </w:p>
    <w:p w14:paraId="5529C0B9" w14:textId="77777777" w:rsidR="00BC05B7" w:rsidRPr="00B62F07" w:rsidRDefault="00BC05B7" w:rsidP="00BC05B7">
      <w:pPr>
        <w:rPr>
          <w:szCs w:val="21"/>
        </w:rPr>
      </w:pPr>
      <w:r w:rsidRPr="00B62F07">
        <w:rPr>
          <w:rFonts w:hint="eastAsia"/>
          <w:szCs w:val="21"/>
        </w:rPr>
        <w:t>最后</w:t>
      </w:r>
      <w:r w:rsidR="001C6615">
        <w:rPr>
          <w:rFonts w:hint="eastAsia"/>
          <w:szCs w:val="21"/>
        </w:rPr>
        <w:t>请</w:t>
      </w:r>
      <w:r w:rsidRPr="00B62F07">
        <w:rPr>
          <w:rFonts w:hint="eastAsia"/>
          <w:szCs w:val="21"/>
        </w:rPr>
        <w:t>通过</w:t>
      </w:r>
      <w:r w:rsidR="00D81C5C">
        <w:rPr>
          <w:rFonts w:hint="eastAsia"/>
          <w:szCs w:val="21"/>
        </w:rPr>
        <w:t>两个</w:t>
      </w:r>
      <w:r w:rsidRPr="00B62F07">
        <w:rPr>
          <w:rFonts w:hint="eastAsia"/>
          <w:szCs w:val="21"/>
        </w:rPr>
        <w:t>小测验来巩固你在本课程中所学到的知识。</w:t>
      </w:r>
    </w:p>
    <w:p w14:paraId="3DD36B53" w14:textId="77777777" w:rsidR="00BC05B7" w:rsidRPr="00B62F07" w:rsidRDefault="00BC05B7" w:rsidP="00BC05B7">
      <w:pPr>
        <w:rPr>
          <w:szCs w:val="21"/>
          <w:lang w:val="en-AU"/>
        </w:rPr>
      </w:pPr>
    </w:p>
    <w:p w14:paraId="72C91B20" w14:textId="137E797D" w:rsidR="00BC05B7" w:rsidRPr="00B62F07" w:rsidRDefault="00BC05B7" w:rsidP="00BC05B7">
      <w:pPr>
        <w:rPr>
          <w:b/>
          <w:szCs w:val="21"/>
        </w:rPr>
      </w:pPr>
      <w:del w:id="488" w:author="曹 辛" w:date="2019-01-31T13:49:00Z">
        <w:r w:rsidRPr="00B62F07" w:rsidDel="00CC15BB">
          <w:rPr>
            <w:rFonts w:hint="eastAsia"/>
            <w:b/>
            <w:szCs w:val="21"/>
          </w:rPr>
          <w:delText>05U</w:delText>
        </w:r>
      </w:del>
      <w:ins w:id="489" w:author="曹 辛" w:date="2019-01-31T13:49:00Z">
        <w:r w:rsidR="00CC15BB" w:rsidRPr="00B62F07">
          <w:rPr>
            <w:rFonts w:hint="eastAsia"/>
            <w:b/>
            <w:szCs w:val="21"/>
          </w:rPr>
          <w:t>0</w:t>
        </w:r>
        <w:r w:rsidR="00CC15BB">
          <w:rPr>
            <w:b/>
            <w:szCs w:val="21"/>
          </w:rPr>
          <w:t>4</w:t>
        </w:r>
        <w:r w:rsidR="00CC15BB" w:rsidRPr="00B62F07">
          <w:rPr>
            <w:rFonts w:hint="eastAsia"/>
            <w:b/>
            <w:szCs w:val="21"/>
          </w:rPr>
          <w:t>U</w:t>
        </w:r>
      </w:ins>
    </w:p>
    <w:p w14:paraId="2822A1DF" w14:textId="77777777" w:rsidR="00BC05B7" w:rsidRPr="00B62F07" w:rsidRDefault="00BC05B7" w:rsidP="00BC05B7">
      <w:pPr>
        <w:rPr>
          <w:b/>
          <w:szCs w:val="21"/>
        </w:rPr>
      </w:pPr>
      <w:r w:rsidRPr="00B62F07">
        <w:rPr>
          <w:rFonts w:hint="eastAsia"/>
          <w:b/>
          <w:szCs w:val="21"/>
        </w:rPr>
        <w:t>学以致用</w:t>
      </w:r>
    </w:p>
    <w:p w14:paraId="53A8BC9B" w14:textId="77777777" w:rsidR="00BC05B7" w:rsidRPr="00B62F07" w:rsidRDefault="00BC05B7" w:rsidP="00BC05B7">
      <w:pPr>
        <w:rPr>
          <w:b/>
          <w:szCs w:val="21"/>
        </w:rPr>
      </w:pPr>
    </w:p>
    <w:p w14:paraId="0B5862EC" w14:textId="01214AFC" w:rsidR="00BC05B7" w:rsidRDefault="00BC05B7" w:rsidP="00BC05B7">
      <w:pPr>
        <w:rPr>
          <w:b/>
          <w:szCs w:val="21"/>
        </w:rPr>
      </w:pPr>
      <w:del w:id="490" w:author="曹 辛" w:date="2019-01-31T13:49:00Z">
        <w:r w:rsidRPr="00B62F07" w:rsidDel="00CC15BB">
          <w:rPr>
            <w:rFonts w:hint="eastAsia"/>
            <w:b/>
            <w:szCs w:val="21"/>
          </w:rPr>
          <w:delText>05U01a</w:delText>
        </w:r>
      </w:del>
      <w:ins w:id="491" w:author="曹 辛" w:date="2019-01-31T13:49:00Z">
        <w:r w:rsidR="00CC15BB" w:rsidRPr="00B62F07">
          <w:rPr>
            <w:rFonts w:hint="eastAsia"/>
            <w:b/>
            <w:szCs w:val="21"/>
          </w:rPr>
          <w:t>0</w:t>
        </w:r>
        <w:r w:rsidR="00CC15BB">
          <w:rPr>
            <w:b/>
            <w:szCs w:val="21"/>
          </w:rPr>
          <w:t>4</w:t>
        </w:r>
        <w:r w:rsidR="00CC15BB" w:rsidRPr="00B62F07">
          <w:rPr>
            <w:rFonts w:hint="eastAsia"/>
            <w:b/>
            <w:szCs w:val="21"/>
          </w:rPr>
          <w:t>U01a</w:t>
        </w:r>
      </w:ins>
    </w:p>
    <w:p w14:paraId="58D7BEB1" w14:textId="77777777" w:rsidR="00D81C5C" w:rsidRDefault="00D81C5C" w:rsidP="00D81C5C">
      <w:pPr>
        <w:jc w:val="left"/>
        <w:rPr>
          <w:b/>
          <w:szCs w:val="21"/>
        </w:rPr>
      </w:pPr>
      <w:r>
        <w:rPr>
          <w:rFonts w:hint="eastAsia"/>
          <w:b/>
          <w:szCs w:val="21"/>
        </w:rPr>
        <w:t>小测验：施振荣的授权陷入了哪个误区？</w:t>
      </w:r>
    </w:p>
    <w:p w14:paraId="67BB66AA" w14:textId="77777777" w:rsidR="00D81C5C" w:rsidRDefault="00D81C5C" w:rsidP="00D81C5C">
      <w:pPr>
        <w:jc w:val="left"/>
        <w:rPr>
          <w:b/>
          <w:szCs w:val="21"/>
        </w:rPr>
      </w:pPr>
    </w:p>
    <w:p w14:paraId="1B5E63D9" w14:textId="77777777" w:rsidR="00D81C5C" w:rsidRPr="0085328E" w:rsidRDefault="00D81C5C" w:rsidP="00D81C5C">
      <w:pPr>
        <w:pStyle w:val="a8"/>
        <w:spacing w:before="0" w:beforeAutospacing="0" w:after="0" w:afterAutospacing="0"/>
        <w:rPr>
          <w:rFonts w:ascii="Calibri" w:hAnsi="Calibri" w:cs="Times New Roman"/>
          <w:kern w:val="2"/>
          <w:sz w:val="21"/>
          <w:szCs w:val="21"/>
        </w:rPr>
      </w:pPr>
      <w:r w:rsidRPr="0085328E">
        <w:rPr>
          <w:rFonts w:ascii="Calibri" w:hAnsi="Calibri" w:cs="Times New Roman"/>
          <w:kern w:val="2"/>
          <w:sz w:val="21"/>
          <w:szCs w:val="21"/>
        </w:rPr>
        <w:t>1989</w:t>
      </w:r>
      <w:r w:rsidRPr="0085328E">
        <w:rPr>
          <w:rFonts w:ascii="Calibri" w:hAnsi="Calibri" w:cs="Times New Roman" w:hint="eastAsia"/>
          <w:kern w:val="2"/>
          <w:sz w:val="21"/>
          <w:szCs w:val="21"/>
        </w:rPr>
        <w:t>年，宏碁公司总裁施振荣任命刘英武为宏</w:t>
      </w:r>
      <w:proofErr w:type="gramStart"/>
      <w:r w:rsidRPr="0085328E">
        <w:rPr>
          <w:rFonts w:ascii="Calibri" w:hAnsi="Calibri" w:cs="Times New Roman" w:hint="eastAsia"/>
          <w:kern w:val="2"/>
          <w:sz w:val="21"/>
          <w:szCs w:val="21"/>
        </w:rPr>
        <w:t>基执行</w:t>
      </w:r>
      <w:proofErr w:type="gramEnd"/>
      <w:r w:rsidRPr="0085328E">
        <w:rPr>
          <w:rFonts w:ascii="Calibri" w:hAnsi="Calibri" w:cs="Times New Roman" w:hint="eastAsia"/>
          <w:kern w:val="2"/>
          <w:sz w:val="21"/>
          <w:szCs w:val="21"/>
        </w:rPr>
        <w:t>总裁。刘英武曾在</w:t>
      </w:r>
      <w:r w:rsidRPr="0085328E">
        <w:rPr>
          <w:rFonts w:ascii="Calibri" w:hAnsi="Calibri" w:cs="Times New Roman"/>
          <w:kern w:val="2"/>
          <w:sz w:val="21"/>
          <w:szCs w:val="21"/>
        </w:rPr>
        <w:t>IBM</w:t>
      </w:r>
      <w:r w:rsidRPr="0085328E">
        <w:rPr>
          <w:rFonts w:ascii="Calibri" w:hAnsi="Calibri" w:cs="Times New Roman" w:hint="eastAsia"/>
          <w:kern w:val="2"/>
          <w:sz w:val="21"/>
          <w:szCs w:val="21"/>
        </w:rPr>
        <w:t>的一个软件开发实验室担任电脑部主管长达</w:t>
      </w:r>
      <w:r w:rsidRPr="0085328E">
        <w:rPr>
          <w:rFonts w:ascii="Calibri" w:hAnsi="Calibri" w:cs="Times New Roman"/>
          <w:kern w:val="2"/>
          <w:sz w:val="21"/>
          <w:szCs w:val="21"/>
        </w:rPr>
        <w:t>20</w:t>
      </w:r>
      <w:r w:rsidRPr="0085328E">
        <w:rPr>
          <w:rFonts w:ascii="Calibri" w:hAnsi="Calibri" w:cs="Times New Roman" w:hint="eastAsia"/>
          <w:kern w:val="2"/>
          <w:sz w:val="21"/>
          <w:szCs w:val="21"/>
        </w:rPr>
        <w:t>年之久，是在美国电脑界最有声望、职务最高的华人。施振</w:t>
      </w:r>
      <w:proofErr w:type="gramStart"/>
      <w:r w:rsidRPr="0085328E">
        <w:rPr>
          <w:rFonts w:ascii="Calibri" w:hAnsi="Calibri" w:cs="Times New Roman" w:hint="eastAsia"/>
          <w:kern w:val="2"/>
          <w:sz w:val="21"/>
          <w:szCs w:val="21"/>
        </w:rPr>
        <w:t>荣非常</w:t>
      </w:r>
      <w:proofErr w:type="gramEnd"/>
      <w:r w:rsidRPr="0085328E">
        <w:rPr>
          <w:rFonts w:ascii="Calibri" w:hAnsi="Calibri" w:cs="Times New Roman" w:hint="eastAsia"/>
          <w:kern w:val="2"/>
          <w:sz w:val="21"/>
          <w:szCs w:val="21"/>
        </w:rPr>
        <w:t>器重他，并将公司所有的经营决策权交给他，让他放手去干</w:t>
      </w:r>
      <w:r>
        <w:rPr>
          <w:rFonts w:ascii="Calibri" w:hAnsi="Calibri" w:cs="Times New Roman" w:hint="eastAsia"/>
          <w:kern w:val="2"/>
          <w:sz w:val="21"/>
          <w:szCs w:val="21"/>
        </w:rPr>
        <w:t>，自己基本不管。</w:t>
      </w:r>
      <w:r w:rsidRPr="0085328E">
        <w:rPr>
          <w:rFonts w:ascii="Calibri" w:hAnsi="Calibri" w:cs="Times New Roman" w:hint="eastAsia"/>
          <w:kern w:val="2"/>
          <w:sz w:val="21"/>
          <w:szCs w:val="21"/>
        </w:rPr>
        <w:t>而刘英武一上任就采用高度集权的管理方式，试图用</w:t>
      </w:r>
      <w:r w:rsidRPr="0085328E">
        <w:rPr>
          <w:rFonts w:ascii="Calibri" w:hAnsi="Calibri" w:cs="Times New Roman"/>
          <w:kern w:val="2"/>
          <w:sz w:val="21"/>
          <w:szCs w:val="21"/>
        </w:rPr>
        <w:t>IBM</w:t>
      </w:r>
      <w:r w:rsidRPr="0085328E">
        <w:rPr>
          <w:rFonts w:ascii="Calibri" w:hAnsi="Calibri" w:cs="Times New Roman" w:hint="eastAsia"/>
          <w:kern w:val="2"/>
          <w:sz w:val="21"/>
          <w:szCs w:val="21"/>
        </w:rPr>
        <w:t>企业文化精髓的“中央集权”来改变宏碁原有的企业文化。他还做出一系列失败的收购决策，导致公司遭受重大损失，很多人因此离开了公司，人心浮动，宏碁因此陷入了危机</w:t>
      </w:r>
      <w:r w:rsidRPr="0085328E">
        <w:rPr>
          <w:rFonts w:ascii="Calibri" w:hAnsi="Calibri" w:cs="Times New Roman"/>
          <w:kern w:val="2"/>
          <w:sz w:val="21"/>
          <w:szCs w:val="21"/>
        </w:rPr>
        <w:t>……</w:t>
      </w:r>
    </w:p>
    <w:p w14:paraId="0F293861" w14:textId="77777777" w:rsidR="00D81C5C" w:rsidRDefault="00D81C5C" w:rsidP="00D81C5C">
      <w:pPr>
        <w:pStyle w:val="a8"/>
        <w:spacing w:before="0" w:beforeAutospacing="0" w:after="0" w:afterAutospacing="0"/>
        <w:rPr>
          <w:rFonts w:ascii="Calibri" w:hAnsi="Calibri" w:cs="Times New Roman"/>
          <w:kern w:val="2"/>
          <w:sz w:val="21"/>
          <w:szCs w:val="21"/>
        </w:rPr>
      </w:pPr>
    </w:p>
    <w:p w14:paraId="3B648BB9" w14:textId="77777777" w:rsidR="00D81C5C" w:rsidRDefault="00D81C5C" w:rsidP="00D81C5C">
      <w:pPr>
        <w:pStyle w:val="a8"/>
        <w:spacing w:before="0" w:beforeAutospacing="0" w:after="0" w:afterAutospacing="0"/>
        <w:rPr>
          <w:rFonts w:ascii="Calibri" w:hAnsi="Calibri" w:cs="Times New Roman"/>
          <w:kern w:val="2"/>
          <w:sz w:val="21"/>
          <w:szCs w:val="21"/>
        </w:rPr>
      </w:pPr>
      <w:r>
        <w:rPr>
          <w:rFonts w:ascii="Calibri" w:hAnsi="Calibri" w:cs="Times New Roman" w:hint="eastAsia"/>
          <w:kern w:val="2"/>
          <w:sz w:val="21"/>
          <w:szCs w:val="21"/>
        </w:rPr>
        <w:t>从上面的描述中，请你判断施振荣的授权陷入了哪个误区？</w:t>
      </w:r>
    </w:p>
    <w:p w14:paraId="1B5111AD" w14:textId="77777777" w:rsidR="00D81C5C" w:rsidRDefault="00D81C5C" w:rsidP="00D81C5C">
      <w:pPr>
        <w:pStyle w:val="a8"/>
        <w:spacing w:before="0" w:beforeAutospacing="0" w:after="0" w:afterAutospacing="0"/>
        <w:rPr>
          <w:rFonts w:ascii="Calibri" w:hAnsi="Calibri" w:cs="Times New Roman"/>
          <w:kern w:val="2"/>
          <w:sz w:val="21"/>
          <w:szCs w:val="21"/>
        </w:rPr>
      </w:pPr>
      <w:r w:rsidRPr="00FE5B46">
        <w:rPr>
          <w:rFonts w:cs="Times New Roman" w:hint="eastAsia"/>
          <w:kern w:val="2"/>
          <w:sz w:val="21"/>
          <w:szCs w:val="21"/>
          <w:highlight w:val="green"/>
        </w:rPr>
        <w:t>○</w:t>
      </w:r>
      <w:r w:rsidRPr="00FE5B46">
        <w:rPr>
          <w:rFonts w:ascii="Calibri" w:hAnsi="Calibri" w:cs="Times New Roman" w:hint="eastAsia"/>
          <w:kern w:val="2"/>
          <w:sz w:val="21"/>
          <w:szCs w:val="21"/>
          <w:highlight w:val="green"/>
        </w:rPr>
        <w:t>误区一：管</w:t>
      </w:r>
      <w:r w:rsidRPr="00F1147F">
        <w:rPr>
          <w:rFonts w:ascii="Calibri" w:hAnsi="Calibri" w:cs="Times New Roman" w:hint="eastAsia"/>
          <w:kern w:val="2"/>
          <w:sz w:val="21"/>
          <w:szCs w:val="21"/>
          <w:highlight w:val="green"/>
        </w:rPr>
        <w:t>得太少</w:t>
      </w:r>
    </w:p>
    <w:p w14:paraId="101FC8AE" w14:textId="77777777" w:rsidR="00D81C5C" w:rsidRPr="0085328E" w:rsidRDefault="00D81C5C" w:rsidP="00D81C5C">
      <w:pPr>
        <w:pStyle w:val="a8"/>
        <w:spacing w:before="0" w:beforeAutospacing="0" w:after="0" w:afterAutospacing="0"/>
        <w:rPr>
          <w:rFonts w:ascii="Calibri" w:hAnsi="Calibri" w:cs="Times New Roman"/>
          <w:kern w:val="2"/>
          <w:sz w:val="21"/>
          <w:szCs w:val="21"/>
        </w:rPr>
      </w:pPr>
      <w:r>
        <w:rPr>
          <w:rFonts w:cs="Times New Roman" w:hint="eastAsia"/>
          <w:kern w:val="2"/>
          <w:sz w:val="21"/>
          <w:szCs w:val="21"/>
        </w:rPr>
        <w:t>○</w:t>
      </w:r>
      <w:r>
        <w:rPr>
          <w:rFonts w:ascii="Calibri" w:hAnsi="Calibri" w:cs="Times New Roman" w:hint="eastAsia"/>
          <w:kern w:val="2"/>
          <w:sz w:val="21"/>
          <w:szCs w:val="21"/>
        </w:rPr>
        <w:t>误区二：步步监管</w:t>
      </w:r>
    </w:p>
    <w:p w14:paraId="2E6282D8" w14:textId="77777777" w:rsidR="00D81C5C" w:rsidRPr="0085328E" w:rsidRDefault="00D81C5C" w:rsidP="00D81C5C">
      <w:pPr>
        <w:pStyle w:val="a8"/>
        <w:spacing w:before="0" w:beforeAutospacing="0" w:after="0" w:afterAutospacing="0"/>
      </w:pPr>
    </w:p>
    <w:p w14:paraId="144264D3" w14:textId="77777777" w:rsidR="00D81C5C" w:rsidRDefault="00D81C5C" w:rsidP="00D81C5C">
      <w:pPr>
        <w:jc w:val="left"/>
        <w:rPr>
          <w:b/>
          <w:szCs w:val="21"/>
        </w:rPr>
      </w:pPr>
      <w:r>
        <w:rPr>
          <w:rFonts w:hint="eastAsia"/>
          <w:b/>
          <w:szCs w:val="21"/>
        </w:rPr>
        <w:t>反馈：</w:t>
      </w:r>
    </w:p>
    <w:p w14:paraId="5222A9A6" w14:textId="77777777" w:rsidR="00D81C5C" w:rsidRPr="0085328E" w:rsidRDefault="00D81C5C" w:rsidP="00D81C5C">
      <w:pPr>
        <w:pStyle w:val="a8"/>
        <w:spacing w:before="0" w:beforeAutospacing="0" w:after="0" w:afterAutospacing="0"/>
        <w:rPr>
          <w:rFonts w:ascii="Calibri" w:hAnsi="Calibri" w:cs="Times New Roman"/>
          <w:kern w:val="2"/>
          <w:sz w:val="21"/>
          <w:szCs w:val="21"/>
        </w:rPr>
      </w:pPr>
      <w:r w:rsidRPr="00885135">
        <w:rPr>
          <w:rFonts w:ascii="Calibri" w:hAnsi="Calibri" w:cs="Times New Roman" w:hint="eastAsia"/>
          <w:b/>
          <w:kern w:val="2"/>
          <w:sz w:val="21"/>
          <w:szCs w:val="21"/>
        </w:rPr>
        <w:lastRenderedPageBreak/>
        <w:t>回答正确。</w:t>
      </w:r>
      <w:r w:rsidRPr="0085328E">
        <w:rPr>
          <w:rFonts w:ascii="Calibri" w:hAnsi="Calibri" w:cs="Times New Roman" w:hint="eastAsia"/>
          <w:kern w:val="2"/>
          <w:sz w:val="21"/>
          <w:szCs w:val="21"/>
        </w:rPr>
        <w:t>施振荣</w:t>
      </w:r>
      <w:r>
        <w:rPr>
          <w:rFonts w:ascii="Calibri" w:hAnsi="Calibri" w:cs="Times New Roman" w:hint="eastAsia"/>
          <w:kern w:val="2"/>
          <w:sz w:val="21"/>
          <w:szCs w:val="21"/>
        </w:rPr>
        <w:t>出于对刘英武的器重和信任，将经营决策权全权授权给他，却没有进行有效及时的监管，使得宏基陷入一系列危机。最后施振荣终于意识到自己这项授权的错误，发出“我对他授权太多了，太早了……”的感慨。最终</w:t>
      </w:r>
      <w:r w:rsidRPr="0085328E">
        <w:rPr>
          <w:rFonts w:ascii="Calibri" w:hAnsi="Calibri" w:cs="Times New Roman" w:hint="eastAsia"/>
          <w:kern w:val="2"/>
          <w:sz w:val="21"/>
          <w:szCs w:val="21"/>
        </w:rPr>
        <w:t>他不得不重掌帅印，整顿公司。</w:t>
      </w:r>
    </w:p>
    <w:p w14:paraId="16D32B96" w14:textId="77777777" w:rsidR="00D81C5C" w:rsidRPr="00885135" w:rsidRDefault="00D81C5C" w:rsidP="00D81C5C">
      <w:pPr>
        <w:jc w:val="left"/>
        <w:rPr>
          <w:b/>
          <w:szCs w:val="21"/>
        </w:rPr>
      </w:pPr>
    </w:p>
    <w:p w14:paraId="3E3BCAA5" w14:textId="77777777" w:rsidR="00D81C5C" w:rsidRPr="0085328E" w:rsidRDefault="00D81C5C" w:rsidP="00D81C5C">
      <w:pPr>
        <w:pStyle w:val="a8"/>
        <w:spacing w:before="0" w:beforeAutospacing="0" w:after="0" w:afterAutospacing="0"/>
        <w:rPr>
          <w:rFonts w:ascii="Calibri" w:hAnsi="Calibri" w:cs="Times New Roman"/>
          <w:kern w:val="2"/>
          <w:sz w:val="21"/>
          <w:szCs w:val="21"/>
        </w:rPr>
      </w:pPr>
      <w:r w:rsidRPr="00D81C5C">
        <w:rPr>
          <w:rFonts w:hint="eastAsia"/>
          <w:b/>
          <w:sz w:val="21"/>
          <w:szCs w:val="21"/>
        </w:rPr>
        <w:t>回答不正确。</w:t>
      </w:r>
      <w:r w:rsidRPr="0085328E">
        <w:rPr>
          <w:rFonts w:ascii="Calibri" w:hAnsi="Calibri" w:cs="Times New Roman" w:hint="eastAsia"/>
          <w:kern w:val="2"/>
          <w:sz w:val="21"/>
          <w:szCs w:val="21"/>
        </w:rPr>
        <w:t>施振荣</w:t>
      </w:r>
      <w:r>
        <w:rPr>
          <w:rFonts w:ascii="Calibri" w:hAnsi="Calibri" w:cs="Times New Roman" w:hint="eastAsia"/>
          <w:kern w:val="2"/>
          <w:sz w:val="21"/>
          <w:szCs w:val="21"/>
        </w:rPr>
        <w:t>出于对刘英武的器重和信任，将经营决策权全权授权给他，却没有进行有效及时的监管，使得宏基陷入一系列危机。最后施振荣终于意识到自己这项授权的错误，发出“我对他授权太多了，太早了……”的感慨。最终</w:t>
      </w:r>
      <w:r w:rsidRPr="0085328E">
        <w:rPr>
          <w:rFonts w:ascii="Calibri" w:hAnsi="Calibri" w:cs="Times New Roman" w:hint="eastAsia"/>
          <w:kern w:val="2"/>
          <w:sz w:val="21"/>
          <w:szCs w:val="21"/>
        </w:rPr>
        <w:t>他不得不重掌帅印，整顿公司。</w:t>
      </w:r>
    </w:p>
    <w:p w14:paraId="16D9FBC7" w14:textId="77777777" w:rsidR="00D81C5C" w:rsidRDefault="00D81C5C" w:rsidP="00BC05B7">
      <w:pPr>
        <w:rPr>
          <w:b/>
          <w:szCs w:val="21"/>
        </w:rPr>
      </w:pPr>
    </w:p>
    <w:p w14:paraId="439CC0FB" w14:textId="77777777" w:rsidR="00D81C5C" w:rsidRDefault="00D81C5C" w:rsidP="00BC05B7">
      <w:pPr>
        <w:rPr>
          <w:b/>
          <w:szCs w:val="21"/>
        </w:rPr>
      </w:pPr>
    </w:p>
    <w:p w14:paraId="6FA44628" w14:textId="72B69EDA" w:rsidR="00D81C5C" w:rsidRPr="00D81C5C" w:rsidRDefault="00D81C5C" w:rsidP="00D81C5C">
      <w:pPr>
        <w:jc w:val="left"/>
        <w:rPr>
          <w:b/>
          <w:szCs w:val="21"/>
        </w:rPr>
      </w:pPr>
      <w:del w:id="492" w:author="曹 辛" w:date="2019-01-31T13:49:00Z">
        <w:r w:rsidRPr="00D81C5C" w:rsidDel="00CC15BB">
          <w:rPr>
            <w:rFonts w:hint="eastAsia"/>
            <w:b/>
            <w:szCs w:val="21"/>
          </w:rPr>
          <w:delText>05U02a</w:delText>
        </w:r>
      </w:del>
      <w:ins w:id="493" w:author="曹 辛" w:date="2019-01-31T13:49:00Z">
        <w:r w:rsidR="00CC15BB" w:rsidRPr="00D81C5C">
          <w:rPr>
            <w:rFonts w:hint="eastAsia"/>
            <w:b/>
            <w:szCs w:val="21"/>
          </w:rPr>
          <w:t>0</w:t>
        </w:r>
        <w:r w:rsidR="00CC15BB">
          <w:rPr>
            <w:b/>
            <w:szCs w:val="21"/>
          </w:rPr>
          <w:t>4</w:t>
        </w:r>
        <w:bookmarkStart w:id="494" w:name="_GoBack"/>
        <w:bookmarkEnd w:id="494"/>
        <w:r w:rsidR="00CC15BB" w:rsidRPr="00D81C5C">
          <w:rPr>
            <w:rFonts w:hint="eastAsia"/>
            <w:b/>
            <w:szCs w:val="21"/>
          </w:rPr>
          <w:t>U02a</w:t>
        </w:r>
      </w:ins>
    </w:p>
    <w:p w14:paraId="0C2458BB" w14:textId="77777777" w:rsidR="00BC05B7" w:rsidRPr="00D81C5C" w:rsidRDefault="00BC05B7" w:rsidP="00BC05B7">
      <w:pPr>
        <w:rPr>
          <w:b/>
          <w:szCs w:val="21"/>
        </w:rPr>
      </w:pPr>
      <w:r w:rsidRPr="00D81C5C">
        <w:rPr>
          <w:rFonts w:hint="eastAsia"/>
          <w:b/>
          <w:szCs w:val="21"/>
        </w:rPr>
        <w:t>小测验：你</w:t>
      </w:r>
      <w:r w:rsidR="001C6615" w:rsidRPr="00D81C5C">
        <w:rPr>
          <w:rFonts w:hint="eastAsia"/>
          <w:b/>
          <w:szCs w:val="21"/>
        </w:rPr>
        <w:t>的监督授权计划</w:t>
      </w:r>
    </w:p>
    <w:p w14:paraId="696CBC7F" w14:textId="77777777" w:rsidR="00BC05B7" w:rsidRPr="00B62F07" w:rsidRDefault="00BC05B7" w:rsidP="00BC05B7">
      <w:pPr>
        <w:rPr>
          <w:b/>
          <w:szCs w:val="21"/>
        </w:rPr>
      </w:pPr>
    </w:p>
    <w:p w14:paraId="0B8847AE" w14:textId="77777777" w:rsidR="000D2343" w:rsidRPr="00B62F07" w:rsidRDefault="00BC05B7" w:rsidP="000D2343">
      <w:pPr>
        <w:rPr>
          <w:szCs w:val="21"/>
        </w:rPr>
      </w:pPr>
      <w:r w:rsidRPr="00B62F07">
        <w:rPr>
          <w:rFonts w:hint="eastAsia"/>
          <w:szCs w:val="21"/>
        </w:rPr>
        <w:t>你是一家</w:t>
      </w:r>
      <w:r w:rsidRPr="00B62F07">
        <w:rPr>
          <w:rFonts w:hint="eastAsia"/>
          <w:szCs w:val="21"/>
        </w:rPr>
        <w:t>IT</w:t>
      </w:r>
      <w:r w:rsidRPr="00B62F07">
        <w:rPr>
          <w:rFonts w:hint="eastAsia"/>
          <w:szCs w:val="21"/>
        </w:rPr>
        <w:t>公司的项目经理，你将一个重要项目授权给苏州的一位项目主管进行，这个项目需要在两个月内完成。不巧这位项目主管在项目进行</w:t>
      </w:r>
      <w:r w:rsidRPr="00B62F07">
        <w:rPr>
          <w:rFonts w:hint="eastAsia"/>
          <w:szCs w:val="21"/>
        </w:rPr>
        <w:t>1</w:t>
      </w:r>
      <w:r w:rsidRPr="00B62F07">
        <w:rPr>
          <w:rFonts w:hint="eastAsia"/>
          <w:szCs w:val="21"/>
        </w:rPr>
        <w:t>个月的时候生病了，必须进行手术和住院治疗。项目因此暂停了一个星期，你不得不重新</w:t>
      </w:r>
      <w:r w:rsidR="00885135">
        <w:rPr>
          <w:rFonts w:hint="eastAsia"/>
          <w:szCs w:val="21"/>
        </w:rPr>
        <w:t>对</w:t>
      </w:r>
      <w:r w:rsidRPr="00B62F07">
        <w:rPr>
          <w:rFonts w:hint="eastAsia"/>
          <w:szCs w:val="21"/>
        </w:rPr>
        <w:t>项目进行重新安排，无锡的项目主管托尼临危受命。</w:t>
      </w:r>
      <w:r w:rsidR="00F204DC">
        <w:rPr>
          <w:rFonts w:hint="eastAsia"/>
          <w:szCs w:val="21"/>
        </w:rPr>
        <w:t>他</w:t>
      </w:r>
      <w:r w:rsidR="001C6615">
        <w:rPr>
          <w:rFonts w:hint="eastAsia"/>
          <w:szCs w:val="21"/>
        </w:rPr>
        <w:t>没有类似项目的经验，</w:t>
      </w:r>
      <w:r w:rsidRPr="00B62F07">
        <w:rPr>
          <w:rFonts w:hint="eastAsia"/>
          <w:szCs w:val="21"/>
        </w:rPr>
        <w:t>但现在又没有其他人选。你准备制定你的项目监督计划。</w:t>
      </w:r>
      <w:r w:rsidR="00F204DC">
        <w:rPr>
          <w:rFonts w:hint="eastAsia"/>
          <w:szCs w:val="21"/>
        </w:rPr>
        <w:t>你看了一下自己的日程安排，因为这个项目十分重要，你觉得可以挤时间出来对整个项目进行监控。</w:t>
      </w:r>
      <w:r w:rsidRPr="00B62F07">
        <w:rPr>
          <w:rFonts w:hint="eastAsia"/>
          <w:szCs w:val="21"/>
        </w:rPr>
        <w:t>你会怎样制定这个监督计划呢？</w:t>
      </w:r>
      <w:r w:rsidR="000D2343" w:rsidRPr="00B62F07">
        <w:rPr>
          <w:rFonts w:hint="eastAsia"/>
          <w:szCs w:val="21"/>
        </w:rPr>
        <w:t>请</w:t>
      </w:r>
      <w:r w:rsidR="000D2343">
        <w:rPr>
          <w:rFonts w:hint="eastAsia"/>
          <w:szCs w:val="21"/>
        </w:rPr>
        <w:t>根据四个要素</w:t>
      </w:r>
      <w:r w:rsidR="001C6615">
        <w:rPr>
          <w:rFonts w:hint="eastAsia"/>
          <w:szCs w:val="21"/>
        </w:rPr>
        <w:t>的提示</w:t>
      </w:r>
      <w:r w:rsidR="000D2343" w:rsidRPr="00B62F07">
        <w:rPr>
          <w:rFonts w:hint="eastAsia"/>
          <w:szCs w:val="21"/>
        </w:rPr>
        <w:t>将你的想法填在下面的空白处。</w:t>
      </w:r>
    </w:p>
    <w:p w14:paraId="06329523" w14:textId="77777777" w:rsidR="00687D3A" w:rsidRDefault="00687D3A" w:rsidP="00BC05B7">
      <w:pPr>
        <w:rPr>
          <w:szCs w:val="21"/>
        </w:rPr>
      </w:pPr>
    </w:p>
    <w:p w14:paraId="5D9018A9" w14:textId="77777777" w:rsidR="00687D3A" w:rsidRPr="001C6615" w:rsidRDefault="001C6615" w:rsidP="00BC05B7">
      <w:pPr>
        <w:rPr>
          <w:b/>
          <w:szCs w:val="21"/>
        </w:rPr>
      </w:pPr>
      <w:r>
        <w:rPr>
          <w:rFonts w:hint="eastAsia"/>
          <w:b/>
          <w:szCs w:val="21"/>
        </w:rPr>
        <w:t>要素</w:t>
      </w:r>
      <w:proofErr w:type="gramStart"/>
      <w:r>
        <w:rPr>
          <w:rFonts w:hint="eastAsia"/>
          <w:b/>
          <w:szCs w:val="21"/>
        </w:rPr>
        <w:t>一</w:t>
      </w:r>
      <w:proofErr w:type="gramEnd"/>
      <w:r>
        <w:rPr>
          <w:rFonts w:hint="eastAsia"/>
          <w:b/>
          <w:szCs w:val="21"/>
        </w:rPr>
        <w:t>：</w:t>
      </w:r>
      <w:r w:rsidR="00687D3A" w:rsidRPr="00687D3A">
        <w:rPr>
          <w:rFonts w:hint="eastAsia"/>
          <w:b/>
          <w:szCs w:val="21"/>
        </w:rPr>
        <w:t>授权之初制定监督机制</w:t>
      </w:r>
    </w:p>
    <w:p w14:paraId="7C0EE707" w14:textId="77777777" w:rsidR="00687D3A" w:rsidRPr="001C6615" w:rsidRDefault="001C6615" w:rsidP="001C6615">
      <w:pPr>
        <w:jc w:val="left"/>
        <w:rPr>
          <w:b/>
          <w:szCs w:val="21"/>
        </w:rPr>
      </w:pPr>
      <w:r>
        <w:rPr>
          <w:rFonts w:hint="eastAsia"/>
          <w:b/>
          <w:szCs w:val="21"/>
        </w:rPr>
        <w:t>要素二</w:t>
      </w:r>
      <w:r w:rsidR="00687D3A" w:rsidRPr="00687D3A">
        <w:rPr>
          <w:rFonts w:hint="eastAsia"/>
          <w:b/>
          <w:szCs w:val="21"/>
        </w:rPr>
        <w:t>：</w:t>
      </w:r>
      <w:r w:rsidR="001A1FE4" w:rsidRPr="007F3B09">
        <w:rPr>
          <w:rFonts w:hint="eastAsia"/>
          <w:b/>
          <w:szCs w:val="21"/>
        </w:rPr>
        <w:t>把握监督的“度”</w:t>
      </w:r>
    </w:p>
    <w:p w14:paraId="62C1FD5D" w14:textId="77777777" w:rsidR="00687D3A" w:rsidRPr="001C6615" w:rsidRDefault="00687D3A" w:rsidP="001C6615">
      <w:pPr>
        <w:jc w:val="left"/>
        <w:rPr>
          <w:b/>
          <w:szCs w:val="21"/>
        </w:rPr>
      </w:pPr>
      <w:r w:rsidRPr="007F3B09">
        <w:rPr>
          <w:rFonts w:hint="eastAsia"/>
          <w:b/>
          <w:szCs w:val="21"/>
        </w:rPr>
        <w:t>第三步：</w:t>
      </w:r>
      <w:r w:rsidR="001A1FE4" w:rsidRPr="00687D3A">
        <w:rPr>
          <w:rFonts w:hint="eastAsia"/>
          <w:b/>
          <w:szCs w:val="21"/>
        </w:rPr>
        <w:t>让</w:t>
      </w:r>
      <w:r w:rsidR="001A1FE4">
        <w:rPr>
          <w:rFonts w:hint="eastAsia"/>
          <w:b/>
          <w:szCs w:val="21"/>
        </w:rPr>
        <w:t>员工了解所有可能影响任务的信息</w:t>
      </w:r>
    </w:p>
    <w:p w14:paraId="4721C282" w14:textId="77777777" w:rsidR="00687D3A" w:rsidRPr="007F3B09" w:rsidRDefault="00687D3A" w:rsidP="00687D3A">
      <w:pPr>
        <w:jc w:val="left"/>
        <w:rPr>
          <w:b/>
          <w:szCs w:val="21"/>
        </w:rPr>
      </w:pPr>
      <w:r w:rsidRPr="007F3B09">
        <w:rPr>
          <w:rFonts w:hint="eastAsia"/>
          <w:b/>
          <w:szCs w:val="21"/>
        </w:rPr>
        <w:t>第四步：掌握授权中的注意事项</w:t>
      </w:r>
    </w:p>
    <w:p w14:paraId="752FDA60" w14:textId="77777777" w:rsidR="00687D3A" w:rsidRDefault="00A979B4" w:rsidP="00BC05B7">
      <w:pPr>
        <w:rPr>
          <w:szCs w:val="21"/>
        </w:rPr>
      </w:pPr>
      <w:r>
        <w:rPr>
          <w:noProof/>
          <w:szCs w:val="21"/>
        </w:rPr>
        <mc:AlternateContent>
          <mc:Choice Requires="wps">
            <w:drawing>
              <wp:anchor distT="0" distB="0" distL="114300" distR="114300" simplePos="0" relativeHeight="251658240" behindDoc="0" locked="0" layoutInCell="1" allowOverlap="1" wp14:anchorId="5C4166B8" wp14:editId="540E7EE1">
                <wp:simplePos x="0" y="0"/>
                <wp:positionH relativeFrom="column">
                  <wp:posOffset>-9525</wp:posOffset>
                </wp:positionH>
                <wp:positionV relativeFrom="paragraph">
                  <wp:posOffset>112395</wp:posOffset>
                </wp:positionV>
                <wp:extent cx="5457825" cy="3278505"/>
                <wp:effectExtent l="9525" t="5715" r="9525" b="11430"/>
                <wp:wrapNone/>
                <wp:docPr id="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7825" cy="3278505"/>
                        </a:xfrm>
                        <a:prstGeom prst="rect">
                          <a:avLst/>
                        </a:prstGeom>
                        <a:solidFill>
                          <a:srgbClr val="FFFFFF"/>
                        </a:solidFill>
                        <a:ln w="9525">
                          <a:solidFill>
                            <a:srgbClr val="000000"/>
                          </a:solidFill>
                          <a:miter lim="800000"/>
                          <a:headEnd/>
                          <a:tailEnd/>
                        </a:ln>
                      </wps:spPr>
                      <wps:txbx>
                        <w:txbxContent>
                          <w:p w14:paraId="71D8F418" w14:textId="77777777" w:rsidR="00F204DC" w:rsidRPr="00AB0786" w:rsidRDefault="00F204DC">
                            <w:pPr>
                              <w:rPr>
                                <w:b/>
                                <w:u w:val="single"/>
                              </w:rPr>
                            </w:pPr>
                            <w:r w:rsidRPr="00F204DC">
                              <w:rPr>
                                <w:rFonts w:hint="eastAsia"/>
                                <w:b/>
                              </w:rPr>
                              <w:t>汇报频率：</w:t>
                            </w:r>
                            <w:r w:rsidR="00AB0786">
                              <w:rPr>
                                <w:rFonts w:hint="eastAsia"/>
                                <w:b/>
                                <w:u w:val="single"/>
                              </w:rPr>
                              <w:t xml:space="preserve">                                                  </w:t>
                            </w:r>
                            <w:r w:rsidR="00D81C5C">
                              <w:rPr>
                                <w:rFonts w:hint="eastAsia"/>
                                <w:b/>
                                <w:u w:val="single"/>
                              </w:rPr>
                              <w:t xml:space="preserve">                 </w:t>
                            </w:r>
                          </w:p>
                          <w:p w14:paraId="2B192C37" w14:textId="77777777" w:rsidR="00F204DC" w:rsidRPr="00AB0786" w:rsidRDefault="00F204DC">
                            <w:pPr>
                              <w:rPr>
                                <w:b/>
                                <w:u w:val="single"/>
                              </w:rPr>
                            </w:pPr>
                            <w:r w:rsidRPr="00F204DC">
                              <w:rPr>
                                <w:rFonts w:hint="eastAsia"/>
                                <w:b/>
                              </w:rPr>
                              <w:t>汇报方式：</w:t>
                            </w:r>
                            <w:r w:rsidR="00AB0786">
                              <w:rPr>
                                <w:rFonts w:hint="eastAsia"/>
                                <w:b/>
                                <w:u w:val="single"/>
                              </w:rPr>
                              <w:t xml:space="preserve">                                                  </w:t>
                            </w:r>
                            <w:r w:rsidR="00D81C5C">
                              <w:rPr>
                                <w:rFonts w:hint="eastAsia"/>
                                <w:b/>
                                <w:u w:val="single"/>
                              </w:rPr>
                              <w:t xml:space="preserve">                 </w:t>
                            </w:r>
                          </w:p>
                          <w:p w14:paraId="7FC1F83E" w14:textId="77777777" w:rsidR="00F204DC" w:rsidRPr="00F204DC" w:rsidRDefault="00F204DC">
                            <w:pPr>
                              <w:rPr>
                                <w:b/>
                              </w:rPr>
                            </w:pPr>
                          </w:p>
                          <w:p w14:paraId="4F5D608D" w14:textId="77777777" w:rsidR="00F204DC" w:rsidRPr="00AB0786" w:rsidRDefault="00F204DC">
                            <w:pPr>
                              <w:rPr>
                                <w:b/>
                                <w:u w:val="single"/>
                              </w:rPr>
                            </w:pPr>
                            <w:r w:rsidRPr="00F204DC">
                              <w:rPr>
                                <w:rFonts w:hint="eastAsia"/>
                                <w:b/>
                              </w:rPr>
                              <w:t>监督的“度”：</w:t>
                            </w:r>
                            <w:r w:rsidR="00AB0786">
                              <w:rPr>
                                <w:rFonts w:hint="eastAsia"/>
                                <w:b/>
                              </w:rPr>
                              <w:t xml:space="preserve">  </w:t>
                            </w:r>
                            <w:r w:rsidR="00AB0786">
                              <w:rPr>
                                <w:rFonts w:hint="eastAsia"/>
                                <w:b/>
                                <w:u w:val="single"/>
                              </w:rPr>
                              <w:t xml:space="preserve">                                           </w:t>
                            </w:r>
                            <w:r w:rsidR="00D81C5C">
                              <w:rPr>
                                <w:rFonts w:hint="eastAsia"/>
                                <w:b/>
                                <w:u w:val="single"/>
                              </w:rPr>
                              <w:t xml:space="preserve">                  </w:t>
                            </w:r>
                            <w:r w:rsidR="00AB0786">
                              <w:rPr>
                                <w:rFonts w:hint="eastAsia"/>
                                <w:b/>
                                <w:u w:val="single"/>
                              </w:rPr>
                              <w:t xml:space="preserve"> </w:t>
                            </w:r>
                          </w:p>
                          <w:p w14:paraId="4C4DEF24"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64DC23D3"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6C573722" w14:textId="77777777" w:rsidR="00F204DC" w:rsidRPr="00F204DC" w:rsidRDefault="00F204DC">
                            <w:pPr>
                              <w:rPr>
                                <w:b/>
                              </w:rPr>
                            </w:pPr>
                          </w:p>
                          <w:p w14:paraId="68EAF940" w14:textId="77777777" w:rsidR="00F204DC" w:rsidRPr="00F204DC" w:rsidRDefault="00F204DC">
                            <w:pPr>
                              <w:rPr>
                                <w:b/>
                              </w:rPr>
                            </w:pPr>
                            <w:r w:rsidRPr="00F204DC">
                              <w:rPr>
                                <w:rFonts w:hint="eastAsia"/>
                                <w:b/>
                              </w:rPr>
                              <w:t>需要让托尼了解的信息：</w:t>
                            </w:r>
                          </w:p>
                          <w:p w14:paraId="19690DA7"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6E3D8DBE"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4A739634"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4F561D2F" w14:textId="77777777" w:rsidR="00F204DC" w:rsidRDefault="00F204DC">
                            <w:pPr>
                              <w:rPr>
                                <w:b/>
                              </w:rPr>
                            </w:pPr>
                            <w:r w:rsidRPr="00F204DC">
                              <w:rPr>
                                <w:rFonts w:hint="eastAsia"/>
                                <w:b/>
                              </w:rPr>
                              <w:t>其他注意事项：</w:t>
                            </w:r>
                          </w:p>
                          <w:p w14:paraId="35AA7B2D" w14:textId="77777777" w:rsidR="00AB0786" w:rsidRDefault="00AB0786">
                            <w:pPr>
                              <w:rPr>
                                <w:b/>
                                <w:u w:val="single"/>
                              </w:rPr>
                            </w:pPr>
                            <w:r>
                              <w:rPr>
                                <w:rFonts w:hint="eastAsia"/>
                                <w:b/>
                                <w:u w:val="single"/>
                              </w:rPr>
                              <w:t xml:space="preserve">                                                            </w:t>
                            </w:r>
                            <w:r w:rsidR="00D81C5C">
                              <w:rPr>
                                <w:rFonts w:hint="eastAsia"/>
                                <w:b/>
                                <w:u w:val="single"/>
                              </w:rPr>
                              <w:t xml:space="preserve">                   </w:t>
                            </w:r>
                          </w:p>
                          <w:p w14:paraId="684444C9" w14:textId="77777777" w:rsidR="00AB0786" w:rsidRDefault="00AB0786">
                            <w:pPr>
                              <w:rPr>
                                <w:b/>
                                <w:u w:val="single"/>
                              </w:rPr>
                            </w:pPr>
                            <w:r>
                              <w:rPr>
                                <w:rFonts w:hint="eastAsia"/>
                                <w:b/>
                                <w:u w:val="single"/>
                              </w:rPr>
                              <w:t xml:space="preserve">                                                            </w:t>
                            </w:r>
                            <w:r w:rsidR="00D81C5C">
                              <w:rPr>
                                <w:rFonts w:hint="eastAsia"/>
                                <w:b/>
                                <w:u w:val="single"/>
                              </w:rPr>
                              <w:t xml:space="preserve">                   </w:t>
                            </w:r>
                          </w:p>
                          <w:p w14:paraId="1E0FD240" w14:textId="77777777" w:rsidR="00AB0786" w:rsidRPr="00AB0786" w:rsidRDefault="00AB0786">
                            <w:pPr>
                              <w:rPr>
                                <w:b/>
                                <w:u w:val="single"/>
                              </w:rPr>
                            </w:pPr>
                            <w:r>
                              <w:rPr>
                                <w:rFonts w:hint="eastAsia"/>
                                <w:b/>
                                <w:u w:val="single"/>
                              </w:rPr>
                              <w:t xml:space="preserve">                                                            </w:t>
                            </w:r>
                            <w:r w:rsidR="00D81C5C">
                              <w:rPr>
                                <w:rFonts w:hint="eastAsia"/>
                                <w:b/>
                                <w:u w:val="single"/>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166B8" id="Rectangle 9" o:spid="_x0000_s1026" style="position:absolute;left:0;text-align:left;margin-left:-.75pt;margin-top:8.85pt;width:429.75pt;height:25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">
                <v:textbox>
                  <w:txbxContent>
                    <w:p w14:paraId="71D8F418" w14:textId="77777777" w:rsidR="00F204DC" w:rsidRPr="00AB0786" w:rsidRDefault="00F204DC">
                      <w:pPr>
                        <w:rPr>
                          <w:b/>
                          <w:u w:val="single"/>
                        </w:rPr>
                      </w:pPr>
                      <w:r w:rsidRPr="00F204DC">
                        <w:rPr>
                          <w:rFonts w:hint="eastAsia"/>
                          <w:b/>
                        </w:rPr>
                        <w:t>汇报频率：</w:t>
                      </w:r>
                      <w:r w:rsidR="00AB0786">
                        <w:rPr>
                          <w:rFonts w:hint="eastAsia"/>
                          <w:b/>
                          <w:u w:val="single"/>
                        </w:rPr>
                        <w:t xml:space="preserve">                                                  </w:t>
                      </w:r>
                      <w:r w:rsidR="00D81C5C">
                        <w:rPr>
                          <w:rFonts w:hint="eastAsia"/>
                          <w:b/>
                          <w:u w:val="single"/>
                        </w:rPr>
                        <w:t xml:space="preserve">                 </w:t>
                      </w:r>
                    </w:p>
                    <w:p w14:paraId="2B192C37" w14:textId="77777777" w:rsidR="00F204DC" w:rsidRPr="00AB0786" w:rsidRDefault="00F204DC">
                      <w:pPr>
                        <w:rPr>
                          <w:b/>
                          <w:u w:val="single"/>
                        </w:rPr>
                      </w:pPr>
                      <w:r w:rsidRPr="00F204DC">
                        <w:rPr>
                          <w:rFonts w:hint="eastAsia"/>
                          <w:b/>
                        </w:rPr>
                        <w:t>汇报方式：</w:t>
                      </w:r>
                      <w:r w:rsidR="00AB0786">
                        <w:rPr>
                          <w:rFonts w:hint="eastAsia"/>
                          <w:b/>
                          <w:u w:val="single"/>
                        </w:rPr>
                        <w:t xml:space="preserve">                                                  </w:t>
                      </w:r>
                      <w:r w:rsidR="00D81C5C">
                        <w:rPr>
                          <w:rFonts w:hint="eastAsia"/>
                          <w:b/>
                          <w:u w:val="single"/>
                        </w:rPr>
                        <w:t xml:space="preserve">                 </w:t>
                      </w:r>
                    </w:p>
                    <w:p w14:paraId="7FC1F83E" w14:textId="77777777" w:rsidR="00F204DC" w:rsidRPr="00F204DC" w:rsidRDefault="00F204DC">
                      <w:pPr>
                        <w:rPr>
                          <w:b/>
                        </w:rPr>
                      </w:pPr>
                    </w:p>
                    <w:p w14:paraId="4F5D608D" w14:textId="77777777" w:rsidR="00F204DC" w:rsidRPr="00AB0786" w:rsidRDefault="00F204DC">
                      <w:pPr>
                        <w:rPr>
                          <w:b/>
                          <w:u w:val="single"/>
                        </w:rPr>
                      </w:pPr>
                      <w:r w:rsidRPr="00F204DC">
                        <w:rPr>
                          <w:rFonts w:hint="eastAsia"/>
                          <w:b/>
                        </w:rPr>
                        <w:t>监督的“度”：</w:t>
                      </w:r>
                      <w:r w:rsidR="00AB0786">
                        <w:rPr>
                          <w:rFonts w:hint="eastAsia"/>
                          <w:b/>
                        </w:rPr>
                        <w:t xml:space="preserve">  </w:t>
                      </w:r>
                      <w:r w:rsidR="00AB0786">
                        <w:rPr>
                          <w:rFonts w:hint="eastAsia"/>
                          <w:b/>
                          <w:u w:val="single"/>
                        </w:rPr>
                        <w:t xml:space="preserve">                                           </w:t>
                      </w:r>
                      <w:r w:rsidR="00D81C5C">
                        <w:rPr>
                          <w:rFonts w:hint="eastAsia"/>
                          <w:b/>
                          <w:u w:val="single"/>
                        </w:rPr>
                        <w:t xml:space="preserve">                  </w:t>
                      </w:r>
                      <w:r w:rsidR="00AB0786">
                        <w:rPr>
                          <w:rFonts w:hint="eastAsia"/>
                          <w:b/>
                          <w:u w:val="single"/>
                        </w:rPr>
                        <w:t xml:space="preserve"> </w:t>
                      </w:r>
                    </w:p>
                    <w:p w14:paraId="4C4DEF24"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64DC23D3"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6C573722" w14:textId="77777777" w:rsidR="00F204DC" w:rsidRPr="00F204DC" w:rsidRDefault="00F204DC">
                      <w:pPr>
                        <w:rPr>
                          <w:b/>
                        </w:rPr>
                      </w:pPr>
                    </w:p>
                    <w:p w14:paraId="68EAF940" w14:textId="77777777" w:rsidR="00F204DC" w:rsidRPr="00F204DC" w:rsidRDefault="00F204DC">
                      <w:pPr>
                        <w:rPr>
                          <w:b/>
                        </w:rPr>
                      </w:pPr>
                      <w:r w:rsidRPr="00F204DC">
                        <w:rPr>
                          <w:rFonts w:hint="eastAsia"/>
                          <w:b/>
                        </w:rPr>
                        <w:t>需要让托尼了解的信息：</w:t>
                      </w:r>
                    </w:p>
                    <w:p w14:paraId="19690DA7"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6E3D8DBE"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4A739634" w14:textId="77777777" w:rsidR="00F204DC" w:rsidRPr="00AB0786" w:rsidRDefault="00AB0786">
                      <w:pPr>
                        <w:rPr>
                          <w:b/>
                          <w:u w:val="single"/>
                        </w:rPr>
                      </w:pPr>
                      <w:r>
                        <w:rPr>
                          <w:rFonts w:hint="eastAsia"/>
                          <w:b/>
                          <w:u w:val="single"/>
                        </w:rPr>
                        <w:t xml:space="preserve">                                                            </w:t>
                      </w:r>
                      <w:r w:rsidR="00D81C5C">
                        <w:rPr>
                          <w:rFonts w:hint="eastAsia"/>
                          <w:b/>
                          <w:u w:val="single"/>
                        </w:rPr>
                        <w:t xml:space="preserve">                  </w:t>
                      </w:r>
                    </w:p>
                    <w:p w14:paraId="4F561D2F" w14:textId="77777777" w:rsidR="00F204DC" w:rsidRDefault="00F204DC">
                      <w:pPr>
                        <w:rPr>
                          <w:b/>
                        </w:rPr>
                      </w:pPr>
                      <w:r w:rsidRPr="00F204DC">
                        <w:rPr>
                          <w:rFonts w:hint="eastAsia"/>
                          <w:b/>
                        </w:rPr>
                        <w:t>其他注意事项：</w:t>
                      </w:r>
                    </w:p>
                    <w:p w14:paraId="35AA7B2D" w14:textId="77777777" w:rsidR="00AB0786" w:rsidRDefault="00AB0786">
                      <w:pPr>
                        <w:rPr>
                          <w:b/>
                          <w:u w:val="single"/>
                        </w:rPr>
                      </w:pPr>
                      <w:r>
                        <w:rPr>
                          <w:rFonts w:hint="eastAsia"/>
                          <w:b/>
                          <w:u w:val="single"/>
                        </w:rPr>
                        <w:t xml:space="preserve">                                                            </w:t>
                      </w:r>
                      <w:r w:rsidR="00D81C5C">
                        <w:rPr>
                          <w:rFonts w:hint="eastAsia"/>
                          <w:b/>
                          <w:u w:val="single"/>
                        </w:rPr>
                        <w:t xml:space="preserve">                   </w:t>
                      </w:r>
                    </w:p>
                    <w:p w14:paraId="684444C9" w14:textId="77777777" w:rsidR="00AB0786" w:rsidRDefault="00AB0786">
                      <w:pPr>
                        <w:rPr>
                          <w:b/>
                          <w:u w:val="single"/>
                        </w:rPr>
                      </w:pPr>
                      <w:r>
                        <w:rPr>
                          <w:rFonts w:hint="eastAsia"/>
                          <w:b/>
                          <w:u w:val="single"/>
                        </w:rPr>
                        <w:t xml:space="preserve">                                                            </w:t>
                      </w:r>
                      <w:r w:rsidR="00D81C5C">
                        <w:rPr>
                          <w:rFonts w:hint="eastAsia"/>
                          <w:b/>
                          <w:u w:val="single"/>
                        </w:rPr>
                        <w:t xml:space="preserve">                   </w:t>
                      </w:r>
                    </w:p>
                    <w:p w14:paraId="1E0FD240" w14:textId="77777777" w:rsidR="00AB0786" w:rsidRPr="00AB0786" w:rsidRDefault="00AB0786">
                      <w:pPr>
                        <w:rPr>
                          <w:b/>
                          <w:u w:val="single"/>
                        </w:rPr>
                      </w:pPr>
                      <w:r>
                        <w:rPr>
                          <w:rFonts w:hint="eastAsia"/>
                          <w:b/>
                          <w:u w:val="single"/>
                        </w:rPr>
                        <w:t xml:space="preserve">                                                            </w:t>
                      </w:r>
                      <w:r w:rsidR="00D81C5C">
                        <w:rPr>
                          <w:rFonts w:hint="eastAsia"/>
                          <w:b/>
                          <w:u w:val="single"/>
                        </w:rPr>
                        <w:t xml:space="preserve">                     </w:t>
                      </w:r>
                    </w:p>
                  </w:txbxContent>
                </v:textbox>
              </v:rect>
            </w:pict>
          </mc:Fallback>
        </mc:AlternateContent>
      </w:r>
    </w:p>
    <w:p w14:paraId="47D99D52" w14:textId="77777777" w:rsidR="001C6615" w:rsidRDefault="001C6615" w:rsidP="00BC05B7">
      <w:pPr>
        <w:rPr>
          <w:szCs w:val="21"/>
        </w:rPr>
      </w:pPr>
    </w:p>
    <w:p w14:paraId="027523CA" w14:textId="77777777" w:rsidR="00687D3A" w:rsidRDefault="00687D3A" w:rsidP="00BC05B7">
      <w:pPr>
        <w:rPr>
          <w:szCs w:val="21"/>
        </w:rPr>
      </w:pPr>
    </w:p>
    <w:p w14:paraId="62EABD6B" w14:textId="77777777" w:rsidR="001C6615" w:rsidRDefault="001C6615" w:rsidP="00BC05B7">
      <w:pPr>
        <w:rPr>
          <w:b/>
          <w:szCs w:val="21"/>
        </w:rPr>
      </w:pPr>
    </w:p>
    <w:p w14:paraId="6271A530" w14:textId="77777777" w:rsidR="001C6615" w:rsidRDefault="001C6615" w:rsidP="00BC05B7">
      <w:pPr>
        <w:rPr>
          <w:b/>
          <w:szCs w:val="21"/>
        </w:rPr>
      </w:pPr>
    </w:p>
    <w:p w14:paraId="3CDB01D2" w14:textId="77777777" w:rsidR="001C6615" w:rsidRDefault="001C6615" w:rsidP="00BC05B7">
      <w:pPr>
        <w:rPr>
          <w:b/>
          <w:szCs w:val="21"/>
        </w:rPr>
      </w:pPr>
    </w:p>
    <w:p w14:paraId="38E1B7E5" w14:textId="77777777" w:rsidR="001C6615" w:rsidRDefault="001C6615" w:rsidP="00BC05B7">
      <w:pPr>
        <w:rPr>
          <w:b/>
          <w:szCs w:val="21"/>
        </w:rPr>
      </w:pPr>
    </w:p>
    <w:p w14:paraId="4658A787" w14:textId="77777777" w:rsidR="001C6615" w:rsidRDefault="001C6615" w:rsidP="00BC05B7">
      <w:pPr>
        <w:rPr>
          <w:b/>
          <w:szCs w:val="21"/>
        </w:rPr>
      </w:pPr>
    </w:p>
    <w:p w14:paraId="521FCFFE" w14:textId="77777777" w:rsidR="001C6615" w:rsidRDefault="001C6615" w:rsidP="00BC05B7">
      <w:pPr>
        <w:rPr>
          <w:b/>
          <w:szCs w:val="21"/>
        </w:rPr>
      </w:pPr>
    </w:p>
    <w:p w14:paraId="297B16F8" w14:textId="77777777" w:rsidR="001C6615" w:rsidRDefault="001C6615" w:rsidP="00BC05B7">
      <w:pPr>
        <w:rPr>
          <w:b/>
          <w:szCs w:val="21"/>
        </w:rPr>
      </w:pPr>
    </w:p>
    <w:p w14:paraId="722CFDCF" w14:textId="77777777" w:rsidR="001C6615" w:rsidRDefault="001C6615" w:rsidP="00BC05B7">
      <w:pPr>
        <w:rPr>
          <w:b/>
          <w:szCs w:val="21"/>
        </w:rPr>
      </w:pPr>
    </w:p>
    <w:p w14:paraId="4311E69C" w14:textId="77777777" w:rsidR="001C6615" w:rsidRDefault="001C6615" w:rsidP="00BC05B7">
      <w:pPr>
        <w:rPr>
          <w:b/>
          <w:szCs w:val="21"/>
        </w:rPr>
      </w:pPr>
    </w:p>
    <w:p w14:paraId="20C8C49E" w14:textId="77777777" w:rsidR="001C6615" w:rsidRDefault="001C6615" w:rsidP="00BC05B7">
      <w:pPr>
        <w:rPr>
          <w:b/>
          <w:szCs w:val="21"/>
        </w:rPr>
      </w:pPr>
    </w:p>
    <w:p w14:paraId="512BA1FC" w14:textId="77777777" w:rsidR="001C6615" w:rsidRDefault="001C6615" w:rsidP="00BC05B7">
      <w:pPr>
        <w:rPr>
          <w:b/>
          <w:szCs w:val="21"/>
        </w:rPr>
      </w:pPr>
    </w:p>
    <w:p w14:paraId="11F2306B" w14:textId="77777777" w:rsidR="00F204DC" w:rsidRDefault="00F204DC" w:rsidP="00BC05B7">
      <w:pPr>
        <w:rPr>
          <w:b/>
          <w:szCs w:val="21"/>
        </w:rPr>
      </w:pPr>
    </w:p>
    <w:p w14:paraId="1338339E" w14:textId="77777777" w:rsidR="00F204DC" w:rsidRDefault="00F204DC" w:rsidP="00BC05B7">
      <w:pPr>
        <w:rPr>
          <w:b/>
          <w:szCs w:val="21"/>
        </w:rPr>
      </w:pPr>
    </w:p>
    <w:p w14:paraId="6E20F775" w14:textId="77777777" w:rsidR="00F204DC" w:rsidRDefault="00F204DC" w:rsidP="00BC05B7">
      <w:pPr>
        <w:rPr>
          <w:b/>
          <w:szCs w:val="21"/>
        </w:rPr>
      </w:pPr>
    </w:p>
    <w:p w14:paraId="01C23327" w14:textId="77777777" w:rsidR="00F204DC" w:rsidRDefault="00F204DC" w:rsidP="00BC05B7">
      <w:pPr>
        <w:rPr>
          <w:b/>
          <w:szCs w:val="21"/>
        </w:rPr>
      </w:pPr>
    </w:p>
    <w:p w14:paraId="12310529" w14:textId="77777777" w:rsidR="00BC05B7" w:rsidRPr="00B62F07" w:rsidRDefault="00BC05B7" w:rsidP="00BC05B7">
      <w:pPr>
        <w:rPr>
          <w:b/>
          <w:szCs w:val="21"/>
        </w:rPr>
      </w:pPr>
      <w:r w:rsidRPr="00B62F07">
        <w:rPr>
          <w:rFonts w:hint="eastAsia"/>
          <w:b/>
          <w:szCs w:val="21"/>
        </w:rPr>
        <w:lastRenderedPageBreak/>
        <w:t>统一反馈：</w:t>
      </w:r>
    </w:p>
    <w:p w14:paraId="7D9FACE4" w14:textId="77777777" w:rsidR="00BC05B7" w:rsidRPr="00B62F07" w:rsidRDefault="00BC05B7" w:rsidP="00BC05B7">
      <w:pPr>
        <w:rPr>
          <w:b/>
          <w:szCs w:val="21"/>
        </w:rPr>
      </w:pPr>
    </w:p>
    <w:p w14:paraId="4F2BB7F1" w14:textId="7ED7C062" w:rsidR="00A71498" w:rsidRDefault="00BC05B7" w:rsidP="00BC05B7">
      <w:pPr>
        <w:rPr>
          <w:ins w:id="495" w:author="yingying zeng" w:date="2018-02-12T15:54:00Z"/>
          <w:szCs w:val="21"/>
        </w:rPr>
      </w:pPr>
      <w:r w:rsidRPr="00B62F07">
        <w:rPr>
          <w:rFonts w:hint="eastAsia"/>
          <w:szCs w:val="21"/>
        </w:rPr>
        <w:t>谢谢你的回答。</w:t>
      </w:r>
      <w:del w:id="496" w:author="yingying zeng" w:date="2018-02-12T15:55:00Z">
        <w:r w:rsidRPr="00B62F07" w:rsidDel="00A71498">
          <w:rPr>
            <w:rFonts w:hint="eastAsia"/>
            <w:szCs w:val="21"/>
          </w:rPr>
          <w:delText>由于项目时间紧、任务重，必须在两个月内完成，再加上你对托尼的</w:delText>
        </w:r>
        <w:r w:rsidR="001C6615" w:rsidDel="00A71498">
          <w:rPr>
            <w:rFonts w:hint="eastAsia"/>
            <w:szCs w:val="21"/>
          </w:rPr>
          <w:delText>项目经验</w:delText>
        </w:r>
        <w:r w:rsidRPr="00B62F07" w:rsidDel="00A71498">
          <w:rPr>
            <w:rFonts w:hint="eastAsia"/>
            <w:szCs w:val="21"/>
          </w:rPr>
          <w:delText>和是否能胜任有点怀疑，因此在汇报频率上应该高些，</w:delText>
        </w:r>
        <w:r w:rsidR="00F204DC" w:rsidDel="00A71498">
          <w:rPr>
            <w:rFonts w:hint="eastAsia"/>
            <w:szCs w:val="21"/>
          </w:rPr>
          <w:delText>可以采取</w:delText>
        </w:r>
        <w:r w:rsidR="00F204DC" w:rsidRPr="00854BFC" w:rsidDel="00A71498">
          <w:rPr>
            <w:rFonts w:hint="eastAsia"/>
            <w:szCs w:val="21"/>
            <w:u w:val="single"/>
          </w:rPr>
          <w:delText>每周汇报一次的频率</w:delText>
        </w:r>
        <w:r w:rsidR="00F204DC" w:rsidDel="00A71498">
          <w:rPr>
            <w:rFonts w:hint="eastAsia"/>
            <w:szCs w:val="21"/>
          </w:rPr>
          <w:delText>，</w:delText>
        </w:r>
        <w:r w:rsidRPr="00B62F07" w:rsidDel="00A71498">
          <w:rPr>
            <w:rFonts w:hint="eastAsia"/>
            <w:szCs w:val="21"/>
          </w:rPr>
          <w:delText>以保证项目出现偏差或延误能及时介入。</w:delText>
        </w:r>
        <w:r w:rsidRPr="00F204DC" w:rsidDel="00A71498">
          <w:rPr>
            <w:rFonts w:hint="eastAsia"/>
            <w:szCs w:val="21"/>
            <w:u w:val="single"/>
          </w:rPr>
          <w:delText>因而宜采用面谈的方式进行交</w:delText>
        </w:r>
        <w:r w:rsidRPr="00B62F07" w:rsidDel="00A71498">
          <w:rPr>
            <w:rFonts w:hint="eastAsia"/>
            <w:szCs w:val="21"/>
          </w:rPr>
          <w:delText>流。</w:delText>
        </w:r>
        <w:r w:rsidR="001C6615" w:rsidDel="00A71498">
          <w:rPr>
            <w:rFonts w:hint="eastAsia"/>
            <w:szCs w:val="21"/>
          </w:rPr>
          <w:delText>根据衡量监督的“度”的四个问题可知：</w:delText>
        </w:r>
        <w:r w:rsidR="001C6615" w:rsidRPr="00854BFC" w:rsidDel="00A71498">
          <w:rPr>
            <w:rFonts w:hint="eastAsia"/>
            <w:szCs w:val="21"/>
            <w:u w:val="single"/>
          </w:rPr>
          <w:delText>任务是棘手的</w:delText>
        </w:r>
        <w:r w:rsidR="001C6615" w:rsidDel="00A71498">
          <w:rPr>
            <w:rFonts w:hint="eastAsia"/>
            <w:szCs w:val="21"/>
          </w:rPr>
          <w:delText>，</w:delText>
        </w:r>
        <w:r w:rsidR="00F204DC" w:rsidDel="00A71498">
          <w:rPr>
            <w:rFonts w:hint="eastAsia"/>
            <w:szCs w:val="21"/>
          </w:rPr>
          <w:delText>托尼缺乏类似项目的经验，</w:delText>
        </w:r>
        <w:r w:rsidR="00F204DC" w:rsidRPr="00854BFC" w:rsidDel="00A71498">
          <w:rPr>
            <w:rFonts w:hint="eastAsia"/>
            <w:szCs w:val="21"/>
            <w:u w:val="single"/>
          </w:rPr>
          <w:delText>这个项目很重要</w:delText>
        </w:r>
        <w:r w:rsidR="00F204DC" w:rsidDel="00A71498">
          <w:rPr>
            <w:rFonts w:hint="eastAsia"/>
            <w:szCs w:val="21"/>
          </w:rPr>
          <w:delText>，你可以挤出</w:delText>
        </w:r>
        <w:r w:rsidR="001C6615" w:rsidDel="00A71498">
          <w:rPr>
            <w:rFonts w:hint="eastAsia"/>
            <w:szCs w:val="21"/>
          </w:rPr>
          <w:delText>时间</w:delText>
        </w:r>
        <w:r w:rsidR="00F204DC" w:rsidDel="00A71498">
          <w:rPr>
            <w:rFonts w:hint="eastAsia"/>
            <w:szCs w:val="21"/>
          </w:rPr>
          <w:delText>对项目进行监控，因而可以确定你可以对项目进行较为严格的监督。需要让托尼了解的信息包括：他可以动用的人力、物力资源、任务的目标及时间节点、项目之前的实施情况。另外你还要注意要</w:delText>
        </w:r>
        <w:r w:rsidR="00F204DC" w:rsidRPr="00854BFC" w:rsidDel="00A71498">
          <w:rPr>
            <w:rFonts w:hint="eastAsia"/>
            <w:szCs w:val="21"/>
            <w:u w:val="single"/>
          </w:rPr>
          <w:delText>及时纠正偏差</w:delText>
        </w:r>
        <w:r w:rsidR="00F204DC" w:rsidDel="00A71498">
          <w:rPr>
            <w:rFonts w:hint="eastAsia"/>
            <w:szCs w:val="21"/>
          </w:rPr>
          <w:delText>。</w:delText>
        </w:r>
      </w:del>
      <w:ins w:id="497" w:author="yingying zeng" w:date="2018-02-12T15:55:00Z">
        <w:r w:rsidR="00A71498">
          <w:rPr>
            <w:rFonts w:hint="eastAsia"/>
            <w:szCs w:val="21"/>
          </w:rPr>
          <w:t>以下是我们提供的参考答案：</w:t>
        </w:r>
      </w:ins>
    </w:p>
    <w:p w14:paraId="2472A380" w14:textId="77777777" w:rsidR="00A71498" w:rsidRDefault="00A71498" w:rsidP="00A71498">
      <w:pPr>
        <w:rPr>
          <w:ins w:id="498" w:author="yingying zeng" w:date="2018-02-12T15:54:00Z"/>
        </w:rPr>
      </w:pPr>
      <w:ins w:id="499" w:author="yingying zeng" w:date="2018-02-12T15:54:00Z">
        <w:r>
          <w:rPr>
            <w:rFonts w:ascii="宋体" w:hAnsi="宋体" w:hint="eastAsia"/>
            <w:b/>
            <w:bCs/>
          </w:rPr>
          <w:t>汇报频率：</w:t>
        </w:r>
        <w:r>
          <w:rPr>
            <w:rFonts w:ascii="宋体" w:hAnsi="宋体" w:hint="eastAsia"/>
          </w:rPr>
          <w:t>由于项目时间紧、任务重，必须在两个月内完成，再加上你对托尼的项目经验和是否能胜任有点怀疑，因此在汇报频率上应该高些，可以采取</w:t>
        </w:r>
        <w:r>
          <w:rPr>
            <w:rFonts w:ascii="宋体" w:hAnsi="宋体" w:hint="eastAsia"/>
            <w:u w:val="single"/>
          </w:rPr>
          <w:t>每周汇报一次的频率</w:t>
        </w:r>
        <w:r>
          <w:rPr>
            <w:rFonts w:ascii="宋体" w:hAnsi="宋体" w:hint="eastAsia"/>
          </w:rPr>
          <w:t>，以保证项目出现偏差或延误能及时介入。</w:t>
        </w:r>
      </w:ins>
    </w:p>
    <w:p w14:paraId="5CF7221E" w14:textId="77777777" w:rsidR="00A71498" w:rsidRDefault="00A71498" w:rsidP="00A71498">
      <w:pPr>
        <w:rPr>
          <w:ins w:id="500" w:author="yingying zeng" w:date="2018-02-12T15:54:00Z"/>
        </w:rPr>
      </w:pPr>
      <w:ins w:id="501" w:author="yingying zeng" w:date="2018-02-12T15:54:00Z">
        <w:r>
          <w:rPr>
            <w:rFonts w:ascii="宋体" w:hAnsi="宋体" w:hint="eastAsia"/>
            <w:b/>
            <w:bCs/>
          </w:rPr>
          <w:t>汇报方式：</w:t>
        </w:r>
        <w:r>
          <w:rPr>
            <w:rFonts w:ascii="宋体" w:hAnsi="宋体" w:hint="eastAsia"/>
            <w:u w:val="single"/>
          </w:rPr>
          <w:t>因而宜采用面谈的方式进行交</w:t>
        </w:r>
        <w:r>
          <w:rPr>
            <w:rFonts w:ascii="宋体" w:hAnsi="宋体" w:hint="eastAsia"/>
          </w:rPr>
          <w:t>流。</w:t>
        </w:r>
      </w:ins>
    </w:p>
    <w:p w14:paraId="0FE4B0B8" w14:textId="77777777" w:rsidR="00A71498" w:rsidRDefault="00A71498" w:rsidP="00A71498">
      <w:pPr>
        <w:rPr>
          <w:ins w:id="502" w:author="yingying zeng" w:date="2018-02-12T15:54:00Z"/>
        </w:rPr>
      </w:pPr>
      <w:ins w:id="503" w:author="yingying zeng" w:date="2018-02-12T15:54:00Z">
        <w:r>
          <w:rPr>
            <w:rFonts w:ascii="宋体" w:hAnsi="宋体" w:hint="eastAsia"/>
            <w:b/>
            <w:bCs/>
          </w:rPr>
          <w:t>监督的“度”：</w:t>
        </w:r>
        <w:r>
          <w:rPr>
            <w:rFonts w:ascii="宋体" w:hAnsi="宋体" w:hint="eastAsia"/>
          </w:rPr>
          <w:t>根据衡量监督的“度”的四个问题可知：</w:t>
        </w:r>
        <w:r>
          <w:rPr>
            <w:rFonts w:ascii="宋体" w:hAnsi="宋体" w:hint="eastAsia"/>
            <w:u w:val="single"/>
          </w:rPr>
          <w:t>任务是棘手的</w:t>
        </w:r>
        <w:r>
          <w:rPr>
            <w:rFonts w:ascii="宋体" w:hAnsi="宋体" w:hint="eastAsia"/>
          </w:rPr>
          <w:t>，托尼缺乏类似项目的经验，</w:t>
        </w:r>
        <w:r>
          <w:rPr>
            <w:rFonts w:ascii="宋体" w:hAnsi="宋体" w:hint="eastAsia"/>
            <w:u w:val="single"/>
          </w:rPr>
          <w:t>这个项目很重要</w:t>
        </w:r>
        <w:r>
          <w:rPr>
            <w:rFonts w:ascii="宋体" w:hAnsi="宋体" w:hint="eastAsia"/>
          </w:rPr>
          <w:t>，你可以挤出时间对项目进行监控，因而可以确定你可以对项目进行较为严格的监督。</w:t>
        </w:r>
      </w:ins>
    </w:p>
    <w:p w14:paraId="535C31D3" w14:textId="77777777" w:rsidR="00A71498" w:rsidRDefault="00A71498" w:rsidP="00A71498">
      <w:pPr>
        <w:rPr>
          <w:ins w:id="504" w:author="yingying zeng" w:date="2018-02-12T15:54:00Z"/>
        </w:rPr>
      </w:pPr>
      <w:ins w:id="505" w:author="yingying zeng" w:date="2018-02-12T15:54:00Z">
        <w:r>
          <w:rPr>
            <w:rFonts w:ascii="宋体" w:hAnsi="宋体" w:hint="eastAsia"/>
            <w:b/>
            <w:bCs/>
          </w:rPr>
          <w:t>需要让托尼了解的信息包括：</w:t>
        </w:r>
        <w:r>
          <w:rPr>
            <w:rFonts w:ascii="宋体" w:hAnsi="宋体" w:hint="eastAsia"/>
          </w:rPr>
          <w:t>他可以动用的人力、物力资源、任务的目标及时间节点、项目之前的实施情况。</w:t>
        </w:r>
      </w:ins>
    </w:p>
    <w:p w14:paraId="12F04139" w14:textId="77777777" w:rsidR="00A71498" w:rsidRDefault="00A71498" w:rsidP="00A71498">
      <w:pPr>
        <w:rPr>
          <w:ins w:id="506" w:author="yingying zeng" w:date="2018-02-12T15:54:00Z"/>
          <w:lang w:val="en-AU"/>
        </w:rPr>
      </w:pPr>
      <w:ins w:id="507" w:author="yingying zeng" w:date="2018-02-12T15:54:00Z">
        <w:r>
          <w:rPr>
            <w:rFonts w:ascii="宋体" w:hAnsi="宋体" w:hint="eastAsia"/>
            <w:b/>
            <w:bCs/>
          </w:rPr>
          <w:t>其他注意事项：</w:t>
        </w:r>
        <w:r>
          <w:rPr>
            <w:rFonts w:ascii="宋体" w:hAnsi="宋体" w:hint="eastAsia"/>
          </w:rPr>
          <w:t>另外你还要注意要</w:t>
        </w:r>
        <w:r>
          <w:rPr>
            <w:rFonts w:ascii="宋体" w:hAnsi="宋体" w:hint="eastAsia"/>
            <w:u w:val="single"/>
          </w:rPr>
          <w:t>及时纠正偏差</w:t>
        </w:r>
        <w:r>
          <w:rPr>
            <w:rFonts w:ascii="宋体" w:hAnsi="宋体" w:hint="eastAsia"/>
          </w:rPr>
          <w:t>。</w:t>
        </w:r>
      </w:ins>
    </w:p>
    <w:p w14:paraId="5B3C7A42" w14:textId="77777777" w:rsidR="00A71498" w:rsidRPr="00A71498" w:rsidRDefault="00A71498" w:rsidP="00BC05B7">
      <w:pPr>
        <w:rPr>
          <w:szCs w:val="21"/>
          <w:lang w:val="en-AU"/>
        </w:rPr>
      </w:pPr>
    </w:p>
    <w:p w14:paraId="537C949F" w14:textId="77777777" w:rsidR="00143602" w:rsidRDefault="00143602" w:rsidP="009F362C">
      <w:pPr>
        <w:jc w:val="left"/>
        <w:rPr>
          <w:b/>
          <w:szCs w:val="21"/>
        </w:rPr>
      </w:pPr>
    </w:p>
    <w:p w14:paraId="6D5E787E" w14:textId="77777777" w:rsidR="00885135" w:rsidRPr="0085328E" w:rsidRDefault="007D4C08" w:rsidP="009F362C">
      <w:pPr>
        <w:jc w:val="left"/>
        <w:rPr>
          <w:b/>
          <w:szCs w:val="21"/>
        </w:rPr>
      </w:pPr>
      <w:r>
        <w:rPr>
          <w:rStyle w:val="ae"/>
          <w:b/>
          <w:szCs w:val="21"/>
        </w:rPr>
        <w:endnoteReference w:id="1"/>
      </w:r>
    </w:p>
    <w:sectPr w:rsidR="00885135" w:rsidRPr="0085328E" w:rsidSect="0014360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65" w:author="yingying zeng" w:date="2018-02-02T13:59:00Z" w:initials="yz">
    <w:p w14:paraId="3F272A0E" w14:textId="20192045" w:rsidR="001F6B39" w:rsidRDefault="001F6B39">
      <w:pPr>
        <w:pStyle w:val="af2"/>
      </w:pPr>
      <w:r>
        <w:rPr>
          <w:rStyle w:val="af1"/>
        </w:rPr>
        <w:annotationRef/>
      </w:r>
      <w:r w:rsidR="00B36C20">
        <w:t>这个案例</w:t>
      </w:r>
      <w:r>
        <w:t>参考书籍</w:t>
      </w:r>
      <w:r>
        <w:rPr>
          <w:rFonts w:hint="eastAsia"/>
        </w:rPr>
        <w:t>《授权如何才有效：管理者不可不防的七个错误》，</w:t>
      </w:r>
      <w:r w:rsidR="00C62CAF">
        <w:rPr>
          <w:rFonts w:hint="eastAsia"/>
        </w:rPr>
        <w:t>看下来感觉也很符合这个知识点，所以没有替换。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272A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272A0E" w16cid:durableId="1FFD79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71953" w14:textId="77777777" w:rsidR="00E96E20" w:rsidRDefault="00E96E20" w:rsidP="00B501B7">
      <w:r>
        <w:separator/>
      </w:r>
    </w:p>
  </w:endnote>
  <w:endnote w:type="continuationSeparator" w:id="0">
    <w:p w14:paraId="32BAA38D" w14:textId="77777777" w:rsidR="00E96E20" w:rsidRDefault="00E96E20" w:rsidP="00B501B7">
      <w:r>
        <w:continuationSeparator/>
      </w:r>
    </w:p>
  </w:endnote>
  <w:endnote w:id="1">
    <w:p w14:paraId="54C4244D" w14:textId="77777777" w:rsidR="007D4C08" w:rsidRDefault="007D4C08">
      <w:pPr>
        <w:pStyle w:val="ac"/>
      </w:pPr>
      <w:r>
        <w:rPr>
          <w:rStyle w:val="ae"/>
        </w:rPr>
        <w:endnoteRef/>
      </w:r>
      <w:r>
        <w:t xml:space="preserve"> </w:t>
      </w:r>
      <w:r>
        <w:rPr>
          <w:rFonts w:hint="eastAsia"/>
        </w:rPr>
        <w:t>参考资料：</w:t>
      </w:r>
    </w:p>
    <w:p w14:paraId="03B18F6B" w14:textId="77777777" w:rsidR="007D4C08" w:rsidRDefault="007D4C08">
      <w:pPr>
        <w:pStyle w:val="ac"/>
      </w:pPr>
    </w:p>
    <w:p w14:paraId="4DD7AF7F" w14:textId="77777777" w:rsidR="007D4C08" w:rsidRDefault="007D4C08" w:rsidP="007D4C08">
      <w:pPr>
        <w:pStyle w:val="ac"/>
        <w:numPr>
          <w:ilvl w:val="0"/>
          <w:numId w:val="15"/>
        </w:numPr>
      </w:pPr>
      <w:r>
        <w:rPr>
          <w:rFonts w:hint="eastAsia"/>
        </w:rPr>
        <w:t>CK</w:t>
      </w:r>
      <w:r>
        <w:rPr>
          <w:rFonts w:hint="eastAsia"/>
        </w:rPr>
        <w:t>课程《监督授权》</w:t>
      </w:r>
    </w:p>
    <w:p w14:paraId="66747ABE" w14:textId="77777777" w:rsidR="007D4C08" w:rsidRDefault="007D4C08" w:rsidP="007D4C08">
      <w:pPr>
        <w:pStyle w:val="ac"/>
        <w:numPr>
          <w:ilvl w:val="0"/>
          <w:numId w:val="15"/>
        </w:numPr>
      </w:pPr>
      <w:r>
        <w:rPr>
          <w:rFonts w:hint="eastAsia"/>
        </w:rPr>
        <w:t>《授权如何才有效：管理者不可不防的七个错误》，王林</w:t>
      </w:r>
      <w:r>
        <w:rPr>
          <w:rFonts w:hint="eastAsia"/>
        </w:rPr>
        <w:t xml:space="preserve"> </w:t>
      </w:r>
      <w:r>
        <w:rPr>
          <w:rFonts w:hint="eastAsia"/>
        </w:rPr>
        <w:t>著，机械工业出版社，</w:t>
      </w:r>
      <w:r>
        <w:rPr>
          <w:rFonts w:hint="eastAsia"/>
        </w:rPr>
        <w:t>2011</w:t>
      </w:r>
      <w:r>
        <w:rPr>
          <w:rFonts w:hint="eastAsia"/>
        </w:rPr>
        <w:t>年</w:t>
      </w:r>
      <w:r>
        <w:rPr>
          <w:rFonts w:hint="eastAsia"/>
        </w:rPr>
        <w:t>7</w:t>
      </w:r>
      <w:r>
        <w:rPr>
          <w:rFonts w:hint="eastAsia"/>
        </w:rPr>
        <w:t>月</w:t>
      </w:r>
    </w:p>
    <w:p w14:paraId="1D95C289" w14:textId="77777777" w:rsidR="007D4C08" w:rsidRDefault="007D4C08" w:rsidP="007D4C08">
      <w:pPr>
        <w:pStyle w:val="ac"/>
        <w:numPr>
          <w:ilvl w:val="0"/>
          <w:numId w:val="15"/>
        </w:numPr>
      </w:pPr>
      <w:r>
        <w:rPr>
          <w:rFonts w:hint="eastAsia"/>
        </w:rPr>
        <w:t>《经理人百宝箱：管理者走向成功必备的</w:t>
      </w:r>
      <w:r>
        <w:rPr>
          <w:rFonts w:hint="eastAsia"/>
        </w:rPr>
        <w:t>13</w:t>
      </w:r>
      <w:r>
        <w:rPr>
          <w:rFonts w:hint="eastAsia"/>
        </w:rPr>
        <w:t>种技能》，哈佛商学院出版公司（编），商务印书馆，</w:t>
      </w:r>
      <w:r>
        <w:rPr>
          <w:rFonts w:hint="eastAsia"/>
        </w:rPr>
        <w:t>2007</w:t>
      </w:r>
      <w:r>
        <w:rPr>
          <w:rFonts w:hint="eastAsia"/>
        </w:rPr>
        <w:t>年</w:t>
      </w:r>
      <w:r>
        <w:rPr>
          <w:rFonts w:hint="eastAsia"/>
        </w:rPr>
        <w:t>8</w:t>
      </w:r>
      <w:r>
        <w:rPr>
          <w:rFonts w:hint="eastAsia"/>
        </w:rPr>
        <w:t>月</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05BF5" w14:textId="77777777" w:rsidR="00E96E20" w:rsidRDefault="00E96E20" w:rsidP="00B501B7">
      <w:r>
        <w:separator/>
      </w:r>
    </w:p>
  </w:footnote>
  <w:footnote w:type="continuationSeparator" w:id="0">
    <w:p w14:paraId="2A1B1A75" w14:textId="77777777" w:rsidR="00E96E20" w:rsidRDefault="00E96E20" w:rsidP="00B501B7">
      <w:r>
        <w:continuationSeparator/>
      </w:r>
    </w:p>
  </w:footnote>
  <w:footnote w:id="1">
    <w:p w14:paraId="024C20CE" w14:textId="2E1B5C64" w:rsidR="00C91864" w:rsidRDefault="00C91864">
      <w:pPr>
        <w:pStyle w:val="a9"/>
      </w:pPr>
      <w:ins w:id="6" w:author="yingying zeng" w:date="2018-02-02T13:39:00Z">
        <w:r>
          <w:rPr>
            <w:rStyle w:val="ab"/>
          </w:rPr>
          <w:footnoteRef/>
        </w:r>
        <w:r>
          <w:t xml:space="preserve"> </w:t>
        </w:r>
        <w:r w:rsidR="00B36C20">
          <w:rPr>
            <w:rFonts w:hint="eastAsia"/>
          </w:rPr>
          <w:t>案例</w:t>
        </w:r>
      </w:ins>
      <w:ins w:id="7" w:author="yingying zeng" w:date="2018-02-02T14:24:00Z">
        <w:r w:rsidR="00B36C20">
          <w:rPr>
            <w:rFonts w:hint="eastAsia"/>
          </w:rPr>
          <w:t>参考</w:t>
        </w:r>
      </w:ins>
      <w:ins w:id="8" w:author="yingying zeng" w:date="2018-02-02T13:40:00Z">
        <w:r>
          <w:rPr>
            <w:rFonts w:hint="eastAsia"/>
          </w:rPr>
          <w:t>《哈佛商业评论》</w:t>
        </w:r>
        <w:r>
          <w:rPr>
            <w:rFonts w:hint="eastAsia"/>
          </w:rPr>
          <w:t>2013</w:t>
        </w:r>
        <w:r>
          <w:rPr>
            <w:rFonts w:hint="eastAsia"/>
          </w:rPr>
          <w:t>年</w:t>
        </w:r>
        <w:r>
          <w:rPr>
            <w:rFonts w:hint="eastAsia"/>
          </w:rPr>
          <w:t>11</w:t>
        </w:r>
        <w:r>
          <w:rPr>
            <w:rFonts w:hint="eastAsia"/>
          </w:rPr>
          <w:t>月文章《授权还是收权》</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53422"/>
    <w:multiLevelType w:val="hybridMultilevel"/>
    <w:tmpl w:val="74405C72"/>
    <w:lvl w:ilvl="0" w:tplc="00E228D0">
      <w:start w:val="1"/>
      <w:numFmt w:val="bullet"/>
      <w:lvlText w:val="•"/>
      <w:lvlJc w:val="left"/>
      <w:pPr>
        <w:tabs>
          <w:tab w:val="num" w:pos="720"/>
        </w:tabs>
        <w:ind w:left="720" w:hanging="360"/>
      </w:pPr>
      <w:rPr>
        <w:rFonts w:ascii="Times New Roman" w:hAnsi="Times New Roman" w:hint="default"/>
      </w:rPr>
    </w:lvl>
    <w:lvl w:ilvl="1" w:tplc="F92C9692" w:tentative="1">
      <w:start w:val="1"/>
      <w:numFmt w:val="bullet"/>
      <w:lvlText w:val="•"/>
      <w:lvlJc w:val="left"/>
      <w:pPr>
        <w:tabs>
          <w:tab w:val="num" w:pos="1440"/>
        </w:tabs>
        <w:ind w:left="1440" w:hanging="360"/>
      </w:pPr>
      <w:rPr>
        <w:rFonts w:ascii="Times New Roman" w:hAnsi="Times New Roman" w:hint="default"/>
      </w:rPr>
    </w:lvl>
    <w:lvl w:ilvl="2" w:tplc="F92CB184" w:tentative="1">
      <w:start w:val="1"/>
      <w:numFmt w:val="bullet"/>
      <w:lvlText w:val="•"/>
      <w:lvlJc w:val="left"/>
      <w:pPr>
        <w:tabs>
          <w:tab w:val="num" w:pos="2160"/>
        </w:tabs>
        <w:ind w:left="2160" w:hanging="360"/>
      </w:pPr>
      <w:rPr>
        <w:rFonts w:ascii="Times New Roman" w:hAnsi="Times New Roman" w:hint="default"/>
      </w:rPr>
    </w:lvl>
    <w:lvl w:ilvl="3" w:tplc="A9C44062" w:tentative="1">
      <w:start w:val="1"/>
      <w:numFmt w:val="bullet"/>
      <w:lvlText w:val="•"/>
      <w:lvlJc w:val="left"/>
      <w:pPr>
        <w:tabs>
          <w:tab w:val="num" w:pos="2880"/>
        </w:tabs>
        <w:ind w:left="2880" w:hanging="360"/>
      </w:pPr>
      <w:rPr>
        <w:rFonts w:ascii="Times New Roman" w:hAnsi="Times New Roman" w:hint="default"/>
      </w:rPr>
    </w:lvl>
    <w:lvl w:ilvl="4" w:tplc="3C5882A8" w:tentative="1">
      <w:start w:val="1"/>
      <w:numFmt w:val="bullet"/>
      <w:lvlText w:val="•"/>
      <w:lvlJc w:val="left"/>
      <w:pPr>
        <w:tabs>
          <w:tab w:val="num" w:pos="3600"/>
        </w:tabs>
        <w:ind w:left="3600" w:hanging="360"/>
      </w:pPr>
      <w:rPr>
        <w:rFonts w:ascii="Times New Roman" w:hAnsi="Times New Roman" w:hint="default"/>
      </w:rPr>
    </w:lvl>
    <w:lvl w:ilvl="5" w:tplc="F2B4ACDE" w:tentative="1">
      <w:start w:val="1"/>
      <w:numFmt w:val="bullet"/>
      <w:lvlText w:val="•"/>
      <w:lvlJc w:val="left"/>
      <w:pPr>
        <w:tabs>
          <w:tab w:val="num" w:pos="4320"/>
        </w:tabs>
        <w:ind w:left="4320" w:hanging="360"/>
      </w:pPr>
      <w:rPr>
        <w:rFonts w:ascii="Times New Roman" w:hAnsi="Times New Roman" w:hint="default"/>
      </w:rPr>
    </w:lvl>
    <w:lvl w:ilvl="6" w:tplc="679643D4" w:tentative="1">
      <w:start w:val="1"/>
      <w:numFmt w:val="bullet"/>
      <w:lvlText w:val="•"/>
      <w:lvlJc w:val="left"/>
      <w:pPr>
        <w:tabs>
          <w:tab w:val="num" w:pos="5040"/>
        </w:tabs>
        <w:ind w:left="5040" w:hanging="360"/>
      </w:pPr>
      <w:rPr>
        <w:rFonts w:ascii="Times New Roman" w:hAnsi="Times New Roman" w:hint="default"/>
      </w:rPr>
    </w:lvl>
    <w:lvl w:ilvl="7" w:tplc="848C5CC4" w:tentative="1">
      <w:start w:val="1"/>
      <w:numFmt w:val="bullet"/>
      <w:lvlText w:val="•"/>
      <w:lvlJc w:val="left"/>
      <w:pPr>
        <w:tabs>
          <w:tab w:val="num" w:pos="5760"/>
        </w:tabs>
        <w:ind w:left="5760" w:hanging="360"/>
      </w:pPr>
      <w:rPr>
        <w:rFonts w:ascii="Times New Roman" w:hAnsi="Times New Roman" w:hint="default"/>
      </w:rPr>
    </w:lvl>
    <w:lvl w:ilvl="8" w:tplc="65A0037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6435FAD"/>
    <w:multiLevelType w:val="hybridMultilevel"/>
    <w:tmpl w:val="68FCFA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A584ADA"/>
    <w:multiLevelType w:val="hybridMultilevel"/>
    <w:tmpl w:val="B2CCC0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1864311"/>
    <w:multiLevelType w:val="hybridMultilevel"/>
    <w:tmpl w:val="C65079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1FE4C8E"/>
    <w:multiLevelType w:val="hybridMultilevel"/>
    <w:tmpl w:val="7554B1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AA24A0F"/>
    <w:multiLevelType w:val="hybridMultilevel"/>
    <w:tmpl w:val="D1E6F73E"/>
    <w:lvl w:ilvl="0" w:tplc="65D29E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BEC41A1"/>
    <w:multiLevelType w:val="hybridMultilevel"/>
    <w:tmpl w:val="E28838CC"/>
    <w:lvl w:ilvl="0" w:tplc="34DA0F24">
      <w:start w:val="1"/>
      <w:numFmt w:val="bullet"/>
      <w:lvlText w:val="-"/>
      <w:lvlJc w:val="left"/>
      <w:pPr>
        <w:tabs>
          <w:tab w:val="num" w:pos="720"/>
        </w:tabs>
        <w:ind w:left="720" w:hanging="360"/>
      </w:pPr>
      <w:rPr>
        <w:rFonts w:ascii="Times New Roman" w:hAnsi="Times New Roman" w:hint="default"/>
      </w:rPr>
    </w:lvl>
    <w:lvl w:ilvl="1" w:tplc="5114D252" w:tentative="1">
      <w:start w:val="1"/>
      <w:numFmt w:val="bullet"/>
      <w:lvlText w:val="-"/>
      <w:lvlJc w:val="left"/>
      <w:pPr>
        <w:tabs>
          <w:tab w:val="num" w:pos="1440"/>
        </w:tabs>
        <w:ind w:left="1440" w:hanging="360"/>
      </w:pPr>
      <w:rPr>
        <w:rFonts w:ascii="Times New Roman" w:hAnsi="Times New Roman" w:hint="default"/>
      </w:rPr>
    </w:lvl>
    <w:lvl w:ilvl="2" w:tplc="4392C1DC" w:tentative="1">
      <w:start w:val="1"/>
      <w:numFmt w:val="bullet"/>
      <w:lvlText w:val="-"/>
      <w:lvlJc w:val="left"/>
      <w:pPr>
        <w:tabs>
          <w:tab w:val="num" w:pos="2160"/>
        </w:tabs>
        <w:ind w:left="2160" w:hanging="360"/>
      </w:pPr>
      <w:rPr>
        <w:rFonts w:ascii="Times New Roman" w:hAnsi="Times New Roman" w:hint="default"/>
      </w:rPr>
    </w:lvl>
    <w:lvl w:ilvl="3" w:tplc="8C6A67C2" w:tentative="1">
      <w:start w:val="1"/>
      <w:numFmt w:val="bullet"/>
      <w:lvlText w:val="-"/>
      <w:lvlJc w:val="left"/>
      <w:pPr>
        <w:tabs>
          <w:tab w:val="num" w:pos="2880"/>
        </w:tabs>
        <w:ind w:left="2880" w:hanging="360"/>
      </w:pPr>
      <w:rPr>
        <w:rFonts w:ascii="Times New Roman" w:hAnsi="Times New Roman" w:hint="default"/>
      </w:rPr>
    </w:lvl>
    <w:lvl w:ilvl="4" w:tplc="E8A252D2" w:tentative="1">
      <w:start w:val="1"/>
      <w:numFmt w:val="bullet"/>
      <w:lvlText w:val="-"/>
      <w:lvlJc w:val="left"/>
      <w:pPr>
        <w:tabs>
          <w:tab w:val="num" w:pos="3600"/>
        </w:tabs>
        <w:ind w:left="3600" w:hanging="360"/>
      </w:pPr>
      <w:rPr>
        <w:rFonts w:ascii="Times New Roman" w:hAnsi="Times New Roman" w:hint="default"/>
      </w:rPr>
    </w:lvl>
    <w:lvl w:ilvl="5" w:tplc="D378192E" w:tentative="1">
      <w:start w:val="1"/>
      <w:numFmt w:val="bullet"/>
      <w:lvlText w:val="-"/>
      <w:lvlJc w:val="left"/>
      <w:pPr>
        <w:tabs>
          <w:tab w:val="num" w:pos="4320"/>
        </w:tabs>
        <w:ind w:left="4320" w:hanging="360"/>
      </w:pPr>
      <w:rPr>
        <w:rFonts w:ascii="Times New Roman" w:hAnsi="Times New Roman" w:hint="default"/>
      </w:rPr>
    </w:lvl>
    <w:lvl w:ilvl="6" w:tplc="7D349A70" w:tentative="1">
      <w:start w:val="1"/>
      <w:numFmt w:val="bullet"/>
      <w:lvlText w:val="-"/>
      <w:lvlJc w:val="left"/>
      <w:pPr>
        <w:tabs>
          <w:tab w:val="num" w:pos="5040"/>
        </w:tabs>
        <w:ind w:left="5040" w:hanging="360"/>
      </w:pPr>
      <w:rPr>
        <w:rFonts w:ascii="Times New Roman" w:hAnsi="Times New Roman" w:hint="default"/>
      </w:rPr>
    </w:lvl>
    <w:lvl w:ilvl="7" w:tplc="425E8038" w:tentative="1">
      <w:start w:val="1"/>
      <w:numFmt w:val="bullet"/>
      <w:lvlText w:val="-"/>
      <w:lvlJc w:val="left"/>
      <w:pPr>
        <w:tabs>
          <w:tab w:val="num" w:pos="5760"/>
        </w:tabs>
        <w:ind w:left="5760" w:hanging="360"/>
      </w:pPr>
      <w:rPr>
        <w:rFonts w:ascii="Times New Roman" w:hAnsi="Times New Roman" w:hint="default"/>
      </w:rPr>
    </w:lvl>
    <w:lvl w:ilvl="8" w:tplc="8AE2755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D4973A0"/>
    <w:multiLevelType w:val="hybridMultilevel"/>
    <w:tmpl w:val="A4A02AB4"/>
    <w:lvl w:ilvl="0" w:tplc="249E40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2786A4A"/>
    <w:multiLevelType w:val="hybridMultilevel"/>
    <w:tmpl w:val="E6B4178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647E7BDC"/>
    <w:multiLevelType w:val="hybridMultilevel"/>
    <w:tmpl w:val="F4A899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71607BB"/>
    <w:multiLevelType w:val="hybridMultilevel"/>
    <w:tmpl w:val="5D0C1B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F23666C"/>
    <w:multiLevelType w:val="hybridMultilevel"/>
    <w:tmpl w:val="F22624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4E830EE"/>
    <w:multiLevelType w:val="hybridMultilevel"/>
    <w:tmpl w:val="AC744B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7513229D"/>
    <w:multiLevelType w:val="hybridMultilevel"/>
    <w:tmpl w:val="1010BBD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794D4F88"/>
    <w:multiLevelType w:val="hybridMultilevel"/>
    <w:tmpl w:val="134A6BF0"/>
    <w:lvl w:ilvl="0" w:tplc="913C24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0"/>
  </w:num>
  <w:num w:numId="3">
    <w:abstractNumId w:val="6"/>
  </w:num>
  <w:num w:numId="4">
    <w:abstractNumId w:val="7"/>
  </w:num>
  <w:num w:numId="5">
    <w:abstractNumId w:val="14"/>
  </w:num>
  <w:num w:numId="6">
    <w:abstractNumId w:val="3"/>
  </w:num>
  <w:num w:numId="7">
    <w:abstractNumId w:val="10"/>
  </w:num>
  <w:num w:numId="8">
    <w:abstractNumId w:val="13"/>
  </w:num>
  <w:num w:numId="9">
    <w:abstractNumId w:val="4"/>
  </w:num>
  <w:num w:numId="10">
    <w:abstractNumId w:val="8"/>
  </w:num>
  <w:num w:numId="11">
    <w:abstractNumId w:val="1"/>
  </w:num>
  <w:num w:numId="12">
    <w:abstractNumId w:val="9"/>
  </w:num>
  <w:num w:numId="13">
    <w:abstractNumId w:val="2"/>
  </w:num>
  <w:num w:numId="14">
    <w:abstractNumId w:val="11"/>
  </w:num>
  <w:num w:numId="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ingying zeng">
    <w15:presenceInfo w15:providerId="Windows Live" w15:userId="7b10ce06e7769a87"/>
  </w15:person>
  <w15:person w15:author="曹 辛">
    <w15:presenceInfo w15:providerId="None" w15:userId="曹 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2C1"/>
    <w:rsid w:val="000067A9"/>
    <w:rsid w:val="00011620"/>
    <w:rsid w:val="00024E92"/>
    <w:rsid w:val="00036A53"/>
    <w:rsid w:val="00036F36"/>
    <w:rsid w:val="00047635"/>
    <w:rsid w:val="000520FB"/>
    <w:rsid w:val="00080F51"/>
    <w:rsid w:val="000A3C6E"/>
    <w:rsid w:val="000B5C1A"/>
    <w:rsid w:val="000D1D41"/>
    <w:rsid w:val="000D2343"/>
    <w:rsid w:val="000E767E"/>
    <w:rsid w:val="000F3EAD"/>
    <w:rsid w:val="001052C1"/>
    <w:rsid w:val="00107EBE"/>
    <w:rsid w:val="00133C7F"/>
    <w:rsid w:val="00143602"/>
    <w:rsid w:val="00147965"/>
    <w:rsid w:val="0016125A"/>
    <w:rsid w:val="00193613"/>
    <w:rsid w:val="001A1FE4"/>
    <w:rsid w:val="001C6615"/>
    <w:rsid w:val="001D6FA7"/>
    <w:rsid w:val="001F6B39"/>
    <w:rsid w:val="00243E9B"/>
    <w:rsid w:val="0027330E"/>
    <w:rsid w:val="00390C50"/>
    <w:rsid w:val="003B0A8A"/>
    <w:rsid w:val="003B21F8"/>
    <w:rsid w:val="003C6640"/>
    <w:rsid w:val="0041099E"/>
    <w:rsid w:val="00435C7E"/>
    <w:rsid w:val="004713D1"/>
    <w:rsid w:val="00476721"/>
    <w:rsid w:val="00486A07"/>
    <w:rsid w:val="004955B0"/>
    <w:rsid w:val="004B61DB"/>
    <w:rsid w:val="004C0077"/>
    <w:rsid w:val="004E641B"/>
    <w:rsid w:val="004F67C4"/>
    <w:rsid w:val="00501AEF"/>
    <w:rsid w:val="005033A2"/>
    <w:rsid w:val="00506029"/>
    <w:rsid w:val="005321C2"/>
    <w:rsid w:val="0054635B"/>
    <w:rsid w:val="00555FF0"/>
    <w:rsid w:val="00562961"/>
    <w:rsid w:val="00571298"/>
    <w:rsid w:val="00577503"/>
    <w:rsid w:val="005C3E50"/>
    <w:rsid w:val="005E6B96"/>
    <w:rsid w:val="006039C9"/>
    <w:rsid w:val="00610DB4"/>
    <w:rsid w:val="00640F4D"/>
    <w:rsid w:val="00653CD7"/>
    <w:rsid w:val="006604E7"/>
    <w:rsid w:val="00660AD4"/>
    <w:rsid w:val="00671973"/>
    <w:rsid w:val="00687D3A"/>
    <w:rsid w:val="00691F77"/>
    <w:rsid w:val="00695F3D"/>
    <w:rsid w:val="006A49AF"/>
    <w:rsid w:val="006B150F"/>
    <w:rsid w:val="006C485C"/>
    <w:rsid w:val="006F3C90"/>
    <w:rsid w:val="006F5E62"/>
    <w:rsid w:val="007066CF"/>
    <w:rsid w:val="00713D3A"/>
    <w:rsid w:val="00731F44"/>
    <w:rsid w:val="007459EC"/>
    <w:rsid w:val="00785B76"/>
    <w:rsid w:val="00794BC4"/>
    <w:rsid w:val="00795F7F"/>
    <w:rsid w:val="007A318C"/>
    <w:rsid w:val="007C5A18"/>
    <w:rsid w:val="007D4C08"/>
    <w:rsid w:val="007F152C"/>
    <w:rsid w:val="007F3B09"/>
    <w:rsid w:val="00801B62"/>
    <w:rsid w:val="0080583D"/>
    <w:rsid w:val="00821C1B"/>
    <w:rsid w:val="008342EF"/>
    <w:rsid w:val="0085328E"/>
    <w:rsid w:val="00854BFC"/>
    <w:rsid w:val="00855581"/>
    <w:rsid w:val="00870C26"/>
    <w:rsid w:val="0087683A"/>
    <w:rsid w:val="00885135"/>
    <w:rsid w:val="008A6AD4"/>
    <w:rsid w:val="008C25A9"/>
    <w:rsid w:val="008D395C"/>
    <w:rsid w:val="008D5352"/>
    <w:rsid w:val="00934596"/>
    <w:rsid w:val="0095113C"/>
    <w:rsid w:val="00963A9F"/>
    <w:rsid w:val="00963F3B"/>
    <w:rsid w:val="00973847"/>
    <w:rsid w:val="00985FC8"/>
    <w:rsid w:val="0099003C"/>
    <w:rsid w:val="009E7382"/>
    <w:rsid w:val="009F362C"/>
    <w:rsid w:val="00A02CEE"/>
    <w:rsid w:val="00A0301A"/>
    <w:rsid w:val="00A14D17"/>
    <w:rsid w:val="00A20EA8"/>
    <w:rsid w:val="00A35914"/>
    <w:rsid w:val="00A60605"/>
    <w:rsid w:val="00A71498"/>
    <w:rsid w:val="00A979B4"/>
    <w:rsid w:val="00AB0786"/>
    <w:rsid w:val="00AC588A"/>
    <w:rsid w:val="00AD43C0"/>
    <w:rsid w:val="00AD48CF"/>
    <w:rsid w:val="00AE596B"/>
    <w:rsid w:val="00B01E56"/>
    <w:rsid w:val="00B06627"/>
    <w:rsid w:val="00B178F1"/>
    <w:rsid w:val="00B34E35"/>
    <w:rsid w:val="00B36C20"/>
    <w:rsid w:val="00B4338F"/>
    <w:rsid w:val="00B501B7"/>
    <w:rsid w:val="00B50BCB"/>
    <w:rsid w:val="00B55D54"/>
    <w:rsid w:val="00B6179D"/>
    <w:rsid w:val="00B62F07"/>
    <w:rsid w:val="00B80566"/>
    <w:rsid w:val="00B90935"/>
    <w:rsid w:val="00B909FC"/>
    <w:rsid w:val="00B96131"/>
    <w:rsid w:val="00BC05B7"/>
    <w:rsid w:val="00BC1600"/>
    <w:rsid w:val="00C047D2"/>
    <w:rsid w:val="00C47F98"/>
    <w:rsid w:val="00C52BCB"/>
    <w:rsid w:val="00C53AD6"/>
    <w:rsid w:val="00C62A95"/>
    <w:rsid w:val="00C62CAF"/>
    <w:rsid w:val="00C72765"/>
    <w:rsid w:val="00C86D92"/>
    <w:rsid w:val="00C91864"/>
    <w:rsid w:val="00CA747B"/>
    <w:rsid w:val="00CB0422"/>
    <w:rsid w:val="00CB2997"/>
    <w:rsid w:val="00CC15BB"/>
    <w:rsid w:val="00CD687F"/>
    <w:rsid w:val="00CE3C6F"/>
    <w:rsid w:val="00CF395C"/>
    <w:rsid w:val="00D0561E"/>
    <w:rsid w:val="00D06EC0"/>
    <w:rsid w:val="00D327A7"/>
    <w:rsid w:val="00D354DC"/>
    <w:rsid w:val="00D523A2"/>
    <w:rsid w:val="00D73D21"/>
    <w:rsid w:val="00D81C5C"/>
    <w:rsid w:val="00DA0401"/>
    <w:rsid w:val="00DB6F0E"/>
    <w:rsid w:val="00DD6673"/>
    <w:rsid w:val="00E0378A"/>
    <w:rsid w:val="00E05F13"/>
    <w:rsid w:val="00E4223B"/>
    <w:rsid w:val="00E51249"/>
    <w:rsid w:val="00E56464"/>
    <w:rsid w:val="00E96E20"/>
    <w:rsid w:val="00EE226D"/>
    <w:rsid w:val="00EE43AE"/>
    <w:rsid w:val="00EF110A"/>
    <w:rsid w:val="00EF473C"/>
    <w:rsid w:val="00EF485E"/>
    <w:rsid w:val="00F022A4"/>
    <w:rsid w:val="00F1147F"/>
    <w:rsid w:val="00F204DC"/>
    <w:rsid w:val="00F41321"/>
    <w:rsid w:val="00F44AF2"/>
    <w:rsid w:val="00F87444"/>
    <w:rsid w:val="00F94ED9"/>
    <w:rsid w:val="00F9736D"/>
    <w:rsid w:val="00F97BAC"/>
    <w:rsid w:val="00FA4CF1"/>
    <w:rsid w:val="00FD324E"/>
    <w:rsid w:val="00FE5B46"/>
    <w:rsid w:val="00FF764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EB0BF70"/>
  <w15:docId w15:val="{33589B1A-904F-4460-AC2F-5179EE6B2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F362C"/>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05B7"/>
    <w:pPr>
      <w:ind w:firstLineChars="200" w:firstLine="420"/>
    </w:pPr>
  </w:style>
  <w:style w:type="paragraph" w:styleId="a4">
    <w:name w:val="header"/>
    <w:basedOn w:val="a"/>
    <w:link w:val="a5"/>
    <w:uiPriority w:val="99"/>
    <w:unhideWhenUsed/>
    <w:rsid w:val="00B501B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501B7"/>
    <w:rPr>
      <w:rFonts w:ascii="Calibri" w:eastAsia="宋体" w:hAnsi="Calibri" w:cs="Times New Roman"/>
      <w:sz w:val="18"/>
      <w:szCs w:val="18"/>
    </w:rPr>
  </w:style>
  <w:style w:type="paragraph" w:styleId="a6">
    <w:name w:val="footer"/>
    <w:basedOn w:val="a"/>
    <w:link w:val="a7"/>
    <w:uiPriority w:val="99"/>
    <w:unhideWhenUsed/>
    <w:rsid w:val="00B501B7"/>
    <w:pPr>
      <w:tabs>
        <w:tab w:val="center" w:pos="4153"/>
        <w:tab w:val="right" w:pos="8306"/>
      </w:tabs>
      <w:snapToGrid w:val="0"/>
      <w:jc w:val="left"/>
    </w:pPr>
    <w:rPr>
      <w:sz w:val="18"/>
      <w:szCs w:val="18"/>
    </w:rPr>
  </w:style>
  <w:style w:type="character" w:customStyle="1" w:styleId="a7">
    <w:name w:val="页脚 字符"/>
    <w:basedOn w:val="a0"/>
    <w:link w:val="a6"/>
    <w:uiPriority w:val="99"/>
    <w:rsid w:val="00B501B7"/>
    <w:rPr>
      <w:rFonts w:ascii="Calibri" w:eastAsia="宋体" w:hAnsi="Calibri" w:cs="Times New Roman"/>
      <w:sz w:val="18"/>
      <w:szCs w:val="18"/>
    </w:rPr>
  </w:style>
  <w:style w:type="paragraph" w:styleId="a8">
    <w:name w:val="Normal (Web)"/>
    <w:basedOn w:val="a"/>
    <w:uiPriority w:val="99"/>
    <w:semiHidden/>
    <w:unhideWhenUsed/>
    <w:rsid w:val="0085328E"/>
    <w:pPr>
      <w:widowControl/>
      <w:spacing w:before="100" w:beforeAutospacing="1" w:after="100" w:afterAutospacing="1"/>
      <w:jc w:val="left"/>
    </w:pPr>
    <w:rPr>
      <w:rFonts w:ascii="宋体" w:hAnsi="宋体" w:cs="宋体"/>
      <w:kern w:val="0"/>
      <w:sz w:val="24"/>
      <w:szCs w:val="24"/>
    </w:rPr>
  </w:style>
  <w:style w:type="paragraph" w:styleId="a9">
    <w:name w:val="footnote text"/>
    <w:basedOn w:val="a"/>
    <w:link w:val="aa"/>
    <w:uiPriority w:val="99"/>
    <w:semiHidden/>
    <w:unhideWhenUsed/>
    <w:rsid w:val="007D4C08"/>
    <w:pPr>
      <w:snapToGrid w:val="0"/>
      <w:jc w:val="left"/>
    </w:pPr>
    <w:rPr>
      <w:sz w:val="18"/>
      <w:szCs w:val="18"/>
    </w:rPr>
  </w:style>
  <w:style w:type="character" w:customStyle="1" w:styleId="aa">
    <w:name w:val="脚注文本 字符"/>
    <w:basedOn w:val="a0"/>
    <w:link w:val="a9"/>
    <w:uiPriority w:val="99"/>
    <w:semiHidden/>
    <w:rsid w:val="007D4C08"/>
    <w:rPr>
      <w:rFonts w:ascii="Calibri" w:eastAsia="宋体" w:hAnsi="Calibri" w:cs="Times New Roman"/>
      <w:sz w:val="18"/>
      <w:szCs w:val="18"/>
    </w:rPr>
  </w:style>
  <w:style w:type="character" w:styleId="ab">
    <w:name w:val="footnote reference"/>
    <w:basedOn w:val="a0"/>
    <w:uiPriority w:val="99"/>
    <w:semiHidden/>
    <w:unhideWhenUsed/>
    <w:rsid w:val="007D4C08"/>
    <w:rPr>
      <w:vertAlign w:val="superscript"/>
    </w:rPr>
  </w:style>
  <w:style w:type="paragraph" w:styleId="ac">
    <w:name w:val="endnote text"/>
    <w:basedOn w:val="a"/>
    <w:link w:val="ad"/>
    <w:uiPriority w:val="99"/>
    <w:semiHidden/>
    <w:unhideWhenUsed/>
    <w:rsid w:val="007D4C08"/>
    <w:pPr>
      <w:snapToGrid w:val="0"/>
      <w:jc w:val="left"/>
    </w:pPr>
  </w:style>
  <w:style w:type="character" w:customStyle="1" w:styleId="ad">
    <w:name w:val="尾注文本 字符"/>
    <w:basedOn w:val="a0"/>
    <w:link w:val="ac"/>
    <w:uiPriority w:val="99"/>
    <w:semiHidden/>
    <w:rsid w:val="007D4C08"/>
    <w:rPr>
      <w:rFonts w:ascii="Calibri" w:eastAsia="宋体" w:hAnsi="Calibri" w:cs="Times New Roman"/>
    </w:rPr>
  </w:style>
  <w:style w:type="character" w:styleId="ae">
    <w:name w:val="endnote reference"/>
    <w:basedOn w:val="a0"/>
    <w:uiPriority w:val="99"/>
    <w:semiHidden/>
    <w:unhideWhenUsed/>
    <w:rsid w:val="007D4C08"/>
    <w:rPr>
      <w:vertAlign w:val="superscript"/>
    </w:rPr>
  </w:style>
  <w:style w:type="paragraph" w:styleId="af">
    <w:name w:val="Balloon Text"/>
    <w:basedOn w:val="a"/>
    <w:link w:val="af0"/>
    <w:uiPriority w:val="99"/>
    <w:semiHidden/>
    <w:unhideWhenUsed/>
    <w:rsid w:val="00C72765"/>
    <w:rPr>
      <w:sz w:val="18"/>
      <w:szCs w:val="18"/>
    </w:rPr>
  </w:style>
  <w:style w:type="character" w:customStyle="1" w:styleId="af0">
    <w:name w:val="批注框文本 字符"/>
    <w:basedOn w:val="a0"/>
    <w:link w:val="af"/>
    <w:uiPriority w:val="99"/>
    <w:semiHidden/>
    <w:rsid w:val="00C72765"/>
    <w:rPr>
      <w:rFonts w:ascii="Calibri" w:eastAsia="宋体" w:hAnsi="Calibri" w:cs="Times New Roman"/>
      <w:sz w:val="18"/>
      <w:szCs w:val="18"/>
    </w:rPr>
  </w:style>
  <w:style w:type="character" w:styleId="af1">
    <w:name w:val="annotation reference"/>
    <w:basedOn w:val="a0"/>
    <w:uiPriority w:val="99"/>
    <w:semiHidden/>
    <w:unhideWhenUsed/>
    <w:rsid w:val="001F6B39"/>
    <w:rPr>
      <w:sz w:val="21"/>
      <w:szCs w:val="21"/>
    </w:rPr>
  </w:style>
  <w:style w:type="paragraph" w:styleId="af2">
    <w:name w:val="annotation text"/>
    <w:basedOn w:val="a"/>
    <w:link w:val="af3"/>
    <w:uiPriority w:val="99"/>
    <w:semiHidden/>
    <w:unhideWhenUsed/>
    <w:rsid w:val="001F6B39"/>
    <w:pPr>
      <w:jc w:val="left"/>
    </w:pPr>
  </w:style>
  <w:style w:type="character" w:customStyle="1" w:styleId="af3">
    <w:name w:val="批注文字 字符"/>
    <w:basedOn w:val="a0"/>
    <w:link w:val="af2"/>
    <w:uiPriority w:val="99"/>
    <w:semiHidden/>
    <w:rsid w:val="001F6B39"/>
    <w:rPr>
      <w:rFonts w:ascii="Calibri" w:eastAsia="宋体" w:hAnsi="Calibri" w:cs="Times New Roman"/>
    </w:rPr>
  </w:style>
  <w:style w:type="paragraph" w:styleId="af4">
    <w:name w:val="annotation subject"/>
    <w:basedOn w:val="af2"/>
    <w:next w:val="af2"/>
    <w:link w:val="af5"/>
    <w:uiPriority w:val="99"/>
    <w:semiHidden/>
    <w:unhideWhenUsed/>
    <w:rsid w:val="001F6B39"/>
    <w:rPr>
      <w:b/>
      <w:bCs/>
    </w:rPr>
  </w:style>
  <w:style w:type="character" w:customStyle="1" w:styleId="af5">
    <w:name w:val="批注主题 字符"/>
    <w:basedOn w:val="af3"/>
    <w:link w:val="af4"/>
    <w:uiPriority w:val="99"/>
    <w:semiHidden/>
    <w:rsid w:val="001F6B39"/>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7680663">
      <w:bodyDiv w:val="1"/>
      <w:marLeft w:val="0"/>
      <w:marRight w:val="0"/>
      <w:marTop w:val="0"/>
      <w:marBottom w:val="0"/>
      <w:divBdr>
        <w:top w:val="none" w:sz="0" w:space="0" w:color="auto"/>
        <w:left w:val="none" w:sz="0" w:space="0" w:color="auto"/>
        <w:bottom w:val="none" w:sz="0" w:space="0" w:color="auto"/>
        <w:right w:val="none" w:sz="0" w:space="0" w:color="auto"/>
      </w:divBdr>
    </w:div>
    <w:div w:id="712115501">
      <w:bodyDiv w:val="1"/>
      <w:marLeft w:val="0"/>
      <w:marRight w:val="0"/>
      <w:marTop w:val="0"/>
      <w:marBottom w:val="0"/>
      <w:divBdr>
        <w:top w:val="none" w:sz="0" w:space="0" w:color="auto"/>
        <w:left w:val="none" w:sz="0" w:space="0" w:color="auto"/>
        <w:bottom w:val="none" w:sz="0" w:space="0" w:color="auto"/>
        <w:right w:val="none" w:sz="0" w:space="0" w:color="auto"/>
      </w:divBdr>
    </w:div>
    <w:div w:id="71620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3D3768-2B3A-4C2E-8FFF-0E79C9464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1354</Words>
  <Characters>7721</Characters>
  <Application>Microsoft Office Word</Application>
  <DocSecurity>0</DocSecurity>
  <Lines>64</Lines>
  <Paragraphs>18</Paragraphs>
  <ScaleCrop>false</ScaleCrop>
  <Company>SkyUN.Org</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ZYY</dc:creator>
  <cp:lastModifiedBy>曹 辛</cp:lastModifiedBy>
  <cp:revision>5</cp:revision>
  <dcterms:created xsi:type="dcterms:W3CDTF">2018-02-28T02:33:00Z</dcterms:created>
  <dcterms:modified xsi:type="dcterms:W3CDTF">2019-01-31T05:49:00Z</dcterms:modified>
</cp:coreProperties>
</file>