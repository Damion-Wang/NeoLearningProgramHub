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18EAB48F" w14:textId="77777777" w:rsidR="00E84112" w:rsidRPr="00160024" w:rsidRDefault="00CF3E3F" w:rsidP="00160024">
      <w:pPr>
        <w:spacing w:line="360" w:lineRule="exact"/>
        <w:jc w:val="center"/>
        <w:rPr>
          <w:rFonts w:ascii="微软雅黑" w:eastAsia="微软雅黑" w:hAnsi="微软雅黑"/>
          <w:b/>
          <w:sz w:val="21"/>
          <w:szCs w:val="21"/>
        </w:rPr>
      </w:pPr>
      <w:bookmarkStart w:id="0" w:name="_Hlk518634690"/>
      <w:bookmarkEnd w:id="0"/>
      <w:r w:rsidRPr="00160024">
        <w:rPr>
          <w:rFonts w:ascii="微软雅黑" w:eastAsia="微软雅黑" w:hAnsi="微软雅黑" w:cs="Arial Unicode MS"/>
          <w:b/>
          <w:sz w:val="21"/>
          <w:szCs w:val="21"/>
        </w:rPr>
        <w:t>管理者如何培养批判性思维</w:t>
      </w:r>
    </w:p>
    <w:p w14:paraId="7F1DA09F" w14:textId="77777777" w:rsidR="00E84112" w:rsidRPr="00160024" w:rsidRDefault="00CF3E3F" w:rsidP="00160024">
      <w:pPr>
        <w:spacing w:line="360" w:lineRule="exact"/>
        <w:jc w:val="center"/>
        <w:rPr>
          <w:rFonts w:ascii="微软雅黑" w:eastAsia="微软雅黑" w:hAnsi="微软雅黑"/>
          <w:b/>
          <w:sz w:val="21"/>
          <w:szCs w:val="21"/>
        </w:rPr>
      </w:pPr>
      <w:r w:rsidRPr="00160024">
        <w:rPr>
          <w:rFonts w:ascii="微软雅黑" w:eastAsia="微软雅黑" w:hAnsi="微软雅黑"/>
          <w:b/>
          <w:sz w:val="21"/>
          <w:szCs w:val="21"/>
        </w:rPr>
        <w:t xml:space="preserve"> </w:t>
      </w:r>
    </w:p>
    <w:p w14:paraId="2EA7E953" w14:textId="77777777" w:rsidR="00E84112" w:rsidRPr="00160024" w:rsidRDefault="00CF3E3F" w:rsidP="00160024">
      <w:pPr>
        <w:pStyle w:val="1"/>
        <w:keepNext w:val="0"/>
        <w:keepLines w:val="0"/>
        <w:spacing w:before="0" w:after="0" w:line="360" w:lineRule="exact"/>
        <w:rPr>
          <w:rFonts w:ascii="微软雅黑" w:eastAsia="微软雅黑" w:hAnsi="微软雅黑"/>
          <w:b/>
          <w:sz w:val="21"/>
          <w:szCs w:val="21"/>
          <w:shd w:val="clear" w:color="auto" w:fill="5B9BD5"/>
        </w:rPr>
      </w:pPr>
      <w:bookmarkStart w:id="1" w:name="_3djqbk5yffn0" w:colFirst="0" w:colLast="0"/>
      <w:bookmarkEnd w:id="1"/>
      <w:r w:rsidRPr="00160024">
        <w:rPr>
          <w:rFonts w:ascii="微软雅黑" w:eastAsia="微软雅黑" w:hAnsi="微软雅黑" w:cs="Arial Unicode MS"/>
          <w:b/>
          <w:sz w:val="21"/>
          <w:szCs w:val="21"/>
          <w:shd w:val="clear" w:color="auto" w:fill="5B9BD5"/>
        </w:rPr>
        <w:t>00U 学习目标</w:t>
      </w:r>
    </w:p>
    <w:p w14:paraId="7AAEEED7" w14:textId="77777777"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2" w:name="_1qzvf9s894zi" w:colFirst="0" w:colLast="0"/>
      <w:bookmarkEnd w:id="2"/>
      <w:r w:rsidRPr="00160024">
        <w:rPr>
          <w:rFonts w:ascii="微软雅黑" w:eastAsia="微软雅黑" w:hAnsi="微软雅黑" w:cs="Arial Unicode MS"/>
          <w:b/>
          <w:sz w:val="21"/>
          <w:szCs w:val="21"/>
          <w:shd w:val="clear" w:color="auto" w:fill="DEEAF6"/>
        </w:rPr>
        <w:t>00U01 案例：</w:t>
      </w:r>
      <w:proofErr w:type="gramStart"/>
      <w:r w:rsidRPr="00160024">
        <w:rPr>
          <w:rFonts w:ascii="微软雅黑" w:eastAsia="微软雅黑" w:hAnsi="微软雅黑" w:cs="Arial Unicode MS"/>
          <w:b/>
          <w:sz w:val="21"/>
          <w:szCs w:val="21"/>
          <w:shd w:val="clear" w:color="auto" w:fill="DEEAF6"/>
        </w:rPr>
        <w:t>贝顿公司</w:t>
      </w:r>
      <w:proofErr w:type="gramEnd"/>
      <w:r w:rsidRPr="00160024">
        <w:rPr>
          <w:rFonts w:ascii="微软雅黑" w:eastAsia="微软雅黑" w:hAnsi="微软雅黑" w:cs="Arial Unicode MS"/>
          <w:b/>
          <w:sz w:val="21"/>
          <w:szCs w:val="21"/>
          <w:shd w:val="clear" w:color="auto" w:fill="DEEAF6"/>
        </w:rPr>
        <w:t>的问题（1）</w:t>
      </w:r>
    </w:p>
    <w:p w14:paraId="240D9835" w14:textId="77777777" w:rsidR="00E84112" w:rsidRPr="00160024" w:rsidRDefault="00160024" w:rsidP="00160024">
      <w:pPr>
        <w:spacing w:line="360" w:lineRule="exact"/>
        <w:rPr>
          <w:rFonts w:ascii="微软雅黑" w:eastAsia="微软雅黑" w:hAnsi="微软雅黑"/>
          <w:sz w:val="21"/>
          <w:szCs w:val="21"/>
        </w:rPr>
      </w:pPr>
      <w:r w:rsidRPr="00C82E6A">
        <w:rPr>
          <w:rFonts w:ascii="微软雅黑" w:eastAsia="微软雅黑" w:hAnsi="微软雅黑"/>
          <w:noProof/>
          <w:sz w:val="21"/>
          <w:szCs w:val="21"/>
          <w:lang w:val="en-US"/>
        </w:rPr>
        <w:drawing>
          <wp:anchor distT="0" distB="0" distL="114300" distR="114300" simplePos="0" relativeHeight="251659264" behindDoc="0" locked="0" layoutInCell="1" allowOverlap="1" wp14:anchorId="63C0A8AE" wp14:editId="71141052">
            <wp:simplePos x="0" y="0"/>
            <wp:positionH relativeFrom="column">
              <wp:posOffset>0</wp:posOffset>
            </wp:positionH>
            <wp:positionV relativeFrom="paragraph">
              <wp:posOffset>790575</wp:posOffset>
            </wp:positionV>
            <wp:extent cx="5709285" cy="1981200"/>
            <wp:effectExtent l="0" t="0" r="5715" b="0"/>
            <wp:wrapTopAndBottom/>
            <wp:docPr id="3" name="图片 3" descr="https://lh4.googleusercontent.com/i4ls0WRGn1eEQF0uuJrQBokrsddnS9pSiXSe3gWGgwQN3OjTn9mbhsiIk5K9iCW76HMuH7TyMoFEV5rlUnuTSg0xSXztgBsi2y4RurrXDJ0hTChR9t9qUed2WQlufDmWFbrHbB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i4ls0WRGn1eEQF0uuJrQBokrsddnS9pSiXSe3gWGgwQN3OjTn9mbhsiIk5K9iCW76HMuH7TyMoFEV5rlUnuTSg0xSXztgBsi2y4RurrXDJ0hTChR9t9qUed2WQlufDmWFbrHbBez"/>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9285" cy="1981200"/>
                    </a:xfrm>
                    <a:prstGeom prst="rect">
                      <a:avLst/>
                    </a:prstGeom>
                    <a:noFill/>
                    <a:ln>
                      <a:noFill/>
                    </a:ln>
                  </pic:spPr>
                </pic:pic>
              </a:graphicData>
            </a:graphic>
            <wp14:sizeRelH relativeFrom="page">
              <wp14:pctWidth>0</wp14:pctWidth>
            </wp14:sizeRelH>
            <wp14:sizeRelV relativeFrom="page">
              <wp14:pctHeight>0</wp14:pctHeight>
            </wp14:sizeRelV>
          </wp:anchor>
        </w:drawing>
      </w:r>
      <w:r w:rsidR="00CF3E3F" w:rsidRPr="00160024">
        <w:rPr>
          <w:rFonts w:ascii="微软雅黑" w:eastAsia="微软雅黑" w:hAnsi="微软雅黑" w:cs="Arial Unicode MS"/>
          <w:sz w:val="21"/>
          <w:szCs w:val="21"/>
        </w:rPr>
        <w:t>贝顿公司</w:t>
      </w:r>
      <w:r w:rsidR="00F738D5">
        <w:rPr>
          <w:rStyle w:val="afb"/>
          <w:rFonts w:ascii="微软雅黑" w:eastAsia="微软雅黑" w:hAnsi="微软雅黑" w:cs="Arial Unicode MS"/>
          <w:sz w:val="21"/>
          <w:szCs w:val="21"/>
        </w:rPr>
        <w:footnoteReference w:id="1"/>
      </w:r>
      <w:r w:rsidR="00CF3E3F" w:rsidRPr="00160024">
        <w:rPr>
          <w:rFonts w:ascii="微软雅黑" w:eastAsia="微软雅黑" w:hAnsi="微软雅黑" w:cs="Arial Unicode MS"/>
          <w:sz w:val="21"/>
          <w:szCs w:val="21"/>
        </w:rPr>
        <w:t>是一家齿科医疗器械制造公司，公司主要采取直营销售模式。基于这个形式，公司分为销售部、客服部、生产采供部、质量部、研发部、财务部、人事行政部等几个部门。其中，研发部是负责研发产品和提供产品相关支持服务的核心部门，细分为研发中心、支持服务组。</w:t>
      </w:r>
    </w:p>
    <w:p w14:paraId="3894E486"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由于</w:t>
      </w:r>
      <w:proofErr w:type="gramStart"/>
      <w:r w:rsidRPr="00160024">
        <w:rPr>
          <w:rFonts w:ascii="微软雅黑" w:eastAsia="微软雅黑" w:hAnsi="微软雅黑" w:cs="Arial Unicode MS"/>
          <w:sz w:val="21"/>
          <w:szCs w:val="21"/>
        </w:rPr>
        <w:t>贝顿进入</w:t>
      </w:r>
      <w:proofErr w:type="gramEnd"/>
      <w:r w:rsidRPr="00160024">
        <w:rPr>
          <w:rFonts w:ascii="微软雅黑" w:eastAsia="微软雅黑" w:hAnsi="微软雅黑" w:cs="Arial Unicode MS"/>
          <w:sz w:val="21"/>
          <w:szCs w:val="21"/>
        </w:rPr>
        <w:t>市场较早，又有一支不错的研发制造团队，不乏齿科医院主动找上门来采购下单，</w:t>
      </w:r>
      <w:proofErr w:type="gramStart"/>
      <w:r w:rsidRPr="00160024">
        <w:rPr>
          <w:rFonts w:ascii="微软雅黑" w:eastAsia="微软雅黑" w:hAnsi="微软雅黑" w:cs="Arial Unicode MS"/>
          <w:sz w:val="21"/>
          <w:szCs w:val="21"/>
        </w:rPr>
        <w:t>因此贝顿</w:t>
      </w:r>
      <w:proofErr w:type="gramEnd"/>
      <w:r w:rsidRPr="00160024">
        <w:rPr>
          <w:rFonts w:ascii="微软雅黑" w:eastAsia="微软雅黑" w:hAnsi="微软雅黑" w:cs="Arial Unicode MS"/>
          <w:sz w:val="21"/>
          <w:szCs w:val="21"/>
        </w:rPr>
        <w:t>的销售们长期处于人在公司坐，单从天上来的状态。</w:t>
      </w:r>
    </w:p>
    <w:p w14:paraId="430FB628"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然而随着国内牙科市场的发展，</w:t>
      </w:r>
      <w:proofErr w:type="gramStart"/>
      <w:r w:rsidRPr="00160024">
        <w:rPr>
          <w:rFonts w:ascii="微软雅黑" w:eastAsia="微软雅黑" w:hAnsi="微软雅黑" w:cs="Arial Unicode MS"/>
          <w:sz w:val="21"/>
          <w:szCs w:val="21"/>
        </w:rPr>
        <w:t>贝顿的</w:t>
      </w:r>
      <w:proofErr w:type="gramEnd"/>
      <w:r w:rsidRPr="00160024">
        <w:rPr>
          <w:rFonts w:ascii="微软雅黑" w:eastAsia="微软雅黑" w:hAnsi="微软雅黑" w:cs="Arial Unicode MS"/>
          <w:sz w:val="21"/>
          <w:szCs w:val="21"/>
        </w:rPr>
        <w:t>竞争对手也多了起来。为了在市场中站住脚跟，销售不得不由坐等接单转型到主动出击。同时，公司还对研发部提出了要求——研发新产品、抢先一步响应市场需求。因此，研发部、生产采供部、销售部等几个职能部门的加班越来越多。</w:t>
      </w:r>
    </w:p>
    <w:p w14:paraId="4CCBEF54" w14:textId="77777777"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r w:rsidRPr="00160024">
        <w:rPr>
          <w:rFonts w:ascii="微软雅黑" w:eastAsia="微软雅黑" w:hAnsi="微软雅黑" w:cs="Arial Unicode MS"/>
          <w:b/>
          <w:sz w:val="21"/>
          <w:szCs w:val="21"/>
          <w:shd w:val="clear" w:color="auto" w:fill="DEEAF6"/>
        </w:rPr>
        <w:t>00U02 案例：</w:t>
      </w:r>
      <w:proofErr w:type="gramStart"/>
      <w:r w:rsidRPr="00160024">
        <w:rPr>
          <w:rFonts w:ascii="微软雅黑" w:eastAsia="微软雅黑" w:hAnsi="微软雅黑" w:cs="Arial Unicode MS"/>
          <w:b/>
          <w:sz w:val="21"/>
          <w:szCs w:val="21"/>
          <w:shd w:val="clear" w:color="auto" w:fill="DEEAF6"/>
        </w:rPr>
        <w:t>贝顿公司</w:t>
      </w:r>
      <w:proofErr w:type="gramEnd"/>
      <w:r w:rsidRPr="00160024">
        <w:rPr>
          <w:rFonts w:ascii="微软雅黑" w:eastAsia="微软雅黑" w:hAnsi="微软雅黑" w:cs="Arial Unicode MS"/>
          <w:b/>
          <w:sz w:val="21"/>
          <w:szCs w:val="21"/>
          <w:shd w:val="clear" w:color="auto" w:fill="DEEAF6"/>
        </w:rPr>
        <w:t>的问题（2）</w:t>
      </w:r>
    </w:p>
    <w:p w14:paraId="46A93857"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近来，销售部的同事在外会客时屡屡碰壁。在公司例会上，公司的销售主管温蒂向研发部主管艾克提出了需求。</w:t>
      </w:r>
    </w:p>
    <w:p w14:paraId="64E33EBD"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温蒂：最近我们出去谈签单，总是碰壁，我分析了一下，我们的单子主要被C公司抢走了。其实他们的仪器本身没我们的好，但是服务做得不错。我打听了一下，他们针对每个产品线都准备了很详细精美的产品宣传册。服务很大程度影响了客户的决定，我们应该抓住这些小细节，花时间做出调整。之前我们也帮研发部整理过市场需求，这次希望研发部能帮我们</w:t>
      </w:r>
      <w:proofErr w:type="gramStart"/>
      <w:r w:rsidRPr="00160024">
        <w:rPr>
          <w:rFonts w:ascii="微软雅黑" w:eastAsia="微软雅黑" w:hAnsi="微软雅黑" w:cs="Arial Unicode MS"/>
          <w:sz w:val="21"/>
          <w:szCs w:val="21"/>
        </w:rPr>
        <w:t>个</w:t>
      </w:r>
      <w:proofErr w:type="gramEnd"/>
      <w:r w:rsidRPr="00160024">
        <w:rPr>
          <w:rFonts w:ascii="微软雅黑" w:eastAsia="微软雅黑" w:hAnsi="微软雅黑" w:cs="Arial Unicode MS"/>
          <w:sz w:val="21"/>
          <w:szCs w:val="21"/>
        </w:rPr>
        <w:t>忙，整理一下我们仪器的产品信息，制作成宣传册并更新到我们的网站上。</w:t>
      </w:r>
    </w:p>
    <w:p w14:paraId="7CEAD064"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艾克：这……温蒂，产品信息我们可以提供，但是我们的产品线加上零部件一共20多条线，有点多啊。下个星期又有新产品要投入生产，我们部门都忙着做最后的调整和收尾工作，怕是没法马上做……</w:t>
      </w:r>
    </w:p>
    <w:p w14:paraId="57499692" w14:textId="77777777" w:rsidR="00651B02" w:rsidRPr="00651B02" w:rsidRDefault="00F738D5" w:rsidP="00160024">
      <w:pPr>
        <w:spacing w:line="360" w:lineRule="exact"/>
        <w:rPr>
          <w:rFonts w:ascii="微软雅黑" w:eastAsia="微软雅黑" w:hAnsi="微软雅黑" w:cs="Arial Unicode MS"/>
          <w:sz w:val="21"/>
          <w:szCs w:val="21"/>
        </w:rPr>
      </w:pPr>
      <w:r>
        <w:rPr>
          <w:rFonts w:ascii="微软雅黑" w:eastAsia="微软雅黑" w:hAnsi="微软雅黑" w:cs="Arial Unicode MS"/>
          <w:sz w:val="21"/>
          <w:szCs w:val="21"/>
        </w:rPr>
        <w:t>温蒂：更新网站、制作宣传册也挺着急的，眼看着要开春了，很多</w:t>
      </w:r>
      <w:r w:rsidR="00CF3E3F" w:rsidRPr="00160024">
        <w:rPr>
          <w:rFonts w:ascii="微软雅黑" w:eastAsia="微软雅黑" w:hAnsi="微软雅黑" w:cs="Arial Unicode MS"/>
          <w:sz w:val="21"/>
          <w:szCs w:val="21"/>
        </w:rPr>
        <w:t>医院</w:t>
      </w:r>
      <w:r>
        <w:rPr>
          <w:rFonts w:ascii="微软雅黑" w:eastAsia="微软雅黑" w:hAnsi="微软雅黑" w:cs="Arial Unicode MS" w:hint="eastAsia"/>
          <w:sz w:val="21"/>
          <w:szCs w:val="21"/>
        </w:rPr>
        <w:t>、</w:t>
      </w:r>
      <w:r>
        <w:rPr>
          <w:rFonts w:ascii="微软雅黑" w:eastAsia="微软雅黑" w:hAnsi="微软雅黑" w:cs="Arial Unicode MS"/>
          <w:sz w:val="21"/>
          <w:szCs w:val="21"/>
        </w:rPr>
        <w:t>诊所</w:t>
      </w:r>
      <w:r w:rsidR="00CF3E3F" w:rsidRPr="00160024">
        <w:rPr>
          <w:rFonts w:ascii="微软雅黑" w:eastAsia="微软雅黑" w:hAnsi="微软雅黑" w:cs="Arial Unicode MS"/>
          <w:sz w:val="21"/>
          <w:szCs w:val="21"/>
        </w:rPr>
        <w:t>都会在近几个星期完成他们的采购计划，这事拖不得啊。而且，只是整理整理产品信息，对你们来说应该是小菜一碟了吧，花不了多长时间的。</w:t>
      </w:r>
    </w:p>
    <w:p w14:paraId="3D223DD3" w14:textId="77777777" w:rsidR="00651B02" w:rsidRDefault="00651B02" w:rsidP="00651B02">
      <w:pPr>
        <w:pStyle w:val="2"/>
        <w:keepNext w:val="0"/>
        <w:keepLines w:val="0"/>
        <w:spacing w:before="0" w:after="0" w:line="360" w:lineRule="exact"/>
        <w:rPr>
          <w:rFonts w:ascii="微软雅黑" w:eastAsia="微软雅黑" w:hAnsi="微软雅黑" w:cs="Arial Unicode MS"/>
          <w:b/>
          <w:sz w:val="21"/>
          <w:szCs w:val="21"/>
          <w:shd w:val="clear" w:color="auto" w:fill="DEEAF6"/>
        </w:rPr>
      </w:pPr>
      <w:r>
        <w:rPr>
          <w:rFonts w:ascii="微软雅黑" w:eastAsia="微软雅黑" w:hAnsi="微软雅黑" w:cs="Arial Unicode MS"/>
          <w:b/>
          <w:sz w:val="21"/>
          <w:szCs w:val="21"/>
          <w:shd w:val="clear" w:color="auto" w:fill="DEEAF6"/>
        </w:rPr>
        <w:t>00U03 案例</w:t>
      </w:r>
      <w:r>
        <w:rPr>
          <w:rFonts w:ascii="微软雅黑" w:eastAsia="微软雅黑" w:hAnsi="微软雅黑" w:cs="Arial Unicode MS" w:hint="eastAsia"/>
          <w:b/>
          <w:sz w:val="21"/>
          <w:szCs w:val="21"/>
          <w:shd w:val="clear" w:color="auto" w:fill="DEEAF6"/>
        </w:rPr>
        <w:t>：</w:t>
      </w:r>
      <w:proofErr w:type="gramStart"/>
      <w:r>
        <w:rPr>
          <w:rFonts w:ascii="微软雅黑" w:eastAsia="微软雅黑" w:hAnsi="微软雅黑" w:cs="Arial Unicode MS"/>
          <w:b/>
          <w:sz w:val="21"/>
          <w:szCs w:val="21"/>
          <w:shd w:val="clear" w:color="auto" w:fill="DEEAF6"/>
        </w:rPr>
        <w:t>贝顿公司</w:t>
      </w:r>
      <w:proofErr w:type="gramEnd"/>
      <w:r>
        <w:rPr>
          <w:rFonts w:ascii="微软雅黑" w:eastAsia="微软雅黑" w:hAnsi="微软雅黑" w:cs="Arial Unicode MS"/>
          <w:b/>
          <w:sz w:val="21"/>
          <w:szCs w:val="21"/>
          <w:shd w:val="clear" w:color="auto" w:fill="DEEAF6"/>
        </w:rPr>
        <w:t>的问题</w:t>
      </w:r>
      <w:r>
        <w:rPr>
          <w:rFonts w:ascii="微软雅黑" w:eastAsia="微软雅黑" w:hAnsi="微软雅黑" w:cs="Arial Unicode MS" w:hint="eastAsia"/>
          <w:b/>
          <w:sz w:val="21"/>
          <w:szCs w:val="21"/>
          <w:shd w:val="clear" w:color="auto" w:fill="DEEAF6"/>
        </w:rPr>
        <w:t>（3）</w:t>
      </w:r>
    </w:p>
    <w:p w14:paraId="65AA98DF" w14:textId="77777777" w:rsidR="00E84112" w:rsidRPr="00651B02" w:rsidRDefault="00CF3E3F" w:rsidP="00651B02">
      <w:pPr>
        <w:spacing w:line="360" w:lineRule="exact"/>
        <w:rPr>
          <w:rFonts w:ascii="微软雅黑" w:eastAsia="微软雅黑" w:hAnsi="微软雅黑" w:cs="Arial Unicode MS"/>
          <w:sz w:val="21"/>
          <w:szCs w:val="21"/>
        </w:rPr>
      </w:pPr>
      <w:r w:rsidRPr="00651B02">
        <w:rPr>
          <w:rFonts w:ascii="微软雅黑" w:eastAsia="微软雅黑" w:hAnsi="微软雅黑" w:cs="Arial Unicode MS"/>
          <w:sz w:val="21"/>
          <w:szCs w:val="21"/>
        </w:rPr>
        <w:lastRenderedPageBreak/>
        <w:t>作为研发部的主管，艾克不得不接受了这个任务。但先前的产品参数和信息等资料过于冗长生</w:t>
      </w:r>
      <w:r w:rsidRPr="00160024">
        <w:rPr>
          <w:rFonts w:ascii="微软雅黑" w:eastAsia="微软雅黑" w:hAnsi="微软雅黑" w:cs="Arial Unicode MS"/>
          <w:sz w:val="21"/>
          <w:szCs w:val="21"/>
        </w:rPr>
        <w:t>涩，研发部必须重新为这20多条产品线撰写产品描述，润色工作无疑会耗费大量时间。艾克没有时间思考，他立马将任务下发分配给支持服务组的两名技术文案（technical writer）丽丝和</w:t>
      </w:r>
      <w:proofErr w:type="gramStart"/>
      <w:r w:rsidRPr="00160024">
        <w:rPr>
          <w:rFonts w:ascii="微软雅黑" w:eastAsia="微软雅黑" w:hAnsi="微软雅黑" w:cs="Arial Unicode MS"/>
          <w:sz w:val="21"/>
          <w:szCs w:val="21"/>
        </w:rPr>
        <w:t>凯</w:t>
      </w:r>
      <w:proofErr w:type="gramEnd"/>
      <w:r w:rsidRPr="00160024">
        <w:rPr>
          <w:rFonts w:ascii="微软雅黑" w:eastAsia="微软雅黑" w:hAnsi="微软雅黑" w:cs="Arial Unicode MS"/>
          <w:sz w:val="21"/>
          <w:szCs w:val="21"/>
        </w:rPr>
        <w:t>特。</w:t>
      </w:r>
    </w:p>
    <w:p w14:paraId="5CB79F51"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正逢快至新产品交付期，丽思已经连续加了几天的班。对这个任务虽有疑问，但为了能少加点班，她还是决定不再多想，先完成任务。</w:t>
      </w:r>
      <w:proofErr w:type="gramStart"/>
      <w:r w:rsidRPr="00160024">
        <w:rPr>
          <w:rFonts w:ascii="微软雅黑" w:eastAsia="微软雅黑" w:hAnsi="微软雅黑" w:cs="Arial Unicode MS"/>
          <w:sz w:val="21"/>
          <w:szCs w:val="21"/>
        </w:rPr>
        <w:t>凯</w:t>
      </w:r>
      <w:proofErr w:type="gramEnd"/>
      <w:r w:rsidRPr="00160024">
        <w:rPr>
          <w:rFonts w:ascii="微软雅黑" w:eastAsia="微软雅黑" w:hAnsi="微软雅黑" w:cs="Arial Unicode MS"/>
          <w:sz w:val="21"/>
          <w:szCs w:val="21"/>
        </w:rPr>
        <w:t>特同样对任务有疑问，她找到艾克，想和他说明自己的想法。</w:t>
      </w:r>
    </w:p>
    <w:p w14:paraId="0B67CD61" w14:textId="77777777" w:rsidR="00E84112" w:rsidRPr="00160024" w:rsidRDefault="00CF3E3F" w:rsidP="00160024">
      <w:pPr>
        <w:spacing w:line="360" w:lineRule="exact"/>
        <w:rPr>
          <w:rFonts w:ascii="微软雅黑" w:eastAsia="微软雅黑" w:hAnsi="微软雅黑"/>
          <w:sz w:val="21"/>
          <w:szCs w:val="21"/>
        </w:rPr>
      </w:pPr>
      <w:proofErr w:type="gramStart"/>
      <w:r w:rsidRPr="00160024">
        <w:rPr>
          <w:rFonts w:ascii="微软雅黑" w:eastAsia="微软雅黑" w:hAnsi="微软雅黑" w:cs="Arial Unicode MS"/>
          <w:sz w:val="21"/>
          <w:szCs w:val="21"/>
        </w:rPr>
        <w:t>凯</w:t>
      </w:r>
      <w:proofErr w:type="gramEnd"/>
      <w:r w:rsidRPr="00160024">
        <w:rPr>
          <w:rFonts w:ascii="微软雅黑" w:eastAsia="微软雅黑" w:hAnsi="微软雅黑" w:cs="Arial Unicode MS"/>
          <w:sz w:val="21"/>
          <w:szCs w:val="21"/>
        </w:rPr>
        <w:t>特：艾克，我觉得做宣传册、更新网站并不真的有用吧。除了这些，我们还应当给销售安排几次培训，向他们介绍更具体的产品信息和使用方法。</w:t>
      </w:r>
    </w:p>
    <w:p w14:paraId="283ECBBF"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艾克：我们每个人都忙得团团转，没时间来做这个培训啊。再说了，就算培训了，那帮销售也不会用心。就算他们用心了，多半也是听不懂。你也别想了，抓紧把文档整理好发给外包公司更新网页印册子！</w:t>
      </w:r>
    </w:p>
    <w:p w14:paraId="0C1B1922" w14:textId="77777777" w:rsidR="00E84112" w:rsidRPr="00160024" w:rsidRDefault="00CF3E3F" w:rsidP="00160024">
      <w:pPr>
        <w:spacing w:line="360" w:lineRule="exact"/>
        <w:rPr>
          <w:rFonts w:ascii="微软雅黑" w:eastAsia="微软雅黑" w:hAnsi="微软雅黑"/>
          <w:sz w:val="21"/>
          <w:szCs w:val="21"/>
        </w:rPr>
      </w:pPr>
      <w:proofErr w:type="gramStart"/>
      <w:r w:rsidRPr="00160024">
        <w:rPr>
          <w:rFonts w:ascii="微软雅黑" w:eastAsia="微软雅黑" w:hAnsi="微软雅黑" w:cs="Arial Unicode MS"/>
          <w:sz w:val="21"/>
          <w:szCs w:val="21"/>
        </w:rPr>
        <w:t>凯</w:t>
      </w:r>
      <w:proofErr w:type="gramEnd"/>
      <w:r w:rsidRPr="00160024">
        <w:rPr>
          <w:rFonts w:ascii="微软雅黑" w:eastAsia="微软雅黑" w:hAnsi="微软雅黑" w:cs="Arial Unicode MS"/>
          <w:sz w:val="21"/>
          <w:szCs w:val="21"/>
        </w:rPr>
        <w:t>特：好吧……</w:t>
      </w:r>
    </w:p>
    <w:p w14:paraId="069FF06B"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不久后，产品的新宣传册制作完成了和网站内容也更新了，新的宣传册和网站上明确说明了贝顿医疗器械的大量技术信息。然而这些工作并没有让情况得到改善，销售业绩仍不见长。</w:t>
      </w:r>
    </w:p>
    <w:p w14:paraId="40D6DBCA" w14:textId="77777777"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3" w:name="_p5de8i2z87f6" w:colFirst="0" w:colLast="0"/>
      <w:bookmarkEnd w:id="3"/>
      <w:r w:rsidRPr="00160024">
        <w:rPr>
          <w:rFonts w:ascii="微软雅黑" w:eastAsia="微软雅黑" w:hAnsi="微软雅黑" w:cs="Arial Unicode MS"/>
          <w:b/>
          <w:sz w:val="21"/>
          <w:szCs w:val="21"/>
          <w:shd w:val="clear" w:color="auto" w:fill="DEEAF6"/>
        </w:rPr>
        <w:t>00U0</w:t>
      </w:r>
      <w:r w:rsidR="004C53D3">
        <w:rPr>
          <w:rFonts w:ascii="微软雅黑" w:eastAsia="微软雅黑" w:hAnsi="微软雅黑" w:cs="Arial Unicode MS"/>
          <w:b/>
          <w:sz w:val="21"/>
          <w:szCs w:val="21"/>
          <w:shd w:val="clear" w:color="auto" w:fill="DEEAF6"/>
        </w:rPr>
        <w:t>4</w:t>
      </w:r>
      <w:r w:rsidRPr="00160024">
        <w:rPr>
          <w:rFonts w:ascii="微软雅黑" w:eastAsia="微软雅黑" w:hAnsi="微软雅黑" w:cs="Arial Unicode MS"/>
          <w:b/>
          <w:sz w:val="21"/>
          <w:szCs w:val="21"/>
          <w:shd w:val="clear" w:color="auto" w:fill="DEEAF6"/>
        </w:rPr>
        <w:t>A 小测验：为什么未能解决问题？</w:t>
      </w:r>
    </w:p>
    <w:p w14:paraId="0DBAA097"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你认为贝顿公司仍未能解决问题的根本原因是什么？</w:t>
      </w:r>
    </w:p>
    <w:p w14:paraId="4BAF69EA" w14:textId="77777777" w:rsidR="00E84112" w:rsidRPr="00160024" w:rsidRDefault="00CF3E3F" w:rsidP="00160024">
      <w:pPr>
        <w:spacing w:line="360" w:lineRule="exact"/>
        <w:ind w:left="720" w:hanging="360"/>
        <w:rPr>
          <w:rFonts w:ascii="微软雅黑" w:eastAsia="微软雅黑" w:hAnsi="微软雅黑"/>
          <w:sz w:val="21"/>
          <w:szCs w:val="21"/>
        </w:rPr>
      </w:pPr>
      <w:r w:rsidRPr="00160024">
        <w:rPr>
          <w:rFonts w:ascii="微软雅黑" w:eastAsia="微软雅黑" w:hAnsi="微软雅黑" w:cs="Arial Unicode MS"/>
          <w:sz w:val="21"/>
          <w:szCs w:val="21"/>
        </w:rPr>
        <w:t>A.    新的网站和宣传册做得不好</w:t>
      </w:r>
    </w:p>
    <w:p w14:paraId="237F2487" w14:textId="77777777" w:rsidR="00E84112" w:rsidRPr="00160024" w:rsidRDefault="00CF3E3F" w:rsidP="00160024">
      <w:pPr>
        <w:spacing w:line="360" w:lineRule="exact"/>
        <w:ind w:left="720" w:hanging="360"/>
        <w:rPr>
          <w:rFonts w:ascii="微软雅黑" w:eastAsia="微软雅黑" w:hAnsi="微软雅黑"/>
          <w:sz w:val="21"/>
          <w:szCs w:val="21"/>
        </w:rPr>
      </w:pPr>
      <w:r w:rsidRPr="00160024">
        <w:rPr>
          <w:rFonts w:ascii="微软雅黑" w:eastAsia="微软雅黑" w:hAnsi="微软雅黑" w:cs="Arial Unicode MS"/>
          <w:sz w:val="21"/>
          <w:szCs w:val="21"/>
        </w:rPr>
        <w:t>B.    贝顿公司的产品质量不如C公司</w:t>
      </w:r>
    </w:p>
    <w:p w14:paraId="5FA925CF" w14:textId="77777777" w:rsidR="00E84112" w:rsidRPr="00160024" w:rsidRDefault="00CF3E3F" w:rsidP="00160024">
      <w:pPr>
        <w:spacing w:line="360" w:lineRule="exact"/>
        <w:ind w:left="720" w:hanging="360"/>
        <w:rPr>
          <w:rFonts w:ascii="微软雅黑" w:eastAsia="微软雅黑" w:hAnsi="微软雅黑"/>
          <w:sz w:val="21"/>
          <w:szCs w:val="21"/>
        </w:rPr>
      </w:pPr>
      <w:r w:rsidRPr="00160024">
        <w:rPr>
          <w:rFonts w:ascii="微软雅黑" w:eastAsia="微软雅黑" w:hAnsi="微软雅黑" w:cs="Arial Unicode MS"/>
          <w:sz w:val="21"/>
          <w:szCs w:val="21"/>
        </w:rPr>
        <w:t>C.    缺乏批判性思维，没有抓住关键问题</w:t>
      </w:r>
    </w:p>
    <w:p w14:paraId="771C5D13"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【正确答案】C</w:t>
      </w:r>
    </w:p>
    <w:p w14:paraId="162B8ACE"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【反馈】谢谢你的回答，正确答案是C。相信在案例背景的描述中，你一定发觉了贝顿公司销售持续低迷未必是因为仪器和宣传不如C公司，关键问题更可能出现在销售团队</w:t>
      </w:r>
      <w:r w:rsidR="00160024">
        <w:rPr>
          <w:rFonts w:ascii="微软雅黑" w:eastAsia="微软雅黑" w:hAnsi="微软雅黑" w:cs="Arial Unicode MS"/>
          <w:sz w:val="21"/>
          <w:szCs w:val="21"/>
        </w:rPr>
        <w:t>本身</w:t>
      </w:r>
      <w:r w:rsidRPr="00160024">
        <w:rPr>
          <w:rFonts w:ascii="微软雅黑" w:eastAsia="微软雅黑" w:hAnsi="微软雅黑" w:cs="Arial Unicode MS"/>
          <w:sz w:val="21"/>
          <w:szCs w:val="21"/>
        </w:rPr>
        <w:t>。</w:t>
      </w:r>
    </w:p>
    <w:p w14:paraId="1F78BFB4" w14:textId="77777777"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4" w:name="_smewp6qljpq" w:colFirst="0" w:colLast="0"/>
      <w:bookmarkEnd w:id="4"/>
      <w:r w:rsidRPr="00160024">
        <w:rPr>
          <w:rFonts w:ascii="微软雅黑" w:eastAsia="微软雅黑" w:hAnsi="微软雅黑" w:cs="Arial Unicode MS"/>
          <w:b/>
          <w:sz w:val="21"/>
          <w:szCs w:val="21"/>
          <w:shd w:val="clear" w:color="auto" w:fill="DEEAF6"/>
        </w:rPr>
        <w:t>00U0</w:t>
      </w:r>
      <w:r w:rsidR="004C53D3">
        <w:rPr>
          <w:rFonts w:ascii="微软雅黑" w:eastAsia="微软雅黑" w:hAnsi="微软雅黑" w:cs="Arial Unicode MS"/>
          <w:b/>
          <w:sz w:val="21"/>
          <w:szCs w:val="21"/>
          <w:shd w:val="clear" w:color="auto" w:fill="DEEAF6"/>
        </w:rPr>
        <w:t>5</w:t>
      </w:r>
      <w:r w:rsidRPr="00160024">
        <w:rPr>
          <w:rFonts w:ascii="微软雅黑" w:eastAsia="微软雅黑" w:hAnsi="微软雅黑" w:cs="Arial Unicode MS"/>
          <w:b/>
          <w:sz w:val="21"/>
          <w:szCs w:val="21"/>
          <w:shd w:val="clear" w:color="auto" w:fill="DEEAF6"/>
        </w:rPr>
        <w:t xml:space="preserve"> 管理者培养批判性思维的重要性</w:t>
      </w:r>
    </w:p>
    <w:p w14:paraId="765F1F13" w14:textId="4AA8B4BF" w:rsidR="00E84112" w:rsidRDefault="00CF3E3F" w:rsidP="00160024">
      <w:pPr>
        <w:spacing w:line="360" w:lineRule="exact"/>
        <w:rPr>
          <w:rFonts w:ascii="微软雅黑" w:eastAsia="微软雅黑" w:hAnsi="微软雅黑" w:cs="Arial Unicode MS"/>
          <w:sz w:val="21"/>
          <w:szCs w:val="21"/>
        </w:rPr>
      </w:pPr>
      <w:r w:rsidRPr="00160024">
        <w:rPr>
          <w:rFonts w:ascii="微软雅黑" w:eastAsia="微软雅黑" w:hAnsi="微软雅黑" w:cs="Arial Unicode MS"/>
          <w:sz w:val="21"/>
          <w:szCs w:val="21"/>
        </w:rPr>
        <w:t>成功的管理者每天都要使用批判思维，从鱼龙混杂的信息中筛选出关键资料，提出准确的问题，识别或有力或薄弱的论证，从而</w:t>
      </w:r>
      <w:r w:rsidR="005323B7">
        <w:rPr>
          <w:rFonts w:ascii="微软雅黑" w:eastAsia="微软雅黑" w:hAnsi="微软雅黑" w:cs="Arial Unicode MS" w:hint="eastAsia"/>
          <w:sz w:val="21"/>
          <w:szCs w:val="21"/>
        </w:rPr>
        <w:t>做</w:t>
      </w:r>
      <w:r w:rsidRPr="00160024">
        <w:rPr>
          <w:rFonts w:ascii="微软雅黑" w:eastAsia="微软雅黑" w:hAnsi="微软雅黑" w:cs="Arial Unicode MS"/>
          <w:sz w:val="21"/>
          <w:szCs w:val="21"/>
        </w:rPr>
        <w:t>出合理的决策。当今的商业环境瞬息万变，身为管理者，你的错误成本很高：如果未能快速识别错误的问题解决方案或决策，可能导致团队做无用功，甚至整个公司的业绩下滑。</w:t>
      </w:r>
    </w:p>
    <w:p w14:paraId="3A380F11" w14:textId="77777777" w:rsidR="00651B02" w:rsidRPr="00651B02" w:rsidRDefault="00651B02" w:rsidP="00651B02">
      <w:pPr>
        <w:pStyle w:val="2"/>
        <w:keepNext w:val="0"/>
        <w:keepLines w:val="0"/>
        <w:spacing w:before="0" w:after="0" w:line="360" w:lineRule="exact"/>
        <w:rPr>
          <w:rFonts w:ascii="微软雅黑" w:eastAsia="微软雅黑" w:hAnsi="微软雅黑"/>
          <w:b/>
          <w:sz w:val="21"/>
          <w:szCs w:val="21"/>
          <w:shd w:val="clear" w:color="auto" w:fill="DEEAF6"/>
        </w:rPr>
      </w:pPr>
      <w:r w:rsidRPr="00160024">
        <w:rPr>
          <w:rFonts w:ascii="微软雅黑" w:eastAsia="微软雅黑" w:hAnsi="微软雅黑" w:cs="Arial Unicode MS"/>
          <w:b/>
          <w:sz w:val="21"/>
          <w:szCs w:val="21"/>
          <w:shd w:val="clear" w:color="auto" w:fill="DEEAF6"/>
        </w:rPr>
        <w:t>00U0</w:t>
      </w:r>
      <w:r>
        <w:rPr>
          <w:rFonts w:ascii="微软雅黑" w:eastAsia="微软雅黑" w:hAnsi="微软雅黑" w:cs="Arial Unicode MS"/>
          <w:b/>
          <w:sz w:val="21"/>
          <w:szCs w:val="21"/>
          <w:shd w:val="clear" w:color="auto" w:fill="DEEAF6"/>
        </w:rPr>
        <w:t>6 本课学习目标</w:t>
      </w:r>
    </w:p>
    <w:p w14:paraId="13A6E010"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通过前几课的学习，相信你一定发现批判性思维对你的工作至关重要。高管发展联盟（Executive Development Associates）提出，批判性思维能力对中高层管理人才来说与领导力同等重要</w:t>
      </w:r>
      <w:r w:rsidR="00F738D5">
        <w:rPr>
          <w:rStyle w:val="afb"/>
          <w:rFonts w:ascii="微软雅黑" w:eastAsia="微软雅黑" w:hAnsi="微软雅黑" w:cs="Arial Unicode MS"/>
          <w:sz w:val="21"/>
          <w:szCs w:val="21"/>
        </w:rPr>
        <w:footnoteReference w:id="2"/>
      </w:r>
      <w:r w:rsidRPr="00160024">
        <w:rPr>
          <w:rFonts w:ascii="微软雅黑" w:eastAsia="微软雅黑" w:hAnsi="微软雅黑" w:cs="Arial Unicode MS"/>
          <w:sz w:val="21"/>
          <w:szCs w:val="21"/>
        </w:rPr>
        <w:t>。</w:t>
      </w:r>
    </w:p>
    <w:p w14:paraId="03EE73F9"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highlight w:val="white"/>
        </w:rPr>
        <w:t>那么，如何判断自己以及所管理的团队是否具有批判性思维氛围？作为管理者，如何培养自身的批判性思维呢？</w:t>
      </w:r>
      <w:r w:rsidRPr="00160024">
        <w:rPr>
          <w:rFonts w:ascii="微软雅黑" w:eastAsia="微软雅黑" w:hAnsi="微软雅黑" w:cs="Arial Unicode MS"/>
          <w:sz w:val="21"/>
          <w:szCs w:val="21"/>
        </w:rPr>
        <w:t>在本课中，你将了解到：</w:t>
      </w:r>
    </w:p>
    <w:p w14:paraId="6DE3C6BC" w14:textId="77777777" w:rsidR="00E84112" w:rsidRPr="00160024" w:rsidRDefault="00CF3E3F" w:rsidP="00160024">
      <w:pPr>
        <w:spacing w:line="360" w:lineRule="exact"/>
        <w:ind w:left="720" w:hanging="360"/>
        <w:rPr>
          <w:rFonts w:ascii="微软雅黑" w:eastAsia="微软雅黑" w:hAnsi="微软雅黑"/>
          <w:sz w:val="21"/>
          <w:szCs w:val="21"/>
        </w:rPr>
      </w:pPr>
      <w:r w:rsidRPr="00160024">
        <w:rPr>
          <w:rFonts w:ascii="微软雅黑" w:eastAsia="微软雅黑" w:hAnsi="微软雅黑" w:cs="Arial Unicode MS"/>
          <w:sz w:val="21"/>
          <w:szCs w:val="21"/>
        </w:rPr>
        <w:t>-      你及你的团队缺乏批判性思维的征兆；</w:t>
      </w:r>
    </w:p>
    <w:p w14:paraId="564C0BBD" w14:textId="77777777" w:rsidR="00E84112" w:rsidRDefault="00CF3E3F" w:rsidP="00F738D5">
      <w:pPr>
        <w:spacing w:line="360" w:lineRule="exact"/>
        <w:ind w:left="720" w:hanging="360"/>
        <w:rPr>
          <w:rFonts w:ascii="微软雅黑" w:eastAsia="微软雅黑" w:hAnsi="微软雅黑"/>
          <w:sz w:val="21"/>
          <w:szCs w:val="21"/>
        </w:rPr>
      </w:pPr>
      <w:r w:rsidRPr="00160024">
        <w:rPr>
          <w:rFonts w:ascii="微软雅黑" w:eastAsia="微软雅黑" w:hAnsi="微软雅黑" w:cs="Arial Unicode MS"/>
          <w:sz w:val="21"/>
          <w:szCs w:val="21"/>
        </w:rPr>
        <w:t>-      管理者培养批判性思维的方法。</w:t>
      </w:r>
    </w:p>
    <w:p w14:paraId="3E6B2BCD" w14:textId="77777777" w:rsidR="00F738D5" w:rsidRPr="00F738D5" w:rsidRDefault="00F738D5" w:rsidP="00F738D5">
      <w:pPr>
        <w:spacing w:line="360" w:lineRule="exact"/>
        <w:ind w:left="720" w:hanging="360"/>
        <w:rPr>
          <w:rFonts w:ascii="微软雅黑" w:eastAsia="微软雅黑" w:hAnsi="微软雅黑"/>
          <w:sz w:val="21"/>
          <w:szCs w:val="21"/>
        </w:rPr>
      </w:pPr>
    </w:p>
    <w:p w14:paraId="307C1EA8" w14:textId="77777777" w:rsidR="00E84112" w:rsidRPr="00160024" w:rsidRDefault="00E84112" w:rsidP="00160024">
      <w:pPr>
        <w:spacing w:line="360" w:lineRule="exact"/>
        <w:rPr>
          <w:rFonts w:ascii="微软雅黑" w:eastAsia="微软雅黑" w:hAnsi="微软雅黑"/>
          <w:sz w:val="21"/>
          <w:szCs w:val="21"/>
        </w:rPr>
      </w:pPr>
    </w:p>
    <w:p w14:paraId="24B0DBF0" w14:textId="77777777" w:rsidR="00E84112" w:rsidRPr="00160024" w:rsidRDefault="00CF3E3F" w:rsidP="00160024">
      <w:pPr>
        <w:pStyle w:val="1"/>
        <w:keepNext w:val="0"/>
        <w:keepLines w:val="0"/>
        <w:spacing w:before="0" w:after="0" w:line="360" w:lineRule="exact"/>
        <w:rPr>
          <w:rFonts w:ascii="微软雅黑" w:eastAsia="微软雅黑" w:hAnsi="微软雅黑"/>
          <w:sz w:val="21"/>
          <w:szCs w:val="21"/>
        </w:rPr>
      </w:pPr>
      <w:bookmarkStart w:id="5" w:name="_4s4ttya4ygst" w:colFirst="0" w:colLast="0"/>
      <w:bookmarkStart w:id="6" w:name="_Hlk518634490"/>
      <w:bookmarkEnd w:id="5"/>
      <w:r w:rsidRPr="00160024">
        <w:rPr>
          <w:rFonts w:ascii="微软雅黑" w:eastAsia="微软雅黑" w:hAnsi="微软雅黑" w:cs="Arial Unicode MS"/>
          <w:b/>
          <w:sz w:val="21"/>
          <w:szCs w:val="21"/>
          <w:shd w:val="clear" w:color="auto" w:fill="5B9BD5"/>
        </w:rPr>
        <w:lastRenderedPageBreak/>
        <w:t>01U 自我诊断：你及你的团队是否缺乏批判性思维</w:t>
      </w:r>
    </w:p>
    <w:p w14:paraId="2FF255EA" w14:textId="441FD043"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7" w:name="_2kkvkh6k6yxz" w:colFirst="0" w:colLast="0"/>
      <w:bookmarkEnd w:id="7"/>
      <w:r w:rsidRPr="00160024">
        <w:rPr>
          <w:rFonts w:ascii="微软雅黑" w:eastAsia="微软雅黑" w:hAnsi="微软雅黑" w:cs="Arial Unicode MS"/>
          <w:b/>
          <w:sz w:val="21"/>
          <w:szCs w:val="21"/>
          <w:shd w:val="clear" w:color="auto" w:fill="DEEAF6"/>
        </w:rPr>
        <w:t>01U0</w:t>
      </w:r>
      <w:r w:rsidR="00F74B2E">
        <w:rPr>
          <w:rFonts w:ascii="微软雅黑" w:eastAsia="微软雅黑" w:hAnsi="微软雅黑" w:cs="Arial Unicode MS"/>
          <w:b/>
          <w:sz w:val="21"/>
          <w:szCs w:val="21"/>
          <w:shd w:val="clear" w:color="auto" w:fill="DEEAF6"/>
        </w:rPr>
        <w:t>1</w:t>
      </w:r>
      <w:r w:rsidRPr="00160024">
        <w:rPr>
          <w:rFonts w:ascii="微软雅黑" w:eastAsia="微软雅黑" w:hAnsi="微软雅黑" w:cs="Arial Unicode MS"/>
          <w:b/>
          <w:sz w:val="21"/>
          <w:szCs w:val="21"/>
          <w:shd w:val="clear" w:color="auto" w:fill="DEEAF6"/>
        </w:rPr>
        <w:t xml:space="preserve"> 缺乏批判性思维的三大征兆</w:t>
      </w:r>
      <w:r w:rsidR="00F738D5">
        <w:rPr>
          <w:rStyle w:val="afb"/>
          <w:rFonts w:ascii="微软雅黑" w:eastAsia="微软雅黑" w:hAnsi="微软雅黑" w:cs="Arial Unicode MS"/>
          <w:b/>
          <w:sz w:val="21"/>
          <w:szCs w:val="21"/>
          <w:shd w:val="clear" w:color="auto" w:fill="DEEAF6"/>
        </w:rPr>
        <w:footnoteReference w:id="3"/>
      </w:r>
    </w:p>
    <w:p w14:paraId="7ED6AFAC" w14:textId="77777777" w:rsidR="00E84112" w:rsidRPr="00160024" w:rsidRDefault="00CF3E3F" w:rsidP="00160024">
      <w:pPr>
        <w:spacing w:line="360" w:lineRule="exact"/>
        <w:rPr>
          <w:rFonts w:ascii="微软雅黑" w:eastAsia="微软雅黑" w:hAnsi="微软雅黑"/>
          <w:sz w:val="21"/>
          <w:szCs w:val="21"/>
        </w:rPr>
      </w:pPr>
      <w:proofErr w:type="gramStart"/>
      <w:r w:rsidRPr="00160024">
        <w:rPr>
          <w:rFonts w:ascii="微软雅黑" w:eastAsia="微软雅黑" w:hAnsi="微软雅黑" w:cs="Arial Unicode MS"/>
          <w:sz w:val="21"/>
          <w:szCs w:val="21"/>
        </w:rPr>
        <w:t>贝</w:t>
      </w:r>
      <w:r w:rsidR="00AD4229">
        <w:rPr>
          <w:rFonts w:ascii="微软雅黑" w:eastAsia="微软雅黑" w:hAnsi="微软雅黑" w:cs="Arial Unicode MS"/>
          <w:sz w:val="21"/>
          <w:szCs w:val="21"/>
        </w:rPr>
        <w:t>顿公司</w:t>
      </w:r>
      <w:proofErr w:type="gramEnd"/>
      <w:r w:rsidR="00AD4229">
        <w:rPr>
          <w:rFonts w:ascii="微软雅黑" w:eastAsia="微软雅黑" w:hAnsi="微软雅黑" w:cs="Arial Unicode MS"/>
          <w:sz w:val="21"/>
          <w:szCs w:val="21"/>
        </w:rPr>
        <w:t>销售业绩不佳，销售主管主观片面地提出解决方案，而研发部不假</w:t>
      </w:r>
      <w:r w:rsidRPr="00160024">
        <w:rPr>
          <w:rFonts w:ascii="微软雅黑" w:eastAsia="微软雅黑" w:hAnsi="微软雅黑" w:cs="Arial Unicode MS"/>
          <w:sz w:val="21"/>
          <w:szCs w:val="21"/>
        </w:rPr>
        <w:t>思索地直接接受了这个方案，众人均没有科学运用批判思维审视这一问题，最终造成竹篮打水一场空。</w:t>
      </w:r>
    </w:p>
    <w:p w14:paraId="0D1E4622"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事实上，上面案例中的贝顿公司展现出了诸多端倪，而这都是缺乏批判思维的征兆。在下面的课程中，我们将逐一向你介绍管理者缺乏批判性思维的三大征兆。</w:t>
      </w:r>
    </w:p>
    <w:p w14:paraId="5D754883" w14:textId="025C53A9"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8" w:name="_mbno4hvi7fk7" w:colFirst="0" w:colLast="0"/>
      <w:bookmarkEnd w:id="8"/>
      <w:r w:rsidRPr="00160024">
        <w:rPr>
          <w:rFonts w:ascii="微软雅黑" w:eastAsia="微软雅黑" w:hAnsi="微软雅黑" w:cs="Arial Unicode MS"/>
          <w:b/>
          <w:sz w:val="21"/>
          <w:szCs w:val="21"/>
          <w:shd w:val="clear" w:color="auto" w:fill="DEEAF6"/>
        </w:rPr>
        <w:t>01U0</w:t>
      </w:r>
      <w:r w:rsidR="00F74B2E">
        <w:rPr>
          <w:rFonts w:ascii="微软雅黑" w:eastAsia="微软雅黑" w:hAnsi="微软雅黑" w:cs="Arial Unicode MS"/>
          <w:b/>
          <w:sz w:val="21"/>
          <w:szCs w:val="21"/>
          <w:shd w:val="clear" w:color="auto" w:fill="DEEAF6"/>
        </w:rPr>
        <w:t>2</w:t>
      </w:r>
      <w:r w:rsidRPr="00160024">
        <w:rPr>
          <w:rFonts w:ascii="微软雅黑" w:eastAsia="微软雅黑" w:hAnsi="微软雅黑" w:cs="Arial Unicode MS"/>
          <w:b/>
          <w:sz w:val="21"/>
          <w:szCs w:val="21"/>
          <w:shd w:val="clear" w:color="auto" w:fill="DEEAF6"/>
        </w:rPr>
        <w:t xml:space="preserve"> 征兆</w:t>
      </w:r>
      <w:proofErr w:type="gramStart"/>
      <w:r w:rsidRPr="00160024">
        <w:rPr>
          <w:rFonts w:ascii="微软雅黑" w:eastAsia="微软雅黑" w:hAnsi="微软雅黑" w:cs="Arial Unicode MS"/>
          <w:b/>
          <w:sz w:val="21"/>
          <w:szCs w:val="21"/>
          <w:shd w:val="clear" w:color="auto" w:fill="DEEAF6"/>
        </w:rPr>
        <w:t>一</w:t>
      </w:r>
      <w:proofErr w:type="gramEnd"/>
      <w:r w:rsidRPr="00160024">
        <w:rPr>
          <w:rFonts w:ascii="微软雅黑" w:eastAsia="微软雅黑" w:hAnsi="微软雅黑" w:cs="Arial Unicode MS"/>
          <w:b/>
          <w:sz w:val="21"/>
          <w:szCs w:val="21"/>
          <w:shd w:val="clear" w:color="auto" w:fill="DEEAF6"/>
        </w:rPr>
        <w:t>：异常忙碌，加班不断</w:t>
      </w:r>
    </w:p>
    <w:p w14:paraId="776BB256"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管理者缺乏批判性思维的第一个征兆是：异常忙碌，加班不断。</w:t>
      </w:r>
    </w:p>
    <w:p w14:paraId="79A58AE5"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当员工不断被“截止日期”追赶着，他们往往没有任何休息和反思的时间，甚至习惯性加班。在异常忙碌、加班不断时，员工会更倾向于不作思考，直接选择用他们最熟悉的</w:t>
      </w:r>
      <w:proofErr w:type="gramStart"/>
      <w:r w:rsidRPr="00160024">
        <w:rPr>
          <w:rFonts w:ascii="微软雅黑" w:eastAsia="微软雅黑" w:hAnsi="微软雅黑" w:cs="Arial Unicode MS"/>
          <w:sz w:val="21"/>
          <w:szCs w:val="21"/>
        </w:rPr>
        <w:t>老方式</w:t>
      </w:r>
      <w:proofErr w:type="gramEnd"/>
      <w:r w:rsidRPr="00160024">
        <w:rPr>
          <w:rFonts w:ascii="微软雅黑" w:eastAsia="微软雅黑" w:hAnsi="微软雅黑" w:cs="Arial Unicode MS"/>
          <w:sz w:val="21"/>
          <w:szCs w:val="21"/>
        </w:rPr>
        <w:t>将任务完成。而这些看起来效率高、让人感到舒服的</w:t>
      </w:r>
      <w:proofErr w:type="gramStart"/>
      <w:r w:rsidRPr="00160024">
        <w:rPr>
          <w:rFonts w:ascii="微软雅黑" w:eastAsia="微软雅黑" w:hAnsi="微软雅黑" w:cs="Arial Unicode MS"/>
          <w:sz w:val="21"/>
          <w:szCs w:val="21"/>
        </w:rPr>
        <w:t>老方式</w:t>
      </w:r>
      <w:proofErr w:type="gramEnd"/>
      <w:r w:rsidRPr="00160024">
        <w:rPr>
          <w:rFonts w:ascii="微软雅黑" w:eastAsia="微软雅黑" w:hAnsi="微软雅黑" w:cs="Arial Unicode MS"/>
          <w:sz w:val="21"/>
          <w:szCs w:val="21"/>
        </w:rPr>
        <w:t>很难引向批判思维和公司的增长。</w:t>
      </w:r>
    </w:p>
    <w:p w14:paraId="5ECE648E"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在案例中，贝顿公司的研发部、生产采供部等几个部门为了完成产品的设计、响应市场需求，异常忙碌、加班不断。艾克和</w:t>
      </w:r>
      <w:proofErr w:type="gramStart"/>
      <w:r w:rsidRPr="00160024">
        <w:rPr>
          <w:rFonts w:ascii="微软雅黑" w:eastAsia="微软雅黑" w:hAnsi="微软雅黑" w:cs="Arial Unicode MS"/>
          <w:sz w:val="21"/>
          <w:szCs w:val="21"/>
        </w:rPr>
        <w:t>丽丝</w:t>
      </w:r>
      <w:proofErr w:type="gramEnd"/>
      <w:r w:rsidRPr="00160024">
        <w:rPr>
          <w:rFonts w:ascii="微软雅黑" w:eastAsia="微软雅黑" w:hAnsi="微软雅黑" w:cs="Arial Unicode MS"/>
          <w:sz w:val="21"/>
          <w:szCs w:val="21"/>
        </w:rPr>
        <w:t>在任务的压力下，选择了直接开始任务，放弃了深入思考。在尚未完全理解问题所在时就开始行动，会导致糟糕的时间投资，甚至错误决策 。</w:t>
      </w:r>
    </w:p>
    <w:p w14:paraId="2EF4950C" w14:textId="5662C973"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9" w:name="_pxhgvbyzghx" w:colFirst="0" w:colLast="0"/>
      <w:bookmarkEnd w:id="9"/>
      <w:bookmarkEnd w:id="6"/>
      <w:r w:rsidRPr="00160024">
        <w:rPr>
          <w:rFonts w:ascii="微软雅黑" w:eastAsia="微软雅黑" w:hAnsi="微软雅黑" w:cs="Arial Unicode MS"/>
          <w:b/>
          <w:sz w:val="21"/>
          <w:szCs w:val="21"/>
          <w:shd w:val="clear" w:color="auto" w:fill="DEEAF6"/>
        </w:rPr>
        <w:t>01U0</w:t>
      </w:r>
      <w:r w:rsidR="00F74B2E">
        <w:rPr>
          <w:rFonts w:ascii="微软雅黑" w:eastAsia="微软雅黑" w:hAnsi="微软雅黑" w:cs="Arial Unicode MS"/>
          <w:b/>
          <w:sz w:val="21"/>
          <w:szCs w:val="21"/>
          <w:shd w:val="clear" w:color="auto" w:fill="DEEAF6"/>
        </w:rPr>
        <w:t>3</w:t>
      </w:r>
      <w:r w:rsidRPr="00160024">
        <w:rPr>
          <w:rFonts w:ascii="微软雅黑" w:eastAsia="微软雅黑" w:hAnsi="微软雅黑" w:cs="Arial Unicode MS"/>
          <w:b/>
          <w:sz w:val="21"/>
          <w:szCs w:val="21"/>
          <w:shd w:val="clear" w:color="auto" w:fill="DEEAF6"/>
        </w:rPr>
        <w:t xml:space="preserve">A </w:t>
      </w:r>
      <w:ins w:id="10" w:author="Gejing Zhang" w:date="2018-08-22T09:06:00Z">
        <w:r w:rsidR="007240B5">
          <w:rPr>
            <w:rFonts w:ascii="微软雅黑" w:eastAsia="微软雅黑" w:hAnsi="微软雅黑" w:cs="Arial Unicode MS" w:hint="eastAsia"/>
            <w:b/>
            <w:sz w:val="21"/>
            <w:szCs w:val="21"/>
            <w:shd w:val="clear" w:color="auto" w:fill="DEEAF6"/>
          </w:rPr>
          <w:t>请思考</w:t>
        </w:r>
      </w:ins>
      <w:del w:id="11" w:author="Gejing Zhang" w:date="2018-08-22T09:06:00Z">
        <w:r w:rsidRPr="00160024" w:rsidDel="007240B5">
          <w:rPr>
            <w:rFonts w:ascii="微软雅黑" w:eastAsia="微软雅黑" w:hAnsi="微软雅黑" w:cs="Arial Unicode MS"/>
            <w:b/>
            <w:sz w:val="21"/>
            <w:szCs w:val="21"/>
            <w:shd w:val="clear" w:color="auto" w:fill="DEEAF6"/>
          </w:rPr>
          <w:delText>小测验</w:delText>
        </w:r>
      </w:del>
      <w:r w:rsidRPr="00160024">
        <w:rPr>
          <w:rFonts w:ascii="微软雅黑" w:eastAsia="微软雅黑" w:hAnsi="微软雅黑" w:cs="Arial Unicode MS"/>
          <w:b/>
          <w:sz w:val="21"/>
          <w:szCs w:val="21"/>
          <w:shd w:val="clear" w:color="auto" w:fill="DEEAF6"/>
        </w:rPr>
        <w:t>：你的公司是否存在这种现象？</w:t>
      </w:r>
    </w:p>
    <w:p w14:paraId="7806B1B1"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请回忆一下，你是否总是加班且异常忙碌呢？你或者你的团队成员是否为了赶工或避免加班，不经思考就直接着手任务呢？</w:t>
      </w:r>
    </w:p>
    <w:p w14:paraId="33DBC651" w14:textId="77777777" w:rsidR="00E84112" w:rsidRPr="00160024" w:rsidRDefault="00CF3E3F" w:rsidP="00160024">
      <w:pPr>
        <w:spacing w:line="360" w:lineRule="exact"/>
        <w:ind w:left="720" w:hanging="360"/>
        <w:rPr>
          <w:rFonts w:ascii="微软雅黑" w:eastAsia="微软雅黑" w:hAnsi="微软雅黑"/>
          <w:sz w:val="21"/>
          <w:szCs w:val="21"/>
        </w:rPr>
      </w:pPr>
      <w:r w:rsidRPr="00160024">
        <w:rPr>
          <w:rFonts w:ascii="微软雅黑" w:eastAsia="微软雅黑" w:hAnsi="微软雅黑" w:cs="Arial Unicode MS"/>
          <w:sz w:val="21"/>
          <w:szCs w:val="21"/>
        </w:rPr>
        <w:t>A.   是</w:t>
      </w:r>
    </w:p>
    <w:p w14:paraId="1153E460" w14:textId="77777777" w:rsidR="00E84112" w:rsidRPr="00160024" w:rsidRDefault="00CF3E3F" w:rsidP="00160024">
      <w:pPr>
        <w:spacing w:line="360" w:lineRule="exact"/>
        <w:ind w:left="720" w:hanging="360"/>
        <w:rPr>
          <w:rFonts w:ascii="微软雅黑" w:eastAsia="微软雅黑" w:hAnsi="微软雅黑"/>
          <w:sz w:val="21"/>
          <w:szCs w:val="21"/>
        </w:rPr>
      </w:pPr>
      <w:r w:rsidRPr="00160024">
        <w:rPr>
          <w:rFonts w:ascii="微软雅黑" w:eastAsia="微软雅黑" w:hAnsi="微软雅黑" w:cs="Arial Unicode MS"/>
          <w:sz w:val="21"/>
          <w:szCs w:val="21"/>
        </w:rPr>
        <w:t>B.   否</w:t>
      </w:r>
    </w:p>
    <w:p w14:paraId="5A6CED46"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【反馈】谢谢你的回答！请继续学习。</w:t>
      </w:r>
    </w:p>
    <w:p w14:paraId="1FD76B53" w14:textId="4EB65B06"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12" w:name="_qox4yutoidnb" w:colFirst="0" w:colLast="0"/>
      <w:bookmarkStart w:id="13" w:name="_Hlk518634530"/>
      <w:bookmarkEnd w:id="12"/>
      <w:r w:rsidRPr="00160024">
        <w:rPr>
          <w:rFonts w:ascii="微软雅黑" w:eastAsia="微软雅黑" w:hAnsi="微软雅黑" w:cs="Arial Unicode MS"/>
          <w:b/>
          <w:sz w:val="21"/>
          <w:szCs w:val="21"/>
          <w:shd w:val="clear" w:color="auto" w:fill="DEEAF6"/>
        </w:rPr>
        <w:t>01U0</w:t>
      </w:r>
      <w:r w:rsidR="00F74B2E">
        <w:rPr>
          <w:rFonts w:ascii="微软雅黑" w:eastAsia="微软雅黑" w:hAnsi="微软雅黑" w:cs="Arial Unicode MS"/>
          <w:b/>
          <w:sz w:val="21"/>
          <w:szCs w:val="21"/>
          <w:shd w:val="clear" w:color="auto" w:fill="DEEAF6"/>
        </w:rPr>
        <w:t>4</w:t>
      </w:r>
      <w:r w:rsidRPr="00160024">
        <w:rPr>
          <w:rFonts w:ascii="微软雅黑" w:eastAsia="微软雅黑" w:hAnsi="微软雅黑" w:cs="Arial Unicode MS"/>
          <w:b/>
          <w:sz w:val="21"/>
          <w:szCs w:val="21"/>
          <w:shd w:val="clear" w:color="auto" w:fill="DEEAF6"/>
        </w:rPr>
        <w:t xml:space="preserve"> 征兆二：主观消极，缺乏肯定</w:t>
      </w:r>
    </w:p>
    <w:p w14:paraId="263D2147" w14:textId="77777777" w:rsidR="00651B02" w:rsidRDefault="00CF3E3F" w:rsidP="00160024">
      <w:pPr>
        <w:spacing w:line="360" w:lineRule="exact"/>
        <w:rPr>
          <w:rFonts w:ascii="微软雅黑" w:eastAsia="微软雅黑" w:hAnsi="微软雅黑" w:cs="Arial Unicode MS"/>
          <w:sz w:val="21"/>
          <w:szCs w:val="21"/>
        </w:rPr>
      </w:pPr>
      <w:r w:rsidRPr="00160024">
        <w:rPr>
          <w:rFonts w:ascii="微软雅黑" w:eastAsia="微软雅黑" w:hAnsi="微软雅黑" w:cs="Arial Unicode MS"/>
          <w:sz w:val="21"/>
          <w:szCs w:val="21"/>
        </w:rPr>
        <w:t>团队缺乏批判性思维的第二个征兆是管理者主观消极，缺乏对员工的肯定。</w:t>
      </w:r>
    </w:p>
    <w:p w14:paraId="12325745" w14:textId="77777777" w:rsidR="00651B02" w:rsidRDefault="00651B02" w:rsidP="00160024">
      <w:pPr>
        <w:spacing w:line="360" w:lineRule="exact"/>
        <w:rPr>
          <w:rFonts w:ascii="微软雅黑" w:eastAsia="微软雅黑" w:hAnsi="微软雅黑" w:cs="Arial Unicode MS"/>
          <w:sz w:val="21"/>
          <w:szCs w:val="21"/>
        </w:rPr>
      </w:pPr>
      <w:r>
        <w:rPr>
          <w:rFonts w:ascii="微软雅黑" w:eastAsia="微软雅黑" w:hAnsi="微软雅黑" w:cs="Arial Unicode MS"/>
          <w:sz w:val="21"/>
          <w:szCs w:val="21"/>
        </w:rPr>
        <w:t>在上面的案例中</w:t>
      </w:r>
      <w:r>
        <w:rPr>
          <w:rFonts w:ascii="微软雅黑" w:eastAsia="微软雅黑" w:hAnsi="微软雅黑" w:cs="Arial Unicode MS" w:hint="eastAsia"/>
          <w:sz w:val="21"/>
          <w:szCs w:val="21"/>
        </w:rPr>
        <w:t>，</w:t>
      </w:r>
      <w:r>
        <w:rPr>
          <w:rFonts w:ascii="微软雅黑" w:eastAsia="微软雅黑" w:hAnsi="微软雅黑" w:cs="Arial Unicode MS"/>
          <w:sz w:val="21"/>
          <w:szCs w:val="21"/>
        </w:rPr>
        <w:t>我们看到研发部的</w:t>
      </w:r>
      <w:proofErr w:type="gramStart"/>
      <w:r>
        <w:rPr>
          <w:rFonts w:ascii="微软雅黑" w:eastAsia="微软雅黑" w:hAnsi="微软雅黑" w:cs="Arial Unicode MS"/>
          <w:sz w:val="21"/>
          <w:szCs w:val="21"/>
        </w:rPr>
        <w:t>凯</w:t>
      </w:r>
      <w:proofErr w:type="gramEnd"/>
      <w:r>
        <w:rPr>
          <w:rFonts w:ascii="微软雅黑" w:eastAsia="微软雅黑" w:hAnsi="微软雅黑" w:cs="Arial Unicode MS"/>
          <w:sz w:val="21"/>
          <w:szCs w:val="21"/>
        </w:rPr>
        <w:t>特向主管艾克提出了她的想法</w:t>
      </w:r>
      <w:r>
        <w:rPr>
          <w:rFonts w:ascii="微软雅黑" w:eastAsia="微软雅黑" w:hAnsi="微软雅黑" w:cs="Arial Unicode MS" w:hint="eastAsia"/>
          <w:sz w:val="21"/>
          <w:szCs w:val="21"/>
        </w:rPr>
        <w:t>，</w:t>
      </w:r>
      <w:r>
        <w:rPr>
          <w:rFonts w:ascii="微软雅黑" w:eastAsia="微软雅黑" w:hAnsi="微软雅黑" w:cs="Arial Unicode MS"/>
          <w:sz w:val="21"/>
          <w:szCs w:val="21"/>
        </w:rPr>
        <w:t>得到的却是艾克对销售部门的消极抱怨</w:t>
      </w:r>
      <w:r>
        <w:rPr>
          <w:rFonts w:ascii="微软雅黑" w:eastAsia="微软雅黑" w:hAnsi="微软雅黑" w:cs="Arial Unicode MS" w:hint="eastAsia"/>
          <w:sz w:val="21"/>
          <w:szCs w:val="21"/>
        </w:rPr>
        <w:t>，艾克让凯特抓紧时间干活不要想太多，</w:t>
      </w:r>
      <w:r>
        <w:rPr>
          <w:rFonts w:ascii="微软雅黑" w:eastAsia="微软雅黑" w:hAnsi="微软雅黑" w:cs="Arial Unicode MS"/>
          <w:sz w:val="21"/>
          <w:szCs w:val="21"/>
        </w:rPr>
        <w:t>最终凯特的建议被驳回</w:t>
      </w:r>
      <w:r>
        <w:rPr>
          <w:rFonts w:ascii="微软雅黑" w:eastAsia="微软雅黑" w:hAnsi="微软雅黑" w:cs="Arial Unicode MS" w:hint="eastAsia"/>
          <w:sz w:val="21"/>
          <w:szCs w:val="21"/>
        </w:rPr>
        <w:t>。</w:t>
      </w:r>
    </w:p>
    <w:p w14:paraId="304AA791"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很多管理者都习惯在面对新的挑战时先料想最糟糕的结局，这本身并不是一个坏习惯。但是部分管理者却忽略了挑战所带来的机会，因此在下属想尝试新方法、探索新渠道、或是以不同的方式解决问题时，他们总因为风险的存在而立马下结论拒绝。</w:t>
      </w:r>
    </w:p>
    <w:p w14:paraId="3B0B33AD"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然而成功不是回避风险，而是知道如何减轻潜在风险。一味消极不仅打击员工、下属，久而久之还会导致团队变得按部就班。而这样墨守成规的氛围势必不利于批判性思维的发酵、生长。</w:t>
      </w:r>
    </w:p>
    <w:p w14:paraId="37CA510F" w14:textId="26D722EF"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14" w:name="_siphes4bcxpz" w:colFirst="0" w:colLast="0"/>
      <w:bookmarkEnd w:id="14"/>
      <w:bookmarkEnd w:id="13"/>
      <w:r w:rsidRPr="00160024">
        <w:rPr>
          <w:rFonts w:ascii="微软雅黑" w:eastAsia="微软雅黑" w:hAnsi="微软雅黑" w:cs="Arial Unicode MS"/>
          <w:b/>
          <w:sz w:val="21"/>
          <w:szCs w:val="21"/>
          <w:shd w:val="clear" w:color="auto" w:fill="DEEAF6"/>
        </w:rPr>
        <w:t>01U0</w:t>
      </w:r>
      <w:r w:rsidR="00F74B2E">
        <w:rPr>
          <w:rFonts w:ascii="微软雅黑" w:eastAsia="微软雅黑" w:hAnsi="微软雅黑" w:cs="Arial Unicode MS"/>
          <w:b/>
          <w:sz w:val="21"/>
          <w:szCs w:val="21"/>
          <w:shd w:val="clear" w:color="auto" w:fill="DEEAF6"/>
        </w:rPr>
        <w:t>5</w:t>
      </w:r>
      <w:r w:rsidRPr="00160024">
        <w:rPr>
          <w:rFonts w:ascii="微软雅黑" w:eastAsia="微软雅黑" w:hAnsi="微软雅黑" w:cs="Arial Unicode MS"/>
          <w:b/>
          <w:sz w:val="21"/>
          <w:szCs w:val="21"/>
          <w:shd w:val="clear" w:color="auto" w:fill="DEEAF6"/>
        </w:rPr>
        <w:t xml:space="preserve">A </w:t>
      </w:r>
      <w:ins w:id="15" w:author="Gejing Zhang" w:date="2018-08-22T09:06:00Z">
        <w:r w:rsidR="007240B5">
          <w:rPr>
            <w:rFonts w:ascii="微软雅黑" w:eastAsia="微软雅黑" w:hAnsi="微软雅黑" w:cs="Arial Unicode MS" w:hint="eastAsia"/>
            <w:b/>
            <w:sz w:val="21"/>
            <w:szCs w:val="21"/>
            <w:shd w:val="clear" w:color="auto" w:fill="DEEAF6"/>
          </w:rPr>
          <w:t>请思考</w:t>
        </w:r>
      </w:ins>
      <w:del w:id="16" w:author="Gejing Zhang" w:date="2018-08-22T09:06:00Z">
        <w:r w:rsidRPr="00160024" w:rsidDel="007240B5">
          <w:rPr>
            <w:rFonts w:ascii="微软雅黑" w:eastAsia="微软雅黑" w:hAnsi="微软雅黑" w:cs="Arial Unicode MS"/>
            <w:b/>
            <w:sz w:val="21"/>
            <w:szCs w:val="21"/>
            <w:shd w:val="clear" w:color="auto" w:fill="DEEAF6"/>
          </w:rPr>
          <w:delText>小测验</w:delText>
        </w:r>
      </w:del>
      <w:r w:rsidRPr="00160024">
        <w:rPr>
          <w:rFonts w:ascii="微软雅黑" w:eastAsia="微软雅黑" w:hAnsi="微软雅黑" w:cs="Arial Unicode MS"/>
          <w:b/>
          <w:sz w:val="21"/>
          <w:szCs w:val="21"/>
          <w:shd w:val="clear" w:color="auto" w:fill="DEEAF6"/>
        </w:rPr>
        <w:t>：你的公司是否存在这种现象？</w:t>
      </w:r>
    </w:p>
    <w:p w14:paraId="679484CA"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请回忆一下，你是否在工作中对员工的提议缺乏肯定，表现出主观消极的情绪？</w:t>
      </w:r>
    </w:p>
    <w:p w14:paraId="47B71924" w14:textId="77777777" w:rsidR="00E84112" w:rsidRPr="00160024" w:rsidRDefault="00CF3E3F" w:rsidP="00160024">
      <w:pPr>
        <w:spacing w:line="360" w:lineRule="exact"/>
        <w:ind w:left="720" w:hanging="360"/>
        <w:rPr>
          <w:rFonts w:ascii="微软雅黑" w:eastAsia="微软雅黑" w:hAnsi="微软雅黑"/>
          <w:sz w:val="21"/>
          <w:szCs w:val="21"/>
        </w:rPr>
      </w:pPr>
      <w:r w:rsidRPr="00160024">
        <w:rPr>
          <w:rFonts w:ascii="微软雅黑" w:eastAsia="微软雅黑" w:hAnsi="微软雅黑" w:cs="Arial Unicode MS"/>
          <w:sz w:val="21"/>
          <w:szCs w:val="21"/>
        </w:rPr>
        <w:t>A.   是</w:t>
      </w:r>
    </w:p>
    <w:p w14:paraId="564C5929" w14:textId="77777777" w:rsidR="00E84112" w:rsidRPr="00160024" w:rsidRDefault="00CF3E3F" w:rsidP="00160024">
      <w:pPr>
        <w:spacing w:line="360" w:lineRule="exact"/>
        <w:ind w:left="720" w:hanging="360"/>
        <w:rPr>
          <w:rFonts w:ascii="微软雅黑" w:eastAsia="微软雅黑" w:hAnsi="微软雅黑"/>
          <w:sz w:val="21"/>
          <w:szCs w:val="21"/>
        </w:rPr>
      </w:pPr>
      <w:r w:rsidRPr="00160024">
        <w:rPr>
          <w:rFonts w:ascii="微软雅黑" w:eastAsia="微软雅黑" w:hAnsi="微软雅黑" w:cs="Arial Unicode MS"/>
          <w:sz w:val="21"/>
          <w:szCs w:val="21"/>
        </w:rPr>
        <w:t>B.   否</w:t>
      </w:r>
    </w:p>
    <w:p w14:paraId="4A0566FD"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【反馈】谢谢你的回答！请继续学习。</w:t>
      </w:r>
    </w:p>
    <w:p w14:paraId="4C4CE3BB" w14:textId="6D052422"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17" w:name="_agnjuxapblx3" w:colFirst="0" w:colLast="0"/>
      <w:bookmarkStart w:id="18" w:name="_Hlk518634581"/>
      <w:bookmarkEnd w:id="17"/>
      <w:r w:rsidRPr="00160024">
        <w:rPr>
          <w:rFonts w:ascii="微软雅黑" w:eastAsia="微软雅黑" w:hAnsi="微软雅黑" w:cs="Arial Unicode MS"/>
          <w:b/>
          <w:sz w:val="21"/>
          <w:szCs w:val="21"/>
          <w:shd w:val="clear" w:color="auto" w:fill="DEEAF6"/>
        </w:rPr>
        <w:t>01U0</w:t>
      </w:r>
      <w:r w:rsidR="00F74B2E">
        <w:rPr>
          <w:rFonts w:ascii="微软雅黑" w:eastAsia="微软雅黑" w:hAnsi="微软雅黑" w:cs="Arial Unicode MS"/>
          <w:b/>
          <w:sz w:val="21"/>
          <w:szCs w:val="21"/>
          <w:shd w:val="clear" w:color="auto" w:fill="DEEAF6"/>
        </w:rPr>
        <w:t>6</w:t>
      </w:r>
      <w:r w:rsidRPr="00160024">
        <w:rPr>
          <w:rFonts w:ascii="微软雅黑" w:eastAsia="微软雅黑" w:hAnsi="微软雅黑" w:cs="Arial Unicode MS"/>
          <w:b/>
          <w:sz w:val="21"/>
          <w:szCs w:val="21"/>
          <w:shd w:val="clear" w:color="auto" w:fill="DEEAF6"/>
        </w:rPr>
        <w:t xml:space="preserve"> 征兆三：代言团队，大局感弱</w:t>
      </w:r>
    </w:p>
    <w:p w14:paraId="3CC96562"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lastRenderedPageBreak/>
        <w:t>团队缺乏批判性思维的第三个征兆是管理者对自己的定位局限于团队代言人，无法超越个人、团队目标，形成大局意识。</w:t>
      </w:r>
    </w:p>
    <w:p w14:paraId="15434263" w14:textId="77777777" w:rsidR="00651B02" w:rsidRDefault="00AD4229" w:rsidP="00160024">
      <w:pPr>
        <w:spacing w:line="360" w:lineRule="exact"/>
        <w:rPr>
          <w:rFonts w:ascii="微软雅黑" w:eastAsia="微软雅黑" w:hAnsi="微软雅黑" w:cs="Arial Unicode MS"/>
          <w:sz w:val="21"/>
          <w:szCs w:val="21"/>
        </w:rPr>
      </w:pPr>
      <w:r>
        <w:rPr>
          <w:rFonts w:ascii="微软雅黑" w:eastAsia="微软雅黑" w:hAnsi="微软雅黑" w:cs="Arial Unicode MS"/>
          <w:sz w:val="21"/>
          <w:szCs w:val="21"/>
        </w:rPr>
        <w:t>作为团队代言人的管理者在与其他团队接触时，时常</w:t>
      </w:r>
      <w:r w:rsidR="00CF3E3F" w:rsidRPr="00160024">
        <w:rPr>
          <w:rFonts w:ascii="微软雅黑" w:eastAsia="微软雅黑" w:hAnsi="微软雅黑" w:cs="Arial Unicode MS"/>
          <w:sz w:val="21"/>
          <w:szCs w:val="21"/>
        </w:rPr>
        <w:t>抱着“我们”对“他们”的心态，会不断提出自己的需求，却不会主动帮助解决他人的问题。这样的管理者和团队即使在专业领域上能对公司有所贡献，但缺乏大局眼界势必导致团队缺乏进行批判性思维的根基，无法全面发挥出团队可能产生的全部力量。</w:t>
      </w:r>
    </w:p>
    <w:p w14:paraId="50568503" w14:textId="77777777" w:rsidR="00E84112" w:rsidRPr="00160024" w:rsidRDefault="00651B02" w:rsidP="00160024">
      <w:pPr>
        <w:spacing w:line="360" w:lineRule="exact"/>
        <w:rPr>
          <w:rFonts w:ascii="微软雅黑" w:eastAsia="微软雅黑" w:hAnsi="微软雅黑"/>
          <w:sz w:val="21"/>
          <w:szCs w:val="21"/>
        </w:rPr>
      </w:pPr>
      <w:r>
        <w:rPr>
          <w:rFonts w:ascii="微软雅黑" w:eastAsia="微软雅黑" w:hAnsi="微软雅黑" w:cs="Arial Unicode MS"/>
          <w:sz w:val="21"/>
          <w:szCs w:val="21"/>
        </w:rPr>
        <w:t>请</w:t>
      </w:r>
      <w:proofErr w:type="gramStart"/>
      <w:r>
        <w:rPr>
          <w:rFonts w:ascii="微软雅黑" w:eastAsia="微软雅黑" w:hAnsi="微软雅黑" w:cs="Arial Unicode MS"/>
          <w:sz w:val="21"/>
          <w:szCs w:val="21"/>
        </w:rPr>
        <w:t>回顾贝顿的</w:t>
      </w:r>
      <w:proofErr w:type="gramEnd"/>
      <w:r>
        <w:rPr>
          <w:rFonts w:ascii="微软雅黑" w:eastAsia="微软雅黑" w:hAnsi="微软雅黑" w:cs="Arial Unicode MS"/>
          <w:sz w:val="21"/>
          <w:szCs w:val="21"/>
        </w:rPr>
        <w:t>公司例会上销售主管温蒂与研发主管艾克的对话</w:t>
      </w:r>
      <w:r w:rsidRPr="00160024">
        <w:rPr>
          <w:rFonts w:ascii="微软雅黑" w:eastAsia="微软雅黑" w:hAnsi="微软雅黑" w:cs="Arial Unicode MS"/>
          <w:sz w:val="21"/>
          <w:szCs w:val="21"/>
        </w:rPr>
        <w:t>。</w:t>
      </w:r>
    </w:p>
    <w:bookmarkEnd w:id="18"/>
    <w:p w14:paraId="2239B502" w14:textId="77777777" w:rsidR="00AD4229" w:rsidRDefault="00CF3E3F" w:rsidP="00160024">
      <w:pPr>
        <w:spacing w:line="360" w:lineRule="exact"/>
        <w:rPr>
          <w:rFonts w:ascii="微软雅黑" w:eastAsia="微软雅黑" w:hAnsi="微软雅黑" w:cs="Arial Unicode MS"/>
          <w:sz w:val="21"/>
          <w:szCs w:val="21"/>
        </w:rPr>
      </w:pPr>
      <w:r w:rsidRPr="00160024">
        <w:rPr>
          <w:rFonts w:ascii="微软雅黑" w:eastAsia="微软雅黑" w:hAnsi="微软雅黑" w:cs="Arial Unicode MS"/>
          <w:sz w:val="21"/>
          <w:szCs w:val="21"/>
        </w:rPr>
        <w:t>【回放</w:t>
      </w:r>
      <w:r w:rsidR="00651B02">
        <w:rPr>
          <w:rFonts w:ascii="微软雅黑" w:eastAsia="微软雅黑" w:hAnsi="微软雅黑" w:cs="Arial Unicode MS"/>
          <w:sz w:val="21"/>
          <w:szCs w:val="21"/>
        </w:rPr>
        <w:t>00U02</w:t>
      </w:r>
      <w:r w:rsidRPr="00160024">
        <w:rPr>
          <w:rFonts w:ascii="微软雅黑" w:eastAsia="微软雅黑" w:hAnsi="微软雅黑" w:cs="Arial Unicode MS"/>
          <w:sz w:val="21"/>
          <w:szCs w:val="21"/>
        </w:rPr>
        <w:t xml:space="preserve"> 贝顿公司的问题（1）的片段】</w:t>
      </w:r>
    </w:p>
    <w:p w14:paraId="1AE1DD4E"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w:t>
      </w:r>
    </w:p>
    <w:p w14:paraId="65F3A910"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温蒂：最近我们出去谈签单，总是碰壁，我分析了一下，我们的单子主要被C公司抢走了。其实他们的仪器本身没我们的好，但是服务做得不错。我打听了一下，他们针对每个产品线都准备了很详细精美的产品宣传册。服务很大程度影响了客户的决定，我们应该抓住这些小细节，花时间做出调整。之前我们也帮研发部整理过市场需求，这次希望研发部能帮我们</w:t>
      </w:r>
      <w:proofErr w:type="gramStart"/>
      <w:r w:rsidRPr="00160024">
        <w:rPr>
          <w:rFonts w:ascii="微软雅黑" w:eastAsia="微软雅黑" w:hAnsi="微软雅黑" w:cs="Arial Unicode MS"/>
          <w:sz w:val="21"/>
          <w:szCs w:val="21"/>
        </w:rPr>
        <w:t>个</w:t>
      </w:r>
      <w:proofErr w:type="gramEnd"/>
      <w:r w:rsidRPr="00160024">
        <w:rPr>
          <w:rFonts w:ascii="微软雅黑" w:eastAsia="微软雅黑" w:hAnsi="微软雅黑" w:cs="Arial Unicode MS"/>
          <w:sz w:val="21"/>
          <w:szCs w:val="21"/>
        </w:rPr>
        <w:t>忙，整理一下我们仪器的产品信息，制作成宣传册并更新到我们的网站上。</w:t>
      </w:r>
    </w:p>
    <w:p w14:paraId="4FA9BFB3"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艾克：这……温蒂，产品信息我们可以提供，但是我们的产品线加上零部件一共20多条线，有点多啊。下个星期又有新产品要投入生产，我们部门都忙着做最后的调整和收尾工作，怕是没法马上做……</w:t>
      </w:r>
    </w:p>
    <w:p w14:paraId="3E2C1DA7"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温蒂：更新网站、制作宣传册也挺着急的，眼看着要开春了，很多牙科医院都会在近几个星期完成他们的采购计划，这事拖不得啊。而且，只是整理整理产品信息，对你们来说应该是小菜一碟了吧，花不了多长时间的。</w:t>
      </w:r>
    </w:p>
    <w:p w14:paraId="3D7A7186"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w:t>
      </w:r>
    </w:p>
    <w:p w14:paraId="1D620410" w14:textId="7A33FB92"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19" w:name="_8oeh0rqh9hyw" w:colFirst="0" w:colLast="0"/>
      <w:bookmarkEnd w:id="19"/>
      <w:r w:rsidRPr="00160024">
        <w:rPr>
          <w:rFonts w:ascii="微软雅黑" w:eastAsia="微软雅黑" w:hAnsi="微软雅黑" w:cs="Arial Unicode MS"/>
          <w:b/>
          <w:sz w:val="21"/>
          <w:szCs w:val="21"/>
          <w:shd w:val="clear" w:color="auto" w:fill="DEEAF6"/>
        </w:rPr>
        <w:t>01U</w:t>
      </w:r>
      <w:r w:rsidR="00F74B2E">
        <w:rPr>
          <w:rFonts w:ascii="微软雅黑" w:eastAsia="微软雅黑" w:hAnsi="微软雅黑" w:cs="Arial Unicode MS"/>
          <w:b/>
          <w:sz w:val="21"/>
          <w:szCs w:val="21"/>
          <w:shd w:val="clear" w:color="auto" w:fill="DEEAF6"/>
        </w:rPr>
        <w:t>07</w:t>
      </w:r>
      <w:r w:rsidRPr="00160024">
        <w:rPr>
          <w:rFonts w:ascii="微软雅黑" w:eastAsia="微软雅黑" w:hAnsi="微软雅黑" w:cs="Arial Unicode MS"/>
          <w:b/>
          <w:sz w:val="21"/>
          <w:szCs w:val="21"/>
          <w:shd w:val="clear" w:color="auto" w:fill="DEEAF6"/>
        </w:rPr>
        <w:t>A 小测验：温蒂和艾克是否有缺乏批判性思维的征兆？</w:t>
      </w:r>
    </w:p>
    <w:p w14:paraId="5442A03F" w14:textId="77777777" w:rsidR="00E84112" w:rsidRPr="00160024" w:rsidRDefault="00651B02" w:rsidP="00160024">
      <w:pPr>
        <w:spacing w:line="360" w:lineRule="exact"/>
        <w:rPr>
          <w:rFonts w:ascii="微软雅黑" w:eastAsia="微软雅黑" w:hAnsi="微软雅黑"/>
          <w:sz w:val="21"/>
          <w:szCs w:val="21"/>
        </w:rPr>
      </w:pPr>
      <w:r>
        <w:rPr>
          <w:rFonts w:ascii="微软雅黑" w:eastAsia="微软雅黑" w:hAnsi="微软雅黑" w:cs="Arial Unicode MS"/>
          <w:sz w:val="21"/>
          <w:szCs w:val="21"/>
        </w:rPr>
        <w:t>销售主管温蒂与研发主管艾克在公司例会上的对话</w:t>
      </w:r>
      <w:r w:rsidR="00CF3E3F" w:rsidRPr="00160024">
        <w:rPr>
          <w:rFonts w:ascii="微软雅黑" w:eastAsia="微软雅黑" w:hAnsi="微软雅黑" w:cs="Arial Unicode MS"/>
          <w:sz w:val="21"/>
          <w:szCs w:val="21"/>
        </w:rPr>
        <w:t>是否都体现出了</w:t>
      </w:r>
      <w:r>
        <w:rPr>
          <w:rFonts w:ascii="微软雅黑" w:eastAsia="微软雅黑" w:hAnsi="微软雅黑" w:cs="Arial Unicode MS"/>
          <w:sz w:val="21"/>
          <w:szCs w:val="21"/>
        </w:rPr>
        <w:t>他们</w:t>
      </w:r>
      <w:r w:rsidR="00CF3E3F" w:rsidRPr="00160024">
        <w:rPr>
          <w:rFonts w:ascii="微软雅黑" w:eastAsia="微软雅黑" w:hAnsi="微软雅黑" w:cs="Arial Unicode MS"/>
          <w:sz w:val="21"/>
          <w:szCs w:val="21"/>
        </w:rPr>
        <w:t>“代言团队，大局感弱”的征兆？请简要说明。</w:t>
      </w:r>
    </w:p>
    <w:tbl>
      <w:tblPr>
        <w:tblStyle w:val="a5"/>
        <w:tblW w:w="852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8520"/>
      </w:tblGrid>
      <w:tr w:rsidR="00E84112" w:rsidRPr="00160024" w14:paraId="28451159" w14:textId="77777777">
        <w:trPr>
          <w:trHeight w:val="920"/>
        </w:trPr>
        <w:tc>
          <w:tcPr>
            <w:tcW w:w="85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B0A60D6"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p w14:paraId="7831C44F"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r>
    </w:tbl>
    <w:p w14:paraId="7CB7468A"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反馈】谢谢你的回答。通过温蒂和艾克的对话，我们不难看出两位主管对自己的定位都是所在部门的代言人。温蒂为销售发声提出需求，但却没有考虑到新产品的顺利研发投产能为公司带来的新收益。而艾克只考虑到完成研发任务的紧急性，却没有了解到时间对销售和市场会造成巨大影响。</w:t>
      </w:r>
    </w:p>
    <w:p w14:paraId="1E1A19B7" w14:textId="266402B8"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20" w:name="_frqestqr1l7" w:colFirst="0" w:colLast="0"/>
      <w:bookmarkEnd w:id="20"/>
      <w:r w:rsidRPr="00160024">
        <w:rPr>
          <w:rFonts w:ascii="微软雅黑" w:eastAsia="微软雅黑" w:hAnsi="微软雅黑" w:cs="Arial Unicode MS"/>
          <w:b/>
          <w:sz w:val="21"/>
          <w:szCs w:val="21"/>
          <w:shd w:val="clear" w:color="auto" w:fill="DEEAF6"/>
        </w:rPr>
        <w:t>01U</w:t>
      </w:r>
      <w:r w:rsidR="00F74B2E">
        <w:rPr>
          <w:rFonts w:ascii="微软雅黑" w:eastAsia="微软雅黑" w:hAnsi="微软雅黑" w:cs="Arial Unicode MS"/>
          <w:b/>
          <w:sz w:val="21"/>
          <w:szCs w:val="21"/>
          <w:shd w:val="clear" w:color="auto" w:fill="DEEAF6"/>
        </w:rPr>
        <w:t>08</w:t>
      </w:r>
      <w:r w:rsidRPr="00160024">
        <w:rPr>
          <w:rFonts w:ascii="微软雅黑" w:eastAsia="微软雅黑" w:hAnsi="微软雅黑" w:cs="Arial Unicode MS"/>
          <w:b/>
          <w:sz w:val="21"/>
          <w:szCs w:val="21"/>
          <w:shd w:val="clear" w:color="auto" w:fill="DEEAF6"/>
        </w:rPr>
        <w:t xml:space="preserve">A </w:t>
      </w:r>
      <w:ins w:id="21" w:author="Gejing Zhang" w:date="2018-08-22T09:06:00Z">
        <w:r w:rsidR="007240B5">
          <w:rPr>
            <w:rFonts w:ascii="微软雅黑" w:eastAsia="微软雅黑" w:hAnsi="微软雅黑" w:cs="Arial Unicode MS" w:hint="eastAsia"/>
            <w:b/>
            <w:sz w:val="21"/>
            <w:szCs w:val="21"/>
            <w:shd w:val="clear" w:color="auto" w:fill="DEEAF6"/>
          </w:rPr>
          <w:t>请思考</w:t>
        </w:r>
      </w:ins>
      <w:del w:id="22" w:author="Gejing Zhang" w:date="2018-08-22T09:06:00Z">
        <w:r w:rsidRPr="00160024" w:rsidDel="007240B5">
          <w:rPr>
            <w:rFonts w:ascii="微软雅黑" w:eastAsia="微软雅黑" w:hAnsi="微软雅黑" w:cs="Arial Unicode MS"/>
            <w:b/>
            <w:sz w:val="21"/>
            <w:szCs w:val="21"/>
            <w:shd w:val="clear" w:color="auto" w:fill="DEEAF6"/>
          </w:rPr>
          <w:delText>小测验</w:delText>
        </w:r>
      </w:del>
      <w:r w:rsidRPr="00160024">
        <w:rPr>
          <w:rFonts w:ascii="微软雅黑" w:eastAsia="微软雅黑" w:hAnsi="微软雅黑" w:cs="Arial Unicode MS"/>
          <w:b/>
          <w:sz w:val="21"/>
          <w:szCs w:val="21"/>
          <w:shd w:val="clear" w:color="auto" w:fill="DEEAF6"/>
        </w:rPr>
        <w:t>：你的公司是否存在这种现象？</w:t>
      </w:r>
    </w:p>
    <w:p w14:paraId="6A594570"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请回忆一下，你在与其他团队的交流中，是否曾抱着“我们”对“他们”的心态？是否将目标局限于你所带领的团队内，缺乏大局意识？</w:t>
      </w:r>
    </w:p>
    <w:p w14:paraId="7DC9D038" w14:textId="77777777" w:rsidR="00E84112" w:rsidRPr="00160024" w:rsidRDefault="00CF3E3F" w:rsidP="00160024">
      <w:pPr>
        <w:spacing w:line="360" w:lineRule="exact"/>
        <w:ind w:left="720" w:hanging="360"/>
        <w:rPr>
          <w:rFonts w:ascii="微软雅黑" w:eastAsia="微软雅黑" w:hAnsi="微软雅黑"/>
          <w:sz w:val="21"/>
          <w:szCs w:val="21"/>
        </w:rPr>
      </w:pPr>
      <w:r w:rsidRPr="00160024">
        <w:rPr>
          <w:rFonts w:ascii="微软雅黑" w:eastAsia="微软雅黑" w:hAnsi="微软雅黑" w:cs="Arial Unicode MS"/>
          <w:sz w:val="21"/>
          <w:szCs w:val="21"/>
        </w:rPr>
        <w:t>A.   是</w:t>
      </w:r>
    </w:p>
    <w:p w14:paraId="4246022F" w14:textId="77777777" w:rsidR="00E84112" w:rsidRPr="00160024" w:rsidRDefault="00CF3E3F" w:rsidP="00160024">
      <w:pPr>
        <w:spacing w:line="360" w:lineRule="exact"/>
        <w:ind w:left="720" w:hanging="360"/>
        <w:rPr>
          <w:rFonts w:ascii="微软雅黑" w:eastAsia="微软雅黑" w:hAnsi="微软雅黑"/>
          <w:sz w:val="21"/>
          <w:szCs w:val="21"/>
        </w:rPr>
      </w:pPr>
      <w:r w:rsidRPr="00160024">
        <w:rPr>
          <w:rFonts w:ascii="微软雅黑" w:eastAsia="微软雅黑" w:hAnsi="微软雅黑" w:cs="Arial Unicode MS"/>
          <w:sz w:val="21"/>
          <w:szCs w:val="21"/>
        </w:rPr>
        <w:t>B.   否</w:t>
      </w:r>
    </w:p>
    <w:p w14:paraId="12CE9912"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【反馈】谢谢你的回答！请继续学习。</w:t>
      </w:r>
    </w:p>
    <w:p w14:paraId="1AD312C5" w14:textId="14B5E58C"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23" w:name="_p8ncnj5n238g" w:colFirst="0" w:colLast="0"/>
      <w:bookmarkStart w:id="24" w:name="_Hlk518634618"/>
      <w:bookmarkEnd w:id="23"/>
      <w:r w:rsidRPr="00160024">
        <w:rPr>
          <w:rFonts w:ascii="微软雅黑" w:eastAsia="微软雅黑" w:hAnsi="微软雅黑" w:cs="Arial Unicode MS"/>
          <w:b/>
          <w:sz w:val="21"/>
          <w:szCs w:val="21"/>
          <w:shd w:val="clear" w:color="auto" w:fill="DEEAF6"/>
        </w:rPr>
        <w:t>01U</w:t>
      </w:r>
      <w:r w:rsidR="00F74B2E">
        <w:rPr>
          <w:rFonts w:ascii="微软雅黑" w:eastAsia="微软雅黑" w:hAnsi="微软雅黑" w:cs="Arial Unicode MS"/>
          <w:b/>
          <w:sz w:val="21"/>
          <w:szCs w:val="21"/>
          <w:shd w:val="clear" w:color="auto" w:fill="DEEAF6"/>
        </w:rPr>
        <w:t>09</w:t>
      </w:r>
      <w:r w:rsidRPr="00160024">
        <w:rPr>
          <w:rFonts w:ascii="微软雅黑" w:eastAsia="微软雅黑" w:hAnsi="微软雅黑" w:cs="Arial Unicode MS"/>
          <w:b/>
          <w:sz w:val="21"/>
          <w:szCs w:val="21"/>
          <w:shd w:val="clear" w:color="auto" w:fill="DEEAF6"/>
        </w:rPr>
        <w:t xml:space="preserve"> 小结：团队缺乏批判性思维的三大征兆</w:t>
      </w:r>
    </w:p>
    <w:bookmarkEnd w:id="24"/>
    <w:p w14:paraId="2E83D121" w14:textId="77777777" w:rsidR="00E84112" w:rsidRPr="00160024" w:rsidRDefault="00CF3E3F" w:rsidP="00160024">
      <w:pPr>
        <w:spacing w:line="360" w:lineRule="exact"/>
        <w:rPr>
          <w:rFonts w:ascii="微软雅黑" w:eastAsia="微软雅黑" w:hAnsi="微软雅黑"/>
          <w:b/>
          <w:sz w:val="21"/>
          <w:szCs w:val="21"/>
        </w:rPr>
      </w:pPr>
      <w:r w:rsidRPr="00160024">
        <w:rPr>
          <w:rFonts w:ascii="微软雅黑" w:eastAsia="微软雅黑" w:hAnsi="微软雅黑" w:cs="Arial Unicode MS"/>
          <w:b/>
          <w:sz w:val="21"/>
          <w:szCs w:val="21"/>
        </w:rPr>
        <w:lastRenderedPageBreak/>
        <w:t xml:space="preserve">如支持跨页反馈，则Version1: </w:t>
      </w:r>
    </w:p>
    <w:p w14:paraId="11FAB65C"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在上面的课程中，我们介绍了工作环境中缺乏批判性思维的三大征兆，他们分别是：异常忙碌，加班不断；主观消极，缺乏肯定；代言团队，大局感弱。这些看起来寻常的现象会使你没时间、没心态、没能力进行批判性思维，进而导致工作缺乏创新，甚至决策失误。</w:t>
      </w:r>
    </w:p>
    <w:p w14:paraId="5A3292F4"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那么，你和你的团队是否缺乏批判性思维？在上面的问答中，你是这样总结的：</w:t>
      </w:r>
    </w:p>
    <w:tbl>
      <w:tblPr>
        <w:tblStyle w:val="a6"/>
        <w:tblW w:w="883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430"/>
        <w:gridCol w:w="6405"/>
      </w:tblGrid>
      <w:tr w:rsidR="00E84112" w:rsidRPr="00160024" w14:paraId="3BF28FDA" w14:textId="77777777">
        <w:trPr>
          <w:trHeight w:val="980"/>
        </w:trPr>
        <w:tc>
          <w:tcPr>
            <w:tcW w:w="243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13C88EF"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症状</w:t>
            </w:r>
            <w:proofErr w:type="gramStart"/>
            <w:r w:rsidRPr="00160024">
              <w:rPr>
                <w:rFonts w:ascii="微软雅黑" w:eastAsia="微软雅黑" w:hAnsi="微软雅黑" w:cs="Arial Unicode MS"/>
                <w:sz w:val="21"/>
                <w:szCs w:val="21"/>
              </w:rPr>
              <w:t>一</w:t>
            </w:r>
            <w:proofErr w:type="gramEnd"/>
            <w:r w:rsidRPr="00160024">
              <w:rPr>
                <w:rFonts w:ascii="微软雅黑" w:eastAsia="微软雅黑" w:hAnsi="微软雅黑" w:cs="Arial Unicode MS"/>
                <w:sz w:val="21"/>
                <w:szCs w:val="21"/>
              </w:rPr>
              <w:t>：</w:t>
            </w:r>
          </w:p>
          <w:p w14:paraId="6A5E210C"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异常忙碌、加班不断</w:t>
            </w:r>
          </w:p>
        </w:tc>
        <w:tc>
          <w:tcPr>
            <w:tcW w:w="6405" w:type="dxa"/>
            <w:tcBorders>
              <w:top w:val="single" w:sz="7" w:space="0" w:color="000000"/>
              <w:left w:val="nil"/>
              <w:bottom w:val="single" w:sz="7" w:space="0" w:color="000000"/>
              <w:right w:val="single" w:sz="7" w:space="0" w:color="000000"/>
            </w:tcBorders>
            <w:tcMar>
              <w:top w:w="100" w:type="dxa"/>
              <w:left w:w="100" w:type="dxa"/>
              <w:bottom w:w="100" w:type="dxa"/>
              <w:right w:w="100" w:type="dxa"/>
            </w:tcMar>
          </w:tcPr>
          <w:p w14:paraId="3826BC9A"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诊断：</w:t>
            </w:r>
          </w:p>
          <w:p w14:paraId="411E215C"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【呈现01U06A中学员的反馈】存在此征兆/不存在此征兆</w:t>
            </w:r>
          </w:p>
        </w:tc>
      </w:tr>
      <w:tr w:rsidR="00E84112" w:rsidRPr="00160024" w14:paraId="0BBA4A86" w14:textId="77777777">
        <w:trPr>
          <w:trHeight w:val="980"/>
        </w:trPr>
        <w:tc>
          <w:tcPr>
            <w:tcW w:w="243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3857855"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症状二：</w:t>
            </w:r>
          </w:p>
          <w:p w14:paraId="1266426D"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主观消极、缺乏肯定</w:t>
            </w:r>
          </w:p>
        </w:tc>
        <w:tc>
          <w:tcPr>
            <w:tcW w:w="6405" w:type="dxa"/>
            <w:tcBorders>
              <w:top w:val="nil"/>
              <w:left w:val="nil"/>
              <w:bottom w:val="single" w:sz="7" w:space="0" w:color="000000"/>
              <w:right w:val="single" w:sz="7" w:space="0" w:color="000000"/>
            </w:tcBorders>
            <w:tcMar>
              <w:top w:w="100" w:type="dxa"/>
              <w:left w:w="100" w:type="dxa"/>
              <w:bottom w:w="100" w:type="dxa"/>
              <w:right w:w="100" w:type="dxa"/>
            </w:tcMar>
          </w:tcPr>
          <w:p w14:paraId="780F1880"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诊断：</w:t>
            </w:r>
          </w:p>
          <w:p w14:paraId="762BDC96"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【呈现01U08A中学员的反馈】存在此征兆/不存在此征兆</w:t>
            </w:r>
          </w:p>
        </w:tc>
      </w:tr>
      <w:tr w:rsidR="00E84112" w:rsidRPr="00160024" w14:paraId="4BC25257" w14:textId="77777777">
        <w:trPr>
          <w:trHeight w:val="980"/>
        </w:trPr>
        <w:tc>
          <w:tcPr>
            <w:tcW w:w="243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4C9BD0B"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症状三：</w:t>
            </w:r>
          </w:p>
          <w:p w14:paraId="4A65F19D"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代言团队，大局感弱</w:t>
            </w:r>
          </w:p>
        </w:tc>
        <w:tc>
          <w:tcPr>
            <w:tcW w:w="6405" w:type="dxa"/>
            <w:tcBorders>
              <w:top w:val="nil"/>
              <w:left w:val="nil"/>
              <w:bottom w:val="single" w:sz="7" w:space="0" w:color="000000"/>
              <w:right w:val="single" w:sz="7" w:space="0" w:color="000000"/>
            </w:tcBorders>
            <w:tcMar>
              <w:top w:w="100" w:type="dxa"/>
              <w:left w:w="100" w:type="dxa"/>
              <w:bottom w:w="100" w:type="dxa"/>
              <w:right w:w="100" w:type="dxa"/>
            </w:tcMar>
          </w:tcPr>
          <w:p w14:paraId="43F2EABA"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诊断：</w:t>
            </w:r>
          </w:p>
          <w:p w14:paraId="5923C17A"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【呈现01U11A中学员的反馈】存在此征兆/不存在此征兆</w:t>
            </w:r>
          </w:p>
        </w:tc>
      </w:tr>
      <w:tr w:rsidR="00E84112" w:rsidRPr="00160024" w14:paraId="51FCBBC5" w14:textId="77777777">
        <w:trPr>
          <w:trHeight w:val="2260"/>
        </w:trPr>
        <w:tc>
          <w:tcPr>
            <w:tcW w:w="8835" w:type="dxa"/>
            <w:gridSpan w:val="2"/>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8DDB875"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【如果三个症状都没有】</w:t>
            </w:r>
          </w:p>
          <w:p w14:paraId="6CFA4D13"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恭喜你，你的团队很健康！请继续学习，了解作为管理者如何加强自己的批判性思维能力！</w:t>
            </w:r>
          </w:p>
          <w:p w14:paraId="596BB362"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【否则】</w:t>
            </w:r>
          </w:p>
          <w:p w14:paraId="13CD9C95"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你和你的团队很可能缺乏批判性思维。请继续学习，了解作为管理者如何培养你的批判性思维。</w:t>
            </w:r>
          </w:p>
        </w:tc>
      </w:tr>
    </w:tbl>
    <w:p w14:paraId="67BC64E2"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p w14:paraId="417716A8" w14:textId="77777777" w:rsidR="00E84112" w:rsidRPr="00160024" w:rsidRDefault="00CF3E3F" w:rsidP="00160024">
      <w:pPr>
        <w:spacing w:line="360" w:lineRule="exact"/>
        <w:rPr>
          <w:rFonts w:ascii="微软雅黑" w:eastAsia="微软雅黑" w:hAnsi="微软雅黑"/>
          <w:b/>
          <w:sz w:val="21"/>
          <w:szCs w:val="21"/>
        </w:rPr>
      </w:pPr>
      <w:r w:rsidRPr="00160024">
        <w:rPr>
          <w:rFonts w:ascii="微软雅黑" w:eastAsia="微软雅黑" w:hAnsi="微软雅黑" w:cs="Arial Unicode MS"/>
          <w:b/>
          <w:sz w:val="21"/>
          <w:szCs w:val="21"/>
        </w:rPr>
        <w:t xml:space="preserve">如果跨页反馈功能无法实现，则Version2:  </w:t>
      </w:r>
    </w:p>
    <w:p w14:paraId="10ACFBBB" w14:textId="77777777" w:rsidR="00E84112" w:rsidRPr="00160024" w:rsidRDefault="00CF3E3F" w:rsidP="00160024">
      <w:pPr>
        <w:spacing w:line="360" w:lineRule="exact"/>
        <w:rPr>
          <w:rFonts w:ascii="微软雅黑" w:eastAsia="微软雅黑" w:hAnsi="微软雅黑"/>
          <w:sz w:val="21"/>
          <w:szCs w:val="21"/>
        </w:rPr>
      </w:pPr>
      <w:bookmarkStart w:id="25" w:name="_Hlk518634614"/>
      <w:r w:rsidRPr="00160024">
        <w:rPr>
          <w:rFonts w:ascii="微软雅黑" w:eastAsia="微软雅黑" w:hAnsi="微软雅黑" w:cs="Arial Unicode MS"/>
          <w:sz w:val="21"/>
          <w:szCs w:val="21"/>
        </w:rPr>
        <w:t>在上面的课程中，我们介绍了工作环境中缺乏批判性思维的三大征兆，他们分别是：异常忙碌，加班不断；主观消极，缺乏肯定；代言团队，大局感弱。这些看起来寻常的现象会使你没时间、没心态、没能力进行批判性思维，进而导致工作缺乏创新，甚至决策失误。</w:t>
      </w:r>
    </w:p>
    <w:p w14:paraId="57420076"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那么，你和你的团队是否缺乏批判性思维？在上面的问答中，你已经对此进行了反思。下面请跟着我们继续学习，了解作为管理者如何培养你的批判性思维。</w:t>
      </w:r>
    </w:p>
    <w:p w14:paraId="1A188C4E" w14:textId="77777777" w:rsidR="00E84112" w:rsidRPr="00160024" w:rsidRDefault="00CF3E3F" w:rsidP="00160024">
      <w:pPr>
        <w:pStyle w:val="1"/>
        <w:keepNext w:val="0"/>
        <w:keepLines w:val="0"/>
        <w:spacing w:before="0" w:after="0" w:line="360" w:lineRule="exact"/>
        <w:rPr>
          <w:rFonts w:ascii="微软雅黑" w:eastAsia="微软雅黑" w:hAnsi="微软雅黑"/>
          <w:b/>
          <w:sz w:val="21"/>
          <w:szCs w:val="21"/>
          <w:shd w:val="clear" w:color="auto" w:fill="5B9BD5"/>
        </w:rPr>
      </w:pPr>
      <w:bookmarkStart w:id="26" w:name="_t2be9gpmo0q4" w:colFirst="0" w:colLast="0"/>
      <w:bookmarkStart w:id="27" w:name="_Hlk518634637"/>
      <w:bookmarkEnd w:id="26"/>
      <w:bookmarkEnd w:id="25"/>
      <w:r w:rsidRPr="00160024">
        <w:rPr>
          <w:rFonts w:ascii="微软雅黑" w:eastAsia="微软雅黑" w:hAnsi="微软雅黑" w:cs="Arial Unicode MS"/>
          <w:b/>
          <w:sz w:val="21"/>
          <w:szCs w:val="21"/>
          <w:shd w:val="clear" w:color="auto" w:fill="5B9BD5"/>
        </w:rPr>
        <w:t>02U 培养批判思维的方法：四大问题评估情境</w:t>
      </w:r>
    </w:p>
    <w:p w14:paraId="3ACB5338" w14:textId="77777777"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28" w:name="_55i1b756xv9" w:colFirst="0" w:colLast="0"/>
      <w:bookmarkEnd w:id="28"/>
      <w:r w:rsidRPr="00160024">
        <w:rPr>
          <w:rFonts w:ascii="微软雅黑" w:eastAsia="微软雅黑" w:hAnsi="微软雅黑" w:cs="Arial Unicode MS"/>
          <w:b/>
          <w:sz w:val="21"/>
          <w:szCs w:val="21"/>
          <w:shd w:val="clear" w:color="auto" w:fill="DEEAF6"/>
        </w:rPr>
        <w:t>02U01 培养批判思维的三种方法</w:t>
      </w:r>
    </w:p>
    <w:p w14:paraId="25445EBE"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管理者如何在忙碌的工作中练习、培养自己的批判性思维习惯呢？在下面的课程中，我们将向你介绍培养批判性思维的三种方法：四大问题评估情境、审视自己的情绪、变焦法打破局限。</w:t>
      </w:r>
    </w:p>
    <w:p w14:paraId="4AF358DE" w14:textId="77777777" w:rsidR="00E84112" w:rsidRPr="00160024" w:rsidRDefault="00160024" w:rsidP="00160024">
      <w:pPr>
        <w:spacing w:line="360" w:lineRule="exact"/>
        <w:rPr>
          <w:rFonts w:ascii="微软雅黑" w:eastAsia="微软雅黑" w:hAnsi="微软雅黑"/>
          <w:sz w:val="21"/>
          <w:szCs w:val="21"/>
        </w:rPr>
      </w:pPr>
      <w:r w:rsidRPr="005121F6">
        <w:rPr>
          <w:rFonts w:ascii="微软雅黑" w:eastAsia="微软雅黑" w:hAnsi="微软雅黑" w:cs="Arial Unicode MS"/>
          <w:sz w:val="21"/>
          <w:szCs w:val="21"/>
        </w:rPr>
        <w:t>你将以支持专家的身份进入贝顿公司，根据我们的提示，帮助贝顿公司的管理者们建立批判思维，进而分析问题，做出合理决策。</w:t>
      </w:r>
    </w:p>
    <w:p w14:paraId="74A51F2D" w14:textId="65C902CA"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29" w:name="_iscq7wsoas20" w:colFirst="0" w:colLast="0"/>
      <w:bookmarkEnd w:id="29"/>
      <w:bookmarkEnd w:id="27"/>
      <w:r w:rsidRPr="00160024">
        <w:rPr>
          <w:rFonts w:ascii="微软雅黑" w:eastAsia="微软雅黑" w:hAnsi="微软雅黑" w:cs="Arial Unicode MS"/>
          <w:b/>
          <w:sz w:val="21"/>
          <w:szCs w:val="21"/>
          <w:shd w:val="clear" w:color="auto" w:fill="DEEAF6"/>
        </w:rPr>
        <w:t xml:space="preserve">02U02A </w:t>
      </w:r>
      <w:ins w:id="30" w:author="Gejing Zhang" w:date="2018-08-22T09:07:00Z">
        <w:r w:rsidR="007240B5">
          <w:rPr>
            <w:rFonts w:ascii="微软雅黑" w:eastAsia="微软雅黑" w:hAnsi="微软雅黑" w:cs="Arial Unicode MS" w:hint="eastAsia"/>
            <w:b/>
            <w:sz w:val="21"/>
            <w:szCs w:val="21"/>
            <w:shd w:val="clear" w:color="auto" w:fill="DEEAF6"/>
          </w:rPr>
          <w:t>请思考</w:t>
        </w:r>
      </w:ins>
      <w:del w:id="31" w:author="Gejing Zhang" w:date="2018-08-22T09:07:00Z">
        <w:r w:rsidRPr="00160024" w:rsidDel="007240B5">
          <w:rPr>
            <w:rFonts w:ascii="微软雅黑" w:eastAsia="微软雅黑" w:hAnsi="微软雅黑" w:cs="Arial Unicode MS"/>
            <w:b/>
            <w:sz w:val="21"/>
            <w:szCs w:val="21"/>
            <w:shd w:val="clear" w:color="auto" w:fill="DEEAF6"/>
          </w:rPr>
          <w:delText>情景分析</w:delText>
        </w:r>
      </w:del>
      <w:r w:rsidRPr="00160024">
        <w:rPr>
          <w:rFonts w:ascii="微软雅黑" w:eastAsia="微软雅黑" w:hAnsi="微软雅黑" w:cs="Arial Unicode MS"/>
          <w:b/>
          <w:sz w:val="21"/>
          <w:szCs w:val="21"/>
          <w:shd w:val="clear" w:color="auto" w:fill="DEEAF6"/>
        </w:rPr>
        <w:t>：销售主管温蒂应该怎么做？</w:t>
      </w:r>
    </w:p>
    <w:p w14:paraId="7DA9FC14"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在前面的案例中，我们了解到销售主管温蒂发现近来销售成单率较低，眼看黄金销售期即将过去，销售团队着急了起来。温蒂向你求助，你会为温蒂提供什么样的帮助？</w:t>
      </w:r>
    </w:p>
    <w:p w14:paraId="7D38797B" w14:textId="77777777" w:rsidR="00E84112" w:rsidRPr="00160024" w:rsidRDefault="00CF3E3F" w:rsidP="00160024">
      <w:pPr>
        <w:spacing w:line="360" w:lineRule="exact"/>
        <w:ind w:left="720" w:hanging="360"/>
        <w:rPr>
          <w:rFonts w:ascii="微软雅黑" w:eastAsia="微软雅黑" w:hAnsi="微软雅黑"/>
          <w:sz w:val="21"/>
          <w:szCs w:val="21"/>
        </w:rPr>
      </w:pPr>
      <w:r w:rsidRPr="00160024">
        <w:rPr>
          <w:rFonts w:ascii="微软雅黑" w:eastAsia="微软雅黑" w:hAnsi="微软雅黑" w:cs="Arial Unicode MS"/>
          <w:sz w:val="21"/>
          <w:szCs w:val="21"/>
        </w:rPr>
        <w:t>A.   向温蒂介绍头脑风暴等决策法，让她尽快组织团队成员寻找解决方案</w:t>
      </w:r>
    </w:p>
    <w:p w14:paraId="7A996B60" w14:textId="520F31BD" w:rsidR="00E84112" w:rsidRPr="00160024" w:rsidRDefault="00CF3E3F" w:rsidP="00160024">
      <w:pPr>
        <w:spacing w:line="360" w:lineRule="exact"/>
        <w:ind w:left="720" w:hanging="360"/>
        <w:rPr>
          <w:rFonts w:ascii="微软雅黑" w:eastAsia="微软雅黑" w:hAnsi="微软雅黑"/>
          <w:sz w:val="21"/>
          <w:szCs w:val="21"/>
        </w:rPr>
      </w:pPr>
      <w:r w:rsidRPr="00160024">
        <w:rPr>
          <w:rFonts w:ascii="微软雅黑" w:eastAsia="微软雅黑" w:hAnsi="微软雅黑" w:cs="Arial Unicode MS"/>
          <w:sz w:val="21"/>
          <w:szCs w:val="21"/>
        </w:rPr>
        <w:lastRenderedPageBreak/>
        <w:t>B.   引导温蒂与销售和主要客户深入交谈，了解销售过程中发生了什么</w:t>
      </w:r>
    </w:p>
    <w:p w14:paraId="6AB94047" w14:textId="060DADC0"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【正确答案】B</w:t>
      </w:r>
    </w:p>
    <w:p w14:paraId="5FE3CE1D" w14:textId="1D7023A4"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【反馈】</w:t>
      </w:r>
    </w:p>
    <w:p w14:paraId="41672512" w14:textId="6E8C243F"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选A：谢谢你的回答，正确答案是B。请继续学习，看看我们的分析。</w:t>
      </w:r>
    </w:p>
    <w:p w14:paraId="2D060B04" w14:textId="5C193078"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选B：恭喜你，回答正确。请继续学习，看看我们的分析。</w:t>
      </w:r>
    </w:p>
    <w:p w14:paraId="5BE16C5F" w14:textId="6A1534C3"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32" w:name="_2d7swm48l3p8" w:colFirst="0" w:colLast="0"/>
      <w:bookmarkStart w:id="33" w:name="_Hlk518634671"/>
      <w:bookmarkEnd w:id="32"/>
      <w:r w:rsidRPr="00160024">
        <w:rPr>
          <w:rFonts w:ascii="微软雅黑" w:eastAsia="微软雅黑" w:hAnsi="微软雅黑" w:cs="Arial Unicode MS"/>
          <w:b/>
          <w:sz w:val="21"/>
          <w:szCs w:val="21"/>
          <w:shd w:val="clear" w:color="auto" w:fill="DEEAF6"/>
        </w:rPr>
        <w:t>02U03 方法</w:t>
      </w:r>
      <w:proofErr w:type="gramStart"/>
      <w:r w:rsidRPr="00160024">
        <w:rPr>
          <w:rFonts w:ascii="微软雅黑" w:eastAsia="微软雅黑" w:hAnsi="微软雅黑" w:cs="Arial Unicode MS"/>
          <w:b/>
          <w:sz w:val="21"/>
          <w:szCs w:val="21"/>
          <w:shd w:val="clear" w:color="auto" w:fill="DEEAF6"/>
        </w:rPr>
        <w:t>一</w:t>
      </w:r>
      <w:proofErr w:type="gramEnd"/>
      <w:r w:rsidRPr="00160024">
        <w:rPr>
          <w:rFonts w:ascii="微软雅黑" w:eastAsia="微软雅黑" w:hAnsi="微软雅黑" w:cs="Arial Unicode MS"/>
          <w:b/>
          <w:sz w:val="21"/>
          <w:szCs w:val="21"/>
          <w:shd w:val="clear" w:color="auto" w:fill="DEEAF6"/>
        </w:rPr>
        <w:t>：四大问题评估情境</w:t>
      </w:r>
    </w:p>
    <w:p w14:paraId="72076322" w14:textId="7FF590C6" w:rsidR="00E84112" w:rsidRPr="00160024" w:rsidRDefault="00F74B2E" w:rsidP="00160024">
      <w:pPr>
        <w:spacing w:line="360" w:lineRule="exact"/>
        <w:rPr>
          <w:rFonts w:ascii="微软雅黑" w:eastAsia="微软雅黑" w:hAnsi="微软雅黑"/>
          <w:sz w:val="21"/>
          <w:szCs w:val="21"/>
        </w:rPr>
      </w:pPr>
      <w:r w:rsidRPr="00160024">
        <w:rPr>
          <w:rFonts w:ascii="微软雅黑" w:eastAsia="微软雅黑" w:hAnsi="微软雅黑"/>
          <w:noProof/>
          <w:sz w:val="21"/>
          <w:szCs w:val="21"/>
          <w:lang w:val="en-US"/>
        </w:rPr>
        <w:drawing>
          <wp:anchor distT="0" distB="0" distL="114300" distR="114300" simplePos="0" relativeHeight="251660288" behindDoc="0" locked="0" layoutInCell="1" allowOverlap="1" wp14:anchorId="29C31652" wp14:editId="0AC00833">
            <wp:simplePos x="0" y="0"/>
            <wp:positionH relativeFrom="margin">
              <wp:align>left</wp:align>
            </wp:positionH>
            <wp:positionV relativeFrom="paragraph">
              <wp:posOffset>781050</wp:posOffset>
            </wp:positionV>
            <wp:extent cx="5267325" cy="1885950"/>
            <wp:effectExtent l="0" t="0" r="9525" b="0"/>
            <wp:wrapTopAndBottom/>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5267325" cy="1885950"/>
                    </a:xfrm>
                    <a:prstGeom prst="rect">
                      <a:avLst/>
                    </a:prstGeom>
                    <a:ln/>
                  </pic:spPr>
                </pic:pic>
              </a:graphicData>
            </a:graphic>
          </wp:anchor>
        </w:drawing>
      </w:r>
      <w:r w:rsidR="00CF3E3F" w:rsidRPr="00160024">
        <w:rPr>
          <w:rFonts w:ascii="微软雅黑" w:eastAsia="微软雅黑" w:hAnsi="微软雅黑" w:cs="Arial Unicode MS"/>
          <w:sz w:val="21"/>
          <w:szCs w:val="21"/>
        </w:rPr>
        <w:t>在遇到问题时，我们往往会直接开始思考要如何采取行动应对。但实际上，思考的过程是被分为明晰、结论、决定三个阶段。未经过批判性思维学习与训练的人，往往会把大量时间投入在做决定上，而忽略了理清事件或问题的具体信息。</w:t>
      </w:r>
    </w:p>
    <w:p w14:paraId="76234F31"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立马展开头脑风暴寻找解决方案犹如在不稳的地基上建筑高楼大厦，非常容易发生坍塌。只有稳扎稳打，明晰目前的处境，才能为批判性思维打下坚实的基础。</w:t>
      </w:r>
    </w:p>
    <w:p w14:paraId="43A21485"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我们建议，在日常的问题解决或决策中，管理者通过以下四个问题对情境进行评估：</w:t>
      </w:r>
    </w:p>
    <w:p w14:paraId="3BFA06C3"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l</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发生了什么事？</w:t>
      </w:r>
    </w:p>
    <w:p w14:paraId="01E23585"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l</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什么时候发生的？</w:t>
      </w:r>
    </w:p>
    <w:p w14:paraId="5E2BD827"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l</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怎么发生的？</w:t>
      </w:r>
    </w:p>
    <w:p w14:paraId="531029C9"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l</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为什么会发生这件事？</w:t>
      </w:r>
    </w:p>
    <w:p w14:paraId="2E1FD7CA"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管理者应当围绕这四个问题展开快速调查，直到获得所有的答案。</w:t>
      </w:r>
    </w:p>
    <w:p w14:paraId="16A63D12"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这就是培养批判性思维的第一个方法，四大问题评估情境。先对事件进行全面的了解，不仅能够为后续的决策提供更多信息，还能节省决策时间、减少决策风险。</w:t>
      </w:r>
    </w:p>
    <w:p w14:paraId="0281A978" w14:textId="77777777"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34" w:name="_fexxv67yb3k" w:colFirst="0" w:colLast="0"/>
      <w:bookmarkStart w:id="35" w:name="_Hlk518634752"/>
      <w:bookmarkEnd w:id="34"/>
      <w:bookmarkEnd w:id="33"/>
      <w:r w:rsidRPr="00160024">
        <w:rPr>
          <w:rFonts w:ascii="微软雅黑" w:eastAsia="微软雅黑" w:hAnsi="微软雅黑" w:cs="Arial Unicode MS"/>
          <w:b/>
          <w:sz w:val="21"/>
          <w:szCs w:val="21"/>
          <w:shd w:val="clear" w:color="auto" w:fill="DEEAF6"/>
        </w:rPr>
        <w:t>02U04 案例：温蒂的评估结果</w:t>
      </w:r>
    </w:p>
    <w:p w14:paraId="434F1079"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在你的建议下，贝顿的销售主管温蒂与几名销售和客户进行了深入地沟通。她了解到了以下典型案例：</w:t>
      </w:r>
    </w:p>
    <w:bookmarkEnd w:id="35"/>
    <w:p w14:paraId="4B37CE6C"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案例1：A牙科医院在表现出较强烈购买意愿后，贝顿的一名销售拜访客户，在进一步确认产品细节时，客户询问关于仪器的使用范围和操作，由于这名销售对产品的了解不足，当时没有正面做出回答。最终，A医院没有选择与贝顿签单。</w:t>
      </w:r>
    </w:p>
    <w:p w14:paraId="36F6D542"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案例2：B私人牙科诊所是贝顿的老客户，但由于诊所的规模问题，一直无法吸引到优秀的牙科医生，技术也与行业发展存在一定脱节。负责与B诊所对接的是一名贝顿的老销售。在年初，这名销售前往B诊所</w:t>
      </w:r>
      <w:proofErr w:type="gramStart"/>
      <w:r w:rsidRPr="00160024">
        <w:rPr>
          <w:rFonts w:ascii="微软雅黑" w:eastAsia="微软雅黑" w:hAnsi="微软雅黑" w:cs="Arial Unicode MS"/>
          <w:sz w:val="21"/>
          <w:szCs w:val="21"/>
        </w:rPr>
        <w:t>推广贝顿的</w:t>
      </w:r>
      <w:proofErr w:type="gramEnd"/>
      <w:r w:rsidRPr="00160024">
        <w:rPr>
          <w:rFonts w:ascii="微软雅黑" w:eastAsia="微软雅黑" w:hAnsi="微软雅黑" w:cs="Arial Unicode MS"/>
          <w:sz w:val="21"/>
          <w:szCs w:val="21"/>
        </w:rPr>
        <w:t>新产品，诊所的几名医生对新技术非常好奇，提出了很多超出产品本身的专业问题，销售一时无法回答，只能用模糊</w:t>
      </w:r>
      <w:proofErr w:type="gramStart"/>
      <w:r w:rsidRPr="00160024">
        <w:rPr>
          <w:rFonts w:ascii="微软雅黑" w:eastAsia="微软雅黑" w:hAnsi="微软雅黑" w:cs="Arial Unicode MS"/>
          <w:sz w:val="21"/>
          <w:szCs w:val="21"/>
        </w:rPr>
        <w:t>的话术带</w:t>
      </w:r>
      <w:proofErr w:type="gramEnd"/>
      <w:r w:rsidRPr="00160024">
        <w:rPr>
          <w:rFonts w:ascii="微软雅黑" w:eastAsia="微软雅黑" w:hAnsi="微软雅黑" w:cs="Arial Unicode MS"/>
          <w:sz w:val="21"/>
          <w:szCs w:val="21"/>
        </w:rPr>
        <w:t>过。最终，B诊所不但没有采购新产品，还减少了原用产品的进货量。</w:t>
      </w:r>
    </w:p>
    <w:p w14:paraId="36601E84" w14:textId="6B7CF731"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36" w:name="_c5ceevq6hq1r" w:colFirst="0" w:colLast="0"/>
      <w:bookmarkEnd w:id="36"/>
      <w:r w:rsidRPr="00160024">
        <w:rPr>
          <w:rFonts w:ascii="微软雅黑" w:eastAsia="微软雅黑" w:hAnsi="微软雅黑" w:cs="Arial Unicode MS"/>
          <w:b/>
          <w:sz w:val="21"/>
          <w:szCs w:val="21"/>
          <w:shd w:val="clear" w:color="auto" w:fill="DEEAF6"/>
        </w:rPr>
        <w:lastRenderedPageBreak/>
        <w:t xml:space="preserve">02U05A </w:t>
      </w:r>
      <w:ins w:id="37" w:author="Gejing Zhang" w:date="2018-08-22T09:07:00Z">
        <w:r w:rsidR="007240B5">
          <w:rPr>
            <w:rFonts w:ascii="微软雅黑" w:eastAsia="微软雅黑" w:hAnsi="微软雅黑" w:cs="Arial Unicode MS" w:hint="eastAsia"/>
            <w:b/>
            <w:sz w:val="21"/>
            <w:szCs w:val="21"/>
            <w:shd w:val="clear" w:color="auto" w:fill="DEEAF6"/>
          </w:rPr>
          <w:t>小测验</w:t>
        </w:r>
      </w:ins>
      <w:del w:id="38" w:author="Gejing Zhang" w:date="2018-08-22T09:07:00Z">
        <w:r w:rsidRPr="00160024" w:rsidDel="007240B5">
          <w:rPr>
            <w:rFonts w:ascii="微软雅黑" w:eastAsia="微软雅黑" w:hAnsi="微软雅黑" w:cs="Arial Unicode MS"/>
            <w:b/>
            <w:sz w:val="21"/>
            <w:szCs w:val="21"/>
            <w:shd w:val="clear" w:color="auto" w:fill="DEEAF6"/>
          </w:rPr>
          <w:delText>情景分析</w:delText>
        </w:r>
      </w:del>
      <w:r w:rsidRPr="00160024">
        <w:rPr>
          <w:rFonts w:ascii="微软雅黑" w:eastAsia="微软雅黑" w:hAnsi="微软雅黑" w:cs="Arial Unicode MS"/>
          <w:b/>
          <w:sz w:val="21"/>
          <w:szCs w:val="21"/>
          <w:shd w:val="clear" w:color="auto" w:fill="DEEAF6"/>
        </w:rPr>
        <w:t>：运用四大问题评估法帮助温蒂</w:t>
      </w:r>
    </w:p>
    <w:p w14:paraId="207F8A1E"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请你选择一个案例，用四大问题评估法，帮助温蒂对销售遇到的问题进行梳理评估（回看案例）。</w:t>
      </w:r>
    </w:p>
    <w:tbl>
      <w:tblPr>
        <w:tblStyle w:val="a7"/>
        <w:tblW w:w="852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8520"/>
      </w:tblGrid>
      <w:tr w:rsidR="00E84112" w:rsidRPr="00160024" w14:paraId="2C6EECDE" w14:textId="77777777">
        <w:trPr>
          <w:trHeight w:val="1180"/>
        </w:trPr>
        <w:tc>
          <w:tcPr>
            <w:tcW w:w="8520" w:type="dxa"/>
            <w:tcBorders>
              <w:top w:val="single" w:sz="7" w:space="0" w:color="000000"/>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57E26468"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选择案例：</w:t>
            </w:r>
          </w:p>
          <w:p w14:paraId="2332DCE0" w14:textId="77777777" w:rsidR="00E84112" w:rsidRPr="00160024" w:rsidRDefault="00CF3E3F" w:rsidP="00160024">
            <w:pPr>
              <w:numPr>
                <w:ilvl w:val="1"/>
                <w:numId w:val="2"/>
              </w:numPr>
              <w:spacing w:line="360" w:lineRule="exact"/>
              <w:ind w:left="975" w:hanging="450"/>
              <w:rPr>
                <w:rFonts w:ascii="微软雅黑" w:eastAsia="微软雅黑" w:hAnsi="微软雅黑"/>
                <w:sz w:val="21"/>
                <w:szCs w:val="21"/>
              </w:rPr>
            </w:pPr>
            <w:r w:rsidRPr="00160024">
              <w:rPr>
                <w:rFonts w:ascii="微软雅黑" w:eastAsia="微软雅黑" w:hAnsi="微软雅黑" w:cs="Arial Unicode MS"/>
                <w:sz w:val="21"/>
                <w:szCs w:val="21"/>
              </w:rPr>
              <w:t xml:space="preserve">案例1 </w:t>
            </w:r>
          </w:p>
          <w:p w14:paraId="715030D9" w14:textId="77777777" w:rsidR="00E84112" w:rsidRPr="00160024" w:rsidRDefault="00CF3E3F" w:rsidP="00160024">
            <w:pPr>
              <w:numPr>
                <w:ilvl w:val="1"/>
                <w:numId w:val="2"/>
              </w:numPr>
              <w:spacing w:line="360" w:lineRule="exact"/>
              <w:ind w:left="975" w:hanging="450"/>
              <w:rPr>
                <w:rFonts w:ascii="微软雅黑" w:eastAsia="微软雅黑" w:hAnsi="微软雅黑"/>
                <w:sz w:val="21"/>
                <w:szCs w:val="21"/>
              </w:rPr>
            </w:pPr>
            <w:r w:rsidRPr="00160024">
              <w:rPr>
                <w:rFonts w:ascii="微软雅黑" w:eastAsia="微软雅黑" w:hAnsi="微软雅黑" w:cs="Arial Unicode MS"/>
                <w:sz w:val="21"/>
                <w:szCs w:val="21"/>
              </w:rPr>
              <w:t>案例2</w:t>
            </w:r>
          </w:p>
        </w:tc>
      </w:tr>
      <w:tr w:rsidR="00E84112" w:rsidRPr="00160024" w14:paraId="6BF009E2" w14:textId="77777777">
        <w:trPr>
          <w:trHeight w:val="3440"/>
        </w:trPr>
        <w:tc>
          <w:tcPr>
            <w:tcW w:w="8520" w:type="dxa"/>
            <w:tcBorders>
              <w:top w:val="single" w:sz="7" w:space="0" w:color="000000"/>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3681DA30"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评估：</w:t>
            </w:r>
          </w:p>
          <w:p w14:paraId="2E9C3F9A"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l</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发生了什么事？</w:t>
            </w:r>
          </w:p>
          <w:p w14:paraId="3B40BA75" w14:textId="77777777" w:rsidR="00E84112" w:rsidRPr="00160024" w:rsidRDefault="00CF3E3F" w:rsidP="00160024">
            <w:pPr>
              <w:spacing w:line="360" w:lineRule="exact"/>
              <w:ind w:left="480"/>
              <w:rPr>
                <w:rFonts w:ascii="微软雅黑" w:eastAsia="微软雅黑" w:hAnsi="微软雅黑"/>
                <w:sz w:val="21"/>
                <w:szCs w:val="21"/>
              </w:rPr>
            </w:pPr>
            <w:r w:rsidRPr="00160024">
              <w:rPr>
                <w:rFonts w:ascii="微软雅黑" w:eastAsia="微软雅黑" w:hAnsi="微软雅黑"/>
                <w:sz w:val="21"/>
                <w:szCs w:val="21"/>
              </w:rPr>
              <w:t>__________________________________________________________________</w:t>
            </w:r>
          </w:p>
          <w:p w14:paraId="3D3DE73B"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l</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什么时候发生的？</w:t>
            </w:r>
          </w:p>
          <w:p w14:paraId="0ADC9C47" w14:textId="77777777" w:rsidR="00E84112" w:rsidRPr="00160024" w:rsidRDefault="00CF3E3F" w:rsidP="00160024">
            <w:pPr>
              <w:spacing w:line="360" w:lineRule="exact"/>
              <w:ind w:left="480"/>
              <w:rPr>
                <w:rFonts w:ascii="微软雅黑" w:eastAsia="微软雅黑" w:hAnsi="微软雅黑"/>
                <w:sz w:val="21"/>
                <w:szCs w:val="21"/>
              </w:rPr>
            </w:pPr>
            <w:r w:rsidRPr="00160024">
              <w:rPr>
                <w:rFonts w:ascii="微软雅黑" w:eastAsia="微软雅黑" w:hAnsi="微软雅黑"/>
                <w:sz w:val="21"/>
                <w:szCs w:val="21"/>
              </w:rPr>
              <w:t>__________________________________________________________________</w:t>
            </w:r>
          </w:p>
          <w:p w14:paraId="4C63FB1A"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l</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怎么发生的？</w:t>
            </w:r>
          </w:p>
          <w:p w14:paraId="32A4EDD6" w14:textId="77777777" w:rsidR="00E84112" w:rsidRPr="00160024" w:rsidRDefault="00CF3E3F" w:rsidP="00160024">
            <w:pPr>
              <w:spacing w:line="360" w:lineRule="exact"/>
              <w:ind w:left="480"/>
              <w:rPr>
                <w:rFonts w:ascii="微软雅黑" w:eastAsia="微软雅黑" w:hAnsi="微软雅黑"/>
                <w:sz w:val="21"/>
                <w:szCs w:val="21"/>
              </w:rPr>
            </w:pPr>
            <w:r w:rsidRPr="00160024">
              <w:rPr>
                <w:rFonts w:ascii="微软雅黑" w:eastAsia="微软雅黑" w:hAnsi="微软雅黑"/>
                <w:sz w:val="21"/>
                <w:szCs w:val="21"/>
              </w:rPr>
              <w:t>__________________________________________________________________</w:t>
            </w:r>
          </w:p>
          <w:p w14:paraId="7C44F8F7"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l</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为什么会发生这种事？</w:t>
            </w:r>
          </w:p>
          <w:p w14:paraId="7D100DD8" w14:textId="77777777" w:rsidR="00E84112" w:rsidRPr="00160024" w:rsidRDefault="00CF3E3F" w:rsidP="00160024">
            <w:pPr>
              <w:spacing w:line="360" w:lineRule="exact"/>
              <w:ind w:left="480"/>
              <w:rPr>
                <w:rFonts w:ascii="微软雅黑" w:eastAsia="微软雅黑" w:hAnsi="微软雅黑"/>
                <w:sz w:val="21"/>
                <w:szCs w:val="21"/>
              </w:rPr>
            </w:pPr>
            <w:r w:rsidRPr="00160024">
              <w:rPr>
                <w:rFonts w:ascii="微软雅黑" w:eastAsia="微软雅黑" w:hAnsi="微软雅黑"/>
                <w:sz w:val="21"/>
                <w:szCs w:val="21"/>
              </w:rPr>
              <w:t>__________________________________________________________________</w:t>
            </w:r>
          </w:p>
        </w:tc>
      </w:tr>
    </w:tbl>
    <w:p w14:paraId="72B80B06"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【参考答案】</w:t>
      </w:r>
    </w:p>
    <w:p w14:paraId="198BE2FD" w14:textId="77777777" w:rsidR="00E84112" w:rsidRPr="00160024" w:rsidRDefault="00CF3E3F" w:rsidP="00160024">
      <w:pPr>
        <w:spacing w:line="360" w:lineRule="exact"/>
        <w:rPr>
          <w:rFonts w:ascii="微软雅黑" w:eastAsia="微软雅黑" w:hAnsi="微软雅黑"/>
          <w:b/>
          <w:sz w:val="21"/>
          <w:szCs w:val="21"/>
        </w:rPr>
      </w:pPr>
      <w:r w:rsidRPr="00160024">
        <w:rPr>
          <w:rFonts w:ascii="微软雅黑" w:eastAsia="微软雅黑" w:hAnsi="微软雅黑" w:cs="Arial Unicode MS"/>
          <w:b/>
          <w:sz w:val="21"/>
          <w:szCs w:val="21"/>
        </w:rPr>
        <w:t>案例1</w:t>
      </w:r>
    </w:p>
    <w:tbl>
      <w:tblPr>
        <w:tblStyle w:val="a8"/>
        <w:tblW w:w="883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E84112" w:rsidRPr="00160024" w14:paraId="4D9FA9EA" w14:textId="77777777">
        <w:trPr>
          <w:trHeight w:val="900"/>
        </w:trPr>
        <w:tc>
          <w:tcPr>
            <w:tcW w:w="8835" w:type="dxa"/>
            <w:tcBorders>
              <w:top w:val="single" w:sz="7" w:space="0" w:color="000000"/>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268FB67D" w14:textId="77777777" w:rsidR="00E84112" w:rsidRPr="00160024" w:rsidRDefault="00CF3E3F" w:rsidP="00160024">
            <w:pPr>
              <w:spacing w:line="360" w:lineRule="exact"/>
              <w:rPr>
                <w:rFonts w:ascii="微软雅黑" w:eastAsia="微软雅黑" w:hAnsi="微软雅黑"/>
                <w:b/>
                <w:sz w:val="21"/>
                <w:szCs w:val="21"/>
              </w:rPr>
            </w:pPr>
            <w:r w:rsidRPr="00160024">
              <w:rPr>
                <w:rFonts w:ascii="微软雅黑" w:eastAsia="微软雅黑" w:hAnsi="微软雅黑" w:cs="Arial Unicode MS"/>
                <w:b/>
                <w:sz w:val="21"/>
                <w:szCs w:val="21"/>
              </w:rPr>
              <w:t>发生了什么？</w:t>
            </w:r>
          </w:p>
          <w:p w14:paraId="7258A430"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销售跟进A医院没有促成签单</w:t>
            </w:r>
          </w:p>
        </w:tc>
      </w:tr>
      <w:tr w:rsidR="00E84112" w:rsidRPr="00160024" w14:paraId="6CDAB6AB" w14:textId="77777777">
        <w:trPr>
          <w:trHeight w:val="900"/>
        </w:trPr>
        <w:tc>
          <w:tcPr>
            <w:tcW w:w="8835"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0146662E" w14:textId="77777777" w:rsidR="00E84112" w:rsidRPr="00160024" w:rsidRDefault="00CF3E3F" w:rsidP="00160024">
            <w:pPr>
              <w:spacing w:line="360" w:lineRule="exact"/>
              <w:rPr>
                <w:rFonts w:ascii="微软雅黑" w:eastAsia="微软雅黑" w:hAnsi="微软雅黑"/>
                <w:b/>
                <w:sz w:val="21"/>
                <w:szCs w:val="21"/>
              </w:rPr>
            </w:pPr>
            <w:r w:rsidRPr="00160024">
              <w:rPr>
                <w:rFonts w:ascii="微软雅黑" w:eastAsia="微软雅黑" w:hAnsi="微软雅黑" w:cs="Arial Unicode MS"/>
                <w:b/>
                <w:sz w:val="21"/>
                <w:szCs w:val="21"/>
              </w:rPr>
              <w:t>什么时候发生的？</w:t>
            </w:r>
          </w:p>
          <w:p w14:paraId="04CAA2F8"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客户在表现出较强烈购买意愿，销售</w:t>
            </w:r>
            <w:r w:rsidR="008E0279">
              <w:rPr>
                <w:rFonts w:ascii="微软雅黑" w:eastAsia="微软雅黑" w:hAnsi="微软雅黑" w:cs="Arial Unicode MS"/>
                <w:sz w:val="21"/>
                <w:szCs w:val="21"/>
              </w:rPr>
              <w:t>进行</w:t>
            </w:r>
            <w:r w:rsidRPr="00160024">
              <w:rPr>
                <w:rFonts w:ascii="微软雅黑" w:eastAsia="微软雅黑" w:hAnsi="微软雅黑" w:cs="Arial Unicode MS"/>
                <w:sz w:val="21"/>
                <w:szCs w:val="21"/>
              </w:rPr>
              <w:t>拜访后</w:t>
            </w:r>
          </w:p>
        </w:tc>
      </w:tr>
      <w:tr w:rsidR="00E84112" w:rsidRPr="00160024" w14:paraId="6BF41C93" w14:textId="77777777">
        <w:trPr>
          <w:trHeight w:val="1260"/>
        </w:trPr>
        <w:tc>
          <w:tcPr>
            <w:tcW w:w="8835"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1D9EBAC3" w14:textId="77777777" w:rsidR="00E84112" w:rsidRPr="00160024" w:rsidRDefault="00CF3E3F" w:rsidP="00160024">
            <w:pPr>
              <w:spacing w:line="360" w:lineRule="exact"/>
              <w:rPr>
                <w:rFonts w:ascii="微软雅黑" w:eastAsia="微软雅黑" w:hAnsi="微软雅黑"/>
                <w:b/>
                <w:sz w:val="21"/>
                <w:szCs w:val="21"/>
              </w:rPr>
            </w:pPr>
            <w:r w:rsidRPr="00160024">
              <w:rPr>
                <w:rFonts w:ascii="微软雅黑" w:eastAsia="微软雅黑" w:hAnsi="微软雅黑" w:cs="Arial Unicode MS"/>
                <w:b/>
                <w:sz w:val="21"/>
                <w:szCs w:val="21"/>
              </w:rPr>
              <w:t>怎么发生的？</w:t>
            </w:r>
          </w:p>
          <w:p w14:paraId="6D6F8FFF"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客户与销售进一步确认产品细节时，牙科医生询问关于仪器的使用范围和操作，销售无法给出很好的回答。最终无法成单。</w:t>
            </w:r>
          </w:p>
        </w:tc>
      </w:tr>
      <w:tr w:rsidR="00E84112" w:rsidRPr="00160024" w14:paraId="57A34490" w14:textId="77777777">
        <w:trPr>
          <w:trHeight w:val="980"/>
        </w:trPr>
        <w:tc>
          <w:tcPr>
            <w:tcW w:w="8835"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0EF925D2" w14:textId="77777777" w:rsidR="00E84112" w:rsidRPr="00160024" w:rsidRDefault="00CF3E3F" w:rsidP="00160024">
            <w:pPr>
              <w:spacing w:line="360" w:lineRule="exact"/>
              <w:rPr>
                <w:rFonts w:ascii="微软雅黑" w:eastAsia="微软雅黑" w:hAnsi="微软雅黑"/>
                <w:b/>
                <w:sz w:val="21"/>
                <w:szCs w:val="21"/>
              </w:rPr>
            </w:pPr>
            <w:r w:rsidRPr="00160024">
              <w:rPr>
                <w:rFonts w:ascii="微软雅黑" w:eastAsia="微软雅黑" w:hAnsi="微软雅黑" w:cs="Arial Unicode MS"/>
                <w:b/>
                <w:sz w:val="21"/>
                <w:szCs w:val="21"/>
              </w:rPr>
              <w:t>为什么会发生？</w:t>
            </w:r>
          </w:p>
          <w:p w14:paraId="072CAADB"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销售对仪器的了解不足。</w:t>
            </w:r>
          </w:p>
        </w:tc>
      </w:tr>
    </w:tbl>
    <w:p w14:paraId="2D8A1A36" w14:textId="77777777" w:rsidR="00E84112" w:rsidRPr="00160024" w:rsidRDefault="00E84112" w:rsidP="00160024">
      <w:pPr>
        <w:spacing w:line="360" w:lineRule="exact"/>
        <w:rPr>
          <w:rFonts w:ascii="微软雅黑" w:eastAsia="微软雅黑" w:hAnsi="微软雅黑"/>
          <w:b/>
          <w:sz w:val="21"/>
          <w:szCs w:val="21"/>
        </w:rPr>
      </w:pPr>
    </w:p>
    <w:p w14:paraId="261C518D" w14:textId="77777777" w:rsidR="00E84112" w:rsidRPr="00F738D5" w:rsidRDefault="00CF3E3F" w:rsidP="00160024">
      <w:pPr>
        <w:spacing w:line="360" w:lineRule="exact"/>
        <w:rPr>
          <w:rFonts w:ascii="微软雅黑" w:eastAsia="微软雅黑" w:hAnsi="微软雅黑"/>
          <w:b/>
          <w:sz w:val="21"/>
          <w:szCs w:val="21"/>
        </w:rPr>
      </w:pPr>
      <w:r w:rsidRPr="00160024">
        <w:rPr>
          <w:rFonts w:ascii="微软雅黑" w:eastAsia="微软雅黑" w:hAnsi="微软雅黑"/>
          <w:sz w:val="21"/>
          <w:szCs w:val="21"/>
        </w:rPr>
        <w:t xml:space="preserve"> </w:t>
      </w:r>
      <w:r w:rsidRPr="00160024">
        <w:rPr>
          <w:rFonts w:ascii="微软雅黑" w:eastAsia="微软雅黑" w:hAnsi="微软雅黑" w:cs="Arial Unicode MS"/>
          <w:b/>
          <w:sz w:val="21"/>
          <w:szCs w:val="21"/>
        </w:rPr>
        <w:t>案例2</w:t>
      </w:r>
    </w:p>
    <w:tbl>
      <w:tblPr>
        <w:tblStyle w:val="a9"/>
        <w:tblW w:w="883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E84112" w:rsidRPr="00160024" w14:paraId="239EB46D" w14:textId="77777777">
        <w:trPr>
          <w:trHeight w:val="900"/>
        </w:trPr>
        <w:tc>
          <w:tcPr>
            <w:tcW w:w="8835" w:type="dxa"/>
            <w:tcBorders>
              <w:top w:val="single" w:sz="7" w:space="0" w:color="000000"/>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27715016" w14:textId="77777777" w:rsidR="00E84112" w:rsidRPr="00160024" w:rsidRDefault="00CF3E3F" w:rsidP="00160024">
            <w:pPr>
              <w:spacing w:line="360" w:lineRule="exact"/>
              <w:rPr>
                <w:rFonts w:ascii="微软雅黑" w:eastAsia="微软雅黑" w:hAnsi="微软雅黑"/>
                <w:b/>
                <w:sz w:val="21"/>
                <w:szCs w:val="21"/>
              </w:rPr>
            </w:pPr>
            <w:r w:rsidRPr="00160024">
              <w:rPr>
                <w:rFonts w:ascii="微软雅黑" w:eastAsia="微软雅黑" w:hAnsi="微软雅黑" w:cs="Arial Unicode MS"/>
                <w:b/>
                <w:sz w:val="21"/>
                <w:szCs w:val="21"/>
              </w:rPr>
              <w:t>发生了什么？</w:t>
            </w:r>
          </w:p>
          <w:p w14:paraId="411A28DE"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B诊所没有采购新产品，还减少了原用产品的进货量。</w:t>
            </w:r>
          </w:p>
        </w:tc>
      </w:tr>
      <w:tr w:rsidR="00E84112" w:rsidRPr="00160024" w14:paraId="74D169C1" w14:textId="77777777">
        <w:trPr>
          <w:trHeight w:val="900"/>
        </w:trPr>
        <w:tc>
          <w:tcPr>
            <w:tcW w:w="8835"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1A7C8308" w14:textId="77777777" w:rsidR="00E84112" w:rsidRPr="00160024" w:rsidRDefault="00CF3E3F" w:rsidP="00160024">
            <w:pPr>
              <w:spacing w:line="360" w:lineRule="exact"/>
              <w:rPr>
                <w:rFonts w:ascii="微软雅黑" w:eastAsia="微软雅黑" w:hAnsi="微软雅黑"/>
                <w:b/>
                <w:sz w:val="21"/>
                <w:szCs w:val="21"/>
              </w:rPr>
            </w:pPr>
            <w:r w:rsidRPr="00160024">
              <w:rPr>
                <w:rFonts w:ascii="微软雅黑" w:eastAsia="微软雅黑" w:hAnsi="微软雅黑" w:cs="Arial Unicode MS"/>
                <w:b/>
                <w:sz w:val="21"/>
                <w:szCs w:val="21"/>
              </w:rPr>
              <w:lastRenderedPageBreak/>
              <w:t>什么时候发生的？</w:t>
            </w:r>
          </w:p>
          <w:p w14:paraId="35BB7DAF" w14:textId="77777777" w:rsidR="00E84112" w:rsidRPr="00160024" w:rsidRDefault="00CF3E3F" w:rsidP="00067ABA">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负责与B诊所对接的一名</w:t>
            </w:r>
            <w:proofErr w:type="gramStart"/>
            <w:r w:rsidRPr="00160024">
              <w:rPr>
                <w:rFonts w:ascii="微软雅黑" w:eastAsia="微软雅黑" w:hAnsi="微软雅黑" w:cs="Arial Unicode MS"/>
                <w:sz w:val="21"/>
                <w:szCs w:val="21"/>
              </w:rPr>
              <w:t>贝顿的老销售推广贝顿</w:t>
            </w:r>
            <w:proofErr w:type="gramEnd"/>
            <w:r w:rsidRPr="00160024">
              <w:rPr>
                <w:rFonts w:ascii="微软雅黑" w:eastAsia="微软雅黑" w:hAnsi="微软雅黑" w:cs="Arial Unicode MS"/>
                <w:sz w:val="21"/>
                <w:szCs w:val="21"/>
              </w:rPr>
              <w:t>的新产品后</w:t>
            </w:r>
          </w:p>
        </w:tc>
      </w:tr>
      <w:tr w:rsidR="00E84112" w:rsidRPr="00160024" w14:paraId="159E570E" w14:textId="77777777">
        <w:trPr>
          <w:trHeight w:val="1260"/>
        </w:trPr>
        <w:tc>
          <w:tcPr>
            <w:tcW w:w="8835"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20D30062" w14:textId="77777777" w:rsidR="00E84112" w:rsidRPr="00160024" w:rsidRDefault="00CF3E3F" w:rsidP="00160024">
            <w:pPr>
              <w:spacing w:line="360" w:lineRule="exact"/>
              <w:rPr>
                <w:rFonts w:ascii="微软雅黑" w:eastAsia="微软雅黑" w:hAnsi="微软雅黑"/>
                <w:b/>
                <w:sz w:val="21"/>
                <w:szCs w:val="21"/>
              </w:rPr>
            </w:pPr>
            <w:r w:rsidRPr="00160024">
              <w:rPr>
                <w:rFonts w:ascii="微软雅黑" w:eastAsia="微软雅黑" w:hAnsi="微软雅黑" w:cs="Arial Unicode MS"/>
                <w:b/>
                <w:sz w:val="21"/>
                <w:szCs w:val="21"/>
              </w:rPr>
              <w:t>怎么发生的？</w:t>
            </w:r>
          </w:p>
          <w:p w14:paraId="59C27F66"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B诊所的技术与行业发展存在一定脱节，在了解到新技术时，他们非常好奇，提出了很多超出产品本身的专业问题，希望得到解答。</w:t>
            </w:r>
            <w:proofErr w:type="gramStart"/>
            <w:r w:rsidRPr="00160024">
              <w:rPr>
                <w:rFonts w:ascii="微软雅黑" w:eastAsia="微软雅黑" w:hAnsi="微软雅黑" w:cs="Arial Unicode MS"/>
                <w:sz w:val="21"/>
                <w:szCs w:val="21"/>
              </w:rPr>
              <w:t>但贝顿的</w:t>
            </w:r>
            <w:proofErr w:type="gramEnd"/>
            <w:r w:rsidRPr="00160024">
              <w:rPr>
                <w:rFonts w:ascii="微软雅黑" w:eastAsia="微软雅黑" w:hAnsi="微软雅黑" w:cs="Arial Unicode MS"/>
                <w:sz w:val="21"/>
                <w:szCs w:val="21"/>
              </w:rPr>
              <w:t>销售一时无法回答，只能用模糊</w:t>
            </w:r>
            <w:proofErr w:type="gramStart"/>
            <w:r w:rsidRPr="00160024">
              <w:rPr>
                <w:rFonts w:ascii="微软雅黑" w:eastAsia="微软雅黑" w:hAnsi="微软雅黑" w:cs="Arial Unicode MS"/>
                <w:sz w:val="21"/>
                <w:szCs w:val="21"/>
              </w:rPr>
              <w:t>的话术带</w:t>
            </w:r>
            <w:proofErr w:type="gramEnd"/>
            <w:r w:rsidRPr="00160024">
              <w:rPr>
                <w:rFonts w:ascii="微软雅黑" w:eastAsia="微软雅黑" w:hAnsi="微软雅黑" w:cs="Arial Unicode MS"/>
                <w:sz w:val="21"/>
                <w:szCs w:val="21"/>
              </w:rPr>
              <w:t>过。</w:t>
            </w:r>
          </w:p>
        </w:tc>
      </w:tr>
      <w:tr w:rsidR="00E84112" w:rsidRPr="00160024" w14:paraId="33E23FA8" w14:textId="77777777">
        <w:trPr>
          <w:trHeight w:val="980"/>
        </w:trPr>
        <w:tc>
          <w:tcPr>
            <w:tcW w:w="8835"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767E763F" w14:textId="77777777" w:rsidR="00E84112" w:rsidRPr="00160024" w:rsidRDefault="00CF3E3F" w:rsidP="00160024">
            <w:pPr>
              <w:spacing w:line="360" w:lineRule="exact"/>
              <w:rPr>
                <w:rFonts w:ascii="微软雅黑" w:eastAsia="微软雅黑" w:hAnsi="微软雅黑"/>
                <w:b/>
                <w:sz w:val="21"/>
                <w:szCs w:val="21"/>
              </w:rPr>
            </w:pPr>
            <w:r w:rsidRPr="00160024">
              <w:rPr>
                <w:rFonts w:ascii="微软雅黑" w:eastAsia="微软雅黑" w:hAnsi="微软雅黑" w:cs="Arial Unicode MS"/>
                <w:b/>
                <w:sz w:val="21"/>
                <w:szCs w:val="21"/>
              </w:rPr>
              <w:t>为什么会发生？</w:t>
            </w:r>
          </w:p>
          <w:p w14:paraId="6C8B37A2"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销售对产品以外的专业知识了解不足。</w:t>
            </w:r>
          </w:p>
        </w:tc>
      </w:tr>
    </w:tbl>
    <w:p w14:paraId="09B0E8FA" w14:textId="3423FDA6"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39" w:name="_ifc7evl8sxk5" w:colFirst="0" w:colLast="0"/>
      <w:bookmarkEnd w:id="39"/>
      <w:r w:rsidRPr="00160024">
        <w:rPr>
          <w:rFonts w:ascii="微软雅黑" w:eastAsia="微软雅黑" w:hAnsi="微软雅黑" w:cs="Arial Unicode MS"/>
          <w:b/>
          <w:sz w:val="21"/>
          <w:szCs w:val="21"/>
          <w:shd w:val="clear" w:color="auto" w:fill="DEEAF6"/>
        </w:rPr>
        <w:t xml:space="preserve">02U06A </w:t>
      </w:r>
      <w:ins w:id="40" w:author="Gejing Zhang" w:date="2018-08-22T09:07:00Z">
        <w:r w:rsidR="007240B5">
          <w:rPr>
            <w:rFonts w:ascii="微软雅黑" w:eastAsia="微软雅黑" w:hAnsi="微软雅黑" w:cs="Arial Unicode MS" w:hint="eastAsia"/>
            <w:b/>
            <w:sz w:val="21"/>
            <w:szCs w:val="21"/>
            <w:shd w:val="clear" w:color="auto" w:fill="DEEAF6"/>
          </w:rPr>
          <w:t>小测验</w:t>
        </w:r>
      </w:ins>
      <w:del w:id="41" w:author="Gejing Zhang" w:date="2018-08-22T09:07:00Z">
        <w:r w:rsidRPr="00160024" w:rsidDel="007240B5">
          <w:rPr>
            <w:rFonts w:ascii="微软雅黑" w:eastAsia="微软雅黑" w:hAnsi="微软雅黑" w:cs="Arial Unicode MS"/>
            <w:b/>
            <w:sz w:val="21"/>
            <w:szCs w:val="21"/>
            <w:shd w:val="clear" w:color="auto" w:fill="DEEAF6"/>
          </w:rPr>
          <w:delText>情景分析</w:delText>
        </w:r>
      </w:del>
      <w:r w:rsidRPr="00160024">
        <w:rPr>
          <w:rFonts w:ascii="微软雅黑" w:eastAsia="微软雅黑" w:hAnsi="微软雅黑" w:cs="Arial Unicode MS"/>
          <w:b/>
          <w:sz w:val="21"/>
          <w:szCs w:val="21"/>
          <w:shd w:val="clear" w:color="auto" w:fill="DEEAF6"/>
        </w:rPr>
        <w:t>：重做网页是否可以解决问题？</w:t>
      </w:r>
    </w:p>
    <w:p w14:paraId="62E6633C"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在上面的情景分析中，你通过四大问题，对情况进行了梳理评估。请你结合评估结果，帮助温蒂判断更新网站、制作宣传册是否能解决销售的燃眉之急。</w:t>
      </w:r>
    </w:p>
    <w:tbl>
      <w:tblPr>
        <w:tblStyle w:val="aa"/>
        <w:tblW w:w="852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8520"/>
      </w:tblGrid>
      <w:tr w:rsidR="00E84112" w:rsidRPr="00160024" w14:paraId="7BB1DE53" w14:textId="77777777">
        <w:trPr>
          <w:trHeight w:val="920"/>
        </w:trPr>
        <w:tc>
          <w:tcPr>
            <w:tcW w:w="8520" w:type="dxa"/>
            <w:tcBorders>
              <w:top w:val="single" w:sz="7" w:space="0" w:color="000000"/>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3B79D947"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p w14:paraId="4C914286"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r>
    </w:tbl>
    <w:p w14:paraId="71AB1993" w14:textId="77777777" w:rsidR="00F738D5" w:rsidRDefault="00CF3E3F" w:rsidP="00160024">
      <w:pPr>
        <w:spacing w:line="360" w:lineRule="exact"/>
        <w:rPr>
          <w:rFonts w:ascii="微软雅黑" w:eastAsia="微软雅黑" w:hAnsi="微软雅黑" w:cs="Arial Unicode MS"/>
          <w:sz w:val="21"/>
          <w:szCs w:val="21"/>
        </w:rPr>
      </w:pPr>
      <w:r w:rsidRPr="00160024">
        <w:rPr>
          <w:rFonts w:ascii="微软雅黑" w:eastAsia="微软雅黑" w:hAnsi="微软雅黑" w:cs="Arial Unicode MS"/>
          <w:sz w:val="21"/>
          <w:szCs w:val="21"/>
        </w:rPr>
        <w:t>【反馈】谢谢你的回答。从上面对四大问题的回答中，我们可以发现更新网站、制作宣传册并不能满足客户的需求，因此这并不能帮助销售解决根本问题。</w:t>
      </w:r>
    </w:p>
    <w:p w14:paraId="4C010D52" w14:textId="77777777" w:rsidR="00F738D5" w:rsidRPr="00F738D5" w:rsidRDefault="00F738D5" w:rsidP="00160024">
      <w:pPr>
        <w:spacing w:line="360" w:lineRule="exact"/>
        <w:rPr>
          <w:rFonts w:ascii="微软雅黑" w:eastAsia="微软雅黑" w:hAnsi="微软雅黑" w:cs="Arial Unicode MS"/>
          <w:sz w:val="21"/>
          <w:szCs w:val="21"/>
        </w:rPr>
      </w:pPr>
    </w:p>
    <w:p w14:paraId="5F68D270" w14:textId="77777777" w:rsidR="00E84112" w:rsidRPr="00160024" w:rsidRDefault="00CF3E3F" w:rsidP="00160024">
      <w:pPr>
        <w:pStyle w:val="1"/>
        <w:keepNext w:val="0"/>
        <w:keepLines w:val="0"/>
        <w:spacing w:before="0" w:after="0" w:line="360" w:lineRule="exact"/>
        <w:rPr>
          <w:rFonts w:ascii="微软雅黑" w:eastAsia="微软雅黑" w:hAnsi="微软雅黑"/>
          <w:b/>
          <w:sz w:val="21"/>
          <w:szCs w:val="21"/>
          <w:shd w:val="clear" w:color="auto" w:fill="5B9BD5"/>
        </w:rPr>
      </w:pPr>
      <w:bookmarkStart w:id="42" w:name="_5y93f5n9elxi" w:colFirst="0" w:colLast="0"/>
      <w:bookmarkStart w:id="43" w:name="_Hlk518634846"/>
      <w:bookmarkEnd w:id="42"/>
      <w:r w:rsidRPr="00160024">
        <w:rPr>
          <w:rFonts w:ascii="微软雅黑" w:eastAsia="微软雅黑" w:hAnsi="微软雅黑" w:cs="Arial Unicode MS"/>
          <w:b/>
          <w:sz w:val="21"/>
          <w:szCs w:val="21"/>
          <w:shd w:val="clear" w:color="auto" w:fill="5B9BD5"/>
        </w:rPr>
        <w:t>03U 培养批判思维的方法：审视自己的情绪</w:t>
      </w:r>
    </w:p>
    <w:p w14:paraId="535DEFBF" w14:textId="77777777"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44" w:name="_zhrmc3agql8n" w:colFirst="0" w:colLast="0"/>
      <w:bookmarkEnd w:id="44"/>
      <w:r w:rsidRPr="00160024">
        <w:rPr>
          <w:rFonts w:ascii="微软雅黑" w:eastAsia="微软雅黑" w:hAnsi="微软雅黑" w:cs="Arial Unicode MS"/>
          <w:b/>
          <w:sz w:val="21"/>
          <w:szCs w:val="21"/>
          <w:shd w:val="clear" w:color="auto" w:fill="DEEAF6"/>
        </w:rPr>
        <w:t>03U01 案例：艾克与</w:t>
      </w:r>
      <w:proofErr w:type="gramStart"/>
      <w:r w:rsidRPr="00160024">
        <w:rPr>
          <w:rFonts w:ascii="微软雅黑" w:eastAsia="微软雅黑" w:hAnsi="微软雅黑" w:cs="Arial Unicode MS"/>
          <w:b/>
          <w:sz w:val="21"/>
          <w:szCs w:val="21"/>
          <w:shd w:val="clear" w:color="auto" w:fill="DEEAF6"/>
        </w:rPr>
        <w:t>凯</w:t>
      </w:r>
      <w:proofErr w:type="gramEnd"/>
      <w:r w:rsidRPr="00160024">
        <w:rPr>
          <w:rFonts w:ascii="微软雅黑" w:eastAsia="微软雅黑" w:hAnsi="微软雅黑" w:cs="Arial Unicode MS"/>
          <w:b/>
          <w:sz w:val="21"/>
          <w:szCs w:val="21"/>
          <w:shd w:val="clear" w:color="auto" w:fill="DEEAF6"/>
        </w:rPr>
        <w:t>特的对话</w:t>
      </w:r>
    </w:p>
    <w:p w14:paraId="55C36327"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你已经了解了四步评估法。让我们再次回顾研发部艾克与</w:t>
      </w:r>
      <w:proofErr w:type="gramStart"/>
      <w:r w:rsidRPr="00160024">
        <w:rPr>
          <w:rFonts w:ascii="微软雅黑" w:eastAsia="微软雅黑" w:hAnsi="微软雅黑" w:cs="Arial Unicode MS"/>
          <w:sz w:val="21"/>
          <w:szCs w:val="21"/>
        </w:rPr>
        <w:t>凯</w:t>
      </w:r>
      <w:proofErr w:type="gramEnd"/>
      <w:r w:rsidRPr="00160024">
        <w:rPr>
          <w:rFonts w:ascii="微软雅黑" w:eastAsia="微软雅黑" w:hAnsi="微软雅黑" w:cs="Arial Unicode MS"/>
          <w:sz w:val="21"/>
          <w:szCs w:val="21"/>
        </w:rPr>
        <w:t>特的对话，请判断在这段对话中，艾克的情绪如何。</w:t>
      </w:r>
    </w:p>
    <w:p w14:paraId="43BFB72B" w14:textId="77777777" w:rsidR="00E84112" w:rsidRPr="00160024" w:rsidRDefault="00CF3E3F" w:rsidP="00160024">
      <w:pPr>
        <w:spacing w:line="360" w:lineRule="exact"/>
        <w:rPr>
          <w:rFonts w:ascii="微软雅黑" w:eastAsia="微软雅黑" w:hAnsi="微软雅黑"/>
          <w:sz w:val="21"/>
          <w:szCs w:val="21"/>
        </w:rPr>
      </w:pPr>
      <w:proofErr w:type="gramStart"/>
      <w:r w:rsidRPr="00160024">
        <w:rPr>
          <w:rFonts w:ascii="微软雅黑" w:eastAsia="微软雅黑" w:hAnsi="微软雅黑" w:cs="Arial Unicode MS"/>
          <w:sz w:val="21"/>
          <w:szCs w:val="21"/>
        </w:rPr>
        <w:t>凯</w:t>
      </w:r>
      <w:proofErr w:type="gramEnd"/>
      <w:r w:rsidRPr="00160024">
        <w:rPr>
          <w:rFonts w:ascii="微软雅黑" w:eastAsia="微软雅黑" w:hAnsi="微软雅黑" w:cs="Arial Unicode MS"/>
          <w:sz w:val="21"/>
          <w:szCs w:val="21"/>
        </w:rPr>
        <w:t>特：艾克，我觉得把这些信息放在网页上并不能解决问题。我们应当给销售安排几次培训，向他们介绍更具体的产品信息和使用方法。</w:t>
      </w:r>
    </w:p>
    <w:p w14:paraId="2CE2CAF5"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艾克：部门每个人都忙得团团转，没时间来做这个培训啊。再说了，就算培训了，那帮销售也不会用心。就算他们用心了，多半也是听不懂。你也别想了，抓紧把文档整理好发给外包公司更新网页印册子！</w:t>
      </w:r>
    </w:p>
    <w:p w14:paraId="1390E6C8" w14:textId="77777777" w:rsidR="00E84112" w:rsidRPr="00160024" w:rsidRDefault="00CF3E3F" w:rsidP="00160024">
      <w:pPr>
        <w:spacing w:line="360" w:lineRule="exact"/>
        <w:rPr>
          <w:rFonts w:ascii="微软雅黑" w:eastAsia="微软雅黑" w:hAnsi="微软雅黑"/>
          <w:sz w:val="21"/>
          <w:szCs w:val="21"/>
        </w:rPr>
      </w:pPr>
      <w:proofErr w:type="gramStart"/>
      <w:r w:rsidRPr="00160024">
        <w:rPr>
          <w:rFonts w:ascii="微软雅黑" w:eastAsia="微软雅黑" w:hAnsi="微软雅黑" w:cs="Arial Unicode MS"/>
          <w:sz w:val="21"/>
          <w:szCs w:val="21"/>
        </w:rPr>
        <w:t>凯</w:t>
      </w:r>
      <w:proofErr w:type="gramEnd"/>
      <w:r w:rsidRPr="00160024">
        <w:rPr>
          <w:rFonts w:ascii="微软雅黑" w:eastAsia="微软雅黑" w:hAnsi="微软雅黑" w:cs="Arial Unicode MS"/>
          <w:sz w:val="21"/>
          <w:szCs w:val="21"/>
        </w:rPr>
        <w:t>特：好吧……</w:t>
      </w:r>
    </w:p>
    <w:p w14:paraId="38F24EF6" w14:textId="63C6A40A"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45" w:name="_u6wopjri10c3" w:colFirst="0" w:colLast="0"/>
      <w:bookmarkEnd w:id="45"/>
      <w:bookmarkEnd w:id="43"/>
      <w:r w:rsidRPr="00160024">
        <w:rPr>
          <w:rFonts w:ascii="微软雅黑" w:eastAsia="微软雅黑" w:hAnsi="微软雅黑" w:cs="Arial Unicode MS"/>
          <w:b/>
          <w:sz w:val="21"/>
          <w:szCs w:val="21"/>
          <w:shd w:val="clear" w:color="auto" w:fill="DEEAF6"/>
        </w:rPr>
        <w:t xml:space="preserve">03U02A </w:t>
      </w:r>
      <w:ins w:id="46" w:author="Gejing Zhang" w:date="2018-08-22T09:07:00Z">
        <w:r w:rsidR="007240B5">
          <w:rPr>
            <w:rFonts w:ascii="微软雅黑" w:eastAsia="微软雅黑" w:hAnsi="微软雅黑" w:cs="Arial Unicode MS" w:hint="eastAsia"/>
            <w:b/>
            <w:sz w:val="21"/>
            <w:szCs w:val="21"/>
            <w:shd w:val="clear" w:color="auto" w:fill="DEEAF6"/>
          </w:rPr>
          <w:t>请思考</w:t>
        </w:r>
      </w:ins>
      <w:del w:id="47" w:author="Gejing Zhang" w:date="2018-08-22T09:07:00Z">
        <w:r w:rsidRPr="00160024" w:rsidDel="007240B5">
          <w:rPr>
            <w:rFonts w:ascii="微软雅黑" w:eastAsia="微软雅黑" w:hAnsi="微软雅黑" w:cs="Arial Unicode MS"/>
            <w:b/>
            <w:sz w:val="21"/>
            <w:szCs w:val="21"/>
            <w:shd w:val="clear" w:color="auto" w:fill="DEEAF6"/>
          </w:rPr>
          <w:delText>小测验</w:delText>
        </w:r>
      </w:del>
      <w:r w:rsidRPr="00160024">
        <w:rPr>
          <w:rFonts w:ascii="微软雅黑" w:eastAsia="微软雅黑" w:hAnsi="微软雅黑" w:cs="Arial Unicode MS"/>
          <w:b/>
          <w:sz w:val="21"/>
          <w:szCs w:val="21"/>
          <w:shd w:val="clear" w:color="auto" w:fill="DEEAF6"/>
        </w:rPr>
        <w:t>：艾克的情绪如何？</w:t>
      </w:r>
    </w:p>
    <w:p w14:paraId="42CC1812"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上面这段对话中，艾克的情绪是什么？</w:t>
      </w:r>
    </w:p>
    <w:p w14:paraId="2AC4492D"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A.</w:t>
      </w:r>
      <w:r w:rsidRPr="00160024">
        <w:rPr>
          <w:rFonts w:ascii="微软雅黑" w:eastAsia="微软雅黑" w:hAnsi="微软雅黑"/>
          <w:sz w:val="21"/>
          <w:szCs w:val="21"/>
        </w:rPr>
        <w:tab/>
      </w:r>
      <w:r w:rsidRPr="00160024">
        <w:rPr>
          <w:rFonts w:ascii="微软雅黑" w:eastAsia="微软雅黑" w:hAnsi="微软雅黑" w:cs="Arial Unicode MS"/>
          <w:sz w:val="21"/>
          <w:szCs w:val="21"/>
        </w:rPr>
        <w:t xml:space="preserve">平静的        </w:t>
      </w:r>
      <w:r w:rsidRPr="00160024">
        <w:rPr>
          <w:rFonts w:ascii="微软雅黑" w:eastAsia="微软雅黑" w:hAnsi="微软雅黑" w:cs="Arial Unicode MS"/>
          <w:sz w:val="21"/>
          <w:szCs w:val="21"/>
        </w:rPr>
        <w:tab/>
        <w:t xml:space="preserve">B. 负面的         </w:t>
      </w:r>
      <w:r w:rsidRPr="00160024">
        <w:rPr>
          <w:rFonts w:ascii="微软雅黑" w:eastAsia="微软雅黑" w:hAnsi="微软雅黑" w:cs="Arial Unicode MS"/>
          <w:sz w:val="21"/>
          <w:szCs w:val="21"/>
        </w:rPr>
        <w:tab/>
        <w:t>C. 乐观的</w:t>
      </w:r>
    </w:p>
    <w:p w14:paraId="473806A2"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【正确答案】B</w:t>
      </w:r>
    </w:p>
    <w:p w14:paraId="4B635309"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【反馈】谢谢你的回答。在上面对话中，艾克明显表现出了抱怨、焦躁的负面情绪。</w:t>
      </w:r>
    </w:p>
    <w:p w14:paraId="3C756679" w14:textId="77777777"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48" w:name="_fl5ekt9i0jux" w:colFirst="0" w:colLast="0"/>
      <w:bookmarkStart w:id="49" w:name="_Hlk518634880"/>
      <w:bookmarkEnd w:id="48"/>
      <w:r w:rsidRPr="00160024">
        <w:rPr>
          <w:rFonts w:ascii="微软雅黑" w:eastAsia="微软雅黑" w:hAnsi="微软雅黑" w:cs="Arial Unicode MS"/>
          <w:b/>
          <w:sz w:val="21"/>
          <w:szCs w:val="21"/>
          <w:shd w:val="clear" w:color="auto" w:fill="DEEAF6"/>
        </w:rPr>
        <w:t>03U03 方法二：审视自己的情绪</w:t>
      </w:r>
    </w:p>
    <w:p w14:paraId="7EE90080"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人生来就不是完全理性的动物，容易在偏见下思考，做出不恰当的决策。在《运用批判性思维的“五步法”策略》一课中，我们了解到开展批判性思维的第一步是建立理性距离，这要求我们在批判思维过程中保持相对的理性。</w:t>
      </w:r>
    </w:p>
    <w:p w14:paraId="4BC538D1"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lastRenderedPageBreak/>
        <w:t>许多专家与培训师会告诉你，在工作中保持理性才是专业经理人的基本素养，并介绍一系列保持绝对理性的方法。然而，即便是身经百战的高管也无法做到绝对理性。比起立马采取措施消除这些情绪，我们更建议对这些情绪进行剖析。这就是培养批判性思维的第二个方法：审视自己的情绪。</w:t>
      </w:r>
    </w:p>
    <w:p w14:paraId="68218FC0"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当你察觉到自己的负面消极情绪时，我们建议你先停下来，反思导致情绪的原因，并列出你感到生气或焦虑的人或事。有的时候，你的情绪反应可以帮助你理清问题，并提出合理的解决方案。</w:t>
      </w:r>
    </w:p>
    <w:p w14:paraId="6A94B32E" w14:textId="5690128F"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50" w:name="_s36f7e12hl70" w:colFirst="0" w:colLast="0"/>
      <w:bookmarkEnd w:id="50"/>
      <w:bookmarkEnd w:id="49"/>
      <w:r w:rsidRPr="00160024">
        <w:rPr>
          <w:rFonts w:ascii="微软雅黑" w:eastAsia="微软雅黑" w:hAnsi="微软雅黑" w:cs="Arial Unicode MS"/>
          <w:b/>
          <w:sz w:val="21"/>
          <w:szCs w:val="21"/>
          <w:shd w:val="clear" w:color="auto" w:fill="DEEAF6"/>
        </w:rPr>
        <w:t xml:space="preserve">03U04A </w:t>
      </w:r>
      <w:ins w:id="51" w:author="Gejing Zhang" w:date="2018-08-22T09:07:00Z">
        <w:r w:rsidR="007240B5">
          <w:rPr>
            <w:rFonts w:ascii="微软雅黑" w:eastAsia="微软雅黑" w:hAnsi="微软雅黑" w:cs="Arial Unicode MS" w:hint="eastAsia"/>
            <w:b/>
            <w:sz w:val="21"/>
            <w:szCs w:val="21"/>
            <w:shd w:val="clear" w:color="auto" w:fill="DEEAF6"/>
          </w:rPr>
          <w:t>小测验</w:t>
        </w:r>
      </w:ins>
      <w:del w:id="52" w:author="Gejing Zhang" w:date="2018-08-22T09:07:00Z">
        <w:r w:rsidRPr="00160024" w:rsidDel="007240B5">
          <w:rPr>
            <w:rFonts w:ascii="微软雅黑" w:eastAsia="微软雅黑" w:hAnsi="微软雅黑" w:cs="Arial Unicode MS"/>
            <w:b/>
            <w:sz w:val="21"/>
            <w:szCs w:val="21"/>
            <w:shd w:val="clear" w:color="auto" w:fill="DEEAF6"/>
          </w:rPr>
          <w:delText>情景分析</w:delText>
        </w:r>
      </w:del>
      <w:r w:rsidRPr="00160024">
        <w:rPr>
          <w:rFonts w:ascii="微软雅黑" w:eastAsia="微软雅黑" w:hAnsi="微软雅黑" w:cs="Arial Unicode MS"/>
          <w:b/>
          <w:sz w:val="21"/>
          <w:szCs w:val="21"/>
          <w:shd w:val="clear" w:color="auto" w:fill="DEEAF6"/>
        </w:rPr>
        <w:t>：艾克的负面情绪源于何处？</w:t>
      </w:r>
    </w:p>
    <w:p w14:paraId="65AAE445"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请你结合情景，帮助研发部主管艾克分析他的负面情绪源于何处。</w:t>
      </w:r>
    </w:p>
    <w:tbl>
      <w:tblPr>
        <w:tblStyle w:val="ab"/>
        <w:tblW w:w="852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8520"/>
      </w:tblGrid>
      <w:tr w:rsidR="00E84112" w:rsidRPr="00160024" w14:paraId="7448B27C" w14:textId="77777777">
        <w:trPr>
          <w:trHeight w:val="920"/>
        </w:trPr>
        <w:tc>
          <w:tcPr>
            <w:tcW w:w="8520" w:type="dxa"/>
            <w:tcBorders>
              <w:top w:val="single" w:sz="7" w:space="0" w:color="000000"/>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68040EDE"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p w14:paraId="7EBB58C0"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r>
    </w:tbl>
    <w:p w14:paraId="23F43F40"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【反馈】谢谢你的回答。请继续学习，看看我们的解答。</w:t>
      </w:r>
    </w:p>
    <w:p w14:paraId="6C2B4BFF" w14:textId="77777777"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53" w:name="_3ojce1w8dvtu" w:colFirst="0" w:colLast="0"/>
      <w:bookmarkStart w:id="54" w:name="_Hlk518634897"/>
      <w:bookmarkEnd w:id="53"/>
      <w:r w:rsidRPr="00160024">
        <w:rPr>
          <w:rFonts w:ascii="微软雅黑" w:eastAsia="微软雅黑" w:hAnsi="微软雅黑" w:cs="Arial Unicode MS"/>
          <w:b/>
          <w:sz w:val="21"/>
          <w:szCs w:val="21"/>
          <w:shd w:val="clear" w:color="auto" w:fill="DEEAF6"/>
        </w:rPr>
        <w:t>03U05 案例：艾克分析负面情绪的收获</w:t>
      </w:r>
    </w:p>
    <w:p w14:paraId="540F55FE" w14:textId="77777777" w:rsidR="00E84112" w:rsidRPr="00160024" w:rsidRDefault="00CF3E3F" w:rsidP="00160024">
      <w:pPr>
        <w:spacing w:line="360" w:lineRule="exact"/>
        <w:rPr>
          <w:rFonts w:ascii="微软雅黑" w:eastAsia="微软雅黑" w:hAnsi="微软雅黑"/>
          <w:b/>
          <w:sz w:val="21"/>
          <w:szCs w:val="21"/>
          <w:shd w:val="clear" w:color="auto" w:fill="DEEAF6"/>
        </w:rPr>
      </w:pPr>
      <w:r w:rsidRPr="00160024">
        <w:rPr>
          <w:rFonts w:ascii="微软雅黑" w:eastAsia="微软雅黑" w:hAnsi="微软雅黑" w:cs="Arial Unicode MS"/>
          <w:sz w:val="21"/>
          <w:szCs w:val="21"/>
        </w:rPr>
        <w:t>我们认为，艾克的负面情绪源于两处：一方面新产品即将投产，研发部人员紧张，其他任务可能影响到部门原来的工作节奏；另一方面，从艾克对销售人员的抱怨中不难看出，艾克或多或少认为产品的成单率</w:t>
      </w:r>
      <w:proofErr w:type="gramStart"/>
      <w:r w:rsidRPr="00160024">
        <w:rPr>
          <w:rFonts w:ascii="微软雅黑" w:eastAsia="微软雅黑" w:hAnsi="微软雅黑" w:cs="Arial Unicode MS"/>
          <w:sz w:val="21"/>
          <w:szCs w:val="21"/>
        </w:rPr>
        <w:t>低在于</w:t>
      </w:r>
      <w:proofErr w:type="gramEnd"/>
      <w:r w:rsidRPr="00160024">
        <w:rPr>
          <w:rFonts w:ascii="微软雅黑" w:eastAsia="微软雅黑" w:hAnsi="微软雅黑" w:cs="Arial Unicode MS"/>
          <w:sz w:val="21"/>
          <w:szCs w:val="21"/>
        </w:rPr>
        <w:t>销售人员是医疗行业的外行，对仪器产品不够了解。</w:t>
      </w:r>
    </w:p>
    <w:p w14:paraId="6B62E1E3" w14:textId="3E4A0B70"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55" w:name="_8xmtcm7zdtmw" w:colFirst="0" w:colLast="0"/>
      <w:bookmarkEnd w:id="55"/>
      <w:bookmarkEnd w:id="54"/>
      <w:r w:rsidRPr="00160024">
        <w:rPr>
          <w:rFonts w:ascii="微软雅黑" w:eastAsia="微软雅黑" w:hAnsi="微软雅黑" w:cs="Arial Unicode MS"/>
          <w:b/>
          <w:sz w:val="21"/>
          <w:szCs w:val="21"/>
          <w:shd w:val="clear" w:color="auto" w:fill="DEEAF6"/>
        </w:rPr>
        <w:t xml:space="preserve">03U06A </w:t>
      </w:r>
      <w:ins w:id="56" w:author="Gejing Zhang" w:date="2018-08-22T09:10:00Z">
        <w:r w:rsidR="007240B5">
          <w:rPr>
            <w:rFonts w:ascii="微软雅黑" w:eastAsia="微软雅黑" w:hAnsi="微软雅黑" w:cs="Arial Unicode MS" w:hint="eastAsia"/>
            <w:b/>
            <w:sz w:val="21"/>
            <w:szCs w:val="21"/>
            <w:shd w:val="clear" w:color="auto" w:fill="DEEAF6"/>
          </w:rPr>
          <w:t>小测验</w:t>
        </w:r>
      </w:ins>
      <w:del w:id="57" w:author="Gejing Zhang" w:date="2018-08-22T09:07:00Z">
        <w:r w:rsidRPr="00160024" w:rsidDel="007240B5">
          <w:rPr>
            <w:rFonts w:ascii="微软雅黑" w:eastAsia="微软雅黑" w:hAnsi="微软雅黑" w:cs="Arial Unicode MS"/>
            <w:b/>
            <w:sz w:val="21"/>
            <w:szCs w:val="21"/>
            <w:shd w:val="clear" w:color="auto" w:fill="DEEAF6"/>
          </w:rPr>
          <w:delText>情景分析</w:delText>
        </w:r>
      </w:del>
      <w:r w:rsidRPr="00160024">
        <w:rPr>
          <w:rFonts w:ascii="微软雅黑" w:eastAsia="微软雅黑" w:hAnsi="微软雅黑" w:cs="Arial Unicode MS"/>
          <w:b/>
          <w:sz w:val="21"/>
          <w:szCs w:val="21"/>
          <w:shd w:val="clear" w:color="auto" w:fill="DEEAF6"/>
        </w:rPr>
        <w:t>：理清负面情绪</w:t>
      </w:r>
    </w:p>
    <w:p w14:paraId="4B80C1E4"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从艾克的两个负面情绪来源出发，请你帮忙艾克理清他应该关注的问题是什么？</w:t>
      </w:r>
    </w:p>
    <w:tbl>
      <w:tblPr>
        <w:tblStyle w:val="ac"/>
        <w:tblW w:w="852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8520"/>
      </w:tblGrid>
      <w:tr w:rsidR="00E84112" w:rsidRPr="00160024" w14:paraId="71616054" w14:textId="77777777">
        <w:trPr>
          <w:trHeight w:val="920"/>
        </w:trPr>
        <w:tc>
          <w:tcPr>
            <w:tcW w:w="8520" w:type="dxa"/>
            <w:tcBorders>
              <w:top w:val="single" w:sz="7" w:space="0" w:color="000000"/>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259B2E8F"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p w14:paraId="4D55D88C"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r>
    </w:tbl>
    <w:p w14:paraId="3FB95ED1"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【反馈】谢谢你的回答。请继续学习，看看我们的解答。</w:t>
      </w:r>
    </w:p>
    <w:p w14:paraId="45774BC5" w14:textId="77777777"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58" w:name="_s3wva7hxohn5" w:colFirst="0" w:colLast="0"/>
      <w:bookmarkStart w:id="59" w:name="_Hlk518634914"/>
      <w:bookmarkEnd w:id="58"/>
      <w:r w:rsidRPr="00160024">
        <w:rPr>
          <w:rFonts w:ascii="微软雅黑" w:eastAsia="微软雅黑" w:hAnsi="微软雅黑" w:cs="Arial Unicode MS"/>
          <w:b/>
          <w:sz w:val="21"/>
          <w:szCs w:val="21"/>
          <w:shd w:val="clear" w:color="auto" w:fill="DEEAF6"/>
        </w:rPr>
        <w:t>03U07 案例：艾克分析负面情绪的收获</w:t>
      </w:r>
    </w:p>
    <w:p w14:paraId="0CA2A839" w14:textId="77777777" w:rsidR="00E84112" w:rsidRDefault="00CF3E3F" w:rsidP="00160024">
      <w:pPr>
        <w:spacing w:line="360" w:lineRule="exact"/>
        <w:rPr>
          <w:rFonts w:ascii="微软雅黑" w:eastAsia="微软雅黑" w:hAnsi="微软雅黑" w:cs="Arial Unicode MS"/>
          <w:sz w:val="21"/>
          <w:szCs w:val="21"/>
        </w:rPr>
      </w:pPr>
      <w:r w:rsidRPr="00160024">
        <w:rPr>
          <w:rFonts w:ascii="微软雅黑" w:eastAsia="微软雅黑" w:hAnsi="微软雅黑" w:cs="Arial Unicode MS"/>
          <w:sz w:val="21"/>
          <w:szCs w:val="21"/>
        </w:rPr>
        <w:t>在前面的情景分析中，我们帮助艾克抓住了负面情绪的两个来源：部门工作节奏被打乱，销售人员</w:t>
      </w:r>
      <w:proofErr w:type="gramStart"/>
      <w:r w:rsidRPr="00160024">
        <w:rPr>
          <w:rFonts w:ascii="微软雅黑" w:eastAsia="微软雅黑" w:hAnsi="微软雅黑" w:cs="Arial Unicode MS"/>
          <w:sz w:val="21"/>
          <w:szCs w:val="21"/>
        </w:rPr>
        <w:t>不</w:t>
      </w:r>
      <w:proofErr w:type="gramEnd"/>
      <w:r w:rsidRPr="00160024">
        <w:rPr>
          <w:rFonts w:ascii="微软雅黑" w:eastAsia="微软雅黑" w:hAnsi="微软雅黑" w:cs="Arial Unicode MS"/>
          <w:sz w:val="21"/>
          <w:szCs w:val="21"/>
        </w:rPr>
        <w:t>专业。由此出发，不难想到解决销售业绩不好的根本方法是提升销售人员对行业和产品的认识。而他的下属凯特的建议，也就是给销售安排几次培训，向他们介绍更具体的产品信息和使用方法，可以在一定程度上解决这个问题。另外，艾克通过分析自己的负面情绪，还会发现在安排部门工作上，自己应当预留出弹性时间，以防突发情况的出现。</w:t>
      </w:r>
    </w:p>
    <w:p w14:paraId="571C5C83" w14:textId="77777777" w:rsidR="00F738D5" w:rsidRPr="00160024" w:rsidRDefault="00F738D5" w:rsidP="00160024">
      <w:pPr>
        <w:spacing w:line="360" w:lineRule="exact"/>
        <w:rPr>
          <w:rFonts w:ascii="微软雅黑" w:eastAsia="微软雅黑" w:hAnsi="微软雅黑"/>
          <w:sz w:val="21"/>
          <w:szCs w:val="21"/>
        </w:rPr>
      </w:pPr>
    </w:p>
    <w:p w14:paraId="7615E434" w14:textId="77777777" w:rsidR="00E84112" w:rsidRPr="00160024" w:rsidRDefault="00CF3E3F" w:rsidP="00160024">
      <w:pPr>
        <w:pStyle w:val="1"/>
        <w:keepNext w:val="0"/>
        <w:keepLines w:val="0"/>
        <w:spacing w:before="0" w:after="0" w:line="360" w:lineRule="exact"/>
        <w:rPr>
          <w:rFonts w:ascii="微软雅黑" w:eastAsia="微软雅黑" w:hAnsi="微软雅黑"/>
          <w:b/>
          <w:sz w:val="21"/>
          <w:szCs w:val="21"/>
          <w:shd w:val="clear" w:color="auto" w:fill="5B9BD5"/>
        </w:rPr>
      </w:pPr>
      <w:bookmarkStart w:id="60" w:name="_422il3xzajla" w:colFirst="0" w:colLast="0"/>
      <w:bookmarkStart w:id="61" w:name="_Hlk518634968"/>
      <w:bookmarkEnd w:id="60"/>
      <w:bookmarkEnd w:id="59"/>
      <w:r w:rsidRPr="00160024">
        <w:rPr>
          <w:rFonts w:ascii="微软雅黑" w:eastAsia="微软雅黑" w:hAnsi="微软雅黑" w:cs="Arial Unicode MS"/>
          <w:b/>
          <w:sz w:val="21"/>
          <w:szCs w:val="21"/>
          <w:shd w:val="clear" w:color="auto" w:fill="5B9BD5"/>
        </w:rPr>
        <w:t>04U 培养批判思维的方法：变焦法打破局限</w:t>
      </w:r>
    </w:p>
    <w:p w14:paraId="40E09E32" w14:textId="77777777"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62" w:name="_2k7y87eyynbx" w:colFirst="0" w:colLast="0"/>
      <w:bookmarkEnd w:id="62"/>
      <w:r w:rsidRPr="00160024">
        <w:rPr>
          <w:rFonts w:ascii="微软雅黑" w:eastAsia="微软雅黑" w:hAnsi="微软雅黑" w:cs="Arial Unicode MS"/>
          <w:b/>
          <w:sz w:val="21"/>
          <w:szCs w:val="21"/>
          <w:shd w:val="clear" w:color="auto" w:fill="DEEAF6"/>
        </w:rPr>
        <w:t xml:space="preserve">04U01 远距离管理与近距离管理 </w:t>
      </w:r>
    </w:p>
    <w:p w14:paraId="0421AF05"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在上面的课程中，我们运用培养批判思维的两种方法：四大问题评估情境，审视自己的情绪，帮助艾克和温蒂批判性地思考分析当前的问题。在开始学习培养批判思维的第三种方法前，让我们先了解“远距离管理”与“近距离管理”的概念。</w:t>
      </w:r>
    </w:p>
    <w:p w14:paraId="1B4417E7"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比如，在购买相机时，我们会根据不同的需求选择相机——有的相机擅于拍摄全景图，而有的相机在细节上表现得更为优秀。如同相机一样，不同的管理者也有自己习惯、擅长的视角。有人习惯于宏观的远距离管理，有人习惯于微观的近距离管理。</w:t>
      </w:r>
    </w:p>
    <w:p w14:paraId="1E55BE87" w14:textId="539615C1" w:rsidR="00E84112" w:rsidRPr="00160024" w:rsidRDefault="00AD4229"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63" w:name="_851qj983i73r" w:colFirst="0" w:colLast="0"/>
      <w:bookmarkEnd w:id="63"/>
      <w:r>
        <w:rPr>
          <w:rFonts w:ascii="微软雅黑" w:eastAsia="微软雅黑" w:hAnsi="微软雅黑" w:cs="Arial Unicode MS"/>
          <w:b/>
          <w:sz w:val="21"/>
          <w:szCs w:val="21"/>
          <w:shd w:val="clear" w:color="auto" w:fill="DEEAF6"/>
        </w:rPr>
        <w:t>04U02</w:t>
      </w:r>
      <w:r w:rsidR="00CF3E3F" w:rsidRPr="00160024">
        <w:rPr>
          <w:rFonts w:ascii="微软雅黑" w:eastAsia="微软雅黑" w:hAnsi="微软雅黑" w:cs="Arial Unicode MS"/>
          <w:b/>
          <w:sz w:val="21"/>
          <w:szCs w:val="21"/>
          <w:shd w:val="clear" w:color="auto" w:fill="DEEAF6"/>
        </w:rPr>
        <w:t xml:space="preserve"> </w:t>
      </w:r>
      <w:ins w:id="64" w:author="Gejing Zhang" w:date="2018-08-22T09:08:00Z">
        <w:r w:rsidR="007240B5">
          <w:rPr>
            <w:rFonts w:ascii="微软雅黑" w:eastAsia="微软雅黑" w:hAnsi="微软雅黑" w:cs="Arial Unicode MS" w:hint="eastAsia"/>
            <w:b/>
            <w:sz w:val="21"/>
            <w:szCs w:val="21"/>
            <w:shd w:val="clear" w:color="auto" w:fill="DEEAF6"/>
          </w:rPr>
          <w:t>请思考</w:t>
        </w:r>
      </w:ins>
      <w:del w:id="65" w:author="Gejing Zhang" w:date="2018-08-22T09:08:00Z">
        <w:r w:rsidR="00CF3E3F" w:rsidRPr="00160024" w:rsidDel="007240B5">
          <w:rPr>
            <w:rFonts w:ascii="微软雅黑" w:eastAsia="微软雅黑" w:hAnsi="微软雅黑" w:cs="Arial Unicode MS"/>
            <w:b/>
            <w:sz w:val="21"/>
            <w:szCs w:val="21"/>
            <w:shd w:val="clear" w:color="auto" w:fill="DEEAF6"/>
          </w:rPr>
          <w:delText>情景</w:delText>
        </w:r>
        <w:r w:rsidR="00855F10" w:rsidDel="007240B5">
          <w:rPr>
            <w:rFonts w:ascii="微软雅黑" w:eastAsia="微软雅黑" w:hAnsi="微软雅黑" w:cs="Arial Unicode MS" w:hint="eastAsia"/>
            <w:b/>
            <w:sz w:val="21"/>
            <w:szCs w:val="21"/>
            <w:shd w:val="clear" w:color="auto" w:fill="DEEAF6"/>
          </w:rPr>
          <w:delText>案例</w:delText>
        </w:r>
      </w:del>
      <w:r w:rsidR="00CF3E3F" w:rsidRPr="00160024">
        <w:rPr>
          <w:rFonts w:ascii="微软雅黑" w:eastAsia="微软雅黑" w:hAnsi="微软雅黑" w:cs="Arial Unicode MS"/>
          <w:b/>
          <w:sz w:val="21"/>
          <w:szCs w:val="21"/>
          <w:shd w:val="clear" w:color="auto" w:fill="DEEAF6"/>
        </w:rPr>
        <w:t>：谁是近距离管理者？谁是远距离管理者？</w:t>
      </w:r>
    </w:p>
    <w:p w14:paraId="5A7B1111"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lastRenderedPageBreak/>
        <w:t>下面</w:t>
      </w:r>
      <w:proofErr w:type="gramStart"/>
      <w:r w:rsidRPr="00160024">
        <w:rPr>
          <w:rFonts w:ascii="微软雅黑" w:eastAsia="微软雅黑" w:hAnsi="微软雅黑" w:cs="Arial Unicode MS"/>
          <w:sz w:val="21"/>
          <w:szCs w:val="21"/>
        </w:rPr>
        <w:t>是贝顿公司</w:t>
      </w:r>
      <w:proofErr w:type="gramEnd"/>
      <w:r w:rsidRPr="00160024">
        <w:rPr>
          <w:rFonts w:ascii="微软雅黑" w:eastAsia="微软雅黑" w:hAnsi="微软雅黑" w:cs="Arial Unicode MS"/>
          <w:sz w:val="21"/>
          <w:szCs w:val="21"/>
        </w:rPr>
        <w:t>质量部主管塞西和生产</w:t>
      </w:r>
      <w:proofErr w:type="gramStart"/>
      <w:r w:rsidRPr="00160024">
        <w:rPr>
          <w:rFonts w:ascii="微软雅黑" w:eastAsia="微软雅黑" w:hAnsi="微软雅黑" w:cs="Arial Unicode MS"/>
          <w:sz w:val="21"/>
          <w:szCs w:val="21"/>
        </w:rPr>
        <w:t>采供部杰</w:t>
      </w:r>
      <w:proofErr w:type="gramEnd"/>
      <w:r w:rsidRPr="00160024">
        <w:rPr>
          <w:rFonts w:ascii="微软雅黑" w:eastAsia="微软雅黑" w:hAnsi="微软雅黑" w:cs="Arial Unicode MS"/>
          <w:sz w:val="21"/>
          <w:szCs w:val="21"/>
        </w:rPr>
        <w:t>瑞对自己的</w:t>
      </w:r>
      <w:r w:rsidR="00AD4229">
        <w:rPr>
          <w:rFonts w:ascii="微软雅黑" w:eastAsia="微软雅黑" w:hAnsi="微软雅黑" w:cs="Arial Unicode MS"/>
          <w:sz w:val="21"/>
          <w:szCs w:val="21"/>
        </w:rPr>
        <w:t>一些描述，请你帮忙判断他们分别是近距离管理者，还是远距离管理者</w:t>
      </w:r>
      <w:r w:rsidRPr="00160024">
        <w:rPr>
          <w:rFonts w:ascii="微软雅黑" w:eastAsia="微软雅黑" w:hAnsi="微软雅黑" w:cs="Arial Unicode MS"/>
          <w:sz w:val="21"/>
          <w:szCs w:val="21"/>
        </w:rPr>
        <w:t>。</w:t>
      </w:r>
    </w:p>
    <w:p w14:paraId="3E4A92B7"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质量部主管塞西对自己的描述（以配音的方式呈现）：</w:t>
      </w:r>
    </w:p>
    <w:p w14:paraId="4DEB52A4"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l</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我有时会觉得自己被数不清的细节淹没了。</w:t>
      </w:r>
    </w:p>
    <w:p w14:paraId="57CE4773"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l</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我保护我的部门成员，无论是否做错，在</w:t>
      </w:r>
      <w:proofErr w:type="gramStart"/>
      <w:r w:rsidRPr="00160024">
        <w:rPr>
          <w:rFonts w:ascii="微软雅黑" w:eastAsia="微软雅黑" w:hAnsi="微软雅黑" w:cs="Arial Unicode MS"/>
          <w:sz w:val="21"/>
          <w:szCs w:val="21"/>
        </w:rPr>
        <w:t>外面我</w:t>
      </w:r>
      <w:proofErr w:type="gramEnd"/>
      <w:r w:rsidRPr="00160024">
        <w:rPr>
          <w:rFonts w:ascii="微软雅黑" w:eastAsia="微软雅黑" w:hAnsi="微软雅黑" w:cs="Arial Unicode MS"/>
          <w:sz w:val="21"/>
          <w:szCs w:val="21"/>
        </w:rPr>
        <w:t>从不承认。</w:t>
      </w:r>
    </w:p>
    <w:p w14:paraId="1F97F9DF"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l</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只要有看起来不错的东西，我就会欣然接受。</w:t>
      </w:r>
    </w:p>
    <w:p w14:paraId="2459937D"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l</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面对各种情况，我都会差别对待。</w:t>
      </w:r>
    </w:p>
    <w:p w14:paraId="1B7BF416"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生产采供部主管杰瑞（以配音的方式呈现）：</w:t>
      </w:r>
    </w:p>
    <w:p w14:paraId="7D4FA304"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l</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作为管理者，我没必要讨论具体问题，只需要关注大框架即可。</w:t>
      </w:r>
    </w:p>
    <w:p w14:paraId="732DC50A"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l</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我总要通过大量的研究才会做出决定。</w:t>
      </w:r>
    </w:p>
    <w:p w14:paraId="3DED02C0"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l</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为了完成任务，我不惜人力。</w:t>
      </w:r>
    </w:p>
    <w:p w14:paraId="488F4BCD"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l</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我会把所有任务都归到几个大类别中，然后根据类别采用既定方法。</w:t>
      </w:r>
    </w:p>
    <w:bookmarkEnd w:id="61"/>
    <w:p w14:paraId="3C5BDF53" w14:textId="3FCD7B55" w:rsidR="00AD4229" w:rsidRPr="00AD4229" w:rsidRDefault="00AD4229" w:rsidP="00AD4229">
      <w:pPr>
        <w:pStyle w:val="2"/>
        <w:keepNext w:val="0"/>
        <w:keepLines w:val="0"/>
        <w:spacing w:before="0" w:after="0" w:line="360" w:lineRule="exact"/>
        <w:rPr>
          <w:rFonts w:ascii="微软雅黑" w:eastAsia="微软雅黑" w:hAnsi="微软雅黑"/>
          <w:b/>
          <w:sz w:val="21"/>
          <w:szCs w:val="21"/>
          <w:shd w:val="clear" w:color="auto" w:fill="DEEAF6"/>
        </w:rPr>
      </w:pPr>
      <w:r>
        <w:rPr>
          <w:rFonts w:ascii="微软雅黑" w:eastAsia="微软雅黑" w:hAnsi="微软雅黑" w:cs="Arial Unicode MS"/>
          <w:b/>
          <w:sz w:val="21"/>
          <w:szCs w:val="21"/>
          <w:shd w:val="clear" w:color="auto" w:fill="DEEAF6"/>
        </w:rPr>
        <w:t>04U03</w:t>
      </w:r>
      <w:r w:rsidRPr="00160024">
        <w:rPr>
          <w:rFonts w:ascii="微软雅黑" w:eastAsia="微软雅黑" w:hAnsi="微软雅黑" w:cs="Arial Unicode MS"/>
          <w:b/>
          <w:sz w:val="21"/>
          <w:szCs w:val="21"/>
          <w:shd w:val="clear" w:color="auto" w:fill="DEEAF6"/>
        </w:rPr>
        <w:t xml:space="preserve">A </w:t>
      </w:r>
      <w:ins w:id="66" w:author="Gejing Zhang" w:date="2018-08-22T09:08:00Z">
        <w:r w:rsidR="007240B5">
          <w:rPr>
            <w:rFonts w:ascii="微软雅黑" w:eastAsia="微软雅黑" w:hAnsi="微软雅黑" w:cs="Arial Unicode MS" w:hint="eastAsia"/>
            <w:b/>
            <w:sz w:val="21"/>
            <w:szCs w:val="21"/>
            <w:shd w:val="clear" w:color="auto" w:fill="DEEAF6"/>
          </w:rPr>
          <w:t>请思考</w:t>
        </w:r>
      </w:ins>
      <w:del w:id="67" w:author="Gejing Zhang" w:date="2018-08-22T09:08:00Z">
        <w:r w:rsidRPr="00160024" w:rsidDel="007240B5">
          <w:rPr>
            <w:rFonts w:ascii="微软雅黑" w:eastAsia="微软雅黑" w:hAnsi="微软雅黑" w:cs="Arial Unicode MS"/>
            <w:b/>
            <w:sz w:val="21"/>
            <w:szCs w:val="21"/>
            <w:shd w:val="clear" w:color="auto" w:fill="DEEAF6"/>
          </w:rPr>
          <w:delText>情景分析</w:delText>
        </w:r>
      </w:del>
      <w:r w:rsidRPr="00160024">
        <w:rPr>
          <w:rFonts w:ascii="微软雅黑" w:eastAsia="微软雅黑" w:hAnsi="微软雅黑" w:cs="Arial Unicode MS"/>
          <w:b/>
          <w:sz w:val="21"/>
          <w:szCs w:val="21"/>
          <w:shd w:val="clear" w:color="auto" w:fill="DEEAF6"/>
        </w:rPr>
        <w:t>：谁是近距离管理者？谁是远距离管理者？</w:t>
      </w:r>
    </w:p>
    <w:p w14:paraId="2B93438D" w14:textId="77777777" w:rsidR="00E84112" w:rsidRPr="00AD4229" w:rsidRDefault="00AD4229" w:rsidP="00160024">
      <w:pPr>
        <w:spacing w:line="360" w:lineRule="exact"/>
        <w:rPr>
          <w:rFonts w:ascii="微软雅黑" w:eastAsia="微软雅黑" w:hAnsi="微软雅黑"/>
          <w:sz w:val="21"/>
          <w:szCs w:val="21"/>
        </w:rPr>
      </w:pPr>
      <w:r>
        <w:rPr>
          <w:rFonts w:ascii="微软雅黑" w:eastAsia="微软雅黑" w:hAnsi="微软雅黑" w:cs="Arial Unicode MS"/>
          <w:sz w:val="21"/>
          <w:szCs w:val="21"/>
        </w:rPr>
        <w:t>请你判断塞西和杰瑞分别是近距离管理者，还是远距离管理者</w:t>
      </w:r>
      <w:r>
        <w:rPr>
          <w:rFonts w:ascii="微软雅黑" w:eastAsia="微软雅黑" w:hAnsi="微软雅黑" w:cs="Arial Unicode MS" w:hint="eastAsia"/>
          <w:sz w:val="21"/>
          <w:szCs w:val="21"/>
        </w:rPr>
        <w:t>（两个选择题）</w:t>
      </w:r>
      <w:r w:rsidRPr="00160024">
        <w:rPr>
          <w:rFonts w:ascii="微软雅黑" w:eastAsia="微软雅黑" w:hAnsi="微软雅黑" w:cs="Arial Unicode MS"/>
          <w:sz w:val="21"/>
          <w:szCs w:val="21"/>
        </w:rPr>
        <w:t>。</w:t>
      </w:r>
    </w:p>
    <w:p w14:paraId="4B934E3D" w14:textId="77777777" w:rsidR="00E84112" w:rsidRPr="00160024" w:rsidRDefault="00CF3E3F" w:rsidP="00160024">
      <w:pPr>
        <w:spacing w:line="360" w:lineRule="exact"/>
        <w:ind w:firstLine="720"/>
        <w:rPr>
          <w:rFonts w:ascii="微软雅黑" w:eastAsia="微软雅黑" w:hAnsi="微软雅黑"/>
          <w:sz w:val="21"/>
          <w:szCs w:val="21"/>
        </w:rPr>
      </w:pPr>
      <w:r w:rsidRPr="00160024">
        <w:rPr>
          <w:rFonts w:ascii="微软雅黑" w:eastAsia="微软雅黑" w:hAnsi="微软雅黑" w:cs="Arial Unicode MS"/>
          <w:sz w:val="21"/>
          <w:szCs w:val="21"/>
        </w:rPr>
        <w:t>塞西</w:t>
      </w:r>
      <w:r w:rsidR="00AD4229">
        <w:rPr>
          <w:rFonts w:ascii="微软雅黑" w:eastAsia="微软雅黑" w:hAnsi="微软雅黑" w:cs="Arial Unicode MS" w:hint="eastAsia"/>
          <w:sz w:val="21"/>
          <w:szCs w:val="21"/>
        </w:rPr>
        <w:t>（   ）</w:t>
      </w:r>
      <w:r w:rsidR="00AD4229">
        <w:rPr>
          <w:rFonts w:ascii="微软雅黑" w:eastAsia="微软雅黑" w:hAnsi="微软雅黑" w:cs="Arial Unicode MS"/>
          <w:sz w:val="21"/>
          <w:szCs w:val="21"/>
        </w:rPr>
        <w:tab/>
      </w:r>
      <w:r w:rsidR="00AD4229">
        <w:rPr>
          <w:rFonts w:ascii="微软雅黑" w:eastAsia="微软雅黑" w:hAnsi="微软雅黑" w:cs="Arial Unicode MS"/>
          <w:sz w:val="21"/>
          <w:szCs w:val="21"/>
        </w:rPr>
        <w:tab/>
      </w:r>
      <w:r w:rsidR="00AD4229">
        <w:rPr>
          <w:rFonts w:ascii="微软雅黑" w:eastAsia="微软雅黑" w:hAnsi="微软雅黑" w:cs="Arial Unicode MS"/>
          <w:sz w:val="21"/>
          <w:szCs w:val="21"/>
        </w:rPr>
        <w:tab/>
      </w:r>
      <w:r w:rsidR="00AD4229">
        <w:rPr>
          <w:rFonts w:ascii="微软雅黑" w:eastAsia="微软雅黑" w:hAnsi="微软雅黑" w:cs="Arial Unicode MS" w:hint="eastAsia"/>
          <w:sz w:val="21"/>
          <w:szCs w:val="21"/>
        </w:rPr>
        <w:t>A.</w:t>
      </w:r>
      <w:r w:rsidR="00AD4229">
        <w:rPr>
          <w:rFonts w:ascii="微软雅黑" w:eastAsia="微软雅黑" w:hAnsi="微软雅黑" w:cs="Arial Unicode MS"/>
          <w:sz w:val="21"/>
          <w:szCs w:val="21"/>
        </w:rPr>
        <w:t xml:space="preserve"> </w:t>
      </w:r>
      <w:r w:rsidRPr="00160024">
        <w:rPr>
          <w:rFonts w:ascii="微软雅黑" w:eastAsia="微软雅黑" w:hAnsi="微软雅黑" w:cs="Arial Unicode MS"/>
          <w:sz w:val="21"/>
          <w:szCs w:val="21"/>
        </w:rPr>
        <w:t>远距离管理者</w:t>
      </w:r>
      <w:r w:rsidR="00AD4229">
        <w:rPr>
          <w:rFonts w:ascii="微软雅黑" w:eastAsia="微软雅黑" w:hAnsi="微软雅黑" w:cs="Arial Unicode MS" w:hint="eastAsia"/>
          <w:sz w:val="21"/>
          <w:szCs w:val="21"/>
        </w:rPr>
        <w:t xml:space="preserve"> B. </w:t>
      </w:r>
      <w:r w:rsidR="00AD4229">
        <w:rPr>
          <w:rFonts w:ascii="微软雅黑" w:eastAsia="微软雅黑" w:hAnsi="微软雅黑" w:cs="Arial Unicode MS"/>
          <w:sz w:val="21"/>
          <w:szCs w:val="21"/>
        </w:rPr>
        <w:t>近距离管理者</w:t>
      </w:r>
    </w:p>
    <w:p w14:paraId="6D2D6814" w14:textId="77777777" w:rsidR="00E84112" w:rsidRPr="00160024" w:rsidRDefault="00CF3E3F" w:rsidP="00160024">
      <w:pPr>
        <w:spacing w:line="360" w:lineRule="exact"/>
        <w:ind w:firstLine="720"/>
        <w:rPr>
          <w:rFonts w:ascii="微软雅黑" w:eastAsia="微软雅黑" w:hAnsi="微软雅黑"/>
          <w:sz w:val="21"/>
          <w:szCs w:val="21"/>
        </w:rPr>
      </w:pPr>
      <w:r w:rsidRPr="00160024">
        <w:rPr>
          <w:rFonts w:ascii="微软雅黑" w:eastAsia="微软雅黑" w:hAnsi="微软雅黑" w:cs="Arial Unicode MS"/>
          <w:sz w:val="21"/>
          <w:szCs w:val="21"/>
        </w:rPr>
        <w:t>杰瑞</w:t>
      </w:r>
      <w:r w:rsidR="00AD4229">
        <w:rPr>
          <w:rFonts w:ascii="微软雅黑" w:eastAsia="微软雅黑" w:hAnsi="微软雅黑" w:cs="Arial Unicode MS" w:hint="eastAsia"/>
          <w:sz w:val="21"/>
          <w:szCs w:val="21"/>
        </w:rPr>
        <w:t>（   ）</w:t>
      </w:r>
      <w:r w:rsidRPr="00160024">
        <w:rPr>
          <w:rFonts w:ascii="微软雅黑" w:eastAsia="微软雅黑" w:hAnsi="微软雅黑" w:cs="Arial Unicode MS"/>
          <w:sz w:val="21"/>
          <w:szCs w:val="21"/>
        </w:rPr>
        <w:tab/>
      </w:r>
      <w:r w:rsidRPr="00160024">
        <w:rPr>
          <w:rFonts w:ascii="微软雅黑" w:eastAsia="微软雅黑" w:hAnsi="微软雅黑" w:cs="Arial Unicode MS"/>
          <w:sz w:val="21"/>
          <w:szCs w:val="21"/>
        </w:rPr>
        <w:tab/>
      </w:r>
      <w:r w:rsidRPr="00160024">
        <w:rPr>
          <w:rFonts w:ascii="微软雅黑" w:eastAsia="微软雅黑" w:hAnsi="微软雅黑" w:cs="Arial Unicode MS"/>
          <w:sz w:val="21"/>
          <w:szCs w:val="21"/>
        </w:rPr>
        <w:tab/>
      </w:r>
      <w:r w:rsidR="00AD4229">
        <w:rPr>
          <w:rFonts w:ascii="微软雅黑" w:eastAsia="微软雅黑" w:hAnsi="微软雅黑" w:cs="Arial Unicode MS" w:hint="eastAsia"/>
          <w:sz w:val="21"/>
          <w:szCs w:val="21"/>
        </w:rPr>
        <w:t>A.</w:t>
      </w:r>
      <w:r w:rsidR="00AD4229">
        <w:rPr>
          <w:rFonts w:ascii="微软雅黑" w:eastAsia="微软雅黑" w:hAnsi="微软雅黑" w:cs="Arial Unicode MS"/>
          <w:sz w:val="21"/>
          <w:szCs w:val="21"/>
        </w:rPr>
        <w:t xml:space="preserve"> </w:t>
      </w:r>
      <w:r w:rsidR="00AD4229" w:rsidRPr="00160024">
        <w:rPr>
          <w:rFonts w:ascii="微软雅黑" w:eastAsia="微软雅黑" w:hAnsi="微软雅黑" w:cs="Arial Unicode MS"/>
          <w:sz w:val="21"/>
          <w:szCs w:val="21"/>
        </w:rPr>
        <w:t>远距离管理者</w:t>
      </w:r>
      <w:r w:rsidR="00AD4229">
        <w:rPr>
          <w:rFonts w:ascii="微软雅黑" w:eastAsia="微软雅黑" w:hAnsi="微软雅黑" w:cs="Arial Unicode MS" w:hint="eastAsia"/>
          <w:sz w:val="21"/>
          <w:szCs w:val="21"/>
        </w:rPr>
        <w:t xml:space="preserve"> B. </w:t>
      </w:r>
      <w:r w:rsidR="00AD4229">
        <w:rPr>
          <w:rFonts w:ascii="微软雅黑" w:eastAsia="微软雅黑" w:hAnsi="微软雅黑" w:cs="Arial Unicode MS"/>
          <w:sz w:val="21"/>
          <w:szCs w:val="21"/>
        </w:rPr>
        <w:t>近距离管理者</w:t>
      </w:r>
    </w:p>
    <w:p w14:paraId="01FEB304"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【参考答案】塞西：</w:t>
      </w:r>
      <w:r w:rsidR="00AD4229">
        <w:rPr>
          <w:rFonts w:ascii="微软雅黑" w:eastAsia="微软雅黑" w:hAnsi="微软雅黑" w:cs="Arial Unicode MS" w:hint="eastAsia"/>
          <w:sz w:val="21"/>
          <w:szCs w:val="21"/>
        </w:rPr>
        <w:t>B</w:t>
      </w:r>
      <w:r w:rsidR="00AD4229">
        <w:rPr>
          <w:rFonts w:ascii="微软雅黑" w:eastAsia="微软雅黑" w:hAnsi="微软雅黑" w:cs="Arial Unicode MS"/>
          <w:sz w:val="21"/>
          <w:szCs w:val="21"/>
        </w:rPr>
        <w:t>；杰瑞：A</w:t>
      </w:r>
    </w:p>
    <w:p w14:paraId="23265BB9"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【反馈】谢谢你的回答！请看我们的参考答案。</w:t>
      </w:r>
    </w:p>
    <w:p w14:paraId="119995B0" w14:textId="49014D23"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68" w:name="_25mf36tjykmi" w:colFirst="0" w:colLast="0"/>
      <w:bookmarkEnd w:id="68"/>
      <w:r w:rsidRPr="00160024">
        <w:rPr>
          <w:rFonts w:ascii="微软雅黑" w:eastAsia="微软雅黑" w:hAnsi="微软雅黑" w:cs="Arial Unicode MS"/>
          <w:b/>
          <w:sz w:val="21"/>
          <w:szCs w:val="21"/>
          <w:shd w:val="clear" w:color="auto" w:fill="DEEAF6"/>
        </w:rPr>
        <w:t>04U0</w:t>
      </w:r>
      <w:r w:rsidR="00D01388">
        <w:rPr>
          <w:rFonts w:ascii="微软雅黑" w:eastAsia="微软雅黑" w:hAnsi="微软雅黑" w:cs="Arial Unicode MS"/>
          <w:b/>
          <w:sz w:val="21"/>
          <w:szCs w:val="21"/>
          <w:shd w:val="clear" w:color="auto" w:fill="DEEAF6"/>
        </w:rPr>
        <w:t>4</w:t>
      </w:r>
      <w:r w:rsidRPr="00160024">
        <w:rPr>
          <w:rFonts w:ascii="微软雅黑" w:eastAsia="微软雅黑" w:hAnsi="微软雅黑" w:cs="Arial Unicode MS"/>
          <w:b/>
          <w:sz w:val="21"/>
          <w:szCs w:val="21"/>
          <w:shd w:val="clear" w:color="auto" w:fill="DEEAF6"/>
        </w:rPr>
        <w:t xml:space="preserve">A </w:t>
      </w:r>
      <w:ins w:id="69" w:author="Gejing Zhang" w:date="2018-08-22T09:08:00Z">
        <w:r w:rsidR="007240B5">
          <w:rPr>
            <w:rFonts w:ascii="微软雅黑" w:eastAsia="微软雅黑" w:hAnsi="微软雅黑" w:cs="Arial Unicode MS" w:hint="eastAsia"/>
            <w:b/>
            <w:sz w:val="21"/>
            <w:szCs w:val="21"/>
            <w:shd w:val="clear" w:color="auto" w:fill="DEEAF6"/>
          </w:rPr>
          <w:t>请思考</w:t>
        </w:r>
      </w:ins>
      <w:del w:id="70" w:author="Gejing Zhang" w:date="2018-08-22T09:08:00Z">
        <w:r w:rsidRPr="00160024" w:rsidDel="007240B5">
          <w:rPr>
            <w:rFonts w:ascii="微软雅黑" w:eastAsia="微软雅黑" w:hAnsi="微软雅黑" w:cs="Arial Unicode MS"/>
            <w:b/>
            <w:sz w:val="21"/>
            <w:szCs w:val="21"/>
            <w:shd w:val="clear" w:color="auto" w:fill="DEEAF6"/>
          </w:rPr>
          <w:delText>情景分析</w:delText>
        </w:r>
      </w:del>
      <w:r w:rsidRPr="00160024">
        <w:rPr>
          <w:rFonts w:ascii="微软雅黑" w:eastAsia="微软雅黑" w:hAnsi="微软雅黑" w:cs="Arial Unicode MS"/>
          <w:b/>
          <w:sz w:val="21"/>
          <w:szCs w:val="21"/>
          <w:shd w:val="clear" w:color="auto" w:fill="DEEAF6"/>
        </w:rPr>
        <w:t>：谁的批判思维能力更强？</w:t>
      </w:r>
    </w:p>
    <w:p w14:paraId="4C10445F"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请你判断质量部的塞西和生产采供部的杰瑞谁更具批判思维？</w:t>
      </w:r>
    </w:p>
    <w:p w14:paraId="271BDCA3"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A.</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塞西</w:t>
      </w:r>
    </w:p>
    <w:p w14:paraId="72EC10CF" w14:textId="77777777" w:rsidR="00E84112" w:rsidRPr="00160024" w:rsidRDefault="00CF3E3F" w:rsidP="00160024">
      <w:pPr>
        <w:spacing w:line="360" w:lineRule="exact"/>
        <w:ind w:left="960" w:hanging="480"/>
        <w:rPr>
          <w:rFonts w:ascii="微软雅黑" w:eastAsia="微软雅黑" w:hAnsi="微软雅黑"/>
          <w:sz w:val="21"/>
          <w:szCs w:val="21"/>
        </w:rPr>
      </w:pPr>
      <w:r w:rsidRPr="00160024">
        <w:rPr>
          <w:rFonts w:ascii="微软雅黑" w:eastAsia="微软雅黑" w:hAnsi="微软雅黑"/>
          <w:sz w:val="21"/>
          <w:szCs w:val="21"/>
        </w:rPr>
        <w:t>B.</w:t>
      </w:r>
      <w:r w:rsidRPr="00160024">
        <w:rPr>
          <w:rFonts w:ascii="微软雅黑" w:eastAsia="微软雅黑" w:hAnsi="微软雅黑" w:cs="Times New Roman"/>
          <w:sz w:val="21"/>
          <w:szCs w:val="21"/>
        </w:rPr>
        <w:t xml:space="preserve">       </w:t>
      </w:r>
      <w:r w:rsidRPr="00160024">
        <w:rPr>
          <w:rFonts w:ascii="微软雅黑" w:eastAsia="微软雅黑" w:hAnsi="微软雅黑" w:cs="Arial Unicode MS"/>
          <w:sz w:val="21"/>
          <w:szCs w:val="21"/>
        </w:rPr>
        <w:t>杰瑞</w:t>
      </w:r>
    </w:p>
    <w:p w14:paraId="654DCCDC"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【正确答案】没有</w:t>
      </w:r>
    </w:p>
    <w:p w14:paraId="74B8F0E8"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【反馈】塞西和杰瑞都不是合格的批判性思维者。</w:t>
      </w:r>
    </w:p>
    <w:p w14:paraId="75FEDE14" w14:textId="172C16DF"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71" w:name="_g3the7n950ut" w:colFirst="0" w:colLast="0"/>
      <w:bookmarkStart w:id="72" w:name="_Hlk518635075"/>
      <w:bookmarkEnd w:id="71"/>
      <w:r w:rsidRPr="00160024">
        <w:rPr>
          <w:rFonts w:ascii="微软雅黑" w:eastAsia="微软雅黑" w:hAnsi="微软雅黑" w:cs="Arial Unicode MS"/>
          <w:b/>
          <w:sz w:val="21"/>
          <w:szCs w:val="21"/>
          <w:shd w:val="clear" w:color="auto" w:fill="DEEAF6"/>
        </w:rPr>
        <w:t>04U0</w:t>
      </w:r>
      <w:r w:rsidR="00D01388">
        <w:rPr>
          <w:rFonts w:ascii="微软雅黑" w:eastAsia="微软雅黑" w:hAnsi="微软雅黑" w:cs="Arial Unicode MS"/>
          <w:b/>
          <w:sz w:val="21"/>
          <w:szCs w:val="21"/>
          <w:shd w:val="clear" w:color="auto" w:fill="DEEAF6"/>
        </w:rPr>
        <w:t>5</w:t>
      </w:r>
      <w:r w:rsidRPr="00160024">
        <w:rPr>
          <w:rFonts w:ascii="微软雅黑" w:eastAsia="微软雅黑" w:hAnsi="微软雅黑" w:cs="Arial Unicode MS"/>
          <w:b/>
          <w:sz w:val="21"/>
          <w:szCs w:val="21"/>
          <w:shd w:val="clear" w:color="auto" w:fill="DEEAF6"/>
        </w:rPr>
        <w:t xml:space="preserve"> 方法三：变焦法打破局限</w:t>
      </w:r>
      <w:r w:rsidR="00F738D5">
        <w:rPr>
          <w:rStyle w:val="afb"/>
          <w:rFonts w:ascii="微软雅黑" w:eastAsia="微软雅黑" w:hAnsi="微软雅黑"/>
          <w:b/>
          <w:sz w:val="21"/>
          <w:szCs w:val="21"/>
          <w:shd w:val="clear" w:color="auto" w:fill="DEEAF6"/>
        </w:rPr>
        <w:footnoteReference w:id="4"/>
      </w:r>
    </w:p>
    <w:p w14:paraId="4D9A9163"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阻碍管理者开展批判性思考的一个主要障碍是对事物的看法较为局限。近距离管理会导致管理者无法看清全局，忽略重要的问题。在这种状态下做出的决定只取决于你自己和你认识的人，</w:t>
      </w:r>
      <w:proofErr w:type="gramStart"/>
      <w:r w:rsidRPr="00160024">
        <w:rPr>
          <w:rFonts w:ascii="微软雅黑" w:eastAsia="微软雅黑" w:hAnsi="微软雅黑" w:cs="Arial Unicode MS"/>
          <w:sz w:val="21"/>
          <w:szCs w:val="21"/>
        </w:rPr>
        <w:t>而非更广大</w:t>
      </w:r>
      <w:proofErr w:type="gramEnd"/>
      <w:r w:rsidRPr="00160024">
        <w:rPr>
          <w:rFonts w:ascii="微软雅黑" w:eastAsia="微软雅黑" w:hAnsi="微软雅黑" w:cs="Arial Unicode MS"/>
          <w:sz w:val="21"/>
          <w:szCs w:val="21"/>
        </w:rPr>
        <w:t>的群体和目标。而远距离管理者会把注意力放在宏大的理论和战略上，容易忽视异常状况，认为这些情况无关紧要，不值一提。他们忘了，大的方向取决于一系列事件的发酵。</w:t>
      </w:r>
    </w:p>
    <w:p w14:paraId="3DC86100"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因此，无论是远距离管理者还是近距离管理者，定</w:t>
      </w:r>
      <w:proofErr w:type="gramStart"/>
      <w:r w:rsidRPr="00160024">
        <w:rPr>
          <w:rFonts w:ascii="微软雅黑" w:eastAsia="微软雅黑" w:hAnsi="微软雅黑" w:cs="Arial Unicode MS"/>
          <w:sz w:val="21"/>
          <w:szCs w:val="21"/>
        </w:rPr>
        <w:t>焦管理</w:t>
      </w:r>
      <w:proofErr w:type="gramEnd"/>
      <w:r w:rsidRPr="00160024">
        <w:rPr>
          <w:rFonts w:ascii="微软雅黑" w:eastAsia="微软雅黑" w:hAnsi="微软雅黑" w:cs="Arial Unicode MS"/>
          <w:sz w:val="21"/>
          <w:szCs w:val="21"/>
        </w:rPr>
        <w:t>都不利于你培养批判性思维。一名具备批判思维的管理者要能够自如变焦，打破局限的视角，在远距离和近距离之间快速切换，这样才能在批判思考中游刃有余。</w:t>
      </w:r>
    </w:p>
    <w:p w14:paraId="4B3E1544"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变焦法源于摄影中的变焦概念，即通过改变镜头的焦距来放大或缩小图像，以拍摄出令人满意的景象。例如看到一座花园，我们可以用长焦距放大图像，拍摄出一朵花的细节；也可以缩短焦距，拍摄整个花园的全貌。</w:t>
      </w:r>
    </w:p>
    <w:p w14:paraId="27C2AA7F" w14:textId="7D588015" w:rsidR="00E84112" w:rsidRPr="00160024" w:rsidRDefault="00CF3E3F" w:rsidP="00160024">
      <w:pPr>
        <w:pStyle w:val="2"/>
        <w:keepNext w:val="0"/>
        <w:keepLines w:val="0"/>
        <w:spacing w:before="0" w:after="0" w:line="360" w:lineRule="exact"/>
        <w:rPr>
          <w:rFonts w:ascii="微软雅黑" w:eastAsia="微软雅黑" w:hAnsi="微软雅黑"/>
          <w:sz w:val="21"/>
          <w:szCs w:val="21"/>
        </w:rPr>
      </w:pPr>
      <w:bookmarkStart w:id="73" w:name="_v0cgb2zaofcj" w:colFirst="0" w:colLast="0"/>
      <w:bookmarkEnd w:id="73"/>
      <w:bookmarkEnd w:id="72"/>
      <w:r w:rsidRPr="00160024">
        <w:rPr>
          <w:rFonts w:ascii="微软雅黑" w:eastAsia="微软雅黑" w:hAnsi="微软雅黑" w:cs="Arial Unicode MS"/>
          <w:b/>
          <w:sz w:val="21"/>
          <w:szCs w:val="21"/>
          <w:shd w:val="clear" w:color="auto" w:fill="DEEAF6"/>
        </w:rPr>
        <w:t>04U0</w:t>
      </w:r>
      <w:r w:rsidR="002A7E1C">
        <w:rPr>
          <w:rFonts w:ascii="微软雅黑" w:eastAsia="微软雅黑" w:hAnsi="微软雅黑" w:cs="Arial Unicode MS"/>
          <w:b/>
          <w:sz w:val="21"/>
          <w:szCs w:val="21"/>
          <w:shd w:val="clear" w:color="auto" w:fill="DEEAF6"/>
        </w:rPr>
        <w:t>6</w:t>
      </w:r>
      <w:r w:rsidRPr="00160024">
        <w:rPr>
          <w:rFonts w:ascii="微软雅黑" w:eastAsia="微软雅黑" w:hAnsi="微软雅黑" w:cs="Arial Unicode MS"/>
          <w:b/>
          <w:sz w:val="21"/>
          <w:szCs w:val="21"/>
          <w:shd w:val="clear" w:color="auto" w:fill="DEEAF6"/>
        </w:rPr>
        <w:t xml:space="preserve">A </w:t>
      </w:r>
      <w:ins w:id="74" w:author="Gejing Zhang" w:date="2018-08-22T09:08:00Z">
        <w:r w:rsidR="007240B5">
          <w:rPr>
            <w:rFonts w:ascii="微软雅黑" w:eastAsia="微软雅黑" w:hAnsi="微软雅黑" w:cs="Arial Unicode MS" w:hint="eastAsia"/>
            <w:b/>
            <w:sz w:val="21"/>
            <w:szCs w:val="21"/>
            <w:shd w:val="clear" w:color="auto" w:fill="DEEAF6"/>
          </w:rPr>
          <w:t>请思考</w:t>
        </w:r>
      </w:ins>
      <w:del w:id="75" w:author="Gejing Zhang" w:date="2018-08-22T09:08:00Z">
        <w:r w:rsidRPr="00160024" w:rsidDel="007240B5">
          <w:rPr>
            <w:rFonts w:ascii="微软雅黑" w:eastAsia="微软雅黑" w:hAnsi="微软雅黑" w:cs="Arial Unicode MS"/>
            <w:b/>
            <w:sz w:val="21"/>
            <w:szCs w:val="21"/>
            <w:shd w:val="clear" w:color="auto" w:fill="DEEAF6"/>
          </w:rPr>
          <w:delText>情景分析</w:delText>
        </w:r>
      </w:del>
      <w:r w:rsidRPr="00160024">
        <w:rPr>
          <w:rFonts w:ascii="微软雅黑" w:eastAsia="微软雅黑" w:hAnsi="微软雅黑" w:cs="Arial Unicode MS"/>
          <w:b/>
          <w:sz w:val="21"/>
          <w:szCs w:val="21"/>
          <w:shd w:val="clear" w:color="auto" w:fill="DEEAF6"/>
        </w:rPr>
        <w:t>：帮助塞西和</w:t>
      </w:r>
      <w:proofErr w:type="gramStart"/>
      <w:r w:rsidRPr="00160024">
        <w:rPr>
          <w:rFonts w:ascii="微软雅黑" w:eastAsia="微软雅黑" w:hAnsi="微软雅黑" w:cs="Arial Unicode MS"/>
          <w:b/>
          <w:sz w:val="21"/>
          <w:szCs w:val="21"/>
          <w:shd w:val="clear" w:color="auto" w:fill="DEEAF6"/>
        </w:rPr>
        <w:t>杰瑞</w:t>
      </w:r>
      <w:proofErr w:type="gramEnd"/>
      <w:r w:rsidRPr="00160024">
        <w:rPr>
          <w:rFonts w:ascii="微软雅黑" w:eastAsia="微软雅黑" w:hAnsi="微软雅黑" w:cs="Arial Unicode MS"/>
          <w:b/>
          <w:sz w:val="21"/>
          <w:szCs w:val="21"/>
          <w:shd w:val="clear" w:color="auto" w:fill="DEEAF6"/>
        </w:rPr>
        <w:t>变焦</w:t>
      </w:r>
    </w:p>
    <w:p w14:paraId="721386FA" w14:textId="77777777" w:rsidR="00E84112" w:rsidRPr="00160024" w:rsidRDefault="00CF3E3F" w:rsidP="00160024">
      <w:pPr>
        <w:spacing w:line="360" w:lineRule="exact"/>
        <w:rPr>
          <w:rFonts w:ascii="微软雅黑" w:eastAsia="微软雅黑" w:hAnsi="微软雅黑"/>
          <w:sz w:val="21"/>
          <w:szCs w:val="21"/>
        </w:rPr>
      </w:pPr>
      <w:commentRangeStart w:id="76"/>
      <w:r w:rsidRPr="00160024">
        <w:rPr>
          <w:rFonts w:ascii="微软雅黑" w:eastAsia="微软雅黑" w:hAnsi="微软雅黑" w:cs="Arial Unicode MS"/>
          <w:sz w:val="21"/>
          <w:szCs w:val="21"/>
        </w:rPr>
        <w:lastRenderedPageBreak/>
        <w:t>在上面的自我陈述中，塞西和杰瑞对自己的评价反映出了他们都无法熟练变焦。请你针对定</w:t>
      </w:r>
      <w:proofErr w:type="gramStart"/>
      <w:r w:rsidRPr="00160024">
        <w:rPr>
          <w:rFonts w:ascii="微软雅黑" w:eastAsia="微软雅黑" w:hAnsi="微软雅黑" w:cs="Arial Unicode MS"/>
          <w:sz w:val="21"/>
          <w:szCs w:val="21"/>
        </w:rPr>
        <w:t>焦管理</w:t>
      </w:r>
      <w:proofErr w:type="gramEnd"/>
      <w:r w:rsidRPr="00160024">
        <w:rPr>
          <w:rFonts w:ascii="微软雅黑" w:eastAsia="微软雅黑" w:hAnsi="微软雅黑" w:cs="Arial Unicode MS"/>
          <w:sz w:val="21"/>
          <w:szCs w:val="21"/>
        </w:rPr>
        <w:t>者的弊病，选择合适的提问，帮助定</w:t>
      </w:r>
      <w:proofErr w:type="gramStart"/>
      <w:r w:rsidRPr="00160024">
        <w:rPr>
          <w:rFonts w:ascii="微软雅黑" w:eastAsia="微软雅黑" w:hAnsi="微软雅黑" w:cs="Arial Unicode MS"/>
          <w:sz w:val="21"/>
          <w:szCs w:val="21"/>
        </w:rPr>
        <w:t>焦管理者们实</w:t>
      </w:r>
      <w:proofErr w:type="gramEnd"/>
      <w:r w:rsidRPr="00160024">
        <w:rPr>
          <w:rFonts w:ascii="微软雅黑" w:eastAsia="微软雅黑" w:hAnsi="微软雅黑" w:cs="Arial Unicode MS"/>
          <w:sz w:val="21"/>
          <w:szCs w:val="21"/>
        </w:rPr>
        <w:t xml:space="preserve">现变焦。 </w:t>
      </w:r>
      <w:commentRangeEnd w:id="76"/>
      <w:r w:rsidR="00AD4229">
        <w:rPr>
          <w:rStyle w:val="afd"/>
        </w:rPr>
        <w:commentReference w:id="76"/>
      </w:r>
    </w:p>
    <w:tbl>
      <w:tblPr>
        <w:tblStyle w:val="ad"/>
        <w:tblW w:w="8838"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936"/>
        <w:gridCol w:w="2951"/>
        <w:gridCol w:w="2951"/>
      </w:tblGrid>
      <w:tr w:rsidR="00E84112" w:rsidRPr="00160024" w14:paraId="7EBA79D5" w14:textId="77777777">
        <w:trPr>
          <w:trHeight w:val="560"/>
        </w:trPr>
        <w:tc>
          <w:tcPr>
            <w:tcW w:w="2936" w:type="dxa"/>
            <w:tcBorders>
              <w:top w:val="single" w:sz="7" w:space="0" w:color="000000"/>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722E118A"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c>
          <w:tcPr>
            <w:tcW w:w="2951" w:type="dxa"/>
            <w:tcBorders>
              <w:top w:val="single" w:sz="7" w:space="0" w:color="000000"/>
              <w:left w:val="nil"/>
              <w:bottom w:val="single" w:sz="7" w:space="0" w:color="000000"/>
              <w:right w:val="single" w:sz="7" w:space="0" w:color="000000"/>
            </w:tcBorders>
            <w:shd w:val="clear" w:color="auto" w:fill="auto"/>
            <w:tcMar>
              <w:top w:w="100" w:type="dxa"/>
              <w:left w:w="100" w:type="dxa"/>
              <w:bottom w:w="100" w:type="dxa"/>
              <w:right w:w="100" w:type="dxa"/>
            </w:tcMar>
          </w:tcPr>
          <w:p w14:paraId="6C63CA8C"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塞西（近距离管理）</w:t>
            </w:r>
          </w:p>
        </w:tc>
        <w:tc>
          <w:tcPr>
            <w:tcW w:w="2951" w:type="dxa"/>
            <w:tcBorders>
              <w:top w:val="single" w:sz="7" w:space="0" w:color="000000"/>
              <w:left w:val="nil"/>
              <w:bottom w:val="single" w:sz="7" w:space="0" w:color="000000"/>
              <w:right w:val="single" w:sz="7" w:space="0" w:color="000000"/>
            </w:tcBorders>
            <w:shd w:val="clear" w:color="auto" w:fill="auto"/>
            <w:tcMar>
              <w:top w:w="100" w:type="dxa"/>
              <w:left w:w="100" w:type="dxa"/>
              <w:bottom w:w="100" w:type="dxa"/>
              <w:right w:w="100" w:type="dxa"/>
            </w:tcMar>
          </w:tcPr>
          <w:p w14:paraId="4B5E60F5"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杰瑞（远距离管理）</w:t>
            </w:r>
          </w:p>
        </w:tc>
      </w:tr>
      <w:tr w:rsidR="00E84112" w:rsidRPr="00160024" w14:paraId="0C33ABB7" w14:textId="77777777">
        <w:trPr>
          <w:trHeight w:val="1600"/>
        </w:trPr>
        <w:tc>
          <w:tcPr>
            <w:tcW w:w="2936"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52E0D09F"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如何提问</w:t>
            </w:r>
          </w:p>
        </w:tc>
        <w:tc>
          <w:tcPr>
            <w:tcW w:w="2951"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15B04180"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p w14:paraId="25CD87E5"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p w14:paraId="58E31F1A"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p w14:paraId="1C2D0A28"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c>
          <w:tcPr>
            <w:tcW w:w="2951"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06EB4E9E"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r>
    </w:tbl>
    <w:p w14:paraId="354F3451"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bl>
      <w:tblPr>
        <w:tblStyle w:val="ae"/>
        <w:tblW w:w="882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960"/>
        <w:gridCol w:w="465"/>
        <w:gridCol w:w="4395"/>
      </w:tblGrid>
      <w:tr w:rsidR="00E84112" w:rsidRPr="00160024" w14:paraId="40C20D1B" w14:textId="77777777">
        <w:trPr>
          <w:trHeight w:val="820"/>
        </w:trPr>
        <w:tc>
          <w:tcPr>
            <w:tcW w:w="3960" w:type="dxa"/>
            <w:tcBorders>
              <w:top w:val="single" w:sz="7" w:space="0" w:color="000000"/>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3A96E10A"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总体目标是什么？最重要的是什么？</w:t>
            </w:r>
          </w:p>
          <w:p w14:paraId="49441FC3"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c>
          <w:tcPr>
            <w:tcW w:w="465" w:type="dxa"/>
            <w:tcBorders>
              <w:top w:val="single" w:sz="7" w:space="0" w:color="FFFFFF"/>
              <w:left w:val="nil"/>
              <w:bottom w:val="single" w:sz="7" w:space="0" w:color="FFFFFF"/>
              <w:right w:val="single" w:sz="7" w:space="0" w:color="000000"/>
            </w:tcBorders>
            <w:shd w:val="clear" w:color="auto" w:fill="auto"/>
            <w:tcMar>
              <w:top w:w="100" w:type="dxa"/>
              <w:left w:w="100" w:type="dxa"/>
              <w:bottom w:w="100" w:type="dxa"/>
              <w:right w:w="100" w:type="dxa"/>
            </w:tcMar>
          </w:tcPr>
          <w:p w14:paraId="55836197"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c>
          <w:tcPr>
            <w:tcW w:w="4395" w:type="dxa"/>
            <w:tcBorders>
              <w:top w:val="single" w:sz="7" w:space="0" w:color="000000"/>
              <w:left w:val="nil"/>
              <w:bottom w:val="single" w:sz="7" w:space="0" w:color="000000"/>
              <w:right w:val="single" w:sz="7" w:space="0" w:color="000000"/>
            </w:tcBorders>
            <w:shd w:val="clear" w:color="auto" w:fill="auto"/>
            <w:tcMar>
              <w:top w:w="100" w:type="dxa"/>
              <w:left w:w="100" w:type="dxa"/>
              <w:bottom w:w="100" w:type="dxa"/>
              <w:right w:w="100" w:type="dxa"/>
            </w:tcMar>
          </w:tcPr>
          <w:p w14:paraId="2C43D152"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这个任务是否与以往不同？可以尝试别的方法吗？</w:t>
            </w:r>
          </w:p>
        </w:tc>
      </w:tr>
      <w:tr w:rsidR="00E84112" w:rsidRPr="00160024" w14:paraId="5892DE89" w14:textId="77777777">
        <w:trPr>
          <w:trHeight w:val="560"/>
        </w:trPr>
        <w:tc>
          <w:tcPr>
            <w:tcW w:w="3960" w:type="dxa"/>
            <w:tcBorders>
              <w:top w:val="nil"/>
              <w:left w:val="single" w:sz="7" w:space="0" w:color="FFFFFF"/>
              <w:bottom w:val="single" w:sz="7" w:space="0" w:color="000000"/>
              <w:right w:val="single" w:sz="7" w:space="0" w:color="FFFFFF"/>
            </w:tcBorders>
            <w:shd w:val="clear" w:color="auto" w:fill="auto"/>
            <w:tcMar>
              <w:top w:w="100" w:type="dxa"/>
              <w:left w:w="100" w:type="dxa"/>
              <w:bottom w:w="100" w:type="dxa"/>
              <w:right w:w="100" w:type="dxa"/>
            </w:tcMar>
          </w:tcPr>
          <w:p w14:paraId="6F7DA83C"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c>
          <w:tcPr>
            <w:tcW w:w="465" w:type="dxa"/>
            <w:tcBorders>
              <w:top w:val="nil"/>
              <w:left w:val="nil"/>
              <w:bottom w:val="single" w:sz="7" w:space="0" w:color="FFFFFF"/>
              <w:right w:val="single" w:sz="7" w:space="0" w:color="FFFFFF"/>
            </w:tcBorders>
            <w:shd w:val="clear" w:color="auto" w:fill="auto"/>
            <w:tcMar>
              <w:top w:w="100" w:type="dxa"/>
              <w:left w:w="100" w:type="dxa"/>
              <w:bottom w:w="100" w:type="dxa"/>
              <w:right w:w="100" w:type="dxa"/>
            </w:tcMar>
          </w:tcPr>
          <w:p w14:paraId="42AC076C"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c>
          <w:tcPr>
            <w:tcW w:w="4395" w:type="dxa"/>
            <w:tcBorders>
              <w:top w:val="nil"/>
              <w:left w:val="nil"/>
              <w:bottom w:val="single" w:sz="7" w:space="0" w:color="000000"/>
              <w:right w:val="single" w:sz="7" w:space="0" w:color="FFFFFF"/>
            </w:tcBorders>
            <w:shd w:val="clear" w:color="auto" w:fill="auto"/>
            <w:tcMar>
              <w:top w:w="100" w:type="dxa"/>
              <w:left w:w="100" w:type="dxa"/>
              <w:bottom w:w="100" w:type="dxa"/>
              <w:right w:w="100" w:type="dxa"/>
            </w:tcMar>
          </w:tcPr>
          <w:p w14:paraId="5CA59D5D"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r>
      <w:tr w:rsidR="00E84112" w:rsidRPr="00160024" w14:paraId="703A0167" w14:textId="77777777">
        <w:trPr>
          <w:trHeight w:val="740"/>
        </w:trPr>
        <w:tc>
          <w:tcPr>
            <w:tcW w:w="3960"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1570213D"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任务中有什么细节会影响任务的流程？</w:t>
            </w:r>
          </w:p>
        </w:tc>
        <w:tc>
          <w:tcPr>
            <w:tcW w:w="465" w:type="dxa"/>
            <w:tcBorders>
              <w:top w:val="nil"/>
              <w:left w:val="nil"/>
              <w:bottom w:val="single" w:sz="7" w:space="0" w:color="FFFFFF"/>
              <w:right w:val="single" w:sz="7" w:space="0" w:color="000000"/>
            </w:tcBorders>
            <w:shd w:val="clear" w:color="auto" w:fill="auto"/>
            <w:tcMar>
              <w:top w:w="100" w:type="dxa"/>
              <w:left w:w="100" w:type="dxa"/>
              <w:bottom w:w="100" w:type="dxa"/>
              <w:right w:w="100" w:type="dxa"/>
            </w:tcMar>
          </w:tcPr>
          <w:p w14:paraId="09B7D11E"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c>
          <w:tcPr>
            <w:tcW w:w="4395"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6BDE28F6"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是否遇见过类似情况？如何给任务分类？</w:t>
            </w:r>
          </w:p>
          <w:p w14:paraId="44D666FE"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r>
    </w:tbl>
    <w:p w14:paraId="7C54B22B"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【答案】</w:t>
      </w:r>
    </w:p>
    <w:tbl>
      <w:tblPr>
        <w:tblStyle w:val="af"/>
        <w:tblW w:w="8838"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936"/>
        <w:gridCol w:w="2951"/>
        <w:gridCol w:w="2951"/>
      </w:tblGrid>
      <w:tr w:rsidR="00E84112" w:rsidRPr="00160024" w14:paraId="5C59668C" w14:textId="77777777">
        <w:trPr>
          <w:trHeight w:val="560"/>
        </w:trPr>
        <w:tc>
          <w:tcPr>
            <w:tcW w:w="2936" w:type="dxa"/>
            <w:tcBorders>
              <w:top w:val="single" w:sz="7" w:space="0" w:color="000000"/>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58440F3C"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c>
          <w:tcPr>
            <w:tcW w:w="2951" w:type="dxa"/>
            <w:tcBorders>
              <w:top w:val="single" w:sz="7" w:space="0" w:color="000000"/>
              <w:left w:val="nil"/>
              <w:bottom w:val="single" w:sz="7" w:space="0" w:color="000000"/>
              <w:right w:val="single" w:sz="7" w:space="0" w:color="000000"/>
            </w:tcBorders>
            <w:shd w:val="clear" w:color="auto" w:fill="auto"/>
            <w:tcMar>
              <w:top w:w="100" w:type="dxa"/>
              <w:left w:w="100" w:type="dxa"/>
              <w:bottom w:w="100" w:type="dxa"/>
              <w:right w:w="100" w:type="dxa"/>
            </w:tcMar>
          </w:tcPr>
          <w:p w14:paraId="46095520"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塞西（近距离管理）</w:t>
            </w:r>
          </w:p>
        </w:tc>
        <w:tc>
          <w:tcPr>
            <w:tcW w:w="2951" w:type="dxa"/>
            <w:tcBorders>
              <w:top w:val="single" w:sz="7" w:space="0" w:color="000000"/>
              <w:left w:val="nil"/>
              <w:bottom w:val="single" w:sz="7" w:space="0" w:color="000000"/>
              <w:right w:val="single" w:sz="7" w:space="0" w:color="000000"/>
            </w:tcBorders>
            <w:shd w:val="clear" w:color="auto" w:fill="auto"/>
            <w:tcMar>
              <w:top w:w="100" w:type="dxa"/>
              <w:left w:w="100" w:type="dxa"/>
              <w:bottom w:w="100" w:type="dxa"/>
              <w:right w:w="100" w:type="dxa"/>
            </w:tcMar>
          </w:tcPr>
          <w:p w14:paraId="6F138EC7"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杰瑞（远距离管理）</w:t>
            </w:r>
          </w:p>
        </w:tc>
      </w:tr>
      <w:tr w:rsidR="00E84112" w:rsidRPr="00160024" w14:paraId="7937FA79" w14:textId="77777777">
        <w:trPr>
          <w:trHeight w:val="1960"/>
        </w:trPr>
        <w:tc>
          <w:tcPr>
            <w:tcW w:w="2936"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6CBFE53E"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如何提问</w:t>
            </w:r>
          </w:p>
        </w:tc>
        <w:tc>
          <w:tcPr>
            <w:tcW w:w="2951"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18CA7A4E"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总体目标是什么？最重要的是什么？</w:t>
            </w:r>
          </w:p>
          <w:p w14:paraId="2AC2C2B3"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p w14:paraId="0CB427FE"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是否遇见过类似情况？如何给任务分类？</w:t>
            </w:r>
          </w:p>
        </w:tc>
        <w:tc>
          <w:tcPr>
            <w:tcW w:w="2951"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766F0261"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任务中有什么细节会影响任务的流程？</w:t>
            </w:r>
          </w:p>
          <w:p w14:paraId="1BBB2B8A"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p w14:paraId="768220F9"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这个任务是否与以往不同？可以尝试别的方法吗？</w:t>
            </w:r>
          </w:p>
        </w:tc>
      </w:tr>
    </w:tbl>
    <w:p w14:paraId="7390E446"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【反馈】谢谢你的回答！请参考我们的答案。</w:t>
      </w:r>
    </w:p>
    <w:p w14:paraId="18923610" w14:textId="05995883"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77" w:name="_g54wlkelg13d" w:colFirst="0" w:colLast="0"/>
      <w:bookmarkStart w:id="78" w:name="_Hlk518635113"/>
      <w:bookmarkEnd w:id="77"/>
      <w:r w:rsidRPr="00160024">
        <w:rPr>
          <w:rFonts w:ascii="微软雅黑" w:eastAsia="微软雅黑" w:hAnsi="微软雅黑" w:cs="Arial Unicode MS"/>
          <w:b/>
          <w:sz w:val="21"/>
          <w:szCs w:val="21"/>
          <w:shd w:val="clear" w:color="auto" w:fill="DEEAF6"/>
        </w:rPr>
        <w:t>04U0</w:t>
      </w:r>
      <w:r w:rsidR="002A7E1C">
        <w:rPr>
          <w:rFonts w:ascii="微软雅黑" w:eastAsia="微软雅黑" w:hAnsi="微软雅黑" w:cs="Arial Unicode MS"/>
          <w:b/>
          <w:sz w:val="21"/>
          <w:szCs w:val="21"/>
          <w:shd w:val="clear" w:color="auto" w:fill="DEEAF6"/>
        </w:rPr>
        <w:t>7</w:t>
      </w:r>
      <w:r w:rsidRPr="00160024">
        <w:rPr>
          <w:rFonts w:ascii="微软雅黑" w:eastAsia="微软雅黑" w:hAnsi="微软雅黑" w:cs="Arial Unicode MS"/>
          <w:b/>
          <w:sz w:val="21"/>
          <w:szCs w:val="21"/>
          <w:shd w:val="clear" w:color="auto" w:fill="DEEAF6"/>
        </w:rPr>
        <w:t xml:space="preserve"> 如何变焦？</w:t>
      </w:r>
    </w:p>
    <w:p w14:paraId="3C30B531"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善于运用批判思维的领导者要能够熟练“变焦”。当开展批判性思维时，他们会在应对当下情况的同时寻求结构性的解决方案。他们既可以拉</w:t>
      </w:r>
      <w:proofErr w:type="gramStart"/>
      <w:r w:rsidRPr="00160024">
        <w:rPr>
          <w:rFonts w:ascii="微软雅黑" w:eastAsia="微软雅黑" w:hAnsi="微软雅黑" w:cs="Arial Unicode MS"/>
          <w:sz w:val="21"/>
          <w:szCs w:val="21"/>
        </w:rPr>
        <w:t>近视角</w:t>
      </w:r>
      <w:proofErr w:type="gramEnd"/>
      <w:r w:rsidRPr="00160024">
        <w:rPr>
          <w:rFonts w:ascii="微软雅黑" w:eastAsia="微软雅黑" w:hAnsi="微软雅黑" w:cs="Arial Unicode MS"/>
          <w:sz w:val="21"/>
          <w:szCs w:val="21"/>
        </w:rPr>
        <w:t>看到问题，又可以拉开距离，寻找相似的情况，探寻问题根源，并思考避免问题一再发生的方法。</w:t>
      </w:r>
    </w:p>
    <w:p w14:paraId="33A3E72D"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近距离管理者可以通过询问自己“总体情况怎么样？最重要的是什么？”，“是否遇见过类似情况？如何给任务分类？”等问题，将视角放大到全局。远距离管理者可以通过询问“任务中有什么细节会影响任务的流程？”，“这个任务是否与以往不同？可以尝试别的方法吗？”等问题聚焦细节。</w:t>
      </w:r>
    </w:p>
    <w:p w14:paraId="31E8830A"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下面，让我们观察贝顿销售主管温蒂和下属的一段对话，判断她是哪类管理者，并指导她实现变焦。</w:t>
      </w:r>
    </w:p>
    <w:p w14:paraId="3FF7DA5E" w14:textId="6FA69787"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79" w:name="_j6nnn1i9fbo" w:colFirst="0" w:colLast="0"/>
      <w:bookmarkStart w:id="80" w:name="_Hlk518635575"/>
      <w:bookmarkEnd w:id="79"/>
      <w:bookmarkEnd w:id="78"/>
      <w:r w:rsidRPr="00160024">
        <w:rPr>
          <w:rFonts w:ascii="微软雅黑" w:eastAsia="微软雅黑" w:hAnsi="微软雅黑" w:cs="Arial Unicode MS"/>
          <w:b/>
          <w:sz w:val="21"/>
          <w:szCs w:val="21"/>
          <w:shd w:val="clear" w:color="auto" w:fill="DEEAF6"/>
        </w:rPr>
        <w:lastRenderedPageBreak/>
        <w:t>04U0</w:t>
      </w:r>
      <w:r w:rsidR="002A7E1C">
        <w:rPr>
          <w:rFonts w:ascii="微软雅黑" w:eastAsia="微软雅黑" w:hAnsi="微软雅黑" w:cs="Arial Unicode MS"/>
          <w:b/>
          <w:sz w:val="21"/>
          <w:szCs w:val="21"/>
          <w:shd w:val="clear" w:color="auto" w:fill="DEEAF6"/>
        </w:rPr>
        <w:t>8</w:t>
      </w:r>
      <w:r w:rsidRPr="00160024">
        <w:rPr>
          <w:rFonts w:ascii="微软雅黑" w:eastAsia="微软雅黑" w:hAnsi="微软雅黑" w:cs="Arial Unicode MS"/>
          <w:b/>
          <w:sz w:val="21"/>
          <w:szCs w:val="21"/>
          <w:shd w:val="clear" w:color="auto" w:fill="DEEAF6"/>
        </w:rPr>
        <w:t xml:space="preserve"> 情景</w:t>
      </w:r>
      <w:r w:rsidR="00855F10">
        <w:rPr>
          <w:rFonts w:ascii="微软雅黑" w:eastAsia="微软雅黑" w:hAnsi="微软雅黑" w:cs="Arial Unicode MS" w:hint="eastAsia"/>
          <w:b/>
          <w:sz w:val="21"/>
          <w:szCs w:val="21"/>
          <w:shd w:val="clear" w:color="auto" w:fill="DEEAF6"/>
        </w:rPr>
        <w:t>案例</w:t>
      </w:r>
      <w:r w:rsidRPr="00160024">
        <w:rPr>
          <w:rFonts w:ascii="微软雅黑" w:eastAsia="微软雅黑" w:hAnsi="微软雅黑" w:cs="Arial Unicode MS"/>
          <w:b/>
          <w:sz w:val="21"/>
          <w:szCs w:val="21"/>
          <w:shd w:val="clear" w:color="auto" w:fill="DEEAF6"/>
        </w:rPr>
        <w:t>：帮助温蒂实现变焦</w:t>
      </w:r>
    </w:p>
    <w:p w14:paraId="228129C8"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【午餐时间，在食堂】</w:t>
      </w:r>
    </w:p>
    <w:p w14:paraId="502CAB22"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温蒂：我可以坐这吗？</w:t>
      </w:r>
    </w:p>
    <w:p w14:paraId="5CAE0A25"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白瑞：嗯嗯好的。</w:t>
      </w:r>
    </w:p>
    <w:p w14:paraId="1BC822A2"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温蒂：最近出去接触客户的机会越来越多了，你感觉怎么样？</w:t>
      </w:r>
    </w:p>
    <w:p w14:paraId="67E5579F"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白瑞：嗯……怎么说呢，还是挺不习惯的。原先都是客户找上门来，哪需要我们去看别人脸色啊。上次那个D诊所，可别提了，他们的采购人员态度又差，问题还多，提了一堆仪器使用操作的问题，搞得我都不知道怎么回答。你说他们问来问去，最后还不买是什么毛病？</w:t>
      </w:r>
    </w:p>
    <w:p w14:paraId="645F667F"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温蒂：唉，现在市场上的选择多，采购人员肯定挑来捡去的。要不这样，我和研发部建议一下，安排几个内部交流培训的机会，你也去学习学习，免得下次尴尬。另外，我有个很熟的朋友，他是开牙科诊所的，我把</w:t>
      </w:r>
      <w:proofErr w:type="gramStart"/>
      <w:r w:rsidRPr="00160024">
        <w:rPr>
          <w:rFonts w:ascii="微软雅黑" w:eastAsia="微软雅黑" w:hAnsi="微软雅黑" w:cs="Arial Unicode MS"/>
          <w:sz w:val="21"/>
          <w:szCs w:val="21"/>
        </w:rPr>
        <w:t>他微信推给你</w:t>
      </w:r>
      <w:proofErr w:type="gramEnd"/>
      <w:r w:rsidRPr="00160024">
        <w:rPr>
          <w:rFonts w:ascii="微软雅黑" w:eastAsia="微软雅黑" w:hAnsi="微软雅黑" w:cs="Arial Unicode MS"/>
          <w:sz w:val="21"/>
          <w:szCs w:val="21"/>
        </w:rPr>
        <w:t>，你问问他一般他们关心什么，就可以提前准备好话术了。</w:t>
      </w:r>
    </w:p>
    <w:p w14:paraId="3AEBFA04"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白瑞：温蒂，我知道你的意思。但是最近一段时间实在是忙，主动开发客户已经够难的了，实在没有时间再去准备新东西。</w:t>
      </w:r>
    </w:p>
    <w:p w14:paraId="09E34A2B"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温蒂：嗯，我理解，大家都不容易啊最近。要不这样，我让研发部准备一些产品宣传资料，客户有问题，我们就把材料发给他们看。你觉得如何？</w:t>
      </w:r>
    </w:p>
    <w:p w14:paraId="6FA0F782" w14:textId="31E8202D" w:rsidR="00E84112" w:rsidRDefault="00CF3E3F" w:rsidP="00160024">
      <w:pPr>
        <w:spacing w:line="360" w:lineRule="exact"/>
        <w:rPr>
          <w:rFonts w:ascii="微软雅黑" w:eastAsia="微软雅黑" w:hAnsi="微软雅黑" w:cs="Arial Unicode MS"/>
          <w:sz w:val="21"/>
          <w:szCs w:val="21"/>
        </w:rPr>
      </w:pPr>
      <w:r w:rsidRPr="00160024">
        <w:rPr>
          <w:rFonts w:ascii="微软雅黑" w:eastAsia="微软雅黑" w:hAnsi="微软雅黑" w:cs="Arial Unicode MS"/>
          <w:sz w:val="21"/>
          <w:szCs w:val="21"/>
        </w:rPr>
        <w:t>白瑞：那真是太好了！</w:t>
      </w:r>
    </w:p>
    <w:bookmarkEnd w:id="80"/>
    <w:p w14:paraId="31271951" w14:textId="4736A681" w:rsidR="00855F10" w:rsidRPr="00855F10" w:rsidRDefault="00855F10" w:rsidP="00855F10">
      <w:pPr>
        <w:pStyle w:val="2"/>
        <w:keepNext w:val="0"/>
        <w:keepLines w:val="0"/>
        <w:spacing w:before="0" w:after="0" w:line="360" w:lineRule="exact"/>
        <w:rPr>
          <w:rFonts w:ascii="微软雅黑" w:eastAsia="微软雅黑" w:hAnsi="微软雅黑"/>
          <w:b/>
          <w:sz w:val="21"/>
          <w:szCs w:val="21"/>
          <w:shd w:val="clear" w:color="auto" w:fill="DEEAF6"/>
        </w:rPr>
      </w:pPr>
      <w:r w:rsidRPr="00160024">
        <w:rPr>
          <w:rFonts w:ascii="微软雅黑" w:eastAsia="微软雅黑" w:hAnsi="微软雅黑" w:cs="Arial Unicode MS"/>
          <w:b/>
          <w:sz w:val="21"/>
          <w:szCs w:val="21"/>
          <w:shd w:val="clear" w:color="auto" w:fill="DEEAF6"/>
        </w:rPr>
        <w:t>04U0</w:t>
      </w:r>
      <w:r w:rsidR="005732D5">
        <w:rPr>
          <w:rFonts w:ascii="微软雅黑" w:eastAsia="微软雅黑" w:hAnsi="微软雅黑" w:cs="Arial Unicode MS"/>
          <w:b/>
          <w:sz w:val="21"/>
          <w:szCs w:val="21"/>
          <w:shd w:val="clear" w:color="auto" w:fill="DEEAF6"/>
        </w:rPr>
        <w:t>9</w:t>
      </w:r>
      <w:r>
        <w:rPr>
          <w:rFonts w:ascii="微软雅黑" w:eastAsia="微软雅黑" w:hAnsi="微软雅黑" w:cs="Arial Unicode MS" w:hint="eastAsia"/>
          <w:b/>
          <w:sz w:val="21"/>
          <w:szCs w:val="21"/>
          <w:shd w:val="clear" w:color="auto" w:fill="DEEAF6"/>
        </w:rPr>
        <w:t>A</w:t>
      </w:r>
      <w:r w:rsidRPr="00160024">
        <w:rPr>
          <w:rFonts w:ascii="微软雅黑" w:eastAsia="微软雅黑" w:hAnsi="微软雅黑" w:cs="Arial Unicode MS"/>
          <w:b/>
          <w:sz w:val="21"/>
          <w:szCs w:val="21"/>
          <w:shd w:val="clear" w:color="auto" w:fill="DEEAF6"/>
        </w:rPr>
        <w:t xml:space="preserve"> </w:t>
      </w:r>
      <w:ins w:id="81" w:author="Gejing Zhang" w:date="2018-08-22T09:08:00Z">
        <w:r w:rsidR="007240B5">
          <w:rPr>
            <w:rFonts w:ascii="微软雅黑" w:eastAsia="微软雅黑" w:hAnsi="微软雅黑" w:cs="Arial Unicode MS" w:hint="eastAsia"/>
            <w:b/>
            <w:sz w:val="21"/>
            <w:szCs w:val="21"/>
            <w:shd w:val="clear" w:color="auto" w:fill="DEEAF6"/>
          </w:rPr>
          <w:t>小测验</w:t>
        </w:r>
      </w:ins>
      <w:del w:id="82" w:author="Gejing Zhang" w:date="2018-08-22T09:08:00Z">
        <w:r w:rsidRPr="00160024" w:rsidDel="007240B5">
          <w:rPr>
            <w:rFonts w:ascii="微软雅黑" w:eastAsia="微软雅黑" w:hAnsi="微软雅黑" w:cs="Arial Unicode MS"/>
            <w:b/>
            <w:sz w:val="21"/>
            <w:szCs w:val="21"/>
            <w:shd w:val="clear" w:color="auto" w:fill="DEEAF6"/>
          </w:rPr>
          <w:delText>情景分析</w:delText>
        </w:r>
      </w:del>
      <w:r w:rsidRPr="00160024">
        <w:rPr>
          <w:rFonts w:ascii="微软雅黑" w:eastAsia="微软雅黑" w:hAnsi="微软雅黑" w:cs="Arial Unicode MS"/>
          <w:b/>
          <w:sz w:val="21"/>
          <w:szCs w:val="21"/>
          <w:shd w:val="clear" w:color="auto" w:fill="DEEAF6"/>
        </w:rPr>
        <w:t>：帮助温蒂实现变焦</w:t>
      </w:r>
      <w:r>
        <w:rPr>
          <w:rFonts w:ascii="微软雅黑" w:eastAsia="微软雅黑" w:hAnsi="微软雅黑" w:cs="Arial Unicode MS" w:hint="eastAsia"/>
          <w:b/>
          <w:sz w:val="21"/>
          <w:szCs w:val="21"/>
          <w:shd w:val="clear" w:color="auto" w:fill="DEEAF6"/>
        </w:rPr>
        <w:t>（1）</w:t>
      </w:r>
    </w:p>
    <w:p w14:paraId="0D4436A8"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你认为温蒂是哪种管理者？</w:t>
      </w:r>
    </w:p>
    <w:p w14:paraId="0CF18B66" w14:textId="77777777" w:rsidR="00E84112" w:rsidRPr="00160024" w:rsidRDefault="00CF3E3F" w:rsidP="00160024">
      <w:pPr>
        <w:numPr>
          <w:ilvl w:val="0"/>
          <w:numId w:val="1"/>
        </w:numPr>
        <w:spacing w:line="360" w:lineRule="exact"/>
        <w:contextualSpacing/>
        <w:rPr>
          <w:rFonts w:ascii="微软雅黑" w:eastAsia="微软雅黑" w:hAnsi="微软雅黑"/>
          <w:sz w:val="21"/>
          <w:szCs w:val="21"/>
        </w:rPr>
      </w:pPr>
      <w:r w:rsidRPr="00160024">
        <w:rPr>
          <w:rFonts w:ascii="微软雅黑" w:eastAsia="微软雅黑" w:hAnsi="微软雅黑" w:cs="Arial Unicode MS"/>
          <w:sz w:val="21"/>
          <w:szCs w:val="21"/>
        </w:rPr>
        <w:t>远距离管理者</w:t>
      </w:r>
    </w:p>
    <w:p w14:paraId="297D7CA8" w14:textId="77777777" w:rsidR="00E84112" w:rsidRPr="00160024" w:rsidRDefault="00CF3E3F" w:rsidP="00160024">
      <w:pPr>
        <w:numPr>
          <w:ilvl w:val="0"/>
          <w:numId w:val="1"/>
        </w:numPr>
        <w:spacing w:line="360" w:lineRule="exact"/>
        <w:contextualSpacing/>
        <w:rPr>
          <w:rFonts w:ascii="微软雅黑" w:eastAsia="微软雅黑" w:hAnsi="微软雅黑"/>
          <w:sz w:val="21"/>
          <w:szCs w:val="21"/>
        </w:rPr>
      </w:pPr>
      <w:r w:rsidRPr="00160024">
        <w:rPr>
          <w:rFonts w:ascii="微软雅黑" w:eastAsia="微软雅黑" w:hAnsi="微软雅黑" w:cs="Arial Unicode MS"/>
          <w:sz w:val="21"/>
          <w:szCs w:val="21"/>
        </w:rPr>
        <w:t>近距离管理者</w:t>
      </w:r>
    </w:p>
    <w:p w14:paraId="4E240023" w14:textId="77777777" w:rsidR="00E84112" w:rsidRPr="00160024" w:rsidRDefault="00CF3E3F" w:rsidP="00160024">
      <w:pPr>
        <w:numPr>
          <w:ilvl w:val="0"/>
          <w:numId w:val="1"/>
        </w:numPr>
        <w:spacing w:line="360" w:lineRule="exact"/>
        <w:contextualSpacing/>
        <w:rPr>
          <w:rFonts w:ascii="微软雅黑" w:eastAsia="微软雅黑" w:hAnsi="微软雅黑"/>
          <w:sz w:val="21"/>
          <w:szCs w:val="21"/>
        </w:rPr>
      </w:pPr>
      <w:r w:rsidRPr="00160024">
        <w:rPr>
          <w:rFonts w:ascii="微软雅黑" w:eastAsia="微软雅黑" w:hAnsi="微软雅黑" w:cs="Arial Unicode MS"/>
          <w:sz w:val="21"/>
          <w:szCs w:val="21"/>
        </w:rPr>
        <w:t>变焦管理者</w:t>
      </w:r>
    </w:p>
    <w:p w14:paraId="56262704"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【正确答案】B</w:t>
      </w:r>
    </w:p>
    <w:p w14:paraId="10B3984D"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【反馈】谢谢你的回答！我们认为温蒂是近距离管理者。</w:t>
      </w:r>
    </w:p>
    <w:p w14:paraId="697F1286" w14:textId="169E8CE4" w:rsidR="00855F10" w:rsidRPr="00855F10" w:rsidRDefault="00855F10" w:rsidP="00855F10">
      <w:pPr>
        <w:pStyle w:val="2"/>
        <w:keepNext w:val="0"/>
        <w:keepLines w:val="0"/>
        <w:spacing w:before="0" w:after="0" w:line="360" w:lineRule="exact"/>
        <w:rPr>
          <w:rFonts w:ascii="微软雅黑" w:eastAsia="微软雅黑" w:hAnsi="微软雅黑"/>
          <w:b/>
          <w:sz w:val="21"/>
          <w:szCs w:val="21"/>
          <w:shd w:val="clear" w:color="auto" w:fill="DEEAF6"/>
        </w:rPr>
      </w:pPr>
      <w:r w:rsidRPr="00160024">
        <w:rPr>
          <w:rFonts w:ascii="微软雅黑" w:eastAsia="微软雅黑" w:hAnsi="微软雅黑" w:cs="Arial Unicode MS"/>
          <w:b/>
          <w:sz w:val="21"/>
          <w:szCs w:val="21"/>
          <w:shd w:val="clear" w:color="auto" w:fill="DEEAF6"/>
        </w:rPr>
        <w:t>04U</w:t>
      </w:r>
      <w:r w:rsidR="005732D5">
        <w:rPr>
          <w:rFonts w:ascii="微软雅黑" w:eastAsia="微软雅黑" w:hAnsi="微软雅黑" w:cs="Arial Unicode MS"/>
          <w:b/>
          <w:sz w:val="21"/>
          <w:szCs w:val="21"/>
          <w:shd w:val="clear" w:color="auto" w:fill="DEEAF6"/>
        </w:rPr>
        <w:t>10</w:t>
      </w:r>
      <w:r>
        <w:rPr>
          <w:rFonts w:ascii="微软雅黑" w:eastAsia="微软雅黑" w:hAnsi="微软雅黑" w:cs="Arial Unicode MS" w:hint="eastAsia"/>
          <w:b/>
          <w:sz w:val="21"/>
          <w:szCs w:val="21"/>
          <w:shd w:val="clear" w:color="auto" w:fill="DEEAF6"/>
        </w:rPr>
        <w:t>A</w:t>
      </w:r>
      <w:r w:rsidRPr="00160024">
        <w:rPr>
          <w:rFonts w:ascii="微软雅黑" w:eastAsia="微软雅黑" w:hAnsi="微软雅黑" w:cs="Arial Unicode MS"/>
          <w:b/>
          <w:sz w:val="21"/>
          <w:szCs w:val="21"/>
          <w:shd w:val="clear" w:color="auto" w:fill="DEEAF6"/>
        </w:rPr>
        <w:t xml:space="preserve"> </w:t>
      </w:r>
      <w:ins w:id="83" w:author="Gejing Zhang" w:date="2018-08-22T09:08:00Z">
        <w:r w:rsidR="007240B5">
          <w:rPr>
            <w:rFonts w:ascii="微软雅黑" w:eastAsia="微软雅黑" w:hAnsi="微软雅黑" w:cs="Arial Unicode MS" w:hint="eastAsia"/>
            <w:b/>
            <w:sz w:val="21"/>
            <w:szCs w:val="21"/>
            <w:shd w:val="clear" w:color="auto" w:fill="DEEAF6"/>
          </w:rPr>
          <w:t>小测验</w:t>
        </w:r>
      </w:ins>
      <w:del w:id="84" w:author="Gejing Zhang" w:date="2018-08-22T09:08:00Z">
        <w:r w:rsidRPr="00160024" w:rsidDel="007240B5">
          <w:rPr>
            <w:rFonts w:ascii="微软雅黑" w:eastAsia="微软雅黑" w:hAnsi="微软雅黑" w:cs="Arial Unicode MS"/>
            <w:b/>
            <w:sz w:val="21"/>
            <w:szCs w:val="21"/>
            <w:shd w:val="clear" w:color="auto" w:fill="DEEAF6"/>
          </w:rPr>
          <w:delText>情景分析</w:delText>
        </w:r>
      </w:del>
      <w:r w:rsidRPr="00160024">
        <w:rPr>
          <w:rFonts w:ascii="微软雅黑" w:eastAsia="微软雅黑" w:hAnsi="微软雅黑" w:cs="Arial Unicode MS"/>
          <w:b/>
          <w:sz w:val="21"/>
          <w:szCs w:val="21"/>
          <w:shd w:val="clear" w:color="auto" w:fill="DEEAF6"/>
        </w:rPr>
        <w:t>：帮助温蒂实现变焦</w:t>
      </w:r>
      <w:r>
        <w:rPr>
          <w:rFonts w:ascii="微软雅黑" w:eastAsia="微软雅黑" w:hAnsi="微软雅黑" w:cs="Arial Unicode MS" w:hint="eastAsia"/>
          <w:b/>
          <w:sz w:val="21"/>
          <w:szCs w:val="21"/>
          <w:shd w:val="clear" w:color="auto" w:fill="DEEAF6"/>
        </w:rPr>
        <w:t>（</w:t>
      </w:r>
      <w:r>
        <w:rPr>
          <w:rFonts w:ascii="微软雅黑" w:eastAsia="微软雅黑" w:hAnsi="微软雅黑" w:cs="Arial Unicode MS"/>
          <w:b/>
          <w:sz w:val="21"/>
          <w:szCs w:val="21"/>
          <w:shd w:val="clear" w:color="auto" w:fill="DEEAF6"/>
        </w:rPr>
        <w:t>2</w:t>
      </w:r>
      <w:r>
        <w:rPr>
          <w:rFonts w:ascii="微软雅黑" w:eastAsia="微软雅黑" w:hAnsi="微软雅黑" w:cs="Arial Unicode MS" w:hint="eastAsia"/>
          <w:b/>
          <w:sz w:val="21"/>
          <w:szCs w:val="21"/>
          <w:shd w:val="clear" w:color="auto" w:fill="DEEAF6"/>
        </w:rPr>
        <w:t>）</w:t>
      </w:r>
    </w:p>
    <w:p w14:paraId="29AD1D82"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你认为温蒂这样的近距离管理有什么问题？</w:t>
      </w:r>
    </w:p>
    <w:tbl>
      <w:tblPr>
        <w:tblStyle w:val="af0"/>
        <w:tblW w:w="852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8520"/>
      </w:tblGrid>
      <w:tr w:rsidR="00E84112" w:rsidRPr="00160024" w14:paraId="3DE9AC00" w14:textId="77777777">
        <w:trPr>
          <w:trHeight w:val="820"/>
        </w:trPr>
        <w:tc>
          <w:tcPr>
            <w:tcW w:w="8520" w:type="dxa"/>
            <w:tcBorders>
              <w:top w:val="single" w:sz="7" w:space="0" w:color="000000"/>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7151DAD7"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p w14:paraId="6C456968"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r>
    </w:tbl>
    <w:p w14:paraId="48784129"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【反馈】温蒂非常注重她下属的想法，在下属提出个人需求时，她立马为他行了方便。在这个案例中，温蒂的近距离管理会使白</w:t>
      </w:r>
      <w:proofErr w:type="gramStart"/>
      <w:r w:rsidRPr="00160024">
        <w:rPr>
          <w:rFonts w:ascii="微软雅黑" w:eastAsia="微软雅黑" w:hAnsi="微软雅黑" w:cs="Arial Unicode MS"/>
          <w:sz w:val="21"/>
          <w:szCs w:val="21"/>
        </w:rPr>
        <w:t>瑞无法</w:t>
      </w:r>
      <w:proofErr w:type="gramEnd"/>
      <w:r w:rsidRPr="00160024">
        <w:rPr>
          <w:rFonts w:ascii="微软雅黑" w:eastAsia="微软雅黑" w:hAnsi="微软雅黑" w:cs="Arial Unicode MS"/>
          <w:sz w:val="21"/>
          <w:szCs w:val="21"/>
        </w:rPr>
        <w:t>提高自己的专业水平，无法从根本上解决销售碰壁、业绩不佳的问题。</w:t>
      </w:r>
    </w:p>
    <w:p w14:paraId="48688E79" w14:textId="5B8FBB20" w:rsidR="00E84112" w:rsidRPr="00855F10" w:rsidRDefault="00855F10" w:rsidP="00855F10">
      <w:pPr>
        <w:pStyle w:val="2"/>
        <w:keepNext w:val="0"/>
        <w:keepLines w:val="0"/>
        <w:spacing w:before="0" w:after="0" w:line="360" w:lineRule="exact"/>
        <w:rPr>
          <w:rFonts w:ascii="微软雅黑" w:eastAsia="微软雅黑" w:hAnsi="微软雅黑"/>
          <w:b/>
          <w:sz w:val="21"/>
          <w:szCs w:val="21"/>
          <w:shd w:val="clear" w:color="auto" w:fill="DEEAF6"/>
        </w:rPr>
      </w:pPr>
      <w:bookmarkStart w:id="85" w:name="_GoBack"/>
      <w:r w:rsidRPr="00160024">
        <w:rPr>
          <w:rFonts w:ascii="微软雅黑" w:eastAsia="微软雅黑" w:hAnsi="微软雅黑" w:cs="Arial Unicode MS"/>
          <w:b/>
          <w:sz w:val="21"/>
          <w:szCs w:val="21"/>
          <w:shd w:val="clear" w:color="auto" w:fill="DEEAF6"/>
        </w:rPr>
        <w:t>04U</w:t>
      </w:r>
      <w:r>
        <w:rPr>
          <w:rFonts w:ascii="微软雅黑" w:eastAsia="微软雅黑" w:hAnsi="微软雅黑" w:cs="Arial Unicode MS"/>
          <w:b/>
          <w:sz w:val="21"/>
          <w:szCs w:val="21"/>
          <w:shd w:val="clear" w:color="auto" w:fill="DEEAF6"/>
        </w:rPr>
        <w:t>1</w:t>
      </w:r>
      <w:r w:rsidR="005732D5">
        <w:rPr>
          <w:rFonts w:ascii="微软雅黑" w:eastAsia="微软雅黑" w:hAnsi="微软雅黑" w:cs="Arial Unicode MS"/>
          <w:b/>
          <w:sz w:val="21"/>
          <w:szCs w:val="21"/>
          <w:shd w:val="clear" w:color="auto" w:fill="DEEAF6"/>
        </w:rPr>
        <w:t>1</w:t>
      </w:r>
      <w:r>
        <w:rPr>
          <w:rFonts w:ascii="微软雅黑" w:eastAsia="微软雅黑" w:hAnsi="微软雅黑" w:cs="Arial Unicode MS" w:hint="eastAsia"/>
          <w:b/>
          <w:sz w:val="21"/>
          <w:szCs w:val="21"/>
          <w:shd w:val="clear" w:color="auto" w:fill="DEEAF6"/>
        </w:rPr>
        <w:t>A</w:t>
      </w:r>
      <w:r w:rsidRPr="00160024">
        <w:rPr>
          <w:rFonts w:ascii="微软雅黑" w:eastAsia="微软雅黑" w:hAnsi="微软雅黑" w:cs="Arial Unicode MS"/>
          <w:b/>
          <w:sz w:val="21"/>
          <w:szCs w:val="21"/>
          <w:shd w:val="clear" w:color="auto" w:fill="DEEAF6"/>
        </w:rPr>
        <w:t xml:space="preserve"> </w:t>
      </w:r>
      <w:ins w:id="86" w:author="Gejing Zhang" w:date="2018-08-22T09:08:00Z">
        <w:r w:rsidR="007240B5">
          <w:rPr>
            <w:rFonts w:ascii="微软雅黑" w:eastAsia="微软雅黑" w:hAnsi="微软雅黑" w:cs="Arial Unicode MS" w:hint="eastAsia"/>
            <w:b/>
            <w:sz w:val="21"/>
            <w:szCs w:val="21"/>
            <w:shd w:val="clear" w:color="auto" w:fill="DEEAF6"/>
          </w:rPr>
          <w:t>小测验</w:t>
        </w:r>
      </w:ins>
      <w:del w:id="87" w:author="Gejing Zhang" w:date="2018-08-22T09:08:00Z">
        <w:r w:rsidRPr="00160024" w:rsidDel="007240B5">
          <w:rPr>
            <w:rFonts w:ascii="微软雅黑" w:eastAsia="微软雅黑" w:hAnsi="微软雅黑" w:cs="Arial Unicode MS"/>
            <w:b/>
            <w:sz w:val="21"/>
            <w:szCs w:val="21"/>
            <w:shd w:val="clear" w:color="auto" w:fill="DEEAF6"/>
          </w:rPr>
          <w:delText>情景分析</w:delText>
        </w:r>
      </w:del>
      <w:r w:rsidRPr="00160024">
        <w:rPr>
          <w:rFonts w:ascii="微软雅黑" w:eastAsia="微软雅黑" w:hAnsi="微软雅黑" w:cs="Arial Unicode MS"/>
          <w:b/>
          <w:sz w:val="21"/>
          <w:szCs w:val="21"/>
          <w:shd w:val="clear" w:color="auto" w:fill="DEEAF6"/>
        </w:rPr>
        <w:t>：帮助温蒂实现变焦</w:t>
      </w:r>
      <w:r>
        <w:rPr>
          <w:rFonts w:ascii="微软雅黑" w:eastAsia="微软雅黑" w:hAnsi="微软雅黑" w:cs="Arial Unicode MS" w:hint="eastAsia"/>
          <w:b/>
          <w:sz w:val="21"/>
          <w:szCs w:val="21"/>
          <w:shd w:val="clear" w:color="auto" w:fill="DEEAF6"/>
        </w:rPr>
        <w:t>（</w:t>
      </w:r>
      <w:r>
        <w:rPr>
          <w:rFonts w:ascii="微软雅黑" w:eastAsia="微软雅黑" w:hAnsi="微软雅黑" w:cs="Arial Unicode MS"/>
          <w:b/>
          <w:sz w:val="21"/>
          <w:szCs w:val="21"/>
          <w:shd w:val="clear" w:color="auto" w:fill="DEEAF6"/>
        </w:rPr>
        <w:t>3</w:t>
      </w:r>
      <w:r>
        <w:rPr>
          <w:rFonts w:ascii="微软雅黑" w:eastAsia="微软雅黑" w:hAnsi="微软雅黑" w:cs="Arial Unicode MS" w:hint="eastAsia"/>
          <w:b/>
          <w:sz w:val="21"/>
          <w:szCs w:val="21"/>
          <w:shd w:val="clear" w:color="auto" w:fill="DEEAF6"/>
        </w:rPr>
        <w:t>）</w:t>
      </w:r>
    </w:p>
    <w:bookmarkEnd w:id="85"/>
    <w:p w14:paraId="6E2E83DB"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请你运用变焦法切换视角，帮助温蒂分析如何解决销售碰壁的问题。</w:t>
      </w:r>
    </w:p>
    <w:tbl>
      <w:tblPr>
        <w:tblStyle w:val="af1"/>
        <w:tblW w:w="852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8520"/>
      </w:tblGrid>
      <w:tr w:rsidR="00E84112" w:rsidRPr="00160024" w14:paraId="34AF2EDF" w14:textId="77777777">
        <w:trPr>
          <w:trHeight w:val="820"/>
        </w:trPr>
        <w:tc>
          <w:tcPr>
            <w:tcW w:w="8520" w:type="dxa"/>
            <w:tcBorders>
              <w:top w:val="single" w:sz="7" w:space="0" w:color="000000"/>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098568D7"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p w14:paraId="5E13B261"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sz w:val="21"/>
                <w:szCs w:val="21"/>
              </w:rPr>
              <w:t xml:space="preserve"> </w:t>
            </w:r>
          </w:p>
        </w:tc>
      </w:tr>
    </w:tbl>
    <w:p w14:paraId="3FA5EF9D"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【反馈】谢谢你的回答。温蒂可以切换为远距离视角，明确目前公司的主要目标是在竞争繁多的市场中站住脚跟，这时候不应当一味根据员工的个人情况做退让。对销售来说，他们急需提高专</w:t>
      </w:r>
      <w:r w:rsidRPr="00160024">
        <w:rPr>
          <w:rFonts w:ascii="微软雅黑" w:eastAsia="微软雅黑" w:hAnsi="微软雅黑" w:cs="Arial Unicode MS"/>
          <w:sz w:val="21"/>
          <w:szCs w:val="21"/>
        </w:rPr>
        <w:lastRenderedPageBreak/>
        <w:t>业素养。除了公司内部的交流培训外，温蒂可以调远焦距，由销售个体转移到部门的人员结构框架，可以考虑招收更</w:t>
      </w:r>
      <w:r w:rsidR="00160024">
        <w:rPr>
          <w:rFonts w:ascii="微软雅黑" w:eastAsia="微软雅黑" w:hAnsi="微软雅黑" w:cs="Arial Unicode MS"/>
          <w:sz w:val="21"/>
          <w:szCs w:val="21"/>
        </w:rPr>
        <w:t>有进取意识</w:t>
      </w:r>
      <w:r w:rsidR="00160024">
        <w:rPr>
          <w:rFonts w:ascii="微软雅黑" w:eastAsia="微软雅黑" w:hAnsi="微软雅黑" w:cs="Arial Unicode MS" w:hint="eastAsia"/>
          <w:sz w:val="21"/>
          <w:szCs w:val="21"/>
        </w:rPr>
        <w:t>、</w:t>
      </w:r>
      <w:r w:rsidR="00160024">
        <w:rPr>
          <w:rFonts w:ascii="微软雅黑" w:eastAsia="微软雅黑" w:hAnsi="微软雅黑" w:cs="Arial Unicode MS"/>
          <w:sz w:val="21"/>
          <w:szCs w:val="21"/>
        </w:rPr>
        <w:t>甚至更具行业知识</w:t>
      </w:r>
      <w:r w:rsidRPr="00160024">
        <w:rPr>
          <w:rFonts w:ascii="微软雅黑" w:eastAsia="微软雅黑" w:hAnsi="微软雅黑" w:cs="Arial Unicode MS"/>
          <w:sz w:val="21"/>
          <w:szCs w:val="21"/>
        </w:rPr>
        <w:t>的新销售，适当增加</w:t>
      </w:r>
      <w:proofErr w:type="gramStart"/>
      <w:r w:rsidRPr="00160024">
        <w:rPr>
          <w:rFonts w:ascii="微软雅黑" w:eastAsia="微软雅黑" w:hAnsi="微软雅黑" w:cs="Arial Unicode MS"/>
          <w:sz w:val="21"/>
          <w:szCs w:val="21"/>
        </w:rPr>
        <w:t>老销售</w:t>
      </w:r>
      <w:proofErr w:type="gramEnd"/>
      <w:r w:rsidRPr="00160024">
        <w:rPr>
          <w:rFonts w:ascii="微软雅黑" w:eastAsia="微软雅黑" w:hAnsi="微软雅黑" w:cs="Arial Unicode MS"/>
          <w:sz w:val="21"/>
          <w:szCs w:val="21"/>
        </w:rPr>
        <w:t>的危机感，以此搅</w:t>
      </w:r>
      <w:proofErr w:type="gramStart"/>
      <w:r w:rsidRPr="00160024">
        <w:rPr>
          <w:rFonts w:ascii="微软雅黑" w:eastAsia="微软雅黑" w:hAnsi="微软雅黑" w:cs="Arial Unicode MS"/>
          <w:sz w:val="21"/>
          <w:szCs w:val="21"/>
        </w:rPr>
        <w:t>活这</w:t>
      </w:r>
      <w:proofErr w:type="gramEnd"/>
      <w:r w:rsidRPr="00160024">
        <w:rPr>
          <w:rFonts w:ascii="微软雅黑" w:eastAsia="微软雅黑" w:hAnsi="微软雅黑" w:cs="Arial Unicode MS"/>
          <w:sz w:val="21"/>
          <w:szCs w:val="21"/>
        </w:rPr>
        <w:t>个“养老俱乐部”。</w:t>
      </w:r>
    </w:p>
    <w:p w14:paraId="5BE62244" w14:textId="0018A51E"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88" w:name="_vpggwiaphgvw" w:colFirst="0" w:colLast="0"/>
      <w:bookmarkStart w:id="89" w:name="_Hlk518635661"/>
      <w:bookmarkEnd w:id="88"/>
      <w:r w:rsidRPr="00160024">
        <w:rPr>
          <w:rFonts w:ascii="微软雅黑" w:eastAsia="微软雅黑" w:hAnsi="微软雅黑" w:cs="Arial Unicode MS"/>
          <w:b/>
          <w:sz w:val="21"/>
          <w:szCs w:val="21"/>
          <w:shd w:val="clear" w:color="auto" w:fill="DEEAF6"/>
        </w:rPr>
        <w:t>04U</w:t>
      </w:r>
      <w:r w:rsidR="00855F10">
        <w:rPr>
          <w:rFonts w:ascii="微软雅黑" w:eastAsia="微软雅黑" w:hAnsi="微软雅黑" w:cs="Arial Unicode MS"/>
          <w:b/>
          <w:sz w:val="21"/>
          <w:szCs w:val="21"/>
          <w:shd w:val="clear" w:color="auto" w:fill="DEEAF6"/>
        </w:rPr>
        <w:t>1</w:t>
      </w:r>
      <w:r w:rsidR="005732D5">
        <w:rPr>
          <w:rFonts w:ascii="微软雅黑" w:eastAsia="微软雅黑" w:hAnsi="微软雅黑" w:cs="Arial Unicode MS"/>
          <w:b/>
          <w:sz w:val="21"/>
          <w:szCs w:val="21"/>
          <w:shd w:val="clear" w:color="auto" w:fill="DEEAF6"/>
        </w:rPr>
        <w:t>2</w:t>
      </w:r>
      <w:r w:rsidRPr="00160024">
        <w:rPr>
          <w:rFonts w:ascii="微软雅黑" w:eastAsia="微软雅黑" w:hAnsi="微软雅黑" w:cs="Arial Unicode MS"/>
          <w:b/>
          <w:sz w:val="21"/>
          <w:szCs w:val="21"/>
          <w:shd w:val="clear" w:color="auto" w:fill="DEEAF6"/>
        </w:rPr>
        <w:t xml:space="preserve"> 案例：温蒂找到解决成单率低的措施</w:t>
      </w:r>
    </w:p>
    <w:p w14:paraId="26BD6871" w14:textId="77777777" w:rsidR="00651B02" w:rsidRDefault="00CF3E3F" w:rsidP="00160024">
      <w:pPr>
        <w:spacing w:line="360" w:lineRule="exact"/>
        <w:rPr>
          <w:rFonts w:ascii="微软雅黑" w:eastAsia="微软雅黑" w:hAnsi="微软雅黑" w:cs="Arial Unicode MS"/>
          <w:sz w:val="21"/>
          <w:szCs w:val="21"/>
        </w:rPr>
      </w:pPr>
      <w:r w:rsidRPr="00160024">
        <w:rPr>
          <w:rFonts w:ascii="微软雅黑" w:eastAsia="微软雅黑" w:hAnsi="微软雅黑" w:cs="Arial Unicode MS"/>
          <w:sz w:val="21"/>
          <w:szCs w:val="21"/>
        </w:rPr>
        <w:t>通过四大问题、情绪反思和变焦法，我们发现</w:t>
      </w:r>
      <w:r w:rsidR="00160024">
        <w:rPr>
          <w:rFonts w:ascii="微软雅黑" w:eastAsia="微软雅黑" w:hAnsi="微软雅黑" w:cs="Arial Unicode MS"/>
          <w:sz w:val="21"/>
          <w:szCs w:val="21"/>
        </w:rPr>
        <w:t>制作宣传册</w:t>
      </w:r>
      <w:r w:rsidR="00160024">
        <w:rPr>
          <w:rFonts w:ascii="微软雅黑" w:eastAsia="微软雅黑" w:hAnsi="微软雅黑" w:cs="Arial Unicode MS" w:hint="eastAsia"/>
          <w:sz w:val="21"/>
          <w:szCs w:val="21"/>
        </w:rPr>
        <w:t>、</w:t>
      </w:r>
      <w:r w:rsidR="00160024">
        <w:rPr>
          <w:rFonts w:ascii="微软雅黑" w:eastAsia="微软雅黑" w:hAnsi="微软雅黑" w:cs="Arial Unicode MS"/>
          <w:sz w:val="21"/>
          <w:szCs w:val="21"/>
        </w:rPr>
        <w:t>重做网站并不能解决</w:t>
      </w:r>
      <w:r w:rsidRPr="00160024">
        <w:rPr>
          <w:rFonts w:ascii="微软雅黑" w:eastAsia="微软雅黑" w:hAnsi="微软雅黑" w:cs="Arial Unicode MS"/>
          <w:sz w:val="21"/>
          <w:szCs w:val="21"/>
        </w:rPr>
        <w:t>销售</w:t>
      </w:r>
      <w:r w:rsidR="00160024">
        <w:rPr>
          <w:rFonts w:ascii="微软雅黑" w:eastAsia="微软雅黑" w:hAnsi="微软雅黑" w:cs="Arial Unicode MS"/>
          <w:sz w:val="21"/>
          <w:szCs w:val="21"/>
        </w:rPr>
        <w:t>在外屡屡碰壁、成单</w:t>
      </w:r>
      <w:r w:rsidRPr="00160024">
        <w:rPr>
          <w:rFonts w:ascii="微软雅黑" w:eastAsia="微软雅黑" w:hAnsi="微软雅黑" w:cs="Arial Unicode MS"/>
          <w:sz w:val="21"/>
          <w:szCs w:val="21"/>
        </w:rPr>
        <w:t>率低的根本问题</w:t>
      </w:r>
      <w:r w:rsidR="00160024">
        <w:rPr>
          <w:rFonts w:ascii="微软雅黑" w:eastAsia="微软雅黑" w:hAnsi="微软雅黑" w:cs="Arial Unicode MS" w:hint="eastAsia"/>
          <w:sz w:val="21"/>
          <w:szCs w:val="21"/>
        </w:rPr>
        <w:t>。要解决这个问题，关键</w:t>
      </w:r>
      <w:r w:rsidRPr="00160024">
        <w:rPr>
          <w:rFonts w:ascii="微软雅黑" w:eastAsia="微软雅黑" w:hAnsi="微软雅黑" w:cs="Arial Unicode MS"/>
          <w:sz w:val="21"/>
          <w:szCs w:val="21"/>
        </w:rPr>
        <w:t>在于</w:t>
      </w:r>
      <w:r w:rsidR="00160024">
        <w:rPr>
          <w:rFonts w:ascii="微软雅黑" w:eastAsia="微软雅黑" w:hAnsi="微软雅黑" w:cs="Arial Unicode MS"/>
          <w:sz w:val="21"/>
          <w:szCs w:val="21"/>
        </w:rPr>
        <w:t>提升销售人员的专业性</w:t>
      </w:r>
      <w:r w:rsidRPr="00160024">
        <w:rPr>
          <w:rFonts w:ascii="微软雅黑" w:eastAsia="微软雅黑" w:hAnsi="微软雅黑" w:cs="Arial Unicode MS"/>
          <w:sz w:val="21"/>
          <w:szCs w:val="21"/>
        </w:rPr>
        <w:t>，</w:t>
      </w:r>
      <w:r w:rsidR="00160024">
        <w:rPr>
          <w:rFonts w:ascii="微软雅黑" w:eastAsia="微软雅黑" w:hAnsi="微软雅黑" w:cs="Arial Unicode MS"/>
          <w:sz w:val="21"/>
          <w:szCs w:val="21"/>
        </w:rPr>
        <w:t>除了研发部开展销售培训</w:t>
      </w:r>
      <w:r w:rsidR="00160024">
        <w:rPr>
          <w:rFonts w:ascii="微软雅黑" w:eastAsia="微软雅黑" w:hAnsi="微软雅黑" w:cs="Arial Unicode MS" w:hint="eastAsia"/>
          <w:sz w:val="21"/>
          <w:szCs w:val="21"/>
        </w:rPr>
        <w:t>，</w:t>
      </w:r>
      <w:r w:rsidR="00160024">
        <w:rPr>
          <w:rFonts w:ascii="微软雅黑" w:eastAsia="微软雅黑" w:hAnsi="微软雅黑" w:cs="Arial Unicode MS"/>
          <w:sz w:val="21"/>
          <w:szCs w:val="21"/>
        </w:rPr>
        <w:t>增进销售对产品的理解外</w:t>
      </w:r>
      <w:r w:rsidR="00160024">
        <w:rPr>
          <w:rFonts w:ascii="微软雅黑" w:eastAsia="微软雅黑" w:hAnsi="微软雅黑" w:cs="Arial Unicode MS" w:hint="eastAsia"/>
          <w:sz w:val="21"/>
          <w:szCs w:val="21"/>
        </w:rPr>
        <w:t>，</w:t>
      </w:r>
      <w:r w:rsidR="00160024">
        <w:rPr>
          <w:rFonts w:ascii="微软雅黑" w:eastAsia="微软雅黑" w:hAnsi="微软雅黑" w:cs="Arial Unicode MS"/>
          <w:sz w:val="21"/>
          <w:szCs w:val="21"/>
        </w:rPr>
        <w:t>还可以通过招收更有专业背景的新销售</w:t>
      </w:r>
      <w:r w:rsidR="00160024">
        <w:rPr>
          <w:rFonts w:ascii="微软雅黑" w:eastAsia="微软雅黑" w:hAnsi="微软雅黑" w:cs="Arial Unicode MS" w:hint="eastAsia"/>
          <w:sz w:val="21"/>
          <w:szCs w:val="21"/>
        </w:rPr>
        <w:t>，</w:t>
      </w:r>
      <w:r w:rsidR="00160024">
        <w:rPr>
          <w:rFonts w:ascii="微软雅黑" w:eastAsia="微软雅黑" w:hAnsi="微软雅黑" w:cs="Arial Unicode MS"/>
          <w:sz w:val="21"/>
          <w:szCs w:val="21"/>
        </w:rPr>
        <w:t>来带动整个销售部的氛围</w:t>
      </w:r>
      <w:r w:rsidR="00160024">
        <w:rPr>
          <w:rFonts w:ascii="微软雅黑" w:eastAsia="微软雅黑" w:hAnsi="微软雅黑" w:cs="Arial Unicode MS" w:hint="eastAsia"/>
          <w:sz w:val="21"/>
          <w:szCs w:val="21"/>
        </w:rPr>
        <w:t>。</w:t>
      </w:r>
    </w:p>
    <w:bookmarkEnd w:id="89"/>
    <w:p w14:paraId="4B5C7371" w14:textId="77777777" w:rsidR="00651B02" w:rsidRPr="00651B02" w:rsidRDefault="00651B02" w:rsidP="00160024">
      <w:pPr>
        <w:spacing w:line="360" w:lineRule="exact"/>
        <w:rPr>
          <w:rFonts w:ascii="微软雅黑" w:eastAsia="微软雅黑" w:hAnsi="微软雅黑" w:cs="Arial Unicode MS"/>
          <w:sz w:val="21"/>
          <w:szCs w:val="21"/>
        </w:rPr>
      </w:pPr>
    </w:p>
    <w:p w14:paraId="34C59F53" w14:textId="77777777" w:rsidR="00E84112" w:rsidRPr="00160024" w:rsidRDefault="00CF3E3F" w:rsidP="00160024">
      <w:pPr>
        <w:pStyle w:val="1"/>
        <w:keepNext w:val="0"/>
        <w:keepLines w:val="0"/>
        <w:spacing w:before="0" w:after="0" w:line="360" w:lineRule="exact"/>
        <w:rPr>
          <w:rFonts w:ascii="微软雅黑" w:eastAsia="微软雅黑" w:hAnsi="微软雅黑"/>
          <w:b/>
          <w:sz w:val="21"/>
          <w:szCs w:val="21"/>
          <w:shd w:val="clear" w:color="auto" w:fill="5B9BD5"/>
        </w:rPr>
      </w:pPr>
      <w:bookmarkStart w:id="90" w:name="_w2oan4i8mxn0" w:colFirst="0" w:colLast="0"/>
      <w:bookmarkStart w:id="91" w:name="_Hlk518635673"/>
      <w:bookmarkEnd w:id="90"/>
      <w:r w:rsidRPr="00160024">
        <w:rPr>
          <w:rFonts w:ascii="微软雅黑" w:eastAsia="微软雅黑" w:hAnsi="微软雅黑" w:cs="Arial Unicode MS"/>
          <w:b/>
          <w:sz w:val="21"/>
          <w:szCs w:val="21"/>
          <w:shd w:val="clear" w:color="auto" w:fill="5B9BD5"/>
        </w:rPr>
        <w:t xml:space="preserve">05U </w:t>
      </w:r>
      <w:proofErr w:type="gramStart"/>
      <w:r w:rsidRPr="00160024">
        <w:rPr>
          <w:rFonts w:ascii="微软雅黑" w:eastAsia="微软雅黑" w:hAnsi="微软雅黑" w:cs="Arial Unicode MS"/>
          <w:b/>
          <w:sz w:val="21"/>
          <w:szCs w:val="21"/>
          <w:shd w:val="clear" w:color="auto" w:fill="5B9BD5"/>
        </w:rPr>
        <w:t>课末总结</w:t>
      </w:r>
      <w:proofErr w:type="gramEnd"/>
    </w:p>
    <w:p w14:paraId="1C7E14DD" w14:textId="77777777"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92" w:name="_mq6kgorywz10" w:colFirst="0" w:colLast="0"/>
      <w:bookmarkEnd w:id="92"/>
      <w:r w:rsidRPr="00160024">
        <w:rPr>
          <w:rFonts w:ascii="微软雅黑" w:eastAsia="微软雅黑" w:hAnsi="微软雅黑" w:cs="Arial Unicode MS"/>
          <w:b/>
          <w:sz w:val="21"/>
          <w:szCs w:val="21"/>
          <w:shd w:val="clear" w:color="auto" w:fill="DEEAF6"/>
        </w:rPr>
        <w:t>05U01 课程小结</w:t>
      </w:r>
    </w:p>
    <w:p w14:paraId="2BF3105E"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本课即将结束，让我们一起回顾一下这节课的主要知识点。</w:t>
      </w:r>
    </w:p>
    <w:p w14:paraId="26C7B4D3"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在这节课中，我们首先剖析了管理者和其所在团队缺乏批判性思维的征兆，征兆包括异常忙碌，加班不断；管理者主观消极，缺乏对员工的肯定；管理者对自己的定位局限于团队代言人，无法超越个人、团队目标，形成大局意识。</w:t>
      </w:r>
    </w:p>
    <w:p w14:paraId="5670D1DA"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想要营造批判性思维，管理者首先应当以身作则。在课程中，我们介绍了三种培养管理者批判性思维的方法，它们包括：</w:t>
      </w:r>
    </w:p>
    <w:p w14:paraId="412F71CF" w14:textId="77777777" w:rsidR="00E84112" w:rsidRPr="00160024" w:rsidRDefault="00CF3E3F" w:rsidP="00160024">
      <w:pPr>
        <w:numPr>
          <w:ilvl w:val="0"/>
          <w:numId w:val="3"/>
        </w:numPr>
        <w:spacing w:line="360" w:lineRule="exact"/>
        <w:contextualSpacing/>
        <w:rPr>
          <w:rFonts w:ascii="微软雅黑" w:eastAsia="微软雅黑" w:hAnsi="微软雅黑"/>
          <w:sz w:val="21"/>
          <w:szCs w:val="21"/>
        </w:rPr>
      </w:pPr>
      <w:r w:rsidRPr="00160024">
        <w:rPr>
          <w:rFonts w:ascii="微软雅黑" w:eastAsia="微软雅黑" w:hAnsi="微软雅黑" w:cs="Arial Unicode MS"/>
          <w:sz w:val="21"/>
          <w:szCs w:val="21"/>
        </w:rPr>
        <w:t>四大问题评估情境</w:t>
      </w:r>
    </w:p>
    <w:p w14:paraId="542DF554" w14:textId="77777777" w:rsidR="00E84112" w:rsidRPr="00160024" w:rsidRDefault="00CF3E3F" w:rsidP="00160024">
      <w:pPr>
        <w:numPr>
          <w:ilvl w:val="0"/>
          <w:numId w:val="3"/>
        </w:numPr>
        <w:spacing w:line="360" w:lineRule="exact"/>
        <w:contextualSpacing/>
        <w:rPr>
          <w:rFonts w:ascii="微软雅黑" w:eastAsia="微软雅黑" w:hAnsi="微软雅黑"/>
          <w:sz w:val="21"/>
          <w:szCs w:val="21"/>
        </w:rPr>
      </w:pPr>
      <w:r w:rsidRPr="00160024">
        <w:rPr>
          <w:rFonts w:ascii="微软雅黑" w:eastAsia="微软雅黑" w:hAnsi="微软雅黑" w:cs="Arial Unicode MS"/>
          <w:sz w:val="21"/>
          <w:szCs w:val="21"/>
        </w:rPr>
        <w:t>审视自己的情绪</w:t>
      </w:r>
    </w:p>
    <w:p w14:paraId="02297D46" w14:textId="77777777" w:rsidR="00E84112" w:rsidRPr="00160024" w:rsidRDefault="00CF3E3F" w:rsidP="00160024">
      <w:pPr>
        <w:numPr>
          <w:ilvl w:val="0"/>
          <w:numId w:val="3"/>
        </w:numPr>
        <w:spacing w:line="360" w:lineRule="exact"/>
        <w:contextualSpacing/>
        <w:rPr>
          <w:rFonts w:ascii="微软雅黑" w:eastAsia="微软雅黑" w:hAnsi="微软雅黑"/>
          <w:sz w:val="21"/>
          <w:szCs w:val="21"/>
        </w:rPr>
      </w:pPr>
      <w:r w:rsidRPr="00160024">
        <w:rPr>
          <w:rFonts w:ascii="微软雅黑" w:eastAsia="微软雅黑" w:hAnsi="微软雅黑" w:cs="Arial Unicode MS"/>
          <w:sz w:val="21"/>
          <w:szCs w:val="21"/>
        </w:rPr>
        <w:t>变焦法打破局限。</w:t>
      </w:r>
    </w:p>
    <w:p w14:paraId="0CB78D2C" w14:textId="77777777" w:rsidR="00E84112" w:rsidRDefault="00CF3E3F" w:rsidP="00160024">
      <w:pPr>
        <w:spacing w:line="360" w:lineRule="exact"/>
        <w:rPr>
          <w:rFonts w:ascii="微软雅黑" w:eastAsia="微软雅黑" w:hAnsi="微软雅黑" w:cs="Arial Unicode MS"/>
          <w:sz w:val="21"/>
          <w:szCs w:val="21"/>
        </w:rPr>
      </w:pPr>
      <w:r w:rsidRPr="00160024">
        <w:rPr>
          <w:rFonts w:ascii="微软雅黑" w:eastAsia="微软雅黑" w:hAnsi="微软雅黑" w:cs="Arial Unicode MS"/>
          <w:sz w:val="21"/>
          <w:szCs w:val="21"/>
        </w:rPr>
        <w:t>希望你能够在工作中灵活运用这些方法，培养自己的批判性思维能力，从而更好地解决问题、做出决策！</w:t>
      </w:r>
    </w:p>
    <w:bookmarkEnd w:id="91"/>
    <w:p w14:paraId="78AF80F0" w14:textId="77777777" w:rsidR="00651B02" w:rsidRPr="00160024" w:rsidRDefault="00651B02" w:rsidP="00160024">
      <w:pPr>
        <w:spacing w:line="360" w:lineRule="exact"/>
        <w:rPr>
          <w:rFonts w:ascii="微软雅黑" w:eastAsia="微软雅黑" w:hAnsi="微软雅黑"/>
          <w:sz w:val="21"/>
          <w:szCs w:val="21"/>
        </w:rPr>
      </w:pPr>
    </w:p>
    <w:p w14:paraId="7FF2719B" w14:textId="77777777" w:rsidR="00E84112" w:rsidRPr="00160024" w:rsidRDefault="00CF3E3F" w:rsidP="00160024">
      <w:pPr>
        <w:pStyle w:val="1"/>
        <w:keepNext w:val="0"/>
        <w:keepLines w:val="0"/>
        <w:spacing w:before="0" w:after="0" w:line="360" w:lineRule="exact"/>
        <w:rPr>
          <w:rFonts w:ascii="微软雅黑" w:eastAsia="微软雅黑" w:hAnsi="微软雅黑"/>
          <w:b/>
          <w:sz w:val="21"/>
          <w:szCs w:val="21"/>
          <w:shd w:val="clear" w:color="auto" w:fill="5B9BD5"/>
        </w:rPr>
      </w:pPr>
      <w:bookmarkStart w:id="93" w:name="_24tmdcvv5mmc" w:colFirst="0" w:colLast="0"/>
      <w:bookmarkEnd w:id="93"/>
      <w:r w:rsidRPr="00160024">
        <w:rPr>
          <w:rFonts w:ascii="微软雅黑" w:eastAsia="微软雅黑" w:hAnsi="微软雅黑" w:cs="Arial Unicode MS"/>
          <w:b/>
          <w:sz w:val="21"/>
          <w:szCs w:val="21"/>
          <w:shd w:val="clear" w:color="auto" w:fill="5B9BD5"/>
        </w:rPr>
        <w:t>06U 学以致用</w:t>
      </w:r>
    </w:p>
    <w:p w14:paraId="12FD5719" w14:textId="77777777" w:rsidR="00E84112" w:rsidRPr="00160024" w:rsidRDefault="00CF3E3F" w:rsidP="00160024">
      <w:pPr>
        <w:pStyle w:val="2"/>
        <w:keepNext w:val="0"/>
        <w:keepLines w:val="0"/>
        <w:spacing w:before="0" w:after="0" w:line="360" w:lineRule="exact"/>
        <w:rPr>
          <w:rFonts w:ascii="微软雅黑" w:eastAsia="微软雅黑" w:hAnsi="微软雅黑"/>
          <w:b/>
          <w:sz w:val="21"/>
          <w:szCs w:val="21"/>
          <w:shd w:val="clear" w:color="auto" w:fill="DEEAF6"/>
        </w:rPr>
      </w:pPr>
      <w:bookmarkStart w:id="94" w:name="_cekotqmded0p" w:colFirst="0" w:colLast="0"/>
      <w:bookmarkEnd w:id="94"/>
      <w:r w:rsidRPr="00160024">
        <w:rPr>
          <w:rFonts w:ascii="微软雅黑" w:eastAsia="微软雅黑" w:hAnsi="微软雅黑" w:cs="Arial Unicode MS"/>
          <w:b/>
          <w:sz w:val="21"/>
          <w:szCs w:val="21"/>
          <w:shd w:val="clear" w:color="auto" w:fill="DEEAF6"/>
        </w:rPr>
        <w:t>06U01A 小测验：你在工作中如何运用三大方法？</w:t>
      </w:r>
    </w:p>
    <w:p w14:paraId="1C032370"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批判思维能力对每个管理者来说都至关重要。请你回顾过去三个月你的工作情况，你和你的团队是否缺乏批判性思维？通过本课程的学习，你有何启发？你将如何在你的工作中运用培养批判性思维的方法，更好地解决问题或合理决策？</w:t>
      </w:r>
    </w:p>
    <w:tbl>
      <w:tblPr>
        <w:tblStyle w:val="af2"/>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E84112" w:rsidRPr="00160024" w14:paraId="68BCB299" w14:textId="77777777">
        <w:tc>
          <w:tcPr>
            <w:tcW w:w="9026" w:type="dxa"/>
            <w:shd w:val="clear" w:color="auto" w:fill="auto"/>
            <w:tcMar>
              <w:top w:w="100" w:type="dxa"/>
              <w:left w:w="100" w:type="dxa"/>
              <w:bottom w:w="100" w:type="dxa"/>
              <w:right w:w="100" w:type="dxa"/>
            </w:tcMar>
          </w:tcPr>
          <w:p w14:paraId="3F7352DC" w14:textId="77777777" w:rsidR="00E84112" w:rsidRPr="00160024" w:rsidRDefault="00E84112" w:rsidP="00160024">
            <w:pPr>
              <w:widowControl w:val="0"/>
              <w:spacing w:line="360" w:lineRule="exact"/>
              <w:rPr>
                <w:rFonts w:ascii="微软雅黑" w:eastAsia="微软雅黑" w:hAnsi="微软雅黑"/>
                <w:sz w:val="21"/>
                <w:szCs w:val="21"/>
              </w:rPr>
            </w:pPr>
          </w:p>
          <w:p w14:paraId="463E8D3A" w14:textId="77777777" w:rsidR="00E84112" w:rsidRPr="00160024" w:rsidRDefault="00E84112" w:rsidP="00160024">
            <w:pPr>
              <w:widowControl w:val="0"/>
              <w:spacing w:line="360" w:lineRule="exact"/>
              <w:rPr>
                <w:rFonts w:ascii="微软雅黑" w:eastAsia="微软雅黑" w:hAnsi="微软雅黑"/>
                <w:sz w:val="21"/>
                <w:szCs w:val="21"/>
              </w:rPr>
            </w:pPr>
          </w:p>
        </w:tc>
      </w:tr>
    </w:tbl>
    <w:p w14:paraId="2A1C9131" w14:textId="77777777" w:rsidR="00E84112" w:rsidRPr="00160024" w:rsidRDefault="00E84112" w:rsidP="00160024">
      <w:pPr>
        <w:spacing w:line="360" w:lineRule="exact"/>
        <w:rPr>
          <w:rFonts w:ascii="微软雅黑" w:eastAsia="微软雅黑" w:hAnsi="微软雅黑"/>
          <w:sz w:val="21"/>
          <w:szCs w:val="21"/>
        </w:rPr>
      </w:pPr>
    </w:p>
    <w:p w14:paraId="24FAD713" w14:textId="77777777" w:rsidR="00E84112" w:rsidRPr="00160024"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【反馈】</w:t>
      </w:r>
    </w:p>
    <w:p w14:paraId="4619B850" w14:textId="77777777" w:rsidR="00E84112" w:rsidRPr="00F738D5" w:rsidRDefault="00CF3E3F" w:rsidP="00160024">
      <w:pPr>
        <w:spacing w:line="360" w:lineRule="exact"/>
        <w:rPr>
          <w:rFonts w:ascii="微软雅黑" w:eastAsia="微软雅黑" w:hAnsi="微软雅黑"/>
          <w:sz w:val="21"/>
          <w:szCs w:val="21"/>
        </w:rPr>
      </w:pPr>
      <w:r w:rsidRPr="00160024">
        <w:rPr>
          <w:rFonts w:ascii="微软雅黑" w:eastAsia="微软雅黑" w:hAnsi="微软雅黑" w:cs="Arial Unicode MS"/>
          <w:sz w:val="21"/>
          <w:szCs w:val="21"/>
        </w:rPr>
        <w:t>谢谢你的回答，希望本课程能给你带来一定启发，在日常工作中运用培养批判性思维的三种方法，为你的管理工作助力！</w:t>
      </w:r>
    </w:p>
    <w:sectPr w:rsidR="00E84112" w:rsidRPr="00F738D5">
      <w:pgSz w:w="11906" w:h="16838"/>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6" w:author="Gejing Zhang [2]" w:date="2018-02-28T14:39:00Z" w:initials="GZ">
    <w:p w14:paraId="41201852" w14:textId="77777777" w:rsidR="00AD4229" w:rsidRDefault="00AD4229">
      <w:pPr>
        <w:pStyle w:val="afe"/>
      </w:pPr>
      <w:r>
        <w:rPr>
          <w:rStyle w:val="afd"/>
        </w:rPr>
        <w:annotationRef/>
      </w:r>
      <w:r>
        <w:t>如拖拽实现不了</w:t>
      </w:r>
      <w:r>
        <w:rPr>
          <w:rFonts w:hint="eastAsia"/>
        </w:rPr>
        <w:t>，则改成填空题。</w:t>
      </w:r>
    </w:p>
    <w:p w14:paraId="0751CAEC" w14:textId="77777777" w:rsidR="00AD4229" w:rsidRDefault="00AD4229">
      <w:pPr>
        <w:pStyle w:val="afe"/>
      </w:pPr>
      <w:r>
        <w:t xml:space="preserve">ABCD </w:t>
      </w:r>
      <w:r>
        <w:t>填入方框这样</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751CAE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51CAEC" w16cid:durableId="1EE9BA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763405" w14:textId="77777777" w:rsidR="00E61D2C" w:rsidRDefault="00E61D2C" w:rsidP="00160024">
      <w:pPr>
        <w:spacing w:line="240" w:lineRule="auto"/>
      </w:pPr>
      <w:r>
        <w:separator/>
      </w:r>
    </w:p>
  </w:endnote>
  <w:endnote w:type="continuationSeparator" w:id="0">
    <w:p w14:paraId="7E49CD51" w14:textId="77777777" w:rsidR="00E61D2C" w:rsidRDefault="00E61D2C" w:rsidP="001600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46DBE1" w14:textId="77777777" w:rsidR="00E61D2C" w:rsidRDefault="00E61D2C" w:rsidP="00160024">
      <w:pPr>
        <w:spacing w:line="240" w:lineRule="auto"/>
      </w:pPr>
      <w:r>
        <w:separator/>
      </w:r>
    </w:p>
  </w:footnote>
  <w:footnote w:type="continuationSeparator" w:id="0">
    <w:p w14:paraId="47DB7D4C" w14:textId="77777777" w:rsidR="00E61D2C" w:rsidRDefault="00E61D2C" w:rsidP="00160024">
      <w:pPr>
        <w:spacing w:line="240" w:lineRule="auto"/>
      </w:pPr>
      <w:r>
        <w:continuationSeparator/>
      </w:r>
    </w:p>
  </w:footnote>
  <w:footnote w:id="1">
    <w:p w14:paraId="0453883B" w14:textId="77777777" w:rsidR="00F738D5" w:rsidRPr="00F738D5" w:rsidRDefault="00F738D5" w:rsidP="00F738D5">
      <w:pPr>
        <w:spacing w:line="360" w:lineRule="exact"/>
        <w:rPr>
          <w:rFonts w:ascii="微软雅黑" w:eastAsia="微软雅黑" w:hAnsi="微软雅黑"/>
          <w:sz w:val="18"/>
          <w:szCs w:val="18"/>
        </w:rPr>
      </w:pPr>
      <w:r w:rsidRPr="00F738D5">
        <w:rPr>
          <w:rStyle w:val="afb"/>
          <w:rFonts w:ascii="微软雅黑" w:eastAsia="微软雅黑" w:hAnsi="微软雅黑"/>
          <w:sz w:val="18"/>
          <w:szCs w:val="18"/>
        </w:rPr>
        <w:footnoteRef/>
      </w:r>
      <w:r>
        <w:rPr>
          <w:rFonts w:ascii="微软雅黑" w:eastAsia="微软雅黑" w:hAnsi="微软雅黑" w:hint="eastAsia"/>
          <w:sz w:val="18"/>
          <w:szCs w:val="18"/>
        </w:rPr>
        <w:t xml:space="preserve"> </w:t>
      </w:r>
      <w:r w:rsidRPr="00F738D5">
        <w:rPr>
          <w:rFonts w:ascii="微软雅黑" w:eastAsia="微软雅黑" w:hAnsi="微软雅黑" w:hint="eastAsia"/>
          <w:sz w:val="18"/>
          <w:szCs w:val="18"/>
        </w:rPr>
        <w:t>组织架构参考</w:t>
      </w:r>
      <w:proofErr w:type="gramStart"/>
      <w:r w:rsidRPr="00F738D5">
        <w:rPr>
          <w:rFonts w:ascii="微软雅黑" w:eastAsia="微软雅黑" w:hAnsi="微软雅黑" w:hint="eastAsia"/>
          <w:sz w:val="18"/>
          <w:szCs w:val="18"/>
        </w:rPr>
        <w:t>莱</w:t>
      </w:r>
      <w:proofErr w:type="gramEnd"/>
      <w:r w:rsidRPr="00F738D5">
        <w:rPr>
          <w:rFonts w:ascii="微软雅黑" w:eastAsia="微软雅黑" w:hAnsi="微软雅黑" w:hint="eastAsia"/>
          <w:sz w:val="18"/>
          <w:szCs w:val="18"/>
        </w:rPr>
        <w:t>美药业</w:t>
      </w:r>
      <w:hyperlink r:id="rId1" w:history="1">
        <w:r w:rsidRPr="006B1B92">
          <w:rPr>
            <w:rStyle w:val="afc"/>
            <w:rFonts w:ascii="微软雅黑" w:eastAsia="微软雅黑" w:hAnsi="微软雅黑" w:hint="eastAsia"/>
            <w:sz w:val="18"/>
            <w:szCs w:val="18"/>
          </w:rPr>
          <w:t>http://www.cqlummy.com/tabid/67/language/zh-CN/Default.aspx</w:t>
        </w:r>
      </w:hyperlink>
      <w:r>
        <w:rPr>
          <w:rFonts w:ascii="微软雅黑" w:eastAsia="微软雅黑" w:hAnsi="微软雅黑"/>
          <w:sz w:val="18"/>
          <w:szCs w:val="18"/>
        </w:rPr>
        <w:t xml:space="preserve"> </w:t>
      </w:r>
    </w:p>
  </w:footnote>
  <w:footnote w:id="2">
    <w:p w14:paraId="139DEDE4" w14:textId="77777777" w:rsidR="00F738D5" w:rsidRPr="00F738D5" w:rsidRDefault="00F738D5">
      <w:pPr>
        <w:pStyle w:val="af9"/>
        <w:rPr>
          <w:rFonts w:ascii="微软雅黑" w:eastAsia="微软雅黑" w:hAnsi="微软雅黑"/>
        </w:rPr>
      </w:pPr>
      <w:r w:rsidRPr="00F738D5">
        <w:rPr>
          <w:rStyle w:val="afb"/>
          <w:rFonts w:ascii="微软雅黑" w:eastAsia="微软雅黑" w:hAnsi="微软雅黑"/>
        </w:rPr>
        <w:footnoteRef/>
      </w:r>
      <w:r w:rsidRPr="00F738D5">
        <w:rPr>
          <w:rFonts w:ascii="微软雅黑" w:eastAsia="微软雅黑" w:hAnsi="微软雅黑"/>
        </w:rPr>
        <w:t xml:space="preserve"> </w:t>
      </w:r>
      <w:r w:rsidRPr="00F738D5">
        <w:rPr>
          <w:rFonts w:ascii="微软雅黑" w:eastAsia="微软雅黑" w:hAnsi="微软雅黑"/>
          <w:color w:val="333333"/>
          <w:highlight w:val="white"/>
        </w:rPr>
        <w:t xml:space="preserve">“Critical Thinking — The Key to Working Smarter.” </w:t>
      </w:r>
      <w:r w:rsidRPr="00F738D5">
        <w:rPr>
          <w:rFonts w:ascii="微软雅黑" w:eastAsia="微软雅黑" w:hAnsi="微软雅黑"/>
          <w:i/>
          <w:color w:val="333333"/>
        </w:rPr>
        <w:t>Think Watson</w:t>
      </w:r>
      <w:r w:rsidRPr="00F738D5">
        <w:rPr>
          <w:rFonts w:ascii="微软雅黑" w:eastAsia="微软雅黑" w:hAnsi="微软雅黑"/>
          <w:color w:val="333333"/>
          <w:highlight w:val="white"/>
        </w:rPr>
        <w:t>, www.thinkwatson.com/resources.</w:t>
      </w:r>
    </w:p>
  </w:footnote>
  <w:footnote w:id="3">
    <w:p w14:paraId="2CBC0EFC" w14:textId="77777777" w:rsidR="00F738D5" w:rsidRDefault="00F738D5">
      <w:pPr>
        <w:pStyle w:val="af9"/>
      </w:pPr>
      <w:r>
        <w:rPr>
          <w:rStyle w:val="afb"/>
        </w:rPr>
        <w:footnoteRef/>
      </w:r>
      <w:r>
        <w:t xml:space="preserve"> </w:t>
      </w:r>
      <w:r w:rsidRPr="00F738D5">
        <w:rPr>
          <w:rFonts w:ascii="微软雅黑" w:eastAsia="微软雅黑" w:hAnsi="微软雅黑"/>
          <w:color w:val="333333"/>
          <w:highlight w:val="white"/>
        </w:rPr>
        <w:t xml:space="preserve">How to Encourage Critical Thinking in the Workplace. (n.d.). Retrieved January 02, 2018, from </w:t>
      </w:r>
      <w:hyperlink r:id="rId2" w:history="1">
        <w:r w:rsidRPr="006B1B92">
          <w:rPr>
            <w:rStyle w:val="afc"/>
            <w:rFonts w:ascii="微软雅黑" w:eastAsia="微软雅黑" w:hAnsi="微软雅黑"/>
            <w:highlight w:val="white"/>
          </w:rPr>
          <w:t>https://www.bobtheba.com/blog/2017824/how-to-encourage-critical-thinking-in-the-workplace</w:t>
        </w:r>
      </w:hyperlink>
      <w:r>
        <w:rPr>
          <w:rFonts w:ascii="微软雅黑" w:eastAsia="微软雅黑" w:hAnsi="微软雅黑"/>
          <w:color w:val="333333"/>
        </w:rPr>
        <w:t xml:space="preserve"> </w:t>
      </w:r>
    </w:p>
  </w:footnote>
  <w:footnote w:id="4">
    <w:p w14:paraId="45979424" w14:textId="77777777" w:rsidR="00F738D5" w:rsidRPr="00F738D5" w:rsidRDefault="00F738D5" w:rsidP="00F738D5">
      <w:pPr>
        <w:spacing w:line="360" w:lineRule="exact"/>
        <w:rPr>
          <w:rFonts w:ascii="微软雅黑" w:eastAsia="微软雅黑" w:hAnsi="微软雅黑"/>
          <w:sz w:val="18"/>
          <w:szCs w:val="18"/>
        </w:rPr>
      </w:pPr>
      <w:r w:rsidRPr="00F738D5">
        <w:rPr>
          <w:rStyle w:val="afb"/>
          <w:sz w:val="18"/>
          <w:szCs w:val="18"/>
        </w:rPr>
        <w:footnoteRef/>
      </w:r>
      <w:r w:rsidRPr="00F738D5">
        <w:rPr>
          <w:sz w:val="18"/>
          <w:szCs w:val="18"/>
        </w:rPr>
        <w:t xml:space="preserve"> </w:t>
      </w:r>
      <w:r w:rsidRPr="00F738D5">
        <w:rPr>
          <w:rFonts w:ascii="微软雅黑" w:eastAsia="微软雅黑" w:hAnsi="微软雅黑"/>
          <w:color w:val="222222"/>
          <w:sz w:val="18"/>
          <w:szCs w:val="18"/>
          <w:highlight w:val="white"/>
        </w:rPr>
        <w:t xml:space="preserve">Kanter, R. M. (2011). Zoom in, zoom out. </w:t>
      </w:r>
      <w:r w:rsidRPr="00F738D5">
        <w:rPr>
          <w:rFonts w:ascii="微软雅黑" w:eastAsia="微软雅黑" w:hAnsi="微软雅黑"/>
          <w:i/>
          <w:color w:val="222222"/>
          <w:sz w:val="18"/>
          <w:szCs w:val="18"/>
          <w:highlight w:val="white"/>
        </w:rPr>
        <w:t>Harvard business review</w:t>
      </w:r>
      <w:r w:rsidRPr="00F738D5">
        <w:rPr>
          <w:rFonts w:ascii="微软雅黑" w:eastAsia="微软雅黑" w:hAnsi="微软雅黑"/>
          <w:color w:val="222222"/>
          <w:sz w:val="18"/>
          <w:szCs w:val="18"/>
          <w:highlight w:val="white"/>
        </w:rPr>
        <w:t xml:space="preserve">, </w:t>
      </w:r>
      <w:r w:rsidRPr="00F738D5">
        <w:rPr>
          <w:rFonts w:ascii="微软雅黑" w:eastAsia="微软雅黑" w:hAnsi="微软雅黑"/>
          <w:i/>
          <w:color w:val="222222"/>
          <w:sz w:val="18"/>
          <w:szCs w:val="18"/>
          <w:highlight w:val="white"/>
        </w:rPr>
        <w:t>89</w:t>
      </w:r>
      <w:r w:rsidRPr="00F738D5">
        <w:rPr>
          <w:rFonts w:ascii="微软雅黑" w:eastAsia="微软雅黑" w:hAnsi="微软雅黑"/>
          <w:color w:val="222222"/>
          <w:sz w:val="18"/>
          <w:szCs w:val="18"/>
          <w:highlight w:val="white"/>
        </w:rPr>
        <w:t>(3), 112-6.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2B11F9"/>
    <w:multiLevelType w:val="multilevel"/>
    <w:tmpl w:val="48322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3B14E35"/>
    <w:multiLevelType w:val="multilevel"/>
    <w:tmpl w:val="3D427A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B20420C"/>
    <w:multiLevelType w:val="multilevel"/>
    <w:tmpl w:val="F1E80B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ejing Zhang">
    <w15:presenceInfo w15:providerId="Windows Live" w15:userId="6c070aa9140b58c3"/>
  </w15:person>
  <w15:person w15:author="Gejing Zhang [2]">
    <w15:presenceInfo w15:providerId="None" w15:userId="Gejing 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trackRevisions/>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112"/>
    <w:rsid w:val="00067ABA"/>
    <w:rsid w:val="00160024"/>
    <w:rsid w:val="002A7E1C"/>
    <w:rsid w:val="00466A15"/>
    <w:rsid w:val="004C53D3"/>
    <w:rsid w:val="005323B7"/>
    <w:rsid w:val="005732D5"/>
    <w:rsid w:val="005B4419"/>
    <w:rsid w:val="00651B02"/>
    <w:rsid w:val="007240B5"/>
    <w:rsid w:val="00821D4F"/>
    <w:rsid w:val="00855F10"/>
    <w:rsid w:val="00887421"/>
    <w:rsid w:val="008E0279"/>
    <w:rsid w:val="00AA4FA8"/>
    <w:rsid w:val="00AD4229"/>
    <w:rsid w:val="00C26928"/>
    <w:rsid w:val="00CF3E3F"/>
    <w:rsid w:val="00D01388"/>
    <w:rsid w:val="00D77536"/>
    <w:rsid w:val="00E61D2C"/>
    <w:rsid w:val="00E84112"/>
    <w:rsid w:val="00EA57AC"/>
    <w:rsid w:val="00F61454"/>
    <w:rsid w:val="00F738D5"/>
    <w:rsid w:val="00F74B2E"/>
    <w:rsid w:val="00FF0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5936FFB"/>
  <w15:docId w15:val="{C71A6061-CF9B-419E-B785-9C61734FB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color w:val="000000"/>
        <w:sz w:val="22"/>
        <w:szCs w:val="22"/>
        <w:lang w:val="en" w:eastAsia="zh-CN"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paragraph" w:styleId="af3">
    <w:name w:val="header"/>
    <w:basedOn w:val="a"/>
    <w:link w:val="af4"/>
    <w:uiPriority w:val="99"/>
    <w:unhideWhenUsed/>
    <w:rsid w:val="00160024"/>
    <w:pPr>
      <w:pBdr>
        <w:bottom w:val="single" w:sz="6" w:space="1" w:color="auto"/>
      </w:pBd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160024"/>
    <w:rPr>
      <w:sz w:val="18"/>
      <w:szCs w:val="18"/>
    </w:rPr>
  </w:style>
  <w:style w:type="paragraph" w:styleId="af5">
    <w:name w:val="footer"/>
    <w:basedOn w:val="a"/>
    <w:link w:val="af6"/>
    <w:uiPriority w:val="99"/>
    <w:unhideWhenUsed/>
    <w:rsid w:val="00160024"/>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160024"/>
    <w:rPr>
      <w:sz w:val="18"/>
      <w:szCs w:val="18"/>
    </w:rPr>
  </w:style>
  <w:style w:type="paragraph" w:styleId="af7">
    <w:name w:val="Balloon Text"/>
    <w:basedOn w:val="a"/>
    <w:link w:val="af8"/>
    <w:uiPriority w:val="99"/>
    <w:semiHidden/>
    <w:unhideWhenUsed/>
    <w:rsid w:val="00160024"/>
    <w:pPr>
      <w:spacing w:line="240" w:lineRule="auto"/>
    </w:pPr>
    <w:rPr>
      <w:sz w:val="18"/>
      <w:szCs w:val="18"/>
    </w:rPr>
  </w:style>
  <w:style w:type="character" w:customStyle="1" w:styleId="af8">
    <w:name w:val="批注框文本 字符"/>
    <w:basedOn w:val="a0"/>
    <w:link w:val="af7"/>
    <w:uiPriority w:val="99"/>
    <w:semiHidden/>
    <w:rsid w:val="00160024"/>
    <w:rPr>
      <w:sz w:val="18"/>
      <w:szCs w:val="18"/>
    </w:rPr>
  </w:style>
  <w:style w:type="paragraph" w:styleId="af9">
    <w:name w:val="footnote text"/>
    <w:basedOn w:val="a"/>
    <w:link w:val="afa"/>
    <w:uiPriority w:val="99"/>
    <w:semiHidden/>
    <w:unhideWhenUsed/>
    <w:rsid w:val="00F738D5"/>
    <w:pPr>
      <w:snapToGrid w:val="0"/>
    </w:pPr>
    <w:rPr>
      <w:sz w:val="18"/>
      <w:szCs w:val="18"/>
    </w:rPr>
  </w:style>
  <w:style w:type="character" w:customStyle="1" w:styleId="afa">
    <w:name w:val="脚注文本 字符"/>
    <w:basedOn w:val="a0"/>
    <w:link w:val="af9"/>
    <w:uiPriority w:val="99"/>
    <w:semiHidden/>
    <w:rsid w:val="00F738D5"/>
    <w:rPr>
      <w:sz w:val="18"/>
      <w:szCs w:val="18"/>
    </w:rPr>
  </w:style>
  <w:style w:type="character" w:styleId="afb">
    <w:name w:val="footnote reference"/>
    <w:basedOn w:val="a0"/>
    <w:uiPriority w:val="99"/>
    <w:semiHidden/>
    <w:unhideWhenUsed/>
    <w:rsid w:val="00F738D5"/>
    <w:rPr>
      <w:vertAlign w:val="superscript"/>
    </w:rPr>
  </w:style>
  <w:style w:type="character" w:styleId="afc">
    <w:name w:val="Hyperlink"/>
    <w:basedOn w:val="a0"/>
    <w:uiPriority w:val="99"/>
    <w:unhideWhenUsed/>
    <w:rsid w:val="00F738D5"/>
    <w:rPr>
      <w:color w:val="0000FF" w:themeColor="hyperlink"/>
      <w:u w:val="single"/>
    </w:rPr>
  </w:style>
  <w:style w:type="character" w:styleId="afd">
    <w:name w:val="annotation reference"/>
    <w:basedOn w:val="a0"/>
    <w:uiPriority w:val="99"/>
    <w:semiHidden/>
    <w:unhideWhenUsed/>
    <w:rsid w:val="00AD4229"/>
    <w:rPr>
      <w:sz w:val="21"/>
      <w:szCs w:val="21"/>
    </w:rPr>
  </w:style>
  <w:style w:type="paragraph" w:styleId="afe">
    <w:name w:val="annotation text"/>
    <w:basedOn w:val="a"/>
    <w:link w:val="aff"/>
    <w:uiPriority w:val="99"/>
    <w:semiHidden/>
    <w:unhideWhenUsed/>
    <w:rsid w:val="00AD4229"/>
  </w:style>
  <w:style w:type="character" w:customStyle="1" w:styleId="aff">
    <w:name w:val="批注文字 字符"/>
    <w:basedOn w:val="a0"/>
    <w:link w:val="afe"/>
    <w:uiPriority w:val="99"/>
    <w:semiHidden/>
    <w:rsid w:val="00AD4229"/>
  </w:style>
  <w:style w:type="paragraph" w:styleId="aff0">
    <w:name w:val="annotation subject"/>
    <w:basedOn w:val="afe"/>
    <w:next w:val="afe"/>
    <w:link w:val="aff1"/>
    <w:uiPriority w:val="99"/>
    <w:semiHidden/>
    <w:unhideWhenUsed/>
    <w:rsid w:val="00AD4229"/>
    <w:rPr>
      <w:b/>
      <w:bCs/>
    </w:rPr>
  </w:style>
  <w:style w:type="character" w:customStyle="1" w:styleId="aff1">
    <w:name w:val="批注主题 字符"/>
    <w:basedOn w:val="aff"/>
    <w:link w:val="aff0"/>
    <w:uiPriority w:val="99"/>
    <w:semiHidden/>
    <w:rsid w:val="00AD42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_rels/footnotes.xml.rels><?xml version="1.0" encoding="UTF-8" standalone="yes"?>
<Relationships xmlns="http://schemas.openxmlformats.org/package/2006/relationships"><Relationship Id="rId2" Type="http://schemas.openxmlformats.org/officeDocument/2006/relationships/hyperlink" Target="https://www.bobtheba.com/blog/2017824/how-to-encourage-critical-thinking-in-the-workplace" TargetMode="External"/><Relationship Id="rId1" Type="http://schemas.openxmlformats.org/officeDocument/2006/relationships/hyperlink" Target="http://www.cqlummy.com/tabid/67/language/zh-CN/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2C7D4-2735-4D13-A67C-0FF85A1F1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13</Pages>
  <Words>1701</Words>
  <Characters>9696</Characters>
  <Application>Microsoft Office Word</Application>
  <DocSecurity>0</DocSecurity>
  <Lines>80</Lines>
  <Paragraphs>22</Paragraphs>
  <ScaleCrop>false</ScaleCrop>
  <Company/>
  <LinksUpToDate>false</LinksUpToDate>
  <CharactersWithSpaces>11375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Audrey Wu</dc:creator>
  <cp:lastModifiedBy>Gejing Zhang</cp:lastModifiedBy>
  <cp:revision>15</cp:revision>
  <cp:lastPrinted>2018-02-22T01:01:00Z</cp:lastPrinted>
  <dcterms:created xsi:type="dcterms:W3CDTF">2018-02-22T07:44:00Z</dcterms:created>
  <dcterms:modified xsi:type="dcterms:W3CDTF">2018-08-22T01:20:00Z</dcterms:modified>
</cp:coreProperties>
</file>