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E26720" w14:textId="77777777" w:rsidR="00CB1B6E" w:rsidRDefault="00CA6584" w:rsidP="00074236">
      <w:pPr>
        <w:jc w:val="center"/>
        <w:rPr>
          <w:rFonts w:asciiTheme="minorEastAsia" w:hAnsiTheme="minorEastAsia"/>
          <w:b/>
          <w:szCs w:val="21"/>
        </w:rPr>
      </w:pPr>
      <w:r>
        <w:rPr>
          <w:rFonts w:asciiTheme="minorEastAsia" w:hAnsiTheme="minorEastAsia" w:hint="eastAsia"/>
          <w:b/>
          <w:szCs w:val="21"/>
        </w:rPr>
        <w:t>流动性</w:t>
      </w:r>
      <w:r w:rsidR="00BA56C4">
        <w:rPr>
          <w:rFonts w:asciiTheme="minorEastAsia" w:hAnsiTheme="minorEastAsia" w:hint="eastAsia"/>
          <w:b/>
          <w:szCs w:val="21"/>
        </w:rPr>
        <w:t>分析与管理</w:t>
      </w:r>
      <w:r w:rsidR="00103792">
        <w:rPr>
          <w:rFonts w:asciiTheme="minorEastAsia" w:hAnsiTheme="minorEastAsia" w:hint="eastAsia"/>
          <w:b/>
          <w:szCs w:val="21"/>
        </w:rPr>
        <w:t>：营运资金</w:t>
      </w:r>
    </w:p>
    <w:p w14:paraId="529B1A0B" w14:textId="77777777" w:rsidR="002878CA" w:rsidRDefault="002878CA" w:rsidP="00074236">
      <w:pPr>
        <w:jc w:val="center"/>
        <w:rPr>
          <w:rFonts w:asciiTheme="minorEastAsia" w:hAnsiTheme="minorEastAsia"/>
          <w:b/>
          <w:szCs w:val="21"/>
        </w:rPr>
      </w:pPr>
    </w:p>
    <w:p w14:paraId="23430A57" w14:textId="77777777" w:rsidR="001E2C97" w:rsidRDefault="001E2C97">
      <w:pPr>
        <w:rPr>
          <w:rFonts w:asciiTheme="minorEastAsia" w:hAnsiTheme="minorEastAsia"/>
          <w:b/>
          <w:szCs w:val="21"/>
        </w:rPr>
      </w:pPr>
      <w:r w:rsidRPr="00293CFB">
        <w:rPr>
          <w:rFonts w:asciiTheme="minorEastAsia" w:hAnsiTheme="minorEastAsia" w:hint="eastAsia"/>
          <w:b/>
          <w:szCs w:val="21"/>
        </w:rPr>
        <w:t>00U 课程学习目标</w:t>
      </w:r>
    </w:p>
    <w:p w14:paraId="5DF0661F" w14:textId="6653E0DB" w:rsidR="009E7DD5" w:rsidRPr="002B170A" w:rsidRDefault="009E7DD5">
      <w:pPr>
        <w:rPr>
          <w:rFonts w:asciiTheme="minorEastAsia" w:hAnsiTheme="minorEastAsia"/>
          <w:b/>
          <w:szCs w:val="21"/>
        </w:rPr>
      </w:pPr>
      <w:r w:rsidRPr="002B170A">
        <w:rPr>
          <w:rFonts w:asciiTheme="minorEastAsia" w:hAnsiTheme="minorEastAsia" w:hint="eastAsia"/>
          <w:b/>
          <w:szCs w:val="21"/>
        </w:rPr>
        <w:t>00</w:t>
      </w:r>
      <w:r w:rsidRPr="002B170A">
        <w:rPr>
          <w:rFonts w:asciiTheme="minorEastAsia" w:hAnsiTheme="minorEastAsia"/>
          <w:b/>
          <w:szCs w:val="21"/>
        </w:rPr>
        <w:t>U</w:t>
      </w:r>
      <w:r w:rsidRPr="002B170A">
        <w:rPr>
          <w:rFonts w:asciiTheme="minorEastAsia" w:hAnsiTheme="minorEastAsia" w:hint="eastAsia"/>
          <w:b/>
          <w:szCs w:val="21"/>
        </w:rPr>
        <w:t>01</w:t>
      </w:r>
      <w:r w:rsidR="00FD6192" w:rsidRPr="002B170A">
        <w:rPr>
          <w:rFonts w:asciiTheme="minorEastAsia" w:hAnsiTheme="minorEastAsia" w:hint="eastAsia"/>
          <w:b/>
          <w:szCs w:val="21"/>
        </w:rPr>
        <w:t>引言</w:t>
      </w:r>
    </w:p>
    <w:p w14:paraId="4FE62BC6" w14:textId="77777777" w:rsidR="00AF1623" w:rsidRPr="002B170A" w:rsidRDefault="00AF1623" w:rsidP="00AF1623">
      <w:pPr>
        <w:rPr>
          <w:rFonts w:asciiTheme="minorEastAsia" w:hAnsiTheme="minorEastAsia"/>
          <w:szCs w:val="21"/>
        </w:rPr>
      </w:pPr>
      <w:r w:rsidRPr="002B170A">
        <w:rPr>
          <w:rFonts w:asciiTheme="minorEastAsia" w:hAnsiTheme="minorEastAsia" w:hint="eastAsia"/>
          <w:szCs w:val="21"/>
        </w:rPr>
        <w:t>欢迎学习“公司金融”系列课程,我是芮萌，我是张华。</w:t>
      </w:r>
    </w:p>
    <w:p w14:paraId="0BCEE28F" w14:textId="1876DA73" w:rsidR="00D24319" w:rsidRPr="002B170A" w:rsidRDefault="00C5397A" w:rsidP="00C5397A">
      <w:pPr>
        <w:rPr>
          <w:rFonts w:asciiTheme="minorEastAsia" w:hAnsiTheme="minorEastAsia"/>
          <w:szCs w:val="21"/>
        </w:rPr>
      </w:pPr>
      <w:r w:rsidRPr="002B170A">
        <w:rPr>
          <w:rFonts w:asciiTheme="minorEastAsia" w:hAnsiTheme="minorEastAsia"/>
          <w:szCs w:val="21"/>
        </w:rPr>
        <w:t>我们</w:t>
      </w:r>
      <w:r w:rsidRPr="002B170A">
        <w:rPr>
          <w:rFonts w:asciiTheme="minorEastAsia" w:hAnsiTheme="minorEastAsia" w:hint="eastAsia"/>
          <w:szCs w:val="21"/>
        </w:rPr>
        <w:t>首先</w:t>
      </w:r>
      <w:r w:rsidRPr="002B170A">
        <w:rPr>
          <w:rFonts w:asciiTheme="minorEastAsia" w:hAnsiTheme="minorEastAsia"/>
          <w:szCs w:val="21"/>
        </w:rPr>
        <w:t>来简单</w:t>
      </w:r>
      <w:r w:rsidRPr="002B170A">
        <w:rPr>
          <w:rFonts w:asciiTheme="minorEastAsia" w:hAnsiTheme="minorEastAsia" w:hint="eastAsia"/>
          <w:szCs w:val="21"/>
        </w:rPr>
        <w:t>认识</w:t>
      </w:r>
      <w:r w:rsidRPr="002B170A">
        <w:rPr>
          <w:rFonts w:asciiTheme="minorEastAsia" w:hAnsiTheme="minorEastAsia"/>
          <w:szCs w:val="21"/>
        </w:rPr>
        <w:t>一下什么是公司金融</w:t>
      </w:r>
      <w:r w:rsidRPr="002B170A">
        <w:rPr>
          <w:rFonts w:asciiTheme="minorEastAsia" w:hAnsiTheme="minorEastAsia" w:hint="eastAsia"/>
          <w:szCs w:val="21"/>
        </w:rPr>
        <w:t>？</w:t>
      </w:r>
      <w:r w:rsidRPr="002B170A">
        <w:rPr>
          <w:rFonts w:asciiTheme="minorEastAsia" w:hAnsiTheme="minorEastAsia"/>
          <w:szCs w:val="21"/>
        </w:rPr>
        <w:t>公司金融和公司会计</w:t>
      </w:r>
      <w:r w:rsidRPr="002B170A">
        <w:rPr>
          <w:rFonts w:asciiTheme="minorEastAsia" w:hAnsiTheme="minorEastAsia" w:hint="eastAsia"/>
          <w:szCs w:val="21"/>
        </w:rPr>
        <w:t>是两个</w:t>
      </w:r>
      <w:r w:rsidRPr="002B170A">
        <w:rPr>
          <w:rFonts w:asciiTheme="minorEastAsia" w:hAnsiTheme="minorEastAsia"/>
          <w:szCs w:val="21"/>
        </w:rPr>
        <w:t>不同的概念</w:t>
      </w:r>
      <w:r w:rsidRPr="002B170A">
        <w:rPr>
          <w:rFonts w:asciiTheme="minorEastAsia" w:hAnsiTheme="minorEastAsia" w:hint="eastAsia"/>
          <w:szCs w:val="21"/>
        </w:rPr>
        <w:t>，</w:t>
      </w:r>
      <w:r w:rsidRPr="002B170A">
        <w:rPr>
          <w:rFonts w:asciiTheme="minorEastAsia" w:hAnsiTheme="minorEastAsia"/>
          <w:szCs w:val="21"/>
        </w:rPr>
        <w:t>公司会计</w:t>
      </w:r>
      <w:r w:rsidR="00D24319" w:rsidRPr="002B170A">
        <w:rPr>
          <w:rFonts w:asciiTheme="minorEastAsia" w:hAnsiTheme="minorEastAsia"/>
          <w:szCs w:val="21"/>
        </w:rPr>
        <w:t>的任务</w:t>
      </w:r>
      <w:r w:rsidR="00D24319" w:rsidRPr="002B170A">
        <w:rPr>
          <w:rFonts w:asciiTheme="minorEastAsia" w:hAnsiTheme="minorEastAsia" w:hint="eastAsia"/>
          <w:szCs w:val="21"/>
        </w:rPr>
        <w:t>主要是</w:t>
      </w:r>
      <w:r w:rsidRPr="002B170A">
        <w:rPr>
          <w:rFonts w:asciiTheme="minorEastAsia" w:hAnsiTheme="minorEastAsia"/>
          <w:szCs w:val="21"/>
        </w:rPr>
        <w:t>核算和编制财务报表</w:t>
      </w:r>
      <w:r w:rsidRPr="002B170A">
        <w:rPr>
          <w:rFonts w:asciiTheme="minorEastAsia" w:hAnsiTheme="minorEastAsia" w:hint="eastAsia"/>
          <w:szCs w:val="21"/>
        </w:rPr>
        <w:t>，由此来</w:t>
      </w:r>
      <w:r w:rsidRPr="002B170A">
        <w:rPr>
          <w:rFonts w:asciiTheme="minorEastAsia" w:hAnsiTheme="minorEastAsia"/>
          <w:szCs w:val="21"/>
        </w:rPr>
        <w:t>提供经营活动的财务信息</w:t>
      </w:r>
      <w:r w:rsidRPr="002B170A">
        <w:rPr>
          <w:rFonts w:asciiTheme="minorEastAsia" w:hAnsiTheme="minorEastAsia" w:hint="eastAsia"/>
          <w:szCs w:val="21"/>
        </w:rPr>
        <w:t>。而公司金融呢？则是基于会计们提供的财务信息</w:t>
      </w:r>
      <w:r w:rsidR="00481F83" w:rsidRPr="002B170A">
        <w:rPr>
          <w:rFonts w:asciiTheme="minorEastAsia" w:hAnsiTheme="minorEastAsia" w:hint="eastAsia"/>
          <w:szCs w:val="21"/>
        </w:rPr>
        <w:t>，从资金运用的角度来对经营活动进行一个综合管理。</w:t>
      </w:r>
    </w:p>
    <w:p w14:paraId="6D2FEA7E" w14:textId="6229EABF" w:rsidR="0066464A" w:rsidRPr="002B170A" w:rsidRDefault="00C5397A" w:rsidP="00CE25D1">
      <w:pPr>
        <w:rPr>
          <w:rFonts w:asciiTheme="minorEastAsia" w:hAnsiTheme="minorEastAsia"/>
          <w:szCs w:val="21"/>
        </w:rPr>
      </w:pPr>
      <w:r w:rsidRPr="002B170A">
        <w:rPr>
          <w:rFonts w:asciiTheme="minorEastAsia" w:hAnsiTheme="minorEastAsia" w:hint="eastAsia"/>
          <w:szCs w:val="21"/>
        </w:rPr>
        <w:t>公司金融包含了哪些内容？譬如</w:t>
      </w:r>
      <w:r w:rsidR="00CE25D1" w:rsidRPr="002B170A">
        <w:rPr>
          <w:rFonts w:asciiTheme="minorEastAsia" w:hAnsiTheme="minorEastAsia" w:hint="eastAsia"/>
          <w:szCs w:val="21"/>
        </w:rPr>
        <w:t>我们要开办一家企业，我们通常会问自己三个问题：</w:t>
      </w:r>
    </w:p>
    <w:p w14:paraId="0748D690" w14:textId="471E3719" w:rsidR="00CE25D1" w:rsidRPr="002B170A" w:rsidRDefault="00CE25D1" w:rsidP="00CE25D1">
      <w:pPr>
        <w:pStyle w:val="a8"/>
        <w:numPr>
          <w:ilvl w:val="0"/>
          <w:numId w:val="48"/>
        </w:numPr>
        <w:ind w:firstLineChars="0"/>
        <w:rPr>
          <w:rFonts w:asciiTheme="minorEastAsia" w:hAnsiTheme="minorEastAsia"/>
          <w:szCs w:val="21"/>
        </w:rPr>
      </w:pPr>
      <w:r w:rsidRPr="002B170A">
        <w:rPr>
          <w:rFonts w:asciiTheme="minorEastAsia" w:hAnsiTheme="minorEastAsia" w:hint="eastAsia"/>
          <w:szCs w:val="21"/>
        </w:rPr>
        <w:t>打算做哪些长短期投资？打算进入什么行业？需要哪些</w:t>
      </w:r>
      <w:r w:rsidR="00F15FEA" w:rsidRPr="002B170A">
        <w:rPr>
          <w:rFonts w:asciiTheme="minorEastAsia" w:hAnsiTheme="minorEastAsia" w:hint="eastAsia"/>
          <w:szCs w:val="21"/>
        </w:rPr>
        <w:t>建筑、</w:t>
      </w:r>
      <w:r w:rsidRPr="002B170A">
        <w:rPr>
          <w:rFonts w:asciiTheme="minorEastAsia" w:hAnsiTheme="minorEastAsia" w:hint="eastAsia"/>
          <w:szCs w:val="21"/>
        </w:rPr>
        <w:t>设备或工具？</w:t>
      </w:r>
    </w:p>
    <w:p w14:paraId="105C15C0" w14:textId="304DA9DD" w:rsidR="00CE25D1" w:rsidRPr="002B170A" w:rsidRDefault="00A443AE" w:rsidP="00CE25D1">
      <w:pPr>
        <w:pStyle w:val="a8"/>
        <w:numPr>
          <w:ilvl w:val="0"/>
          <w:numId w:val="48"/>
        </w:numPr>
        <w:ind w:firstLineChars="0"/>
        <w:rPr>
          <w:rFonts w:asciiTheme="minorEastAsia" w:hAnsiTheme="minorEastAsia"/>
          <w:szCs w:val="21"/>
        </w:rPr>
      </w:pPr>
      <w:r w:rsidRPr="002B170A">
        <w:rPr>
          <w:rFonts w:asciiTheme="minorEastAsia" w:hAnsiTheme="minorEastAsia" w:hint="eastAsia"/>
          <w:szCs w:val="21"/>
        </w:rPr>
        <w:t>我</w:t>
      </w:r>
      <w:r w:rsidR="00F15FEA" w:rsidRPr="002B170A">
        <w:rPr>
          <w:rFonts w:asciiTheme="minorEastAsia" w:hAnsiTheme="minorEastAsia" w:hint="eastAsia"/>
          <w:szCs w:val="21"/>
        </w:rPr>
        <w:t>打算</w:t>
      </w:r>
      <w:r w:rsidRPr="002B170A">
        <w:rPr>
          <w:rFonts w:asciiTheme="minorEastAsia" w:hAnsiTheme="minorEastAsia"/>
          <w:szCs w:val="21"/>
        </w:rPr>
        <w:t>从</w:t>
      </w:r>
      <w:r w:rsidR="008F0DD7" w:rsidRPr="002B170A">
        <w:rPr>
          <w:rFonts w:asciiTheme="minorEastAsia" w:hAnsiTheme="minorEastAsia"/>
          <w:szCs w:val="21"/>
        </w:rPr>
        <w:t>哪里筹集</w:t>
      </w:r>
      <w:r w:rsidR="00CE25D1" w:rsidRPr="002B170A">
        <w:rPr>
          <w:rFonts w:asciiTheme="minorEastAsia" w:hAnsiTheme="minorEastAsia"/>
          <w:szCs w:val="21"/>
        </w:rPr>
        <w:t>资金</w:t>
      </w:r>
      <w:r w:rsidR="00CE25D1" w:rsidRPr="002B170A">
        <w:rPr>
          <w:rFonts w:asciiTheme="minorEastAsia" w:hAnsiTheme="minorEastAsia" w:hint="eastAsia"/>
          <w:szCs w:val="21"/>
        </w:rPr>
        <w:t>？</w:t>
      </w:r>
      <w:r w:rsidR="00CE25D1" w:rsidRPr="002B170A">
        <w:rPr>
          <w:rFonts w:asciiTheme="minorEastAsia" w:hAnsiTheme="minorEastAsia"/>
          <w:szCs w:val="21"/>
        </w:rPr>
        <w:t>会不会引入其他投资者</w:t>
      </w:r>
      <w:r w:rsidR="00F15FEA" w:rsidRPr="002B170A">
        <w:rPr>
          <w:rFonts w:asciiTheme="minorEastAsia" w:hAnsiTheme="minorEastAsia" w:hint="eastAsia"/>
          <w:szCs w:val="21"/>
        </w:rPr>
        <w:t>？</w:t>
      </w:r>
      <w:r w:rsidRPr="002B170A">
        <w:rPr>
          <w:rFonts w:asciiTheme="minorEastAsia" w:hAnsiTheme="minorEastAsia" w:hint="eastAsia"/>
          <w:szCs w:val="21"/>
        </w:rPr>
        <w:t>会不会</w:t>
      </w:r>
      <w:r w:rsidR="00CE25D1" w:rsidRPr="002B170A">
        <w:rPr>
          <w:rFonts w:asciiTheme="minorEastAsia" w:hAnsiTheme="minorEastAsia" w:hint="eastAsia"/>
          <w:szCs w:val="21"/>
        </w:rPr>
        <w:t>借钱？</w:t>
      </w:r>
    </w:p>
    <w:p w14:paraId="37BB2C82" w14:textId="5E5C442D" w:rsidR="00CE25D1" w:rsidRPr="002B170A" w:rsidRDefault="00A443AE" w:rsidP="00CE25D1">
      <w:pPr>
        <w:pStyle w:val="a8"/>
        <w:numPr>
          <w:ilvl w:val="0"/>
          <w:numId w:val="47"/>
        </w:numPr>
        <w:ind w:firstLineChars="0"/>
        <w:rPr>
          <w:rFonts w:asciiTheme="minorEastAsia" w:hAnsiTheme="minorEastAsia"/>
          <w:szCs w:val="21"/>
        </w:rPr>
      </w:pPr>
      <w:r w:rsidRPr="002B170A">
        <w:rPr>
          <w:rFonts w:asciiTheme="minorEastAsia" w:hAnsiTheme="minorEastAsia" w:hint="eastAsia"/>
          <w:szCs w:val="21"/>
        </w:rPr>
        <w:t>我</w:t>
      </w:r>
      <w:r w:rsidRPr="002B170A">
        <w:rPr>
          <w:rFonts w:asciiTheme="minorEastAsia" w:hAnsiTheme="minorEastAsia"/>
          <w:szCs w:val="21"/>
        </w:rPr>
        <w:t>会</w:t>
      </w:r>
      <w:r w:rsidR="00CE25D1" w:rsidRPr="002B170A">
        <w:rPr>
          <w:rFonts w:asciiTheme="minorEastAsia" w:hAnsiTheme="minorEastAsia"/>
          <w:szCs w:val="21"/>
        </w:rPr>
        <w:t>如何管理诸如向客户收款和向供应商付款等日常的财务活动</w:t>
      </w:r>
      <w:r w:rsidR="00CE25D1" w:rsidRPr="002B170A">
        <w:rPr>
          <w:rFonts w:asciiTheme="minorEastAsia" w:hAnsiTheme="minorEastAsia" w:hint="eastAsia"/>
          <w:szCs w:val="21"/>
        </w:rPr>
        <w:t>？</w:t>
      </w:r>
    </w:p>
    <w:p w14:paraId="57D59320" w14:textId="10CCF9DD" w:rsidR="00F047B7" w:rsidRPr="002B170A" w:rsidRDefault="00E94FC4" w:rsidP="00A15C6E">
      <w:pPr>
        <w:rPr>
          <w:rFonts w:asciiTheme="minorEastAsia" w:hAnsiTheme="minorEastAsia"/>
          <w:szCs w:val="21"/>
        </w:rPr>
      </w:pPr>
      <w:r w:rsidRPr="002B170A">
        <w:rPr>
          <w:rFonts w:asciiTheme="minorEastAsia" w:hAnsiTheme="minorEastAsia"/>
          <w:szCs w:val="21"/>
        </w:rPr>
        <w:t>这三个问题</w:t>
      </w:r>
      <w:r w:rsidR="00411F77" w:rsidRPr="002B170A">
        <w:rPr>
          <w:rFonts w:asciiTheme="minorEastAsia" w:hAnsiTheme="minorEastAsia"/>
          <w:szCs w:val="21"/>
        </w:rPr>
        <w:t>就</w:t>
      </w:r>
      <w:r w:rsidRPr="002B170A">
        <w:rPr>
          <w:rFonts w:asciiTheme="minorEastAsia" w:hAnsiTheme="minorEastAsia"/>
          <w:szCs w:val="21"/>
        </w:rPr>
        <w:t>差不多涵盖了公司金融的大部分内容</w:t>
      </w:r>
      <w:r w:rsidRPr="002B170A">
        <w:rPr>
          <w:rFonts w:asciiTheme="minorEastAsia" w:hAnsiTheme="minorEastAsia" w:hint="eastAsia"/>
          <w:szCs w:val="21"/>
        </w:rPr>
        <w:t>。</w:t>
      </w:r>
      <w:r w:rsidR="00EC73EF" w:rsidRPr="002B170A">
        <w:rPr>
          <w:rFonts w:asciiTheme="minorEastAsia" w:hAnsiTheme="minorEastAsia" w:hint="eastAsia"/>
          <w:szCs w:val="21"/>
        </w:rPr>
        <w:t>通过本系列课程的学习，你将掌握</w:t>
      </w:r>
      <w:r w:rsidR="00884BFD" w:rsidRPr="002B170A">
        <w:rPr>
          <w:rFonts w:asciiTheme="minorEastAsia" w:hAnsiTheme="minorEastAsia" w:hint="eastAsia"/>
          <w:szCs w:val="21"/>
        </w:rPr>
        <w:t>一套</w:t>
      </w:r>
      <w:r w:rsidR="000F2F55" w:rsidRPr="002B170A">
        <w:rPr>
          <w:rFonts w:asciiTheme="minorEastAsia" w:hAnsiTheme="minorEastAsia" w:hint="eastAsia"/>
          <w:szCs w:val="21"/>
        </w:rPr>
        <w:t>最常用、也最有用</w:t>
      </w:r>
      <w:r w:rsidR="00642ABB" w:rsidRPr="002B170A">
        <w:rPr>
          <w:rFonts w:asciiTheme="minorEastAsia" w:hAnsiTheme="minorEastAsia" w:hint="eastAsia"/>
          <w:szCs w:val="21"/>
        </w:rPr>
        <w:t>的</w:t>
      </w:r>
      <w:r w:rsidR="00677D80" w:rsidRPr="002B170A">
        <w:rPr>
          <w:rFonts w:asciiTheme="minorEastAsia" w:hAnsiTheme="minorEastAsia" w:hint="eastAsia"/>
          <w:szCs w:val="21"/>
        </w:rPr>
        <w:t>财务分析和管理工具。</w:t>
      </w:r>
      <w:r w:rsidR="00411F77" w:rsidRPr="002B170A">
        <w:rPr>
          <w:rFonts w:asciiTheme="minorEastAsia" w:hAnsiTheme="minorEastAsia" w:hint="eastAsia"/>
          <w:szCs w:val="21"/>
        </w:rPr>
        <w:t>学完之后</w:t>
      </w:r>
      <w:r w:rsidR="00677D80" w:rsidRPr="002B170A">
        <w:rPr>
          <w:rFonts w:asciiTheme="minorEastAsia" w:hAnsiTheme="minorEastAsia" w:hint="eastAsia"/>
          <w:szCs w:val="21"/>
        </w:rPr>
        <w:t>，</w:t>
      </w:r>
      <w:r w:rsidR="00642ABB" w:rsidRPr="002B170A">
        <w:rPr>
          <w:rFonts w:asciiTheme="minorEastAsia" w:hAnsiTheme="minorEastAsia" w:hint="eastAsia"/>
          <w:szCs w:val="21"/>
        </w:rPr>
        <w:t>你就能</w:t>
      </w:r>
      <w:r w:rsidR="00C0339D" w:rsidRPr="002B170A">
        <w:rPr>
          <w:rFonts w:asciiTheme="minorEastAsia" w:hAnsiTheme="minorEastAsia" w:hint="eastAsia"/>
          <w:szCs w:val="21"/>
        </w:rPr>
        <w:t>用专业的语言和分析工具来回答上面三个问题了。</w:t>
      </w:r>
    </w:p>
    <w:p w14:paraId="229A4663" w14:textId="6C62AA8D" w:rsidR="00411F77" w:rsidRPr="002B170A" w:rsidRDefault="00DC343C" w:rsidP="00A15C6E">
      <w:pPr>
        <w:rPr>
          <w:rFonts w:asciiTheme="minorEastAsia" w:hAnsiTheme="minorEastAsia"/>
          <w:szCs w:val="21"/>
        </w:rPr>
      </w:pPr>
      <w:r w:rsidRPr="002B170A">
        <w:rPr>
          <w:rFonts w:asciiTheme="minorEastAsia" w:hAnsiTheme="minorEastAsia"/>
          <w:szCs w:val="21"/>
        </w:rPr>
        <w:t>在课程中，</w:t>
      </w:r>
      <w:r w:rsidR="00411F77" w:rsidRPr="002B170A">
        <w:rPr>
          <w:rFonts w:asciiTheme="minorEastAsia" w:hAnsiTheme="minorEastAsia"/>
          <w:szCs w:val="21"/>
        </w:rPr>
        <w:t>我们会使用大量浅显易懂的案例</w:t>
      </w:r>
      <w:r w:rsidR="00411F77" w:rsidRPr="002B170A">
        <w:rPr>
          <w:rFonts w:asciiTheme="minorEastAsia" w:hAnsiTheme="minorEastAsia" w:hint="eastAsia"/>
          <w:szCs w:val="21"/>
        </w:rPr>
        <w:t>，</w:t>
      </w:r>
      <w:r w:rsidR="004B0E14" w:rsidRPr="002B170A">
        <w:rPr>
          <w:rFonts w:asciiTheme="minorEastAsia" w:hAnsiTheme="minorEastAsia"/>
          <w:szCs w:val="21"/>
        </w:rPr>
        <w:t>通过</w:t>
      </w:r>
      <w:r w:rsidR="00D24319" w:rsidRPr="002B170A">
        <w:rPr>
          <w:rFonts w:asciiTheme="minorEastAsia" w:hAnsiTheme="minorEastAsia" w:hint="eastAsia"/>
          <w:szCs w:val="21"/>
        </w:rPr>
        <w:t>引导式</w:t>
      </w:r>
      <w:r w:rsidR="00D24319" w:rsidRPr="002B170A">
        <w:rPr>
          <w:rFonts w:asciiTheme="minorEastAsia" w:hAnsiTheme="minorEastAsia"/>
          <w:szCs w:val="21"/>
        </w:rPr>
        <w:t>和启发式</w:t>
      </w:r>
      <w:r w:rsidR="008F0DD7" w:rsidRPr="002B170A">
        <w:rPr>
          <w:rFonts w:asciiTheme="minorEastAsia" w:hAnsiTheme="minorEastAsia"/>
          <w:szCs w:val="21"/>
        </w:rPr>
        <w:t>的案例教学法</w:t>
      </w:r>
      <w:r w:rsidR="004B0E14" w:rsidRPr="002B170A">
        <w:rPr>
          <w:rFonts w:asciiTheme="minorEastAsia" w:hAnsiTheme="minorEastAsia" w:hint="eastAsia"/>
          <w:szCs w:val="21"/>
        </w:rPr>
        <w:t>，</w:t>
      </w:r>
      <w:r w:rsidR="004B0E14" w:rsidRPr="002B170A">
        <w:rPr>
          <w:rFonts w:asciiTheme="minorEastAsia" w:hAnsiTheme="minorEastAsia"/>
          <w:szCs w:val="21"/>
        </w:rPr>
        <w:t>帮助你渗透性地理解理论知识和公式算法。</w:t>
      </w:r>
    </w:p>
    <w:p w14:paraId="7B3E234B" w14:textId="75ED0D60" w:rsidR="00DC343C" w:rsidRDefault="00F047B7" w:rsidP="00A15C6E">
      <w:pPr>
        <w:rPr>
          <w:rFonts w:asciiTheme="minorEastAsia" w:hAnsiTheme="minorEastAsia"/>
          <w:szCs w:val="21"/>
        </w:rPr>
      </w:pPr>
      <w:r w:rsidRPr="002B170A">
        <w:rPr>
          <w:rFonts w:asciiTheme="minorEastAsia" w:hAnsiTheme="minorEastAsia" w:hint="eastAsia"/>
          <w:szCs w:val="21"/>
        </w:rPr>
        <w:t>本系列总共包含六个</w:t>
      </w:r>
      <w:r w:rsidR="001030A7" w:rsidRPr="002B170A">
        <w:rPr>
          <w:rFonts w:asciiTheme="minorEastAsia" w:hAnsiTheme="minorEastAsia" w:hint="eastAsia"/>
          <w:szCs w:val="21"/>
        </w:rPr>
        <w:t>在线课程</w:t>
      </w:r>
      <w:r w:rsidRPr="002B170A">
        <w:rPr>
          <w:rFonts w:asciiTheme="minorEastAsia" w:hAnsiTheme="minorEastAsia" w:hint="eastAsia"/>
          <w:szCs w:val="21"/>
        </w:rPr>
        <w:t>，</w:t>
      </w:r>
      <w:r w:rsidR="00A7630C" w:rsidRPr="002B170A">
        <w:rPr>
          <w:rFonts w:asciiTheme="minorEastAsia" w:hAnsiTheme="minorEastAsia" w:hint="eastAsia"/>
          <w:szCs w:val="21"/>
        </w:rPr>
        <w:t>在第一</w:t>
      </w:r>
      <w:r w:rsidR="001030A7" w:rsidRPr="002B170A">
        <w:rPr>
          <w:rFonts w:asciiTheme="minorEastAsia" w:hAnsiTheme="minorEastAsia" w:hint="eastAsia"/>
          <w:szCs w:val="21"/>
        </w:rPr>
        <w:t>课</w:t>
      </w:r>
      <w:r w:rsidR="00A7630C" w:rsidRPr="002B170A">
        <w:rPr>
          <w:rFonts w:asciiTheme="minorEastAsia" w:hAnsiTheme="minorEastAsia" w:hint="eastAsia"/>
          <w:szCs w:val="21"/>
        </w:rPr>
        <w:t>里</w:t>
      </w:r>
      <w:r w:rsidR="00A15C6E" w:rsidRPr="002B170A">
        <w:rPr>
          <w:rFonts w:asciiTheme="minorEastAsia" w:hAnsiTheme="minorEastAsia" w:hint="eastAsia"/>
          <w:szCs w:val="21"/>
        </w:rPr>
        <w:t>，我们将主要探讨如何分析和管理企业的流动性</w:t>
      </w:r>
      <w:r w:rsidR="00A45809" w:rsidRPr="002B170A">
        <w:rPr>
          <w:rFonts w:asciiTheme="minorEastAsia" w:hAnsiTheme="minorEastAsia" w:hint="eastAsia"/>
          <w:szCs w:val="21"/>
        </w:rPr>
        <w:t>。</w:t>
      </w:r>
      <w:r w:rsidR="00A45809" w:rsidRPr="002B170A">
        <w:rPr>
          <w:rFonts w:asciiTheme="minorEastAsia" w:hAnsiTheme="minorEastAsia"/>
          <w:szCs w:val="21"/>
        </w:rPr>
        <w:t>现在就开始我们的学习吧</w:t>
      </w:r>
      <w:r w:rsidR="008F0DD7" w:rsidRPr="002B170A">
        <w:rPr>
          <w:rFonts w:asciiTheme="minorEastAsia" w:hAnsiTheme="minorEastAsia" w:hint="eastAsia"/>
          <w:szCs w:val="21"/>
        </w:rPr>
        <w:t>！</w:t>
      </w:r>
    </w:p>
    <w:p w14:paraId="65479715" w14:textId="77777777" w:rsidR="007D4F76" w:rsidRDefault="007D4F76">
      <w:pPr>
        <w:rPr>
          <w:rFonts w:asciiTheme="minorEastAsia" w:hAnsiTheme="minorEastAsia"/>
          <w:szCs w:val="21"/>
        </w:rPr>
      </w:pPr>
    </w:p>
    <w:p w14:paraId="77C5919C" w14:textId="5A1F9804" w:rsidR="00DC343C" w:rsidRDefault="00DD045F" w:rsidP="003F5D5E">
      <w:pPr>
        <w:rPr>
          <w:rFonts w:asciiTheme="minorEastAsia" w:hAnsiTheme="minorEastAsia"/>
          <w:b/>
          <w:szCs w:val="21"/>
        </w:rPr>
      </w:pPr>
      <w:r>
        <w:rPr>
          <w:rFonts w:asciiTheme="minorEastAsia" w:hAnsiTheme="minorEastAsia" w:hint="eastAsia"/>
          <w:b/>
          <w:szCs w:val="21"/>
        </w:rPr>
        <w:t>00U02 认识</w:t>
      </w:r>
      <w:r w:rsidR="00643CFE">
        <w:rPr>
          <w:rFonts w:asciiTheme="minorEastAsia" w:hAnsiTheme="minorEastAsia" w:hint="eastAsia"/>
          <w:b/>
          <w:szCs w:val="21"/>
        </w:rPr>
        <w:t>王卫和</w:t>
      </w:r>
      <w:proofErr w:type="gramStart"/>
      <w:r w:rsidR="00643CFE">
        <w:rPr>
          <w:rFonts w:asciiTheme="minorEastAsia" w:hAnsiTheme="minorEastAsia" w:hint="eastAsia"/>
          <w:b/>
          <w:szCs w:val="21"/>
        </w:rPr>
        <w:t>李东</w:t>
      </w:r>
      <w:proofErr w:type="gramEnd"/>
      <w:r w:rsidR="00643CFE">
        <w:rPr>
          <w:rFonts w:asciiTheme="minorEastAsia" w:hAnsiTheme="minorEastAsia" w:hint="eastAsia"/>
          <w:b/>
          <w:szCs w:val="21"/>
        </w:rPr>
        <w:t xml:space="preserve"> </w:t>
      </w:r>
    </w:p>
    <w:p w14:paraId="71700C86" w14:textId="0B693315" w:rsidR="00DC343C" w:rsidRPr="00677D80" w:rsidRDefault="000F1415" w:rsidP="003F5D5E">
      <w:pPr>
        <w:rPr>
          <w:rFonts w:asciiTheme="minorEastAsia" w:hAnsiTheme="minorEastAsia"/>
          <w:szCs w:val="21"/>
        </w:rPr>
      </w:pPr>
      <w:r>
        <w:rPr>
          <w:rFonts w:asciiTheme="minorEastAsia" w:hAnsiTheme="minorEastAsia" w:hint="eastAsia"/>
          <w:szCs w:val="21"/>
        </w:rPr>
        <w:t>让</w:t>
      </w:r>
      <w:r w:rsidR="00DC343C" w:rsidRPr="009E7DD5">
        <w:rPr>
          <w:rFonts w:asciiTheme="minorEastAsia" w:hAnsiTheme="minorEastAsia" w:hint="eastAsia"/>
          <w:szCs w:val="21"/>
        </w:rPr>
        <w:t>我们先来认识</w:t>
      </w:r>
      <w:r w:rsidR="00DC343C">
        <w:rPr>
          <w:rFonts w:asciiTheme="minorEastAsia" w:hAnsiTheme="minorEastAsia" w:hint="eastAsia"/>
          <w:szCs w:val="21"/>
        </w:rPr>
        <w:t>王卫和李东，</w:t>
      </w:r>
      <w:r w:rsidRPr="002B170A">
        <w:rPr>
          <w:rFonts w:asciiTheme="minorEastAsia" w:hAnsiTheme="minorEastAsia" w:hint="eastAsia"/>
          <w:szCs w:val="21"/>
        </w:rPr>
        <w:t>这一课的案例主角，</w:t>
      </w:r>
      <w:r w:rsidR="00DC343C">
        <w:rPr>
          <w:rFonts w:asciiTheme="minorEastAsia" w:hAnsiTheme="minorEastAsia" w:hint="eastAsia"/>
          <w:szCs w:val="21"/>
        </w:rPr>
        <w:t xml:space="preserve">他们分别是一家高级床垫经销商 </w:t>
      </w:r>
      <w:r w:rsidR="00DC343C">
        <w:rPr>
          <w:rFonts w:asciiTheme="minorEastAsia" w:hAnsiTheme="minorEastAsia"/>
          <w:szCs w:val="21"/>
        </w:rPr>
        <w:t xml:space="preserve">– </w:t>
      </w:r>
      <w:r w:rsidR="00DC343C">
        <w:rPr>
          <w:rFonts w:asciiTheme="minorEastAsia" w:hAnsiTheme="minorEastAsia" w:hint="eastAsia"/>
          <w:szCs w:val="21"/>
        </w:rPr>
        <w:t xml:space="preserve">梦里床垫和汽车零配件制造商 </w:t>
      </w:r>
      <w:r w:rsidR="00DC343C">
        <w:rPr>
          <w:rFonts w:asciiTheme="minorEastAsia" w:hAnsiTheme="minorEastAsia"/>
          <w:szCs w:val="21"/>
        </w:rPr>
        <w:t xml:space="preserve">– </w:t>
      </w:r>
      <w:r w:rsidR="00DC343C">
        <w:rPr>
          <w:rFonts w:asciiTheme="minorEastAsia" w:hAnsiTheme="minorEastAsia" w:hint="eastAsia"/>
          <w:szCs w:val="21"/>
        </w:rPr>
        <w:t>摩新汽配的所有</w:t>
      </w:r>
      <w:r>
        <w:rPr>
          <w:rFonts w:asciiTheme="minorEastAsia" w:hAnsiTheme="minorEastAsia" w:hint="eastAsia"/>
          <w:szCs w:val="21"/>
        </w:rPr>
        <w:t>者</w:t>
      </w:r>
      <w:r w:rsidR="00921980">
        <w:rPr>
          <w:rFonts w:asciiTheme="minorEastAsia" w:hAnsiTheme="minorEastAsia" w:hint="eastAsia"/>
          <w:szCs w:val="21"/>
        </w:rPr>
        <w:t>。</w:t>
      </w:r>
    </w:p>
    <w:p w14:paraId="5C027687" w14:textId="77777777" w:rsidR="009E0699" w:rsidRDefault="002B2D9F" w:rsidP="003F5D5E">
      <w:pPr>
        <w:rPr>
          <w:rFonts w:asciiTheme="minorEastAsia" w:hAnsiTheme="minorEastAsia"/>
          <w:szCs w:val="21"/>
        </w:rPr>
      </w:pPr>
      <w:r>
        <w:rPr>
          <w:rFonts w:asciiTheme="minorEastAsia" w:hAnsiTheme="minorEastAsia"/>
          <w:b/>
          <w:szCs w:val="21"/>
        </w:rPr>
        <w:t>梦里床垫的所有人</w:t>
      </w:r>
      <w:r w:rsidR="003F5D5E" w:rsidRPr="009E7DD5">
        <w:rPr>
          <w:rFonts w:asciiTheme="minorEastAsia" w:hAnsiTheme="minorEastAsia"/>
          <w:b/>
          <w:szCs w:val="21"/>
        </w:rPr>
        <w:t>王卫</w:t>
      </w:r>
      <w:r w:rsidR="003F5D5E" w:rsidRPr="009E7DD5">
        <w:rPr>
          <w:rFonts w:asciiTheme="minorEastAsia" w:hAnsiTheme="minorEastAsia" w:hint="eastAsia"/>
          <w:b/>
          <w:szCs w:val="21"/>
        </w:rPr>
        <w:t>：</w:t>
      </w:r>
      <w:r w:rsidR="003F5D5E" w:rsidRPr="009E7DD5">
        <w:rPr>
          <w:rFonts w:asciiTheme="minorEastAsia" w:hAnsiTheme="minorEastAsia"/>
          <w:szCs w:val="21"/>
        </w:rPr>
        <w:t>我们公司是一家高档床垫经销商</w:t>
      </w:r>
      <w:r w:rsidR="009E0699">
        <w:rPr>
          <w:rFonts w:asciiTheme="minorEastAsia" w:hAnsiTheme="minorEastAsia" w:hint="eastAsia"/>
          <w:szCs w:val="21"/>
        </w:rPr>
        <w:t>，因为高级床垫的进货成本很高，我们的毛利一直很低</w:t>
      </w:r>
      <w:r w:rsidR="003F5D5E">
        <w:rPr>
          <w:rFonts w:asciiTheme="minorEastAsia" w:hAnsiTheme="minorEastAsia" w:hint="eastAsia"/>
          <w:szCs w:val="21"/>
        </w:rPr>
        <w:t>，最初几年</w:t>
      </w:r>
      <w:r>
        <w:rPr>
          <w:rFonts w:asciiTheme="minorEastAsia" w:hAnsiTheme="minorEastAsia" w:hint="eastAsia"/>
          <w:szCs w:val="21"/>
        </w:rPr>
        <w:t>还都</w:t>
      </w:r>
      <w:r w:rsidR="003F5D5E">
        <w:rPr>
          <w:rFonts w:asciiTheme="minorEastAsia" w:hAnsiTheme="minorEastAsia" w:hint="eastAsia"/>
          <w:szCs w:val="21"/>
        </w:rPr>
        <w:t>亏损经营</w:t>
      </w:r>
      <w:r w:rsidR="003F5D5E" w:rsidRPr="009E7DD5">
        <w:rPr>
          <w:rFonts w:asciiTheme="minorEastAsia" w:hAnsiTheme="minorEastAsia" w:hint="eastAsia"/>
          <w:szCs w:val="21"/>
        </w:rPr>
        <w:t>。好在</w:t>
      </w:r>
      <w:r w:rsidR="003F5D5E">
        <w:rPr>
          <w:rFonts w:asciiTheme="minorEastAsia" w:hAnsiTheme="minorEastAsia" w:hint="eastAsia"/>
          <w:szCs w:val="21"/>
        </w:rPr>
        <w:t>几个合伙人兢兢业业，在行业里渐渐做出了口碑</w:t>
      </w:r>
      <w:r w:rsidR="003F5D5E" w:rsidRPr="009E7DD5">
        <w:rPr>
          <w:rFonts w:asciiTheme="minorEastAsia" w:hAnsiTheme="minorEastAsia" w:hint="eastAsia"/>
          <w:szCs w:val="21"/>
        </w:rPr>
        <w:t>。</w:t>
      </w:r>
      <w:r w:rsidR="005657B1">
        <w:rPr>
          <w:rFonts w:asciiTheme="minorEastAsia" w:hAnsiTheme="minorEastAsia" w:hint="eastAsia"/>
          <w:szCs w:val="21"/>
        </w:rPr>
        <w:t>我们库存很全，</w:t>
      </w:r>
      <w:r w:rsidR="00FB074A">
        <w:rPr>
          <w:rFonts w:asciiTheme="minorEastAsia" w:hAnsiTheme="minorEastAsia" w:hint="eastAsia"/>
          <w:szCs w:val="21"/>
        </w:rPr>
        <w:t>上下游都做信用交易</w:t>
      </w:r>
      <w:r w:rsidR="005657B1">
        <w:rPr>
          <w:rFonts w:asciiTheme="minorEastAsia" w:hAnsiTheme="minorEastAsia" w:hint="eastAsia"/>
          <w:szCs w:val="21"/>
        </w:rPr>
        <w:t>。</w:t>
      </w:r>
      <w:r w:rsidR="00AF0BB3">
        <w:rPr>
          <w:rFonts w:asciiTheme="minorEastAsia" w:hAnsiTheme="minorEastAsia" w:hint="eastAsia"/>
          <w:szCs w:val="21"/>
        </w:rPr>
        <w:t>你</w:t>
      </w:r>
      <w:r>
        <w:rPr>
          <w:rFonts w:asciiTheme="minorEastAsia" w:hAnsiTheme="minorEastAsia" w:hint="eastAsia"/>
          <w:szCs w:val="21"/>
        </w:rPr>
        <w:t>问我毛利多少，利润多少，我是倒背如流。你问我流动</w:t>
      </w:r>
      <w:r w:rsidR="00EB623B">
        <w:rPr>
          <w:rFonts w:asciiTheme="minorEastAsia" w:hAnsiTheme="minorEastAsia" w:hint="eastAsia"/>
          <w:szCs w:val="21"/>
        </w:rPr>
        <w:t>性</w:t>
      </w:r>
      <w:r>
        <w:rPr>
          <w:rFonts w:asciiTheme="minorEastAsia" w:hAnsiTheme="minorEastAsia" w:hint="eastAsia"/>
          <w:szCs w:val="21"/>
        </w:rPr>
        <w:t>如何？</w:t>
      </w:r>
      <w:r w:rsidR="007F4057">
        <w:rPr>
          <w:rFonts w:asciiTheme="minorEastAsia" w:hAnsiTheme="minorEastAsia" w:hint="eastAsia"/>
          <w:szCs w:val="21"/>
        </w:rPr>
        <w:t>我</w:t>
      </w:r>
      <w:r w:rsidR="009E0699">
        <w:rPr>
          <w:rFonts w:asciiTheme="minorEastAsia" w:hAnsiTheme="minorEastAsia" w:hint="eastAsia"/>
          <w:szCs w:val="21"/>
        </w:rPr>
        <w:t>的账上趴着大量现金，</w:t>
      </w:r>
      <w:r w:rsidR="007F4057">
        <w:rPr>
          <w:rFonts w:asciiTheme="minorEastAsia" w:hAnsiTheme="minorEastAsia" w:hint="eastAsia"/>
          <w:szCs w:val="21"/>
        </w:rPr>
        <w:t>流动性应该很过关吧？下一步我就打算投资仓储和运输，扩大</w:t>
      </w:r>
      <w:r w:rsidR="00C77246">
        <w:rPr>
          <w:rFonts w:asciiTheme="minorEastAsia" w:hAnsiTheme="minorEastAsia" w:hint="eastAsia"/>
          <w:szCs w:val="21"/>
        </w:rPr>
        <w:t>规模。</w:t>
      </w:r>
    </w:p>
    <w:p w14:paraId="6589F8A6" w14:textId="2EB23B4E" w:rsidR="006F1795" w:rsidRDefault="002B2D9F" w:rsidP="003F5D5E">
      <w:pPr>
        <w:rPr>
          <w:rFonts w:asciiTheme="minorEastAsia" w:hAnsiTheme="minorEastAsia"/>
          <w:szCs w:val="21"/>
        </w:rPr>
      </w:pPr>
      <w:r>
        <w:rPr>
          <w:rFonts w:asciiTheme="minorEastAsia" w:hAnsiTheme="minorEastAsia"/>
          <w:b/>
          <w:szCs w:val="21"/>
        </w:rPr>
        <w:t>摩新汽配的</w:t>
      </w:r>
      <w:r w:rsidR="00AF0BB3">
        <w:rPr>
          <w:rFonts w:asciiTheme="minorEastAsia" w:hAnsiTheme="minorEastAsia" w:hint="eastAsia"/>
          <w:b/>
          <w:szCs w:val="21"/>
        </w:rPr>
        <w:t>所有人</w:t>
      </w:r>
      <w:r w:rsidR="003F5D5E" w:rsidRPr="00A71588">
        <w:rPr>
          <w:rFonts w:asciiTheme="minorEastAsia" w:hAnsiTheme="minorEastAsia"/>
          <w:b/>
          <w:szCs w:val="21"/>
        </w:rPr>
        <w:t>李东</w:t>
      </w:r>
      <w:r w:rsidR="003F5D5E" w:rsidRPr="00A71588">
        <w:rPr>
          <w:rFonts w:asciiTheme="minorEastAsia" w:hAnsiTheme="minorEastAsia" w:hint="eastAsia"/>
          <w:b/>
          <w:szCs w:val="21"/>
        </w:rPr>
        <w:t>：</w:t>
      </w:r>
      <w:r w:rsidR="003F5D5E" w:rsidRPr="009E7DD5">
        <w:rPr>
          <w:rFonts w:asciiTheme="minorEastAsia" w:hAnsiTheme="minorEastAsia"/>
          <w:szCs w:val="21"/>
        </w:rPr>
        <w:t>我们</w:t>
      </w:r>
      <w:r w:rsidR="007A73C4">
        <w:rPr>
          <w:rFonts w:asciiTheme="minorEastAsia" w:hAnsiTheme="minorEastAsia" w:hint="eastAsia"/>
          <w:szCs w:val="21"/>
        </w:rPr>
        <w:t>相对于王</w:t>
      </w:r>
      <w:r w:rsidR="003F5D5E" w:rsidRPr="009E7DD5">
        <w:rPr>
          <w:rFonts w:asciiTheme="minorEastAsia" w:hAnsiTheme="minorEastAsia" w:hint="eastAsia"/>
          <w:szCs w:val="21"/>
        </w:rPr>
        <w:t>卫，属于一家</w:t>
      </w:r>
      <w:r w:rsidR="00D36239">
        <w:rPr>
          <w:rFonts w:asciiTheme="minorEastAsia" w:hAnsiTheme="minorEastAsia" w:hint="eastAsia"/>
          <w:szCs w:val="21"/>
        </w:rPr>
        <w:t>比较成熟和大型的</w:t>
      </w:r>
      <w:r w:rsidR="003F5D5E" w:rsidRPr="009E7DD5">
        <w:rPr>
          <w:rFonts w:asciiTheme="minorEastAsia" w:hAnsiTheme="minorEastAsia" w:hint="eastAsia"/>
          <w:szCs w:val="21"/>
        </w:rPr>
        <w:t>公司了，主要做汽车零配件</w:t>
      </w:r>
      <w:r w:rsidR="003F5D5E">
        <w:rPr>
          <w:rFonts w:asciiTheme="minorEastAsia" w:hAnsiTheme="minorEastAsia" w:hint="eastAsia"/>
          <w:szCs w:val="21"/>
        </w:rPr>
        <w:t>制造</w:t>
      </w:r>
      <w:r w:rsidR="003F5D5E" w:rsidRPr="009E7DD5">
        <w:rPr>
          <w:rFonts w:asciiTheme="minorEastAsia" w:hAnsiTheme="minorEastAsia" w:hint="eastAsia"/>
          <w:szCs w:val="21"/>
        </w:rPr>
        <w:t>。</w:t>
      </w:r>
      <w:r w:rsidR="004A32CD">
        <w:rPr>
          <w:rFonts w:asciiTheme="minorEastAsia" w:hAnsiTheme="minorEastAsia" w:hint="eastAsia"/>
          <w:szCs w:val="21"/>
        </w:rPr>
        <w:t>我们上下游都做</w:t>
      </w:r>
      <w:r w:rsidR="008A0767">
        <w:rPr>
          <w:rFonts w:asciiTheme="minorEastAsia" w:hAnsiTheme="minorEastAsia" w:hint="eastAsia"/>
          <w:szCs w:val="21"/>
        </w:rPr>
        <w:t>得</w:t>
      </w:r>
      <w:r w:rsidR="004A32CD">
        <w:rPr>
          <w:rFonts w:asciiTheme="minorEastAsia" w:hAnsiTheme="minorEastAsia" w:hint="eastAsia"/>
          <w:szCs w:val="21"/>
        </w:rPr>
        <w:t>比较成熟，</w:t>
      </w:r>
      <w:r w:rsidR="00ED52B9">
        <w:rPr>
          <w:rFonts w:asciiTheme="minorEastAsia" w:hAnsiTheme="minorEastAsia" w:hint="eastAsia"/>
          <w:szCs w:val="21"/>
        </w:rPr>
        <w:t>我觉得</w:t>
      </w:r>
      <w:r w:rsidR="004A32CD">
        <w:rPr>
          <w:rFonts w:asciiTheme="minorEastAsia" w:hAnsiTheme="minorEastAsia" w:hint="eastAsia"/>
          <w:szCs w:val="21"/>
        </w:rPr>
        <w:t>流动性</w:t>
      </w:r>
      <w:r w:rsidR="00735B0F">
        <w:rPr>
          <w:rFonts w:asciiTheme="minorEastAsia" w:hAnsiTheme="minorEastAsia" w:hint="eastAsia"/>
          <w:szCs w:val="21"/>
        </w:rPr>
        <w:t>应该比大多数同行都</w:t>
      </w:r>
      <w:r w:rsidR="002F6108">
        <w:rPr>
          <w:rFonts w:asciiTheme="minorEastAsia" w:hAnsiTheme="minorEastAsia" w:hint="eastAsia"/>
          <w:szCs w:val="21"/>
        </w:rPr>
        <w:t>要</w:t>
      </w:r>
      <w:r w:rsidR="00F93DD6">
        <w:rPr>
          <w:rFonts w:asciiTheme="minorEastAsia" w:hAnsiTheme="minorEastAsia" w:hint="eastAsia"/>
          <w:szCs w:val="21"/>
        </w:rPr>
        <w:t>强</w:t>
      </w:r>
      <w:r w:rsidR="006F1795">
        <w:rPr>
          <w:rFonts w:asciiTheme="minorEastAsia" w:hAnsiTheme="minorEastAsia" w:hint="eastAsia"/>
          <w:szCs w:val="21"/>
        </w:rPr>
        <w:t>。</w:t>
      </w:r>
      <w:r w:rsidR="004A32CD" w:rsidRPr="009E7DD5">
        <w:rPr>
          <w:rFonts w:asciiTheme="minorEastAsia" w:hAnsiTheme="minorEastAsia" w:hint="eastAsia"/>
          <w:szCs w:val="21"/>
        </w:rPr>
        <w:t>我们</w:t>
      </w:r>
      <w:r w:rsidR="00A450A6">
        <w:rPr>
          <w:rFonts w:asciiTheme="minorEastAsia" w:hAnsiTheme="minorEastAsia" w:hint="eastAsia"/>
          <w:szCs w:val="21"/>
        </w:rPr>
        <w:t>主要卖定制化的匹配型器材，利润很高</w:t>
      </w:r>
      <w:r w:rsidR="001056C5">
        <w:rPr>
          <w:rFonts w:asciiTheme="minorEastAsia" w:hAnsiTheme="minorEastAsia" w:hint="eastAsia"/>
          <w:szCs w:val="21"/>
        </w:rPr>
        <w:t>。三</w:t>
      </w:r>
      <w:r w:rsidR="0042099F">
        <w:rPr>
          <w:rFonts w:asciiTheme="minorEastAsia" w:hAnsiTheme="minorEastAsia" w:hint="eastAsia"/>
          <w:szCs w:val="21"/>
        </w:rPr>
        <w:t>年前</w:t>
      </w:r>
      <w:r w:rsidR="005311BE">
        <w:rPr>
          <w:rFonts w:asciiTheme="minorEastAsia" w:hAnsiTheme="minorEastAsia" w:hint="eastAsia"/>
          <w:szCs w:val="21"/>
        </w:rPr>
        <w:t>开发新能源匹配器材</w:t>
      </w:r>
      <w:r w:rsidR="006F1795">
        <w:rPr>
          <w:rFonts w:asciiTheme="minorEastAsia" w:hAnsiTheme="minorEastAsia" w:hint="eastAsia"/>
          <w:szCs w:val="21"/>
        </w:rPr>
        <w:t>的时候</w:t>
      </w:r>
      <w:r w:rsidR="004A32CD">
        <w:rPr>
          <w:rFonts w:asciiTheme="minorEastAsia" w:hAnsiTheme="minorEastAsia" w:hint="eastAsia"/>
          <w:szCs w:val="21"/>
        </w:rPr>
        <w:t>，</w:t>
      </w:r>
      <w:r w:rsidR="006F1795">
        <w:rPr>
          <w:rFonts w:asciiTheme="minorEastAsia" w:hAnsiTheme="minorEastAsia" w:hint="eastAsia"/>
          <w:szCs w:val="21"/>
        </w:rPr>
        <w:t>确实遇到过一次比较严重的现金流</w:t>
      </w:r>
      <w:r w:rsidR="0042099F">
        <w:rPr>
          <w:rFonts w:asciiTheme="minorEastAsia" w:hAnsiTheme="minorEastAsia" w:hint="eastAsia"/>
          <w:szCs w:val="21"/>
        </w:rPr>
        <w:t>瓶颈，</w:t>
      </w:r>
      <w:r w:rsidR="006F1795">
        <w:rPr>
          <w:rFonts w:asciiTheme="minorEastAsia" w:hAnsiTheme="minorEastAsia" w:hint="eastAsia"/>
          <w:szCs w:val="21"/>
        </w:rPr>
        <w:t>当时</w:t>
      </w:r>
      <w:r w:rsidR="004A32CD">
        <w:rPr>
          <w:rFonts w:asciiTheme="minorEastAsia" w:hAnsiTheme="minorEastAsia" w:hint="eastAsia"/>
          <w:szCs w:val="21"/>
        </w:rPr>
        <w:t>借了</w:t>
      </w:r>
      <w:r w:rsidR="0042099F">
        <w:rPr>
          <w:rFonts w:asciiTheme="minorEastAsia" w:hAnsiTheme="minorEastAsia" w:hint="eastAsia"/>
          <w:szCs w:val="21"/>
        </w:rPr>
        <w:t>一大笔</w:t>
      </w:r>
      <w:r w:rsidR="004A32CD">
        <w:rPr>
          <w:rFonts w:asciiTheme="minorEastAsia" w:hAnsiTheme="minorEastAsia" w:hint="eastAsia"/>
          <w:szCs w:val="21"/>
        </w:rPr>
        <w:t>短</w:t>
      </w:r>
      <w:proofErr w:type="gramStart"/>
      <w:r w:rsidR="004A32CD">
        <w:rPr>
          <w:rFonts w:asciiTheme="minorEastAsia" w:hAnsiTheme="minorEastAsia" w:hint="eastAsia"/>
          <w:szCs w:val="21"/>
        </w:rPr>
        <w:t>债</w:t>
      </w:r>
      <w:r w:rsidR="00ED52B9">
        <w:rPr>
          <w:rFonts w:asciiTheme="minorEastAsia" w:hAnsiTheme="minorEastAsia" w:hint="eastAsia"/>
          <w:szCs w:val="21"/>
        </w:rPr>
        <w:t>投入</w:t>
      </w:r>
      <w:proofErr w:type="gramEnd"/>
      <w:r w:rsidR="006F1795">
        <w:rPr>
          <w:rFonts w:asciiTheme="minorEastAsia" w:hAnsiTheme="minorEastAsia" w:hint="eastAsia"/>
          <w:szCs w:val="21"/>
        </w:rPr>
        <w:t>长期开发。好在后来</w:t>
      </w:r>
      <w:r w:rsidR="00ED52B9">
        <w:rPr>
          <w:rFonts w:asciiTheme="minorEastAsia" w:hAnsiTheme="minorEastAsia" w:hint="eastAsia"/>
          <w:szCs w:val="21"/>
        </w:rPr>
        <w:t>补上了资金空缺，总算化险为夷。</w:t>
      </w:r>
    </w:p>
    <w:p w14:paraId="7914EFD0" w14:textId="77777777" w:rsidR="00C34011" w:rsidRDefault="006F1795" w:rsidP="003F5D5E">
      <w:pPr>
        <w:rPr>
          <w:rFonts w:asciiTheme="minorEastAsia" w:hAnsiTheme="minorEastAsia"/>
          <w:szCs w:val="21"/>
        </w:rPr>
      </w:pPr>
      <w:r>
        <w:rPr>
          <w:rFonts w:asciiTheme="minorEastAsia" w:hAnsiTheme="minorEastAsia"/>
          <w:szCs w:val="21"/>
        </w:rPr>
        <w:t xml:space="preserve"> </w:t>
      </w:r>
    </w:p>
    <w:p w14:paraId="544969E4" w14:textId="77777777" w:rsidR="00030B2A" w:rsidRDefault="00C34011" w:rsidP="00030B2A">
      <w:pPr>
        <w:rPr>
          <w:rFonts w:asciiTheme="minorEastAsia" w:hAnsiTheme="minorEastAsia"/>
          <w:b/>
          <w:szCs w:val="21"/>
        </w:rPr>
      </w:pPr>
      <w:r w:rsidRPr="00C34011">
        <w:rPr>
          <w:rFonts w:asciiTheme="minorEastAsia" w:hAnsiTheme="minorEastAsia" w:hint="eastAsia"/>
          <w:b/>
          <w:szCs w:val="21"/>
        </w:rPr>
        <w:t>00U</w:t>
      </w:r>
      <w:r w:rsidRPr="00C34011">
        <w:rPr>
          <w:rFonts w:asciiTheme="minorEastAsia" w:hAnsiTheme="minorEastAsia"/>
          <w:b/>
          <w:szCs w:val="21"/>
        </w:rPr>
        <w:t>03a 反思题</w:t>
      </w:r>
      <w:r w:rsidRPr="00C34011">
        <w:rPr>
          <w:rFonts w:asciiTheme="minorEastAsia" w:hAnsiTheme="minorEastAsia" w:hint="eastAsia"/>
          <w:b/>
          <w:szCs w:val="21"/>
        </w:rPr>
        <w:t>：</w:t>
      </w:r>
      <w:r w:rsidR="008A0767">
        <w:rPr>
          <w:rFonts w:asciiTheme="minorEastAsia" w:hAnsiTheme="minorEastAsia"/>
          <w:b/>
          <w:szCs w:val="21"/>
        </w:rPr>
        <w:t>梦里和摩新的流动性好不好？</w:t>
      </w:r>
    </w:p>
    <w:p w14:paraId="5DD9A9C7" w14:textId="44C78AB7" w:rsidR="00A108B5" w:rsidRPr="00030B2A" w:rsidRDefault="00E21E9A" w:rsidP="00030B2A">
      <w:pPr>
        <w:pStyle w:val="a8"/>
        <w:numPr>
          <w:ilvl w:val="0"/>
          <w:numId w:val="45"/>
        </w:numPr>
        <w:ind w:firstLineChars="0"/>
        <w:rPr>
          <w:rFonts w:asciiTheme="minorEastAsia" w:hAnsiTheme="minorEastAsia"/>
          <w:szCs w:val="21"/>
        </w:rPr>
      </w:pPr>
      <w:r w:rsidRPr="00030B2A">
        <w:rPr>
          <w:rFonts w:asciiTheme="minorEastAsia" w:hAnsiTheme="minorEastAsia"/>
          <w:szCs w:val="21"/>
        </w:rPr>
        <w:t>王</w:t>
      </w:r>
      <w:proofErr w:type="gramStart"/>
      <w:r w:rsidRPr="00030B2A">
        <w:rPr>
          <w:rFonts w:asciiTheme="minorEastAsia" w:hAnsiTheme="minorEastAsia"/>
          <w:szCs w:val="21"/>
        </w:rPr>
        <w:t>卫告诉</w:t>
      </w:r>
      <w:proofErr w:type="gramEnd"/>
      <w:r w:rsidRPr="00030B2A">
        <w:rPr>
          <w:rFonts w:asciiTheme="minorEastAsia" w:hAnsiTheme="minorEastAsia"/>
          <w:szCs w:val="21"/>
        </w:rPr>
        <w:t>我们</w:t>
      </w:r>
      <w:r w:rsidRPr="00030B2A">
        <w:rPr>
          <w:rFonts w:asciiTheme="minorEastAsia" w:hAnsiTheme="minorEastAsia" w:hint="eastAsia"/>
          <w:szCs w:val="21"/>
        </w:rPr>
        <w:t>，</w:t>
      </w:r>
      <w:r w:rsidRPr="00030B2A">
        <w:rPr>
          <w:rFonts w:asciiTheme="minorEastAsia" w:hAnsiTheme="minorEastAsia"/>
          <w:szCs w:val="21"/>
        </w:rPr>
        <w:t>他的</w:t>
      </w:r>
      <w:r w:rsidR="00C34011" w:rsidRPr="00030B2A">
        <w:rPr>
          <w:rFonts w:asciiTheme="minorEastAsia" w:hAnsiTheme="minorEastAsia"/>
          <w:szCs w:val="21"/>
        </w:rPr>
        <w:t>梦里床垫利润偏低</w:t>
      </w:r>
      <w:r w:rsidR="00C34011" w:rsidRPr="00030B2A">
        <w:rPr>
          <w:rFonts w:asciiTheme="minorEastAsia" w:hAnsiTheme="minorEastAsia" w:hint="eastAsia"/>
          <w:szCs w:val="21"/>
        </w:rPr>
        <w:t>，</w:t>
      </w:r>
      <w:r w:rsidR="00A108B5" w:rsidRPr="00030B2A">
        <w:rPr>
          <w:rFonts w:asciiTheme="minorEastAsia" w:hAnsiTheme="minorEastAsia" w:hint="eastAsia"/>
          <w:szCs w:val="21"/>
        </w:rPr>
        <w:t>属于薄利多销型；但</w:t>
      </w:r>
      <w:r w:rsidR="00C34011" w:rsidRPr="00030B2A">
        <w:rPr>
          <w:rFonts w:asciiTheme="minorEastAsia" w:hAnsiTheme="minorEastAsia"/>
          <w:szCs w:val="21"/>
        </w:rPr>
        <w:t>账上趴了大量现金</w:t>
      </w:r>
      <w:r w:rsidR="00C34011" w:rsidRPr="00030B2A">
        <w:rPr>
          <w:rFonts w:asciiTheme="minorEastAsia" w:hAnsiTheme="minorEastAsia" w:hint="eastAsia"/>
          <w:szCs w:val="21"/>
        </w:rPr>
        <w:t>，</w:t>
      </w:r>
      <w:r w:rsidR="00C34011" w:rsidRPr="00030B2A">
        <w:rPr>
          <w:rFonts w:asciiTheme="minorEastAsia" w:hAnsiTheme="minorEastAsia"/>
          <w:szCs w:val="21"/>
        </w:rPr>
        <w:t>自认为流动性</w:t>
      </w:r>
      <w:r w:rsidR="00A77145" w:rsidRPr="00030B2A">
        <w:rPr>
          <w:rFonts w:asciiTheme="minorEastAsia" w:hAnsiTheme="minorEastAsia" w:hint="eastAsia"/>
          <w:szCs w:val="21"/>
        </w:rPr>
        <w:t>非常</w:t>
      </w:r>
      <w:r w:rsidR="008A0767" w:rsidRPr="00030B2A">
        <w:rPr>
          <w:rFonts w:asciiTheme="minorEastAsia" w:hAnsiTheme="minorEastAsia" w:hint="eastAsia"/>
          <w:szCs w:val="21"/>
        </w:rPr>
        <w:t>好</w:t>
      </w:r>
      <w:r w:rsidR="00A108B5" w:rsidRPr="00030B2A">
        <w:rPr>
          <w:rFonts w:asciiTheme="minorEastAsia" w:hAnsiTheme="minorEastAsia" w:hint="eastAsia"/>
          <w:szCs w:val="21"/>
        </w:rPr>
        <w:t>。</w:t>
      </w:r>
    </w:p>
    <w:p w14:paraId="02530E5D" w14:textId="77777777" w:rsidR="00814927" w:rsidRPr="005C5F51" w:rsidRDefault="00C34011" w:rsidP="005C5F51">
      <w:pPr>
        <w:pStyle w:val="a8"/>
        <w:numPr>
          <w:ilvl w:val="0"/>
          <w:numId w:val="45"/>
        </w:numPr>
        <w:ind w:firstLineChars="0"/>
        <w:rPr>
          <w:rFonts w:asciiTheme="minorEastAsia" w:hAnsiTheme="minorEastAsia"/>
          <w:szCs w:val="21"/>
        </w:rPr>
      </w:pPr>
      <w:r w:rsidRPr="005C5F51">
        <w:rPr>
          <w:rFonts w:asciiTheme="minorEastAsia" w:hAnsiTheme="minorEastAsia"/>
          <w:szCs w:val="21"/>
        </w:rPr>
        <w:t>李东</w:t>
      </w:r>
      <w:r w:rsidR="00A108B5" w:rsidRPr="005C5F51">
        <w:rPr>
          <w:rFonts w:asciiTheme="minorEastAsia" w:hAnsiTheme="minorEastAsia"/>
          <w:szCs w:val="21"/>
        </w:rPr>
        <w:t>称自己</w:t>
      </w:r>
      <w:r w:rsidRPr="005C5F51">
        <w:rPr>
          <w:rFonts w:asciiTheme="minorEastAsia" w:hAnsiTheme="minorEastAsia"/>
          <w:szCs w:val="21"/>
        </w:rPr>
        <w:t>的摩新汽配利润很高</w:t>
      </w:r>
      <w:r w:rsidRPr="005C5F51">
        <w:rPr>
          <w:rFonts w:asciiTheme="minorEastAsia" w:hAnsiTheme="minorEastAsia" w:hint="eastAsia"/>
          <w:szCs w:val="21"/>
        </w:rPr>
        <w:t>，</w:t>
      </w:r>
      <w:r w:rsidR="00814927" w:rsidRPr="005C5F51">
        <w:rPr>
          <w:rFonts w:asciiTheme="minorEastAsia" w:hAnsiTheme="minorEastAsia" w:hint="eastAsia"/>
          <w:szCs w:val="21"/>
        </w:rPr>
        <w:t>目前来看上下游都很稳定，流动性</w:t>
      </w:r>
      <w:r w:rsidR="002F6108" w:rsidRPr="005C5F51">
        <w:rPr>
          <w:rFonts w:asciiTheme="minorEastAsia" w:hAnsiTheme="minorEastAsia" w:hint="eastAsia"/>
          <w:szCs w:val="21"/>
        </w:rPr>
        <w:t>比大多数同行都要强。</w:t>
      </w:r>
    </w:p>
    <w:p w14:paraId="475ABBCF" w14:textId="65D24637" w:rsidR="00C34011" w:rsidRPr="002B170A" w:rsidRDefault="00F32B92" w:rsidP="00F32B92">
      <w:pPr>
        <w:rPr>
          <w:rFonts w:asciiTheme="minorEastAsia" w:hAnsiTheme="minorEastAsia"/>
          <w:szCs w:val="21"/>
        </w:rPr>
      </w:pPr>
      <w:r w:rsidRPr="002B170A">
        <w:rPr>
          <w:rFonts w:asciiTheme="minorEastAsia" w:hAnsiTheme="minorEastAsia"/>
          <w:szCs w:val="21"/>
        </w:rPr>
        <w:t>请你也大致谈谈</w:t>
      </w:r>
      <w:r w:rsidRPr="002B170A">
        <w:rPr>
          <w:rFonts w:asciiTheme="minorEastAsia" w:hAnsiTheme="minorEastAsia" w:hint="eastAsia"/>
          <w:szCs w:val="21"/>
        </w:rPr>
        <w:t>，</w:t>
      </w:r>
      <w:r w:rsidRPr="002B170A">
        <w:rPr>
          <w:rFonts w:asciiTheme="minorEastAsia" w:hAnsiTheme="minorEastAsia"/>
          <w:szCs w:val="21"/>
        </w:rPr>
        <w:t>你们公司</w:t>
      </w:r>
      <w:r w:rsidRPr="002B170A">
        <w:rPr>
          <w:rFonts w:asciiTheme="minorEastAsia" w:hAnsiTheme="minorEastAsia" w:hint="eastAsia"/>
          <w:szCs w:val="21"/>
        </w:rPr>
        <w:t>（或者你所了解的一家公司）利润水平如何？流动性水平如何？</w:t>
      </w:r>
    </w:p>
    <w:tbl>
      <w:tblPr>
        <w:tblStyle w:val="ac"/>
        <w:tblW w:w="0" w:type="auto"/>
        <w:tblLook w:val="04A0" w:firstRow="1" w:lastRow="0" w:firstColumn="1" w:lastColumn="0" w:noHBand="0" w:noVBand="1"/>
      </w:tblPr>
      <w:tblGrid>
        <w:gridCol w:w="8296"/>
      </w:tblGrid>
      <w:tr w:rsidR="00C34011" w:rsidRPr="002B170A" w14:paraId="042DA0C5" w14:textId="77777777" w:rsidTr="00C34011">
        <w:trPr>
          <w:trHeight w:val="894"/>
        </w:trPr>
        <w:tc>
          <w:tcPr>
            <w:tcW w:w="8296" w:type="dxa"/>
          </w:tcPr>
          <w:p w14:paraId="7EE3CC9D" w14:textId="77777777" w:rsidR="00C34011" w:rsidRPr="002B170A" w:rsidRDefault="00C34011" w:rsidP="003F5D5E">
            <w:pPr>
              <w:rPr>
                <w:rFonts w:asciiTheme="minorEastAsia" w:hAnsiTheme="minorEastAsia"/>
                <w:szCs w:val="21"/>
              </w:rPr>
            </w:pPr>
          </w:p>
        </w:tc>
      </w:tr>
    </w:tbl>
    <w:p w14:paraId="24E42952" w14:textId="3904E5C9" w:rsidR="00F32B92" w:rsidRDefault="00C34011" w:rsidP="003F5D5E">
      <w:pPr>
        <w:rPr>
          <w:rFonts w:asciiTheme="minorEastAsia" w:hAnsiTheme="minorEastAsia"/>
          <w:szCs w:val="21"/>
        </w:rPr>
      </w:pPr>
      <w:r w:rsidRPr="002B170A">
        <w:rPr>
          <w:rFonts w:asciiTheme="minorEastAsia" w:hAnsiTheme="minorEastAsia"/>
          <w:b/>
          <w:szCs w:val="21"/>
        </w:rPr>
        <w:t>反馈</w:t>
      </w:r>
      <w:r w:rsidRPr="002B170A">
        <w:rPr>
          <w:rFonts w:asciiTheme="minorEastAsia" w:hAnsiTheme="minorEastAsia" w:hint="eastAsia"/>
          <w:b/>
          <w:szCs w:val="21"/>
        </w:rPr>
        <w:t>：</w:t>
      </w:r>
      <w:r w:rsidRPr="002B170A">
        <w:rPr>
          <w:rFonts w:asciiTheme="minorEastAsia" w:hAnsiTheme="minorEastAsia"/>
          <w:szCs w:val="21"/>
        </w:rPr>
        <w:t>谢谢你的回答</w:t>
      </w:r>
      <w:r w:rsidR="00F32B92" w:rsidRPr="002B170A">
        <w:rPr>
          <w:rFonts w:asciiTheme="minorEastAsia" w:hAnsiTheme="minorEastAsia" w:hint="eastAsia"/>
          <w:szCs w:val="21"/>
        </w:rPr>
        <w:t>。</w:t>
      </w:r>
      <w:r w:rsidR="00F32B92" w:rsidRPr="002B170A">
        <w:rPr>
          <w:rFonts w:asciiTheme="minorEastAsia" w:hAnsiTheme="minorEastAsia"/>
          <w:szCs w:val="21"/>
        </w:rPr>
        <w:t>在学完本课程之后</w:t>
      </w:r>
      <w:r w:rsidR="00F32B92" w:rsidRPr="002B170A">
        <w:rPr>
          <w:rFonts w:asciiTheme="minorEastAsia" w:hAnsiTheme="minorEastAsia" w:hint="eastAsia"/>
          <w:szCs w:val="21"/>
        </w:rPr>
        <w:t>，</w:t>
      </w:r>
      <w:r w:rsidR="001B3B69" w:rsidRPr="002B170A">
        <w:rPr>
          <w:rFonts w:asciiTheme="minorEastAsia" w:hAnsiTheme="minorEastAsia"/>
          <w:szCs w:val="21"/>
        </w:rPr>
        <w:t>我们会让你再次反思</w:t>
      </w:r>
      <w:r w:rsidR="00F32B92" w:rsidRPr="002B170A">
        <w:rPr>
          <w:rFonts w:asciiTheme="minorEastAsia" w:hAnsiTheme="minorEastAsia"/>
          <w:szCs w:val="21"/>
        </w:rPr>
        <w:t>这个问题</w:t>
      </w:r>
      <w:r w:rsidR="001B3B69" w:rsidRPr="002B170A">
        <w:rPr>
          <w:rFonts w:asciiTheme="minorEastAsia" w:hAnsiTheme="minorEastAsia" w:hint="eastAsia"/>
          <w:szCs w:val="21"/>
        </w:rPr>
        <w:t>，到时候你很可能</w:t>
      </w:r>
      <w:r w:rsidR="001B3B69" w:rsidRPr="002B170A">
        <w:rPr>
          <w:rFonts w:asciiTheme="minorEastAsia" w:hAnsiTheme="minorEastAsia" w:hint="eastAsia"/>
          <w:szCs w:val="21"/>
        </w:rPr>
        <w:lastRenderedPageBreak/>
        <w:t>会有新的理解。</w:t>
      </w:r>
    </w:p>
    <w:p w14:paraId="657D513F" w14:textId="417D5DAF" w:rsidR="00C34011" w:rsidRDefault="008A0767" w:rsidP="003F5D5E">
      <w:pPr>
        <w:rPr>
          <w:rFonts w:asciiTheme="minorEastAsia" w:hAnsiTheme="minorEastAsia"/>
          <w:szCs w:val="21"/>
        </w:rPr>
      </w:pPr>
      <w:r>
        <w:rPr>
          <w:rFonts w:asciiTheme="minorEastAsia" w:hAnsiTheme="minorEastAsia"/>
          <w:szCs w:val="21"/>
        </w:rPr>
        <w:t>看看</w:t>
      </w:r>
      <w:r w:rsidR="003E490C">
        <w:rPr>
          <w:rFonts w:asciiTheme="minorEastAsia" w:hAnsiTheme="minorEastAsia" w:hint="eastAsia"/>
          <w:szCs w:val="21"/>
        </w:rPr>
        <w:t>其他</w:t>
      </w:r>
      <w:r w:rsidR="003E490C">
        <w:rPr>
          <w:rFonts w:asciiTheme="minorEastAsia" w:hAnsiTheme="minorEastAsia"/>
          <w:szCs w:val="21"/>
        </w:rPr>
        <w:t>学员是怎么说的</w:t>
      </w:r>
      <w:r w:rsidR="00E03538">
        <w:rPr>
          <w:rFonts w:asciiTheme="minorEastAsia" w:hAnsiTheme="minorEastAsia" w:hint="eastAsia"/>
          <w:szCs w:val="21"/>
        </w:rPr>
        <w:t>：</w:t>
      </w:r>
    </w:p>
    <w:p w14:paraId="13A2DA1F" w14:textId="5BA1742D" w:rsidR="007D4F76" w:rsidRDefault="00467A6C" w:rsidP="00C77246">
      <w:pPr>
        <w:rPr>
          <w:rFonts w:asciiTheme="minorEastAsia" w:hAnsiTheme="minorEastAsia"/>
          <w:szCs w:val="21"/>
        </w:rPr>
      </w:pPr>
      <w:r w:rsidRPr="00A36823">
        <w:rPr>
          <w:rFonts w:ascii="微软雅黑" w:eastAsia="微软雅黑" w:hAnsi="微软雅黑"/>
          <w:noProof/>
          <w:szCs w:val="21"/>
        </w:rPr>
        <w:drawing>
          <wp:inline distT="0" distB="0" distL="0" distR="0" wp14:anchorId="5BF2C1CE" wp14:editId="0B01E56A">
            <wp:extent cx="2622550" cy="1701702"/>
            <wp:effectExtent l="0" t="0" r="635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29110" cy="1705958"/>
                    </a:xfrm>
                    <a:prstGeom prst="rect">
                      <a:avLst/>
                    </a:prstGeom>
                  </pic:spPr>
                </pic:pic>
              </a:graphicData>
            </a:graphic>
          </wp:inline>
        </w:drawing>
      </w:r>
    </w:p>
    <w:p w14:paraId="62CAC45C" w14:textId="77777777" w:rsidR="00467A6C" w:rsidRPr="00C77246" w:rsidRDefault="00467A6C" w:rsidP="00C77246">
      <w:pPr>
        <w:rPr>
          <w:rFonts w:asciiTheme="minorEastAsia" w:hAnsiTheme="minorEastAsia"/>
          <w:szCs w:val="21"/>
        </w:rPr>
      </w:pPr>
    </w:p>
    <w:p w14:paraId="699690E1" w14:textId="77777777" w:rsidR="003D6A9A" w:rsidRDefault="003D6A9A" w:rsidP="003D6A9A">
      <w:pPr>
        <w:rPr>
          <w:rFonts w:asciiTheme="minorEastAsia" w:hAnsiTheme="minorEastAsia"/>
          <w:b/>
          <w:szCs w:val="21"/>
        </w:rPr>
      </w:pPr>
      <w:r>
        <w:rPr>
          <w:rFonts w:asciiTheme="minorEastAsia" w:hAnsiTheme="minorEastAsia"/>
          <w:b/>
          <w:szCs w:val="21"/>
        </w:rPr>
        <w:t>00U0</w:t>
      </w:r>
      <w:r w:rsidR="008538B7">
        <w:rPr>
          <w:rFonts w:asciiTheme="minorEastAsia" w:hAnsiTheme="minorEastAsia" w:hint="eastAsia"/>
          <w:b/>
          <w:szCs w:val="21"/>
        </w:rPr>
        <w:t>4</w:t>
      </w:r>
      <w:r w:rsidRPr="00293CFB">
        <w:rPr>
          <w:rFonts w:asciiTheme="minorEastAsia" w:hAnsiTheme="minorEastAsia"/>
          <w:b/>
          <w:szCs w:val="21"/>
        </w:rPr>
        <w:t xml:space="preserve"> 课程学习目标</w:t>
      </w:r>
    </w:p>
    <w:p w14:paraId="5040FBBA" w14:textId="74C3EE0F" w:rsidR="00C40C69" w:rsidRDefault="008E217A" w:rsidP="002B2D9F">
      <w:pPr>
        <w:rPr>
          <w:rFonts w:asciiTheme="minorEastAsia" w:hAnsiTheme="minorEastAsia"/>
          <w:szCs w:val="21"/>
        </w:rPr>
      </w:pPr>
      <w:r>
        <w:rPr>
          <w:rFonts w:asciiTheme="minorEastAsia" w:hAnsiTheme="minorEastAsia" w:hint="eastAsia"/>
          <w:szCs w:val="21"/>
        </w:rPr>
        <w:t>在案例中</w:t>
      </w:r>
      <w:r w:rsidR="002B2D9F">
        <w:rPr>
          <w:rFonts w:asciiTheme="minorEastAsia" w:hAnsiTheme="minorEastAsia"/>
          <w:szCs w:val="21"/>
        </w:rPr>
        <w:t>，</w:t>
      </w:r>
      <w:r w:rsidR="002B2D9F">
        <w:rPr>
          <w:rFonts w:asciiTheme="minorEastAsia" w:hAnsiTheme="minorEastAsia" w:hint="eastAsia"/>
          <w:szCs w:val="21"/>
        </w:rPr>
        <w:t>王卫和李东</w:t>
      </w:r>
      <w:r w:rsidR="00EA7AAD">
        <w:rPr>
          <w:rFonts w:asciiTheme="minorEastAsia" w:hAnsiTheme="minorEastAsia" w:hint="eastAsia"/>
          <w:szCs w:val="21"/>
        </w:rPr>
        <w:t>对于自己公司的</w:t>
      </w:r>
      <w:r w:rsidR="002344D1">
        <w:rPr>
          <w:rFonts w:asciiTheme="minorEastAsia" w:hAnsiTheme="minorEastAsia" w:hint="eastAsia"/>
          <w:szCs w:val="21"/>
        </w:rPr>
        <w:t>流动性状况都</w:t>
      </w:r>
      <w:r w:rsidR="00AE72FA">
        <w:rPr>
          <w:rFonts w:asciiTheme="minorEastAsia" w:hAnsiTheme="minorEastAsia" w:hint="eastAsia"/>
          <w:szCs w:val="21"/>
        </w:rPr>
        <w:t>很有</w:t>
      </w:r>
      <w:r w:rsidR="002344D1">
        <w:rPr>
          <w:rFonts w:asciiTheme="minorEastAsia" w:hAnsiTheme="minorEastAsia" w:hint="eastAsia"/>
          <w:szCs w:val="21"/>
        </w:rPr>
        <w:t>信心，但事实真的如此吗？</w:t>
      </w:r>
      <w:r w:rsidR="00F77641">
        <w:rPr>
          <w:rFonts w:asciiTheme="minorEastAsia" w:hAnsiTheme="minorEastAsia" w:hint="eastAsia"/>
          <w:szCs w:val="21"/>
        </w:rPr>
        <w:t>在财务报表上，</w:t>
      </w:r>
      <w:r w:rsidR="00C40C69">
        <w:rPr>
          <w:rFonts w:asciiTheme="minorEastAsia" w:hAnsiTheme="minorEastAsia" w:hint="eastAsia"/>
          <w:szCs w:val="21"/>
        </w:rPr>
        <w:t>利润是</w:t>
      </w:r>
      <w:r w:rsidR="00F77641">
        <w:rPr>
          <w:rFonts w:asciiTheme="minorEastAsia" w:hAnsiTheme="minorEastAsia" w:hint="eastAsia"/>
          <w:szCs w:val="21"/>
        </w:rPr>
        <w:t>一</w:t>
      </w:r>
      <w:r w:rsidR="00DE4127">
        <w:rPr>
          <w:rFonts w:asciiTheme="minorEastAsia" w:hAnsiTheme="minorEastAsia" w:hint="eastAsia"/>
          <w:szCs w:val="21"/>
        </w:rPr>
        <w:t>个比较直观</w:t>
      </w:r>
      <w:r w:rsidR="00C40C69">
        <w:rPr>
          <w:rFonts w:asciiTheme="minorEastAsia" w:hAnsiTheme="minorEastAsia" w:hint="eastAsia"/>
          <w:szCs w:val="21"/>
        </w:rPr>
        <w:t>的数字，但流动性却不然，你需要掌握一些基本的衡量工具才能</w:t>
      </w:r>
      <w:r w:rsidR="00F77641">
        <w:rPr>
          <w:rFonts w:asciiTheme="minorEastAsia" w:hAnsiTheme="minorEastAsia" w:hint="eastAsia"/>
          <w:szCs w:val="21"/>
        </w:rPr>
        <w:t>获得一个</w:t>
      </w:r>
      <w:r w:rsidR="00901FAD">
        <w:rPr>
          <w:rFonts w:asciiTheme="minorEastAsia" w:hAnsiTheme="minorEastAsia" w:hint="eastAsia"/>
          <w:szCs w:val="21"/>
        </w:rPr>
        <w:t>比较</w:t>
      </w:r>
      <w:r w:rsidR="00F77641">
        <w:rPr>
          <w:rFonts w:asciiTheme="minorEastAsia" w:hAnsiTheme="minorEastAsia" w:hint="eastAsia"/>
          <w:szCs w:val="21"/>
        </w:rPr>
        <w:t>清晰的</w:t>
      </w:r>
      <w:r w:rsidR="00F00DEF">
        <w:rPr>
          <w:rFonts w:asciiTheme="minorEastAsia" w:hAnsiTheme="minorEastAsia" w:hint="eastAsia"/>
          <w:szCs w:val="21"/>
        </w:rPr>
        <w:t>认识</w:t>
      </w:r>
      <w:r w:rsidR="00F77641">
        <w:rPr>
          <w:rFonts w:asciiTheme="minorEastAsia" w:hAnsiTheme="minorEastAsia" w:hint="eastAsia"/>
          <w:szCs w:val="21"/>
        </w:rPr>
        <w:t>。</w:t>
      </w:r>
    </w:p>
    <w:p w14:paraId="6805EF4D" w14:textId="77777777" w:rsidR="002B2D9F" w:rsidRDefault="003F1634" w:rsidP="002B2D9F">
      <w:pPr>
        <w:rPr>
          <w:rFonts w:asciiTheme="minorEastAsia" w:hAnsiTheme="minorEastAsia"/>
          <w:szCs w:val="21"/>
        </w:rPr>
      </w:pPr>
      <w:r>
        <w:rPr>
          <w:rFonts w:asciiTheme="minorEastAsia" w:hAnsiTheme="minorEastAsia" w:hint="eastAsia"/>
          <w:szCs w:val="21"/>
        </w:rPr>
        <w:t>在这节课里，</w:t>
      </w:r>
      <w:r w:rsidR="002B2D9F">
        <w:rPr>
          <w:rFonts w:asciiTheme="minorEastAsia" w:hAnsiTheme="minorEastAsia" w:hint="eastAsia"/>
          <w:szCs w:val="21"/>
        </w:rPr>
        <w:t>我们就将以梦里床垫和摩新汽配为例，通过三套层进式的流动性分析法：</w:t>
      </w:r>
    </w:p>
    <w:p w14:paraId="46BA49EB" w14:textId="77777777" w:rsidR="002B2D9F" w:rsidRDefault="002B2D9F" w:rsidP="0088295C">
      <w:pPr>
        <w:pStyle w:val="a8"/>
        <w:numPr>
          <w:ilvl w:val="0"/>
          <w:numId w:val="22"/>
        </w:numPr>
        <w:ind w:firstLineChars="0"/>
        <w:jc w:val="left"/>
      </w:pPr>
      <w:r w:rsidRPr="0088295C">
        <w:rPr>
          <w:rFonts w:asciiTheme="minorEastAsia" w:hAnsiTheme="minorEastAsia" w:hint="eastAsia"/>
          <w:szCs w:val="21"/>
        </w:rPr>
        <w:t xml:space="preserve">度量营运资金 </w:t>
      </w:r>
    </w:p>
    <w:p w14:paraId="73B29A41" w14:textId="77777777" w:rsidR="002B2D9F" w:rsidRPr="0088295C" w:rsidRDefault="002B2D9F" w:rsidP="0088295C">
      <w:pPr>
        <w:pStyle w:val="a8"/>
        <w:numPr>
          <w:ilvl w:val="0"/>
          <w:numId w:val="22"/>
        </w:numPr>
        <w:ind w:firstLineChars="0"/>
        <w:rPr>
          <w:rFonts w:asciiTheme="minorEastAsia" w:hAnsiTheme="minorEastAsia"/>
          <w:szCs w:val="21"/>
        </w:rPr>
      </w:pPr>
      <w:r w:rsidRPr="0088295C">
        <w:rPr>
          <w:rFonts w:asciiTheme="minorEastAsia" w:hAnsiTheme="minorEastAsia"/>
          <w:szCs w:val="21"/>
        </w:rPr>
        <w:t>计算</w:t>
      </w:r>
      <w:r w:rsidR="00DB4EF9">
        <w:rPr>
          <w:rFonts w:asciiTheme="minorEastAsia" w:hAnsiTheme="minorEastAsia" w:hint="eastAsia"/>
          <w:szCs w:val="21"/>
        </w:rPr>
        <w:t>和</w:t>
      </w:r>
      <w:r w:rsidRPr="0088295C">
        <w:rPr>
          <w:rFonts w:asciiTheme="minorEastAsia" w:hAnsiTheme="minorEastAsia" w:hint="eastAsia"/>
          <w:szCs w:val="21"/>
        </w:rPr>
        <w:t>分析</w:t>
      </w:r>
      <w:r w:rsidR="00BD0C55">
        <w:rPr>
          <w:rFonts w:asciiTheme="minorEastAsia" w:hAnsiTheme="minorEastAsia" w:hint="eastAsia"/>
          <w:szCs w:val="21"/>
        </w:rPr>
        <w:t>三大</w:t>
      </w:r>
      <w:r w:rsidRPr="0088295C">
        <w:rPr>
          <w:rFonts w:asciiTheme="minorEastAsia" w:hAnsiTheme="minorEastAsia" w:hint="eastAsia"/>
          <w:szCs w:val="21"/>
        </w:rPr>
        <w:t>流动性比率</w:t>
      </w:r>
      <w:r w:rsidR="00DB4EF9">
        <w:rPr>
          <w:rFonts w:asciiTheme="minorEastAsia" w:hAnsiTheme="minorEastAsia" w:hint="eastAsia"/>
          <w:szCs w:val="21"/>
        </w:rPr>
        <w:t>——</w:t>
      </w:r>
      <w:r w:rsidR="00D4221C">
        <w:rPr>
          <w:rFonts w:asciiTheme="minorEastAsia" w:hAnsiTheme="minorEastAsia" w:hint="eastAsia"/>
          <w:szCs w:val="21"/>
        </w:rPr>
        <w:t>流动比率、速动比率和现金比率</w:t>
      </w:r>
    </w:p>
    <w:p w14:paraId="25D4A04F" w14:textId="77777777" w:rsidR="002B2D9F" w:rsidRPr="0088295C" w:rsidRDefault="00DB4EF9" w:rsidP="0088295C">
      <w:pPr>
        <w:pStyle w:val="a8"/>
        <w:numPr>
          <w:ilvl w:val="0"/>
          <w:numId w:val="22"/>
        </w:numPr>
        <w:ind w:firstLineChars="0"/>
        <w:rPr>
          <w:rFonts w:asciiTheme="minorEastAsia" w:hAnsiTheme="minorEastAsia"/>
          <w:szCs w:val="21"/>
        </w:rPr>
      </w:pPr>
      <w:r>
        <w:rPr>
          <w:rFonts w:asciiTheme="minorEastAsia" w:hAnsiTheme="minorEastAsia" w:hint="eastAsia"/>
          <w:szCs w:val="21"/>
        </w:rPr>
        <w:t>以及计算和</w:t>
      </w:r>
      <w:r w:rsidR="00BD0C55">
        <w:rPr>
          <w:rFonts w:asciiTheme="minorEastAsia" w:hAnsiTheme="minorEastAsia" w:hint="eastAsia"/>
          <w:szCs w:val="21"/>
        </w:rPr>
        <w:t>分析三大周转率</w:t>
      </w:r>
      <w:r>
        <w:rPr>
          <w:rFonts w:asciiTheme="minorEastAsia" w:hAnsiTheme="minorEastAsia" w:hint="eastAsia"/>
          <w:szCs w:val="21"/>
        </w:rPr>
        <w:t>——存货周转率、应收账款周转率和应付账款周转率</w:t>
      </w:r>
    </w:p>
    <w:p w14:paraId="6916B15E" w14:textId="4AB744C5" w:rsidR="0072097B" w:rsidRPr="005F357B" w:rsidRDefault="00DB4EF9" w:rsidP="003D6A9A">
      <w:pPr>
        <w:rPr>
          <w:rFonts w:asciiTheme="minorEastAsia" w:hAnsiTheme="minorEastAsia"/>
          <w:sz w:val="15"/>
          <w:szCs w:val="15"/>
          <w:shd w:val="pct15" w:color="auto" w:fill="FFFFFF"/>
        </w:rPr>
      </w:pPr>
      <w:r>
        <w:rPr>
          <w:rFonts w:asciiTheme="minorEastAsia" w:hAnsiTheme="minorEastAsia"/>
          <w:szCs w:val="21"/>
        </w:rPr>
        <w:t>来</w:t>
      </w:r>
      <w:r w:rsidR="00DE6B94">
        <w:rPr>
          <w:rFonts w:asciiTheme="minorEastAsia" w:hAnsiTheme="minorEastAsia"/>
          <w:szCs w:val="21"/>
        </w:rPr>
        <w:t>教会你</w:t>
      </w:r>
      <w:r w:rsidR="00522568">
        <w:rPr>
          <w:rFonts w:asciiTheme="minorEastAsia" w:hAnsiTheme="minorEastAsia"/>
          <w:szCs w:val="21"/>
        </w:rPr>
        <w:t>如何</w:t>
      </w:r>
      <w:r w:rsidR="00DE6B94">
        <w:rPr>
          <w:rFonts w:asciiTheme="minorEastAsia" w:hAnsiTheme="minorEastAsia" w:hint="eastAsia"/>
          <w:szCs w:val="21"/>
        </w:rPr>
        <w:t>从复杂的财务报表中</w:t>
      </w:r>
      <w:r w:rsidR="00F00DEF">
        <w:rPr>
          <w:rFonts w:asciiTheme="minorEastAsia" w:hAnsiTheme="minorEastAsia" w:hint="eastAsia"/>
          <w:szCs w:val="21"/>
        </w:rPr>
        <w:t>轻松</w:t>
      </w:r>
      <w:r w:rsidR="004460E6">
        <w:rPr>
          <w:rFonts w:asciiTheme="minorEastAsia" w:hAnsiTheme="minorEastAsia" w:hint="eastAsia"/>
          <w:szCs w:val="21"/>
        </w:rPr>
        <w:t>“透视”出你们</w:t>
      </w:r>
      <w:r w:rsidR="008E217A">
        <w:rPr>
          <w:rFonts w:asciiTheme="minorEastAsia" w:hAnsiTheme="minorEastAsia" w:hint="eastAsia"/>
          <w:szCs w:val="21"/>
        </w:rPr>
        <w:t>公司</w:t>
      </w:r>
      <w:r w:rsidR="00522568">
        <w:rPr>
          <w:rFonts w:asciiTheme="minorEastAsia" w:hAnsiTheme="minorEastAsia" w:hint="eastAsia"/>
          <w:szCs w:val="21"/>
        </w:rPr>
        <w:t>的流动性</w:t>
      </w:r>
      <w:r w:rsidR="00EB47C2">
        <w:rPr>
          <w:rFonts w:asciiTheme="minorEastAsia" w:hAnsiTheme="minorEastAsia" w:hint="eastAsia"/>
          <w:szCs w:val="21"/>
        </w:rPr>
        <w:t>状况</w:t>
      </w:r>
      <w:r w:rsidR="00866D7A">
        <w:rPr>
          <w:rFonts w:asciiTheme="minorEastAsia" w:hAnsiTheme="minorEastAsia" w:hint="eastAsia"/>
          <w:szCs w:val="21"/>
        </w:rPr>
        <w:t>，</w:t>
      </w:r>
      <w:r w:rsidR="00FC2EA3">
        <w:rPr>
          <w:rFonts w:asciiTheme="minorEastAsia" w:hAnsiTheme="minorEastAsia" w:hint="eastAsia"/>
          <w:szCs w:val="21"/>
        </w:rPr>
        <w:t>从而更好地管理</w:t>
      </w:r>
      <w:r w:rsidR="004460E6">
        <w:rPr>
          <w:rFonts w:asciiTheme="minorEastAsia" w:hAnsiTheme="minorEastAsia" w:hint="eastAsia"/>
          <w:szCs w:val="21"/>
        </w:rPr>
        <w:t>资金。</w:t>
      </w:r>
    </w:p>
    <w:p w14:paraId="269F459B" w14:textId="77777777" w:rsidR="007D4F76" w:rsidRPr="00EB47C2" w:rsidRDefault="007D4F76">
      <w:pPr>
        <w:rPr>
          <w:rFonts w:asciiTheme="minorEastAsia" w:hAnsiTheme="minorEastAsia"/>
          <w:szCs w:val="21"/>
        </w:rPr>
      </w:pPr>
    </w:p>
    <w:p w14:paraId="473E18B6" w14:textId="77777777" w:rsidR="00C77246" w:rsidRDefault="007D4F76" w:rsidP="007D4F76">
      <w:pPr>
        <w:rPr>
          <w:rFonts w:asciiTheme="minorEastAsia" w:hAnsiTheme="minorEastAsia"/>
          <w:b/>
          <w:szCs w:val="21"/>
        </w:rPr>
      </w:pPr>
      <w:r w:rsidRPr="00FA05A6">
        <w:rPr>
          <w:rFonts w:asciiTheme="minorEastAsia" w:hAnsiTheme="minorEastAsia" w:hint="eastAsia"/>
          <w:b/>
          <w:szCs w:val="21"/>
        </w:rPr>
        <w:t>01U</w:t>
      </w:r>
      <w:r w:rsidRPr="00FA05A6">
        <w:rPr>
          <w:rFonts w:asciiTheme="minorEastAsia" w:hAnsiTheme="minorEastAsia"/>
          <w:b/>
          <w:szCs w:val="21"/>
        </w:rPr>
        <w:t xml:space="preserve"> </w:t>
      </w:r>
      <w:r w:rsidR="00F42B42">
        <w:rPr>
          <w:rFonts w:asciiTheme="minorEastAsia" w:hAnsiTheme="minorEastAsia" w:hint="eastAsia"/>
          <w:b/>
          <w:szCs w:val="21"/>
        </w:rPr>
        <w:t>流动性的度量：营运资金</w:t>
      </w:r>
    </w:p>
    <w:p w14:paraId="3446C9F2" w14:textId="77777777" w:rsidR="007D4F76" w:rsidRDefault="007D4F76" w:rsidP="007D4F76">
      <w:pPr>
        <w:rPr>
          <w:rFonts w:asciiTheme="minorEastAsia" w:hAnsiTheme="minorEastAsia"/>
          <w:b/>
          <w:szCs w:val="21"/>
        </w:rPr>
      </w:pPr>
      <w:r w:rsidRPr="00FA05A6">
        <w:rPr>
          <w:rFonts w:asciiTheme="minorEastAsia" w:hAnsiTheme="minorEastAsia" w:hint="eastAsia"/>
          <w:b/>
          <w:szCs w:val="21"/>
        </w:rPr>
        <w:t>01</w:t>
      </w:r>
      <w:r w:rsidRPr="00FA05A6">
        <w:rPr>
          <w:rFonts w:asciiTheme="minorEastAsia" w:hAnsiTheme="minorEastAsia"/>
          <w:b/>
          <w:szCs w:val="21"/>
        </w:rPr>
        <w:t>U</w:t>
      </w:r>
      <w:r w:rsidR="0071044A">
        <w:rPr>
          <w:rFonts w:asciiTheme="minorEastAsia" w:hAnsiTheme="minorEastAsia" w:hint="eastAsia"/>
          <w:b/>
          <w:szCs w:val="21"/>
        </w:rPr>
        <w:t>01</w:t>
      </w:r>
      <w:r w:rsidRPr="00FA05A6">
        <w:rPr>
          <w:rFonts w:asciiTheme="minorEastAsia" w:hAnsiTheme="minorEastAsia" w:hint="eastAsia"/>
          <w:b/>
          <w:szCs w:val="21"/>
        </w:rPr>
        <w:t>a</w:t>
      </w:r>
      <w:r w:rsidRPr="00FA05A6">
        <w:rPr>
          <w:rFonts w:asciiTheme="minorEastAsia" w:hAnsiTheme="minorEastAsia"/>
          <w:b/>
          <w:szCs w:val="21"/>
        </w:rPr>
        <w:t xml:space="preserve"> </w:t>
      </w:r>
      <w:r w:rsidRPr="00FA05A6">
        <w:rPr>
          <w:rFonts w:asciiTheme="minorEastAsia" w:hAnsiTheme="minorEastAsia" w:hint="eastAsia"/>
          <w:b/>
          <w:szCs w:val="21"/>
        </w:rPr>
        <w:t>小测验：</w:t>
      </w:r>
      <w:r w:rsidR="00485A1F">
        <w:rPr>
          <w:rFonts w:asciiTheme="minorEastAsia" w:hAnsiTheme="minorEastAsia" w:hint="eastAsia"/>
          <w:b/>
          <w:szCs w:val="21"/>
        </w:rPr>
        <w:t>从</w:t>
      </w:r>
      <w:r w:rsidR="004A0834">
        <w:rPr>
          <w:rFonts w:asciiTheme="minorEastAsia" w:hAnsiTheme="minorEastAsia" w:hint="eastAsia"/>
          <w:b/>
          <w:szCs w:val="21"/>
        </w:rPr>
        <w:t>财务</w:t>
      </w:r>
      <w:r w:rsidR="00D642FE">
        <w:rPr>
          <w:rFonts w:asciiTheme="minorEastAsia" w:hAnsiTheme="minorEastAsia" w:hint="eastAsia"/>
          <w:b/>
          <w:szCs w:val="21"/>
        </w:rPr>
        <w:t>报表考查</w:t>
      </w:r>
      <w:r w:rsidR="009C679B">
        <w:rPr>
          <w:rFonts w:asciiTheme="minorEastAsia" w:hAnsiTheme="minorEastAsia" w:hint="eastAsia"/>
          <w:b/>
          <w:szCs w:val="21"/>
        </w:rPr>
        <w:t>流动性</w:t>
      </w:r>
    </w:p>
    <w:p w14:paraId="1ABE1BDD" w14:textId="0614754A" w:rsidR="002C16D3" w:rsidRPr="002C16D3" w:rsidRDefault="00682982" w:rsidP="005529C8">
      <w:pPr>
        <w:jc w:val="left"/>
        <w:rPr>
          <w:rFonts w:asciiTheme="minorEastAsia" w:hAnsiTheme="minorEastAsia"/>
          <w:szCs w:val="21"/>
        </w:rPr>
      </w:pPr>
      <w:r>
        <w:rPr>
          <w:rFonts w:asciiTheme="minorEastAsia" w:hAnsiTheme="minorEastAsia" w:hint="eastAsia"/>
          <w:szCs w:val="21"/>
        </w:rPr>
        <w:t>梦里床垫</w:t>
      </w:r>
      <w:r w:rsidR="001464AB">
        <w:rPr>
          <w:rFonts w:asciiTheme="minorEastAsia" w:hAnsiTheme="minorEastAsia" w:hint="eastAsia"/>
          <w:szCs w:val="21"/>
        </w:rPr>
        <w:t>是一家小型经销商，</w:t>
      </w:r>
      <w:r w:rsidR="007D4F76">
        <w:rPr>
          <w:rFonts w:asciiTheme="minorEastAsia" w:hAnsiTheme="minorEastAsia" w:hint="eastAsia"/>
          <w:szCs w:val="21"/>
        </w:rPr>
        <w:t>会计报表</w:t>
      </w:r>
      <w:r w:rsidR="007D4F76" w:rsidRPr="001B1B81">
        <w:rPr>
          <w:rFonts w:asciiTheme="minorEastAsia" w:hAnsiTheme="minorEastAsia" w:hint="eastAsia"/>
          <w:szCs w:val="21"/>
        </w:rPr>
        <w:t>也相对简单。</w:t>
      </w:r>
      <w:r w:rsidR="007D4F76">
        <w:rPr>
          <w:rFonts w:asciiTheme="minorEastAsia" w:hAnsiTheme="minorEastAsia" w:hint="eastAsia"/>
          <w:szCs w:val="21"/>
        </w:rPr>
        <w:t>所以</w:t>
      </w:r>
      <w:r>
        <w:rPr>
          <w:rFonts w:asciiTheme="minorEastAsia" w:hAnsiTheme="minorEastAsia" w:hint="eastAsia"/>
          <w:szCs w:val="21"/>
        </w:rPr>
        <w:t>我们先来看一下梦里床垫的资产负债表，</w:t>
      </w:r>
      <w:r w:rsidR="007D4F76" w:rsidRPr="001B1B81">
        <w:rPr>
          <w:rFonts w:asciiTheme="minorEastAsia" w:hAnsiTheme="minorEastAsia" w:hint="eastAsia"/>
          <w:szCs w:val="21"/>
        </w:rPr>
        <w:t>将你认为与</w:t>
      </w:r>
      <w:r w:rsidR="007D4F76" w:rsidRPr="001464AB">
        <w:rPr>
          <w:rFonts w:asciiTheme="minorEastAsia" w:hAnsiTheme="minorEastAsia" w:hint="eastAsia"/>
          <w:b/>
          <w:szCs w:val="21"/>
          <w:u w:val="single"/>
        </w:rPr>
        <w:t>流动性</w:t>
      </w:r>
      <w:r w:rsidRPr="00682982">
        <w:rPr>
          <w:rFonts w:asciiTheme="minorEastAsia" w:hAnsiTheme="minorEastAsia" w:hint="eastAsia"/>
          <w:szCs w:val="21"/>
        </w:rPr>
        <w:t>直接</w:t>
      </w:r>
      <w:r>
        <w:rPr>
          <w:rFonts w:asciiTheme="minorEastAsia" w:hAnsiTheme="minorEastAsia" w:hint="eastAsia"/>
          <w:szCs w:val="21"/>
        </w:rPr>
        <w:t>相关</w:t>
      </w:r>
      <w:r w:rsidR="007D4F76" w:rsidRPr="001B1B81">
        <w:rPr>
          <w:rFonts w:asciiTheme="minorEastAsia" w:hAnsiTheme="minorEastAsia" w:hint="eastAsia"/>
          <w:szCs w:val="21"/>
        </w:rPr>
        <w:t>的</w:t>
      </w:r>
      <w:r w:rsidR="00577AE5">
        <w:rPr>
          <w:rFonts w:asciiTheme="minorEastAsia" w:hAnsiTheme="minorEastAsia" w:hint="eastAsia"/>
          <w:szCs w:val="21"/>
        </w:rPr>
        <w:t>账目</w:t>
      </w:r>
      <w:proofErr w:type="gramStart"/>
      <w:r w:rsidR="00617624">
        <w:rPr>
          <w:rFonts w:asciiTheme="minorEastAsia" w:hAnsiTheme="minorEastAsia" w:hint="eastAsia"/>
          <w:szCs w:val="21"/>
        </w:rPr>
        <w:t>勾</w:t>
      </w:r>
      <w:proofErr w:type="gramEnd"/>
      <w:r w:rsidR="00617624">
        <w:rPr>
          <w:rFonts w:asciiTheme="minorEastAsia" w:hAnsiTheme="minorEastAsia" w:hint="eastAsia"/>
          <w:szCs w:val="21"/>
        </w:rPr>
        <w:t>选出来</w:t>
      </w:r>
      <w:r>
        <w:rPr>
          <w:rFonts w:asciiTheme="minorEastAsia" w:hAnsiTheme="minorEastAsia" w:hint="eastAsia"/>
          <w:szCs w:val="21"/>
        </w:rPr>
        <w:t>：</w:t>
      </w:r>
      <w:r w:rsidR="00820FAD" w:rsidRPr="002C16D3">
        <w:rPr>
          <w:rFonts w:asciiTheme="minorEastAsia" w:hAnsiTheme="minorEastAsia"/>
          <w:szCs w:val="21"/>
        </w:rPr>
        <w:t xml:space="preserve"> </w:t>
      </w:r>
    </w:p>
    <w:tbl>
      <w:tblPr>
        <w:tblStyle w:val="4-5"/>
        <w:tblW w:w="0" w:type="auto"/>
        <w:tblLook w:val="04A0" w:firstRow="1" w:lastRow="0" w:firstColumn="1" w:lastColumn="0" w:noHBand="0" w:noVBand="1"/>
      </w:tblPr>
      <w:tblGrid>
        <w:gridCol w:w="4148"/>
        <w:gridCol w:w="4148"/>
      </w:tblGrid>
      <w:tr w:rsidR="002C16D3" w14:paraId="46774578" w14:textId="77777777" w:rsidTr="001464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2"/>
          </w:tcPr>
          <w:p w14:paraId="39D568E1" w14:textId="77777777" w:rsidR="002C16D3" w:rsidRDefault="002B170A" w:rsidP="002B170A">
            <w:pPr>
              <w:jc w:val="center"/>
              <w:rPr>
                <w:rFonts w:asciiTheme="minorEastAsia" w:hAnsiTheme="minorEastAsia"/>
                <w:color w:val="FFFFFF"/>
                <w:szCs w:val="21"/>
              </w:rPr>
            </w:pPr>
            <w:r>
              <w:rPr>
                <w:rFonts w:asciiTheme="minorEastAsia" w:hAnsiTheme="minorEastAsia"/>
                <w:color w:val="FFFFFF"/>
                <w:szCs w:val="21"/>
              </w:rPr>
              <w:t>梦里床垫</w:t>
            </w:r>
            <w:r w:rsidR="002C16D3" w:rsidRPr="005529C8">
              <w:rPr>
                <w:rFonts w:asciiTheme="minorEastAsia" w:hAnsiTheme="minorEastAsia"/>
                <w:color w:val="FFFFFF"/>
                <w:szCs w:val="21"/>
              </w:rPr>
              <w:t>资产负债表</w:t>
            </w:r>
            <w:r w:rsidR="002C16D3" w:rsidRPr="005529C8">
              <w:rPr>
                <w:rFonts w:asciiTheme="minorEastAsia" w:hAnsiTheme="minorEastAsia" w:hint="eastAsia"/>
                <w:color w:val="FFFFFF"/>
                <w:szCs w:val="21"/>
              </w:rPr>
              <w:t>（万元）</w:t>
            </w:r>
          </w:p>
          <w:p w14:paraId="0A3FA3B0" w14:textId="4B253F6D" w:rsidR="00F90942" w:rsidRDefault="00F90942" w:rsidP="002B170A">
            <w:pPr>
              <w:jc w:val="center"/>
              <w:rPr>
                <w:rFonts w:asciiTheme="minorEastAsia" w:hAnsiTheme="minorEastAsia"/>
                <w:szCs w:val="21"/>
              </w:rPr>
            </w:pPr>
            <w:proofErr w:type="spellStart"/>
            <w:r>
              <w:rPr>
                <w:rFonts w:asciiTheme="minorEastAsia" w:hAnsiTheme="minorEastAsia" w:hint="eastAsia"/>
                <w:color w:val="FFFFFF"/>
                <w:szCs w:val="21"/>
              </w:rPr>
              <w:t>xxxx</w:t>
            </w:r>
            <w:proofErr w:type="spellEnd"/>
            <w:r>
              <w:rPr>
                <w:rFonts w:asciiTheme="minorEastAsia" w:hAnsiTheme="minorEastAsia" w:hint="eastAsia"/>
                <w:color w:val="FFFFFF"/>
                <w:szCs w:val="21"/>
              </w:rPr>
              <w:t>年12月31日</w:t>
            </w:r>
          </w:p>
        </w:tc>
      </w:tr>
      <w:tr w:rsidR="002C16D3" w14:paraId="5C55D249" w14:textId="77777777" w:rsidTr="00146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8B0DEB7" w14:textId="77777777" w:rsidR="002C16D3" w:rsidRPr="00820FAD" w:rsidRDefault="002C16D3" w:rsidP="005529C8">
            <w:pPr>
              <w:jc w:val="left"/>
              <w:rPr>
                <w:rFonts w:asciiTheme="minorEastAsia" w:hAnsiTheme="minorEastAsia"/>
                <w:szCs w:val="21"/>
              </w:rPr>
            </w:pPr>
            <w:r w:rsidRPr="00820FAD">
              <w:rPr>
                <w:rFonts w:asciiTheme="minorEastAsia" w:hAnsiTheme="minorEastAsia"/>
                <w:szCs w:val="21"/>
              </w:rPr>
              <w:t>流动资产</w:t>
            </w:r>
            <w:r w:rsidRPr="00820FAD">
              <w:rPr>
                <w:rFonts w:asciiTheme="minorEastAsia" w:hAnsiTheme="minorEastAsia" w:hint="eastAsia"/>
                <w:szCs w:val="21"/>
              </w:rPr>
              <w:t>:</w:t>
            </w:r>
          </w:p>
        </w:tc>
        <w:tc>
          <w:tcPr>
            <w:tcW w:w="4148" w:type="dxa"/>
          </w:tcPr>
          <w:p w14:paraId="645CEF51" w14:textId="77777777" w:rsidR="002C16D3" w:rsidRDefault="002C16D3" w:rsidP="005529C8">
            <w:pPr>
              <w:jc w:val="left"/>
              <w:cnfStyle w:val="000000100000" w:firstRow="0" w:lastRow="0" w:firstColumn="0" w:lastColumn="0" w:oddVBand="0" w:evenVBand="0" w:oddHBand="1" w:evenHBand="0" w:firstRowFirstColumn="0" w:firstRowLastColumn="0" w:lastRowFirstColumn="0" w:lastRowLastColumn="0"/>
              <w:rPr>
                <w:rFonts w:asciiTheme="minorEastAsia" w:hAnsiTheme="minorEastAsia"/>
                <w:szCs w:val="21"/>
              </w:rPr>
            </w:pPr>
          </w:p>
        </w:tc>
      </w:tr>
      <w:tr w:rsidR="002C16D3" w14:paraId="5FA7E267" w14:textId="77777777" w:rsidTr="001464AB">
        <w:tc>
          <w:tcPr>
            <w:cnfStyle w:val="001000000000" w:firstRow="0" w:lastRow="0" w:firstColumn="1" w:lastColumn="0" w:oddVBand="0" w:evenVBand="0" w:oddHBand="0" w:evenHBand="0" w:firstRowFirstColumn="0" w:firstRowLastColumn="0" w:lastRowFirstColumn="0" w:lastRowLastColumn="0"/>
            <w:tcW w:w="4148" w:type="dxa"/>
          </w:tcPr>
          <w:p w14:paraId="63712EE2" w14:textId="59E44AE8" w:rsidR="002C16D3" w:rsidRPr="00820FAD" w:rsidRDefault="00820FAD" w:rsidP="00820FAD">
            <w:pPr>
              <w:rPr>
                <w:rFonts w:asciiTheme="minorEastAsia" w:hAnsiTheme="minorEastAsia"/>
                <w:szCs w:val="21"/>
              </w:rPr>
            </w:pPr>
            <w:r w:rsidRPr="002B170A">
              <w:rPr>
                <w:rFonts w:ascii="Segoe UI Symbol" w:hAnsi="Segoe UI Symbol" w:cs="Segoe UI Symbol"/>
                <w:szCs w:val="21"/>
              </w:rPr>
              <w:t>☑</w:t>
            </w:r>
            <w:r w:rsidR="002C16D3" w:rsidRPr="00820FAD">
              <w:rPr>
                <w:rFonts w:asciiTheme="minorEastAsia" w:hAnsiTheme="minorEastAsia" w:hint="eastAsia"/>
                <w:szCs w:val="21"/>
              </w:rPr>
              <w:t>现金、现金等价物</w:t>
            </w:r>
          </w:p>
        </w:tc>
        <w:tc>
          <w:tcPr>
            <w:tcW w:w="4148" w:type="dxa"/>
          </w:tcPr>
          <w:p w14:paraId="08207151" w14:textId="77777777" w:rsidR="002C16D3" w:rsidRDefault="002C16D3" w:rsidP="002C16D3">
            <w:pPr>
              <w:cnfStyle w:val="000000000000" w:firstRow="0" w:lastRow="0" w:firstColumn="0" w:lastColumn="0" w:oddVBand="0" w:evenVBand="0" w:oddHBand="0" w:evenHBand="0" w:firstRowFirstColumn="0" w:firstRowLastColumn="0" w:lastRowFirstColumn="0" w:lastRowLastColumn="0"/>
              <w:rPr>
                <w:rFonts w:asciiTheme="minorEastAsia" w:hAnsiTheme="minorEastAsia"/>
                <w:szCs w:val="21"/>
              </w:rPr>
            </w:pPr>
            <w:r>
              <w:rPr>
                <w:rFonts w:asciiTheme="minorEastAsia" w:hAnsiTheme="minorEastAsia" w:hint="eastAsia"/>
                <w:szCs w:val="21"/>
              </w:rPr>
              <w:t>800</w:t>
            </w:r>
          </w:p>
        </w:tc>
      </w:tr>
      <w:tr w:rsidR="002C16D3" w14:paraId="47EFE30E" w14:textId="77777777" w:rsidTr="00146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6A5692D" w14:textId="65B428C3" w:rsidR="002C16D3" w:rsidRPr="00820FAD" w:rsidRDefault="00820FAD" w:rsidP="002C16D3">
            <w:pPr>
              <w:rPr>
                <w:rFonts w:asciiTheme="minorEastAsia" w:hAnsiTheme="minorEastAsia"/>
                <w:szCs w:val="21"/>
              </w:rPr>
            </w:pPr>
            <w:r w:rsidRPr="002B170A">
              <w:rPr>
                <w:rFonts w:ascii="Segoe UI Symbol" w:hAnsi="Segoe UI Symbol" w:cs="Segoe UI Symbol"/>
                <w:szCs w:val="21"/>
              </w:rPr>
              <w:t>☑</w:t>
            </w:r>
            <w:r w:rsidR="002C16D3" w:rsidRPr="00820FAD">
              <w:rPr>
                <w:rFonts w:asciiTheme="minorEastAsia" w:hAnsiTheme="minorEastAsia" w:hint="eastAsia"/>
                <w:b w:val="0"/>
                <w:szCs w:val="21"/>
              </w:rPr>
              <w:t>应收账款</w:t>
            </w:r>
          </w:p>
        </w:tc>
        <w:tc>
          <w:tcPr>
            <w:tcW w:w="4148" w:type="dxa"/>
          </w:tcPr>
          <w:p w14:paraId="52C0C26E" w14:textId="77777777" w:rsidR="002C16D3" w:rsidRDefault="002C16D3" w:rsidP="002C16D3">
            <w:pPr>
              <w:cnfStyle w:val="000000100000" w:firstRow="0" w:lastRow="0" w:firstColumn="0" w:lastColumn="0" w:oddVBand="0" w:evenVBand="0" w:oddHBand="1" w:evenHBand="0" w:firstRowFirstColumn="0" w:firstRowLastColumn="0" w:lastRowFirstColumn="0" w:lastRowLastColumn="0"/>
              <w:rPr>
                <w:rFonts w:asciiTheme="minorEastAsia" w:hAnsiTheme="minorEastAsia"/>
                <w:szCs w:val="21"/>
              </w:rPr>
            </w:pPr>
            <w:r>
              <w:rPr>
                <w:rFonts w:asciiTheme="minorEastAsia" w:hAnsiTheme="minorEastAsia" w:hint="eastAsia"/>
                <w:szCs w:val="21"/>
              </w:rPr>
              <w:t>500</w:t>
            </w:r>
          </w:p>
        </w:tc>
      </w:tr>
      <w:tr w:rsidR="002C16D3" w14:paraId="49C7F6B7" w14:textId="77777777" w:rsidTr="001464AB">
        <w:tc>
          <w:tcPr>
            <w:cnfStyle w:val="001000000000" w:firstRow="0" w:lastRow="0" w:firstColumn="1" w:lastColumn="0" w:oddVBand="0" w:evenVBand="0" w:oddHBand="0" w:evenHBand="0" w:firstRowFirstColumn="0" w:firstRowLastColumn="0" w:lastRowFirstColumn="0" w:lastRowLastColumn="0"/>
            <w:tcW w:w="4148" w:type="dxa"/>
          </w:tcPr>
          <w:p w14:paraId="58E67BE8" w14:textId="6FC2CC97" w:rsidR="002C16D3" w:rsidRPr="00820FAD" w:rsidRDefault="00820FAD" w:rsidP="002C16D3">
            <w:pPr>
              <w:rPr>
                <w:rFonts w:asciiTheme="minorEastAsia" w:hAnsiTheme="minorEastAsia"/>
                <w:szCs w:val="21"/>
              </w:rPr>
            </w:pPr>
            <w:r w:rsidRPr="002B170A">
              <w:rPr>
                <w:rFonts w:ascii="Segoe UI Symbol" w:hAnsi="Segoe UI Symbol" w:cs="Segoe UI Symbol"/>
                <w:szCs w:val="21"/>
              </w:rPr>
              <w:t>☑</w:t>
            </w:r>
            <w:r w:rsidR="002C16D3" w:rsidRPr="00820FAD">
              <w:rPr>
                <w:rFonts w:asciiTheme="minorEastAsia" w:hAnsiTheme="minorEastAsia"/>
                <w:b w:val="0"/>
                <w:szCs w:val="21"/>
              </w:rPr>
              <w:t>库存</w:t>
            </w:r>
          </w:p>
        </w:tc>
        <w:tc>
          <w:tcPr>
            <w:tcW w:w="4148" w:type="dxa"/>
          </w:tcPr>
          <w:p w14:paraId="1D2C5BBC" w14:textId="77777777" w:rsidR="002C16D3" w:rsidRDefault="002C16D3" w:rsidP="002C16D3">
            <w:pPr>
              <w:cnfStyle w:val="000000000000" w:firstRow="0" w:lastRow="0" w:firstColumn="0" w:lastColumn="0" w:oddVBand="0" w:evenVBand="0" w:oddHBand="0" w:evenHBand="0" w:firstRowFirstColumn="0" w:firstRowLastColumn="0" w:lastRowFirstColumn="0" w:lastRowLastColumn="0"/>
              <w:rPr>
                <w:rFonts w:asciiTheme="minorEastAsia" w:hAnsiTheme="minorEastAsia"/>
                <w:szCs w:val="21"/>
              </w:rPr>
            </w:pPr>
            <w:r>
              <w:rPr>
                <w:rFonts w:asciiTheme="minorEastAsia" w:hAnsiTheme="minorEastAsia" w:hint="eastAsia"/>
                <w:szCs w:val="21"/>
              </w:rPr>
              <w:t>1200</w:t>
            </w:r>
          </w:p>
        </w:tc>
      </w:tr>
      <w:tr w:rsidR="002C16D3" w14:paraId="6C6ACAF5" w14:textId="77777777" w:rsidTr="00146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750A5E5" w14:textId="77777777" w:rsidR="002C16D3" w:rsidRPr="00820FAD" w:rsidRDefault="002C16D3" w:rsidP="002C16D3">
            <w:pPr>
              <w:rPr>
                <w:rFonts w:asciiTheme="minorEastAsia" w:hAnsiTheme="minorEastAsia"/>
                <w:i/>
                <w:szCs w:val="21"/>
              </w:rPr>
            </w:pPr>
            <w:r w:rsidRPr="00820FAD">
              <w:rPr>
                <w:rFonts w:asciiTheme="minorEastAsia" w:hAnsiTheme="minorEastAsia" w:hint="eastAsia"/>
                <w:i/>
                <w:szCs w:val="21"/>
              </w:rPr>
              <w:t>流动资产总计</w:t>
            </w:r>
          </w:p>
        </w:tc>
        <w:tc>
          <w:tcPr>
            <w:tcW w:w="4148" w:type="dxa"/>
          </w:tcPr>
          <w:p w14:paraId="0BF90CC0" w14:textId="77777777" w:rsidR="002C16D3" w:rsidRPr="001E3320" w:rsidRDefault="002C16D3" w:rsidP="002C16D3">
            <w:pPr>
              <w:cnfStyle w:val="000000100000" w:firstRow="0" w:lastRow="0" w:firstColumn="0" w:lastColumn="0" w:oddVBand="0" w:evenVBand="0" w:oddHBand="1" w:evenHBand="0" w:firstRowFirstColumn="0" w:firstRowLastColumn="0" w:lastRowFirstColumn="0" w:lastRowLastColumn="0"/>
              <w:rPr>
                <w:rFonts w:asciiTheme="minorEastAsia" w:hAnsiTheme="minorEastAsia"/>
                <w:b/>
                <w:i/>
                <w:szCs w:val="21"/>
              </w:rPr>
            </w:pPr>
            <w:r>
              <w:rPr>
                <w:rFonts w:asciiTheme="minorEastAsia" w:hAnsiTheme="minorEastAsia" w:hint="eastAsia"/>
                <w:b/>
                <w:i/>
                <w:szCs w:val="21"/>
              </w:rPr>
              <w:t>2500</w:t>
            </w:r>
          </w:p>
        </w:tc>
      </w:tr>
      <w:tr w:rsidR="002C16D3" w14:paraId="1DD2A9D4" w14:textId="77777777" w:rsidTr="001464AB">
        <w:tc>
          <w:tcPr>
            <w:cnfStyle w:val="001000000000" w:firstRow="0" w:lastRow="0" w:firstColumn="1" w:lastColumn="0" w:oddVBand="0" w:evenVBand="0" w:oddHBand="0" w:evenHBand="0" w:firstRowFirstColumn="0" w:firstRowLastColumn="0" w:lastRowFirstColumn="0" w:lastRowLastColumn="0"/>
            <w:tcW w:w="4148" w:type="dxa"/>
          </w:tcPr>
          <w:p w14:paraId="57F91575" w14:textId="77777777" w:rsidR="002C16D3" w:rsidRPr="00820FAD" w:rsidRDefault="002C16D3" w:rsidP="002C16D3">
            <w:pPr>
              <w:rPr>
                <w:rFonts w:asciiTheme="minorEastAsia" w:hAnsiTheme="minorEastAsia"/>
                <w:szCs w:val="21"/>
              </w:rPr>
            </w:pPr>
            <w:r w:rsidRPr="00820FAD">
              <w:rPr>
                <w:rFonts w:asciiTheme="minorEastAsia" w:hAnsiTheme="minorEastAsia" w:hint="eastAsia"/>
                <w:szCs w:val="21"/>
              </w:rPr>
              <w:t>长期</w:t>
            </w:r>
            <w:r w:rsidRPr="00820FAD">
              <w:rPr>
                <w:rFonts w:asciiTheme="minorEastAsia" w:hAnsiTheme="minorEastAsia"/>
                <w:szCs w:val="21"/>
              </w:rPr>
              <w:t>资产</w:t>
            </w:r>
            <w:r w:rsidRPr="00820FAD">
              <w:rPr>
                <w:rFonts w:asciiTheme="minorEastAsia" w:hAnsiTheme="minorEastAsia" w:hint="eastAsia"/>
                <w:szCs w:val="21"/>
              </w:rPr>
              <w:t>：</w:t>
            </w:r>
          </w:p>
        </w:tc>
        <w:tc>
          <w:tcPr>
            <w:tcW w:w="4148" w:type="dxa"/>
          </w:tcPr>
          <w:p w14:paraId="09B91E78" w14:textId="77777777" w:rsidR="002C16D3" w:rsidRDefault="002C16D3" w:rsidP="002C16D3">
            <w:pPr>
              <w:cnfStyle w:val="000000000000" w:firstRow="0" w:lastRow="0" w:firstColumn="0" w:lastColumn="0" w:oddVBand="0" w:evenVBand="0" w:oddHBand="0" w:evenHBand="0" w:firstRowFirstColumn="0" w:firstRowLastColumn="0" w:lastRowFirstColumn="0" w:lastRowLastColumn="0"/>
              <w:rPr>
                <w:rFonts w:asciiTheme="minorEastAsia" w:hAnsiTheme="minorEastAsia"/>
                <w:szCs w:val="21"/>
              </w:rPr>
            </w:pPr>
          </w:p>
        </w:tc>
      </w:tr>
      <w:tr w:rsidR="002C16D3" w14:paraId="3728FD1E" w14:textId="77777777" w:rsidTr="00146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5C9E163" w14:textId="03D36E3E" w:rsidR="002C16D3" w:rsidRPr="00820FAD" w:rsidRDefault="00617624" w:rsidP="002C16D3">
            <w:pPr>
              <w:rPr>
                <w:rFonts w:asciiTheme="minorEastAsia" w:hAnsiTheme="minorEastAsia"/>
                <w:szCs w:val="21"/>
              </w:rPr>
            </w:pPr>
            <w:r w:rsidRPr="00820FAD">
              <w:rPr>
                <w:rFonts w:asciiTheme="minorEastAsia" w:hAnsiTheme="minorEastAsia" w:hint="eastAsia"/>
                <w:b w:val="0"/>
                <w:szCs w:val="21"/>
              </w:rPr>
              <w:t>□</w:t>
            </w:r>
            <w:r w:rsidR="002C16D3" w:rsidRPr="00820FAD">
              <w:rPr>
                <w:rFonts w:asciiTheme="minorEastAsia" w:hAnsiTheme="minorEastAsia"/>
                <w:b w:val="0"/>
                <w:szCs w:val="21"/>
              </w:rPr>
              <w:t>仓库及运输设备</w:t>
            </w:r>
          </w:p>
        </w:tc>
        <w:tc>
          <w:tcPr>
            <w:tcW w:w="4148" w:type="dxa"/>
          </w:tcPr>
          <w:p w14:paraId="1CD875B9" w14:textId="77777777" w:rsidR="002C16D3" w:rsidRDefault="002C16D3" w:rsidP="002C16D3">
            <w:pPr>
              <w:cnfStyle w:val="000000100000" w:firstRow="0" w:lastRow="0" w:firstColumn="0" w:lastColumn="0" w:oddVBand="0" w:evenVBand="0" w:oddHBand="1" w:evenHBand="0" w:firstRowFirstColumn="0" w:firstRowLastColumn="0" w:lastRowFirstColumn="0" w:lastRowLastColumn="0"/>
              <w:rPr>
                <w:rFonts w:asciiTheme="minorEastAsia" w:hAnsiTheme="minorEastAsia"/>
                <w:szCs w:val="21"/>
              </w:rPr>
            </w:pPr>
            <w:r>
              <w:rPr>
                <w:rFonts w:asciiTheme="minorEastAsia" w:hAnsiTheme="minorEastAsia" w:hint="eastAsia"/>
                <w:szCs w:val="21"/>
              </w:rPr>
              <w:t>200</w:t>
            </w:r>
          </w:p>
        </w:tc>
      </w:tr>
      <w:tr w:rsidR="002C16D3" w14:paraId="265021CA" w14:textId="77777777" w:rsidTr="001464AB">
        <w:tc>
          <w:tcPr>
            <w:cnfStyle w:val="001000000000" w:firstRow="0" w:lastRow="0" w:firstColumn="1" w:lastColumn="0" w:oddVBand="0" w:evenVBand="0" w:oddHBand="0" w:evenHBand="0" w:firstRowFirstColumn="0" w:firstRowLastColumn="0" w:lastRowFirstColumn="0" w:lastRowLastColumn="0"/>
            <w:tcW w:w="4148" w:type="dxa"/>
          </w:tcPr>
          <w:p w14:paraId="3A83499B" w14:textId="6138F2CC" w:rsidR="002C16D3" w:rsidRPr="00820FAD" w:rsidRDefault="00617624" w:rsidP="002C16D3">
            <w:pPr>
              <w:rPr>
                <w:rFonts w:asciiTheme="minorEastAsia" w:hAnsiTheme="minorEastAsia"/>
                <w:szCs w:val="21"/>
              </w:rPr>
            </w:pPr>
            <w:r w:rsidRPr="00820FAD">
              <w:rPr>
                <w:rFonts w:asciiTheme="minorEastAsia" w:hAnsiTheme="minorEastAsia" w:hint="eastAsia"/>
                <w:b w:val="0"/>
                <w:szCs w:val="21"/>
              </w:rPr>
              <w:t>□</w:t>
            </w:r>
            <w:r w:rsidR="002C16D3" w:rsidRPr="00820FAD">
              <w:rPr>
                <w:rFonts w:asciiTheme="minorEastAsia" w:hAnsiTheme="minorEastAsia"/>
                <w:b w:val="0"/>
                <w:szCs w:val="21"/>
              </w:rPr>
              <w:t>其他</w:t>
            </w:r>
            <w:r w:rsidR="009421E4" w:rsidRPr="00820FAD">
              <w:rPr>
                <w:rFonts w:asciiTheme="minorEastAsia" w:hAnsiTheme="minorEastAsia"/>
                <w:b w:val="0"/>
                <w:szCs w:val="21"/>
              </w:rPr>
              <w:t>长期</w:t>
            </w:r>
            <w:r w:rsidR="002C16D3" w:rsidRPr="00820FAD">
              <w:rPr>
                <w:rFonts w:asciiTheme="minorEastAsia" w:hAnsiTheme="minorEastAsia"/>
                <w:b w:val="0"/>
                <w:szCs w:val="21"/>
              </w:rPr>
              <w:t>资产</w:t>
            </w:r>
          </w:p>
        </w:tc>
        <w:tc>
          <w:tcPr>
            <w:tcW w:w="4148" w:type="dxa"/>
          </w:tcPr>
          <w:p w14:paraId="59AB93C0" w14:textId="77777777" w:rsidR="002C16D3" w:rsidRDefault="006F648C" w:rsidP="002C16D3">
            <w:pPr>
              <w:cnfStyle w:val="000000000000" w:firstRow="0" w:lastRow="0" w:firstColumn="0" w:lastColumn="0" w:oddVBand="0" w:evenVBand="0" w:oddHBand="0" w:evenHBand="0" w:firstRowFirstColumn="0" w:firstRowLastColumn="0" w:lastRowFirstColumn="0" w:lastRowLastColumn="0"/>
              <w:rPr>
                <w:rFonts w:asciiTheme="minorEastAsia" w:hAnsiTheme="minorEastAsia"/>
                <w:szCs w:val="21"/>
              </w:rPr>
            </w:pPr>
            <w:r>
              <w:rPr>
                <w:rFonts w:asciiTheme="minorEastAsia" w:hAnsiTheme="minorEastAsia" w:hint="eastAsia"/>
                <w:szCs w:val="21"/>
              </w:rPr>
              <w:t>50</w:t>
            </w:r>
          </w:p>
        </w:tc>
      </w:tr>
      <w:tr w:rsidR="002C16D3" w14:paraId="4A8E0E27" w14:textId="77777777" w:rsidTr="00146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B2D1194" w14:textId="77777777" w:rsidR="002C16D3" w:rsidRPr="00820FAD" w:rsidRDefault="002C16D3" w:rsidP="002C16D3">
            <w:pPr>
              <w:rPr>
                <w:rFonts w:asciiTheme="minorEastAsia" w:hAnsiTheme="minorEastAsia"/>
                <w:szCs w:val="21"/>
              </w:rPr>
            </w:pPr>
            <w:r w:rsidRPr="00820FAD">
              <w:rPr>
                <w:rFonts w:asciiTheme="minorEastAsia" w:hAnsiTheme="minorEastAsia"/>
                <w:i/>
                <w:szCs w:val="21"/>
              </w:rPr>
              <w:t>长期资产总计</w:t>
            </w:r>
          </w:p>
        </w:tc>
        <w:tc>
          <w:tcPr>
            <w:tcW w:w="4148" w:type="dxa"/>
          </w:tcPr>
          <w:p w14:paraId="3B085ABE" w14:textId="77777777" w:rsidR="002C16D3" w:rsidRDefault="006F648C" w:rsidP="002C16D3">
            <w:pPr>
              <w:cnfStyle w:val="000000100000" w:firstRow="0" w:lastRow="0" w:firstColumn="0" w:lastColumn="0" w:oddVBand="0" w:evenVBand="0" w:oddHBand="1" w:evenHBand="0" w:firstRowFirstColumn="0" w:firstRowLastColumn="0" w:lastRowFirstColumn="0" w:lastRowLastColumn="0"/>
              <w:rPr>
                <w:rFonts w:asciiTheme="minorEastAsia" w:hAnsiTheme="minorEastAsia"/>
                <w:szCs w:val="21"/>
              </w:rPr>
            </w:pPr>
            <w:r>
              <w:rPr>
                <w:rFonts w:asciiTheme="minorEastAsia" w:hAnsiTheme="minorEastAsia" w:hint="eastAsia"/>
                <w:szCs w:val="21"/>
              </w:rPr>
              <w:t>250</w:t>
            </w:r>
          </w:p>
        </w:tc>
      </w:tr>
      <w:tr w:rsidR="002C16D3" w14:paraId="35DDD50F" w14:textId="77777777" w:rsidTr="001464AB">
        <w:tc>
          <w:tcPr>
            <w:cnfStyle w:val="001000000000" w:firstRow="0" w:lastRow="0" w:firstColumn="1" w:lastColumn="0" w:oddVBand="0" w:evenVBand="0" w:oddHBand="0" w:evenHBand="0" w:firstRowFirstColumn="0" w:firstRowLastColumn="0" w:lastRowFirstColumn="0" w:lastRowLastColumn="0"/>
            <w:tcW w:w="4148" w:type="dxa"/>
          </w:tcPr>
          <w:p w14:paraId="46C1D3EC" w14:textId="77777777" w:rsidR="002C16D3" w:rsidRPr="00820FAD" w:rsidRDefault="002C16D3" w:rsidP="002C16D3">
            <w:pPr>
              <w:rPr>
                <w:rFonts w:asciiTheme="minorEastAsia" w:hAnsiTheme="minorEastAsia"/>
                <w:szCs w:val="21"/>
              </w:rPr>
            </w:pPr>
            <w:r w:rsidRPr="00820FAD">
              <w:rPr>
                <w:rFonts w:asciiTheme="minorEastAsia" w:hAnsiTheme="minorEastAsia"/>
                <w:szCs w:val="21"/>
              </w:rPr>
              <w:t>流动负债</w:t>
            </w:r>
            <w:r w:rsidRPr="00820FAD">
              <w:rPr>
                <w:rFonts w:asciiTheme="minorEastAsia" w:hAnsiTheme="minorEastAsia" w:hint="eastAsia"/>
                <w:szCs w:val="21"/>
              </w:rPr>
              <w:t>：</w:t>
            </w:r>
          </w:p>
        </w:tc>
        <w:tc>
          <w:tcPr>
            <w:tcW w:w="4148" w:type="dxa"/>
          </w:tcPr>
          <w:p w14:paraId="14EBD1D7" w14:textId="77777777" w:rsidR="002C16D3" w:rsidRDefault="002C16D3" w:rsidP="002C16D3">
            <w:pPr>
              <w:jc w:val="left"/>
              <w:cnfStyle w:val="000000000000" w:firstRow="0" w:lastRow="0" w:firstColumn="0" w:lastColumn="0" w:oddVBand="0" w:evenVBand="0" w:oddHBand="0" w:evenHBand="0" w:firstRowFirstColumn="0" w:firstRowLastColumn="0" w:lastRowFirstColumn="0" w:lastRowLastColumn="0"/>
              <w:rPr>
                <w:rFonts w:asciiTheme="minorEastAsia" w:hAnsiTheme="minorEastAsia"/>
                <w:szCs w:val="21"/>
              </w:rPr>
            </w:pPr>
          </w:p>
        </w:tc>
      </w:tr>
      <w:tr w:rsidR="002C16D3" w14:paraId="188324FC" w14:textId="77777777" w:rsidTr="00146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A4383E2" w14:textId="2A04725B" w:rsidR="002C16D3" w:rsidRPr="00820FAD" w:rsidRDefault="00820FAD" w:rsidP="002C16D3">
            <w:pPr>
              <w:rPr>
                <w:rFonts w:asciiTheme="minorEastAsia" w:hAnsiTheme="minorEastAsia"/>
                <w:b w:val="0"/>
                <w:szCs w:val="21"/>
              </w:rPr>
            </w:pPr>
            <w:r w:rsidRPr="002B170A">
              <w:rPr>
                <w:rFonts w:ascii="Segoe UI Symbol" w:hAnsi="Segoe UI Symbol" w:cs="Segoe UI Symbol"/>
                <w:szCs w:val="21"/>
              </w:rPr>
              <w:t>☑</w:t>
            </w:r>
            <w:r w:rsidR="002C16D3" w:rsidRPr="00820FAD">
              <w:rPr>
                <w:rFonts w:asciiTheme="minorEastAsia" w:hAnsiTheme="minorEastAsia"/>
                <w:b w:val="0"/>
                <w:szCs w:val="21"/>
              </w:rPr>
              <w:t>应付账款</w:t>
            </w:r>
          </w:p>
        </w:tc>
        <w:tc>
          <w:tcPr>
            <w:tcW w:w="4148" w:type="dxa"/>
          </w:tcPr>
          <w:p w14:paraId="2B272A01" w14:textId="77777777" w:rsidR="002C16D3" w:rsidRDefault="002C16D3" w:rsidP="002C16D3">
            <w:pPr>
              <w:cnfStyle w:val="000000100000" w:firstRow="0" w:lastRow="0" w:firstColumn="0" w:lastColumn="0" w:oddVBand="0" w:evenVBand="0" w:oddHBand="1" w:evenHBand="0" w:firstRowFirstColumn="0" w:firstRowLastColumn="0" w:lastRowFirstColumn="0" w:lastRowLastColumn="0"/>
              <w:rPr>
                <w:rFonts w:asciiTheme="minorEastAsia" w:hAnsiTheme="minorEastAsia"/>
                <w:szCs w:val="21"/>
              </w:rPr>
            </w:pPr>
            <w:r>
              <w:rPr>
                <w:rFonts w:asciiTheme="minorEastAsia" w:hAnsiTheme="minorEastAsia" w:hint="eastAsia"/>
                <w:szCs w:val="21"/>
              </w:rPr>
              <w:t>600</w:t>
            </w:r>
          </w:p>
        </w:tc>
      </w:tr>
      <w:tr w:rsidR="002C16D3" w14:paraId="570FF79C" w14:textId="77777777" w:rsidTr="001464AB">
        <w:tc>
          <w:tcPr>
            <w:cnfStyle w:val="001000000000" w:firstRow="0" w:lastRow="0" w:firstColumn="1" w:lastColumn="0" w:oddVBand="0" w:evenVBand="0" w:oddHBand="0" w:evenHBand="0" w:firstRowFirstColumn="0" w:firstRowLastColumn="0" w:lastRowFirstColumn="0" w:lastRowLastColumn="0"/>
            <w:tcW w:w="4148" w:type="dxa"/>
          </w:tcPr>
          <w:p w14:paraId="7A2E88FF" w14:textId="31D025EA" w:rsidR="002C16D3" w:rsidRPr="00820FAD" w:rsidRDefault="00820FAD" w:rsidP="002C16D3">
            <w:pPr>
              <w:rPr>
                <w:rFonts w:asciiTheme="minorEastAsia" w:hAnsiTheme="minorEastAsia"/>
                <w:b w:val="0"/>
                <w:szCs w:val="21"/>
              </w:rPr>
            </w:pPr>
            <w:r w:rsidRPr="002B170A">
              <w:rPr>
                <w:rFonts w:ascii="Segoe UI Symbol" w:hAnsi="Segoe UI Symbol" w:cs="Segoe UI Symbol"/>
                <w:szCs w:val="21"/>
              </w:rPr>
              <w:t>☑</w:t>
            </w:r>
            <w:r w:rsidR="002C16D3" w:rsidRPr="00820FAD">
              <w:rPr>
                <w:rFonts w:asciiTheme="minorEastAsia" w:hAnsiTheme="minorEastAsia" w:hint="eastAsia"/>
                <w:b w:val="0"/>
                <w:szCs w:val="21"/>
              </w:rPr>
              <w:t>应付票据</w:t>
            </w:r>
          </w:p>
        </w:tc>
        <w:tc>
          <w:tcPr>
            <w:tcW w:w="4148" w:type="dxa"/>
          </w:tcPr>
          <w:p w14:paraId="664A9A57" w14:textId="77777777" w:rsidR="002C16D3" w:rsidRDefault="002C16D3" w:rsidP="002C16D3">
            <w:pPr>
              <w:cnfStyle w:val="000000000000" w:firstRow="0" w:lastRow="0" w:firstColumn="0" w:lastColumn="0" w:oddVBand="0" w:evenVBand="0" w:oddHBand="0" w:evenHBand="0" w:firstRowFirstColumn="0" w:firstRowLastColumn="0" w:lastRowFirstColumn="0" w:lastRowLastColumn="0"/>
              <w:rPr>
                <w:rFonts w:asciiTheme="minorEastAsia" w:hAnsiTheme="minorEastAsia"/>
                <w:szCs w:val="21"/>
              </w:rPr>
            </w:pPr>
            <w:r>
              <w:rPr>
                <w:rFonts w:asciiTheme="minorEastAsia" w:hAnsiTheme="minorEastAsia" w:hint="eastAsia"/>
                <w:szCs w:val="21"/>
              </w:rPr>
              <w:t>200</w:t>
            </w:r>
          </w:p>
        </w:tc>
      </w:tr>
      <w:tr w:rsidR="002C16D3" w14:paraId="0D22534B" w14:textId="77777777" w:rsidTr="00146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A9B0D1E" w14:textId="79B954E4" w:rsidR="002C16D3" w:rsidRPr="00820FAD" w:rsidRDefault="00820FAD" w:rsidP="002C16D3">
            <w:pPr>
              <w:rPr>
                <w:rFonts w:asciiTheme="minorEastAsia" w:hAnsiTheme="minorEastAsia"/>
                <w:b w:val="0"/>
                <w:szCs w:val="21"/>
              </w:rPr>
            </w:pPr>
            <w:r w:rsidRPr="002B170A">
              <w:rPr>
                <w:rFonts w:ascii="Segoe UI Symbol" w:hAnsi="Segoe UI Symbol" w:cs="Segoe UI Symbol"/>
                <w:szCs w:val="21"/>
              </w:rPr>
              <w:t>☑</w:t>
            </w:r>
            <w:r w:rsidR="002C16D3" w:rsidRPr="00820FAD">
              <w:rPr>
                <w:rFonts w:asciiTheme="minorEastAsia" w:hAnsiTheme="minorEastAsia" w:hint="eastAsia"/>
                <w:b w:val="0"/>
                <w:szCs w:val="21"/>
              </w:rPr>
              <w:t>短期银行（及其他）贷款</w:t>
            </w:r>
          </w:p>
        </w:tc>
        <w:tc>
          <w:tcPr>
            <w:tcW w:w="4148" w:type="dxa"/>
          </w:tcPr>
          <w:p w14:paraId="4952EB86" w14:textId="77777777" w:rsidR="002C16D3" w:rsidRDefault="002C16D3" w:rsidP="002C16D3">
            <w:pPr>
              <w:cnfStyle w:val="000000100000" w:firstRow="0" w:lastRow="0" w:firstColumn="0" w:lastColumn="0" w:oddVBand="0" w:evenVBand="0" w:oddHBand="1" w:evenHBand="0" w:firstRowFirstColumn="0" w:firstRowLastColumn="0" w:lastRowFirstColumn="0" w:lastRowLastColumn="0"/>
              <w:rPr>
                <w:rFonts w:asciiTheme="minorEastAsia" w:hAnsiTheme="minorEastAsia"/>
                <w:szCs w:val="21"/>
              </w:rPr>
            </w:pPr>
            <w:r>
              <w:rPr>
                <w:rFonts w:asciiTheme="minorEastAsia" w:hAnsiTheme="minorEastAsia" w:hint="eastAsia"/>
                <w:szCs w:val="21"/>
              </w:rPr>
              <w:t>200</w:t>
            </w:r>
          </w:p>
        </w:tc>
      </w:tr>
      <w:tr w:rsidR="002C16D3" w14:paraId="02FBC6F7" w14:textId="77777777" w:rsidTr="001464AB">
        <w:tc>
          <w:tcPr>
            <w:cnfStyle w:val="001000000000" w:firstRow="0" w:lastRow="0" w:firstColumn="1" w:lastColumn="0" w:oddVBand="0" w:evenVBand="0" w:oddHBand="0" w:evenHBand="0" w:firstRowFirstColumn="0" w:firstRowLastColumn="0" w:lastRowFirstColumn="0" w:lastRowLastColumn="0"/>
            <w:tcW w:w="4148" w:type="dxa"/>
          </w:tcPr>
          <w:p w14:paraId="78E20F07" w14:textId="77777777" w:rsidR="002C16D3" w:rsidRPr="00820FAD" w:rsidRDefault="002C16D3" w:rsidP="002C16D3">
            <w:pPr>
              <w:rPr>
                <w:rFonts w:asciiTheme="minorEastAsia" w:hAnsiTheme="minorEastAsia"/>
                <w:b w:val="0"/>
                <w:i/>
                <w:szCs w:val="21"/>
              </w:rPr>
            </w:pPr>
            <w:r w:rsidRPr="00820FAD">
              <w:rPr>
                <w:rFonts w:asciiTheme="minorEastAsia" w:hAnsiTheme="minorEastAsia"/>
                <w:i/>
                <w:szCs w:val="21"/>
              </w:rPr>
              <w:t>流动负债总计</w:t>
            </w:r>
          </w:p>
        </w:tc>
        <w:tc>
          <w:tcPr>
            <w:tcW w:w="4148" w:type="dxa"/>
          </w:tcPr>
          <w:p w14:paraId="136774E2" w14:textId="77777777" w:rsidR="002C16D3" w:rsidRPr="001E3320" w:rsidRDefault="002C16D3" w:rsidP="002C16D3">
            <w:pPr>
              <w:cnfStyle w:val="000000000000" w:firstRow="0" w:lastRow="0" w:firstColumn="0" w:lastColumn="0" w:oddVBand="0" w:evenVBand="0" w:oddHBand="0" w:evenHBand="0" w:firstRowFirstColumn="0" w:firstRowLastColumn="0" w:lastRowFirstColumn="0" w:lastRowLastColumn="0"/>
              <w:rPr>
                <w:rFonts w:asciiTheme="minorEastAsia" w:hAnsiTheme="minorEastAsia"/>
                <w:b/>
                <w:i/>
                <w:szCs w:val="21"/>
              </w:rPr>
            </w:pPr>
            <w:r>
              <w:rPr>
                <w:rFonts w:asciiTheme="minorEastAsia" w:hAnsiTheme="minorEastAsia" w:hint="eastAsia"/>
                <w:b/>
                <w:i/>
                <w:szCs w:val="21"/>
              </w:rPr>
              <w:t>1000</w:t>
            </w:r>
          </w:p>
        </w:tc>
      </w:tr>
      <w:tr w:rsidR="002C16D3" w14:paraId="21182D8A" w14:textId="77777777" w:rsidTr="00146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00CA270" w14:textId="7FF20CCA" w:rsidR="002C16D3" w:rsidRPr="00820FAD" w:rsidRDefault="00617624" w:rsidP="002C16D3">
            <w:pPr>
              <w:rPr>
                <w:rFonts w:asciiTheme="minorEastAsia" w:hAnsiTheme="minorEastAsia"/>
                <w:b w:val="0"/>
                <w:szCs w:val="21"/>
              </w:rPr>
            </w:pPr>
            <w:r w:rsidRPr="00820FAD">
              <w:rPr>
                <w:rFonts w:asciiTheme="minorEastAsia" w:hAnsiTheme="minorEastAsia" w:hint="eastAsia"/>
                <w:b w:val="0"/>
                <w:szCs w:val="21"/>
              </w:rPr>
              <w:t>□</w:t>
            </w:r>
            <w:r w:rsidR="002C16D3" w:rsidRPr="00820FAD">
              <w:rPr>
                <w:rFonts w:asciiTheme="minorEastAsia" w:hAnsiTheme="minorEastAsia"/>
                <w:b w:val="0"/>
                <w:szCs w:val="21"/>
              </w:rPr>
              <w:t>长期负债</w:t>
            </w:r>
            <w:r w:rsidR="002C16D3" w:rsidRPr="00820FAD">
              <w:rPr>
                <w:rFonts w:asciiTheme="minorEastAsia" w:hAnsiTheme="minorEastAsia" w:hint="eastAsia"/>
                <w:b w:val="0"/>
                <w:szCs w:val="21"/>
              </w:rPr>
              <w:t>：</w:t>
            </w:r>
          </w:p>
        </w:tc>
        <w:tc>
          <w:tcPr>
            <w:tcW w:w="4148" w:type="dxa"/>
          </w:tcPr>
          <w:p w14:paraId="4FC058B6" w14:textId="77777777" w:rsidR="002C16D3" w:rsidRDefault="002C16D3" w:rsidP="002C16D3">
            <w:pPr>
              <w:cnfStyle w:val="000000100000" w:firstRow="0" w:lastRow="0" w:firstColumn="0" w:lastColumn="0" w:oddVBand="0" w:evenVBand="0" w:oddHBand="1" w:evenHBand="0" w:firstRowFirstColumn="0" w:firstRowLastColumn="0" w:lastRowFirstColumn="0" w:lastRowLastColumn="0"/>
              <w:rPr>
                <w:rFonts w:asciiTheme="minorEastAsia" w:hAnsiTheme="minorEastAsia"/>
                <w:szCs w:val="21"/>
              </w:rPr>
            </w:pPr>
          </w:p>
        </w:tc>
      </w:tr>
      <w:tr w:rsidR="002C16D3" w14:paraId="3F2655C8" w14:textId="77777777" w:rsidTr="001464AB">
        <w:tc>
          <w:tcPr>
            <w:cnfStyle w:val="001000000000" w:firstRow="0" w:lastRow="0" w:firstColumn="1" w:lastColumn="0" w:oddVBand="0" w:evenVBand="0" w:oddHBand="0" w:evenHBand="0" w:firstRowFirstColumn="0" w:firstRowLastColumn="0" w:lastRowFirstColumn="0" w:lastRowLastColumn="0"/>
            <w:tcW w:w="4148" w:type="dxa"/>
          </w:tcPr>
          <w:p w14:paraId="3797BE6E" w14:textId="03E1AA81" w:rsidR="002C16D3" w:rsidRPr="00820FAD" w:rsidRDefault="00617624" w:rsidP="002C16D3">
            <w:pPr>
              <w:rPr>
                <w:rFonts w:asciiTheme="minorEastAsia" w:hAnsiTheme="minorEastAsia"/>
                <w:b w:val="0"/>
                <w:szCs w:val="21"/>
              </w:rPr>
            </w:pPr>
            <w:r w:rsidRPr="00820FAD">
              <w:rPr>
                <w:rFonts w:asciiTheme="minorEastAsia" w:hAnsiTheme="minorEastAsia" w:hint="eastAsia"/>
                <w:b w:val="0"/>
                <w:szCs w:val="21"/>
              </w:rPr>
              <w:lastRenderedPageBreak/>
              <w:t>□</w:t>
            </w:r>
            <w:r w:rsidR="002C16D3" w:rsidRPr="00820FAD">
              <w:rPr>
                <w:rFonts w:asciiTheme="minorEastAsia" w:hAnsiTheme="minorEastAsia"/>
                <w:b w:val="0"/>
                <w:szCs w:val="21"/>
              </w:rPr>
              <w:t>长期贷款</w:t>
            </w:r>
          </w:p>
        </w:tc>
        <w:tc>
          <w:tcPr>
            <w:tcW w:w="4148" w:type="dxa"/>
          </w:tcPr>
          <w:p w14:paraId="53715DBF" w14:textId="77777777" w:rsidR="002C16D3" w:rsidRDefault="002C16D3" w:rsidP="002C16D3">
            <w:pPr>
              <w:cnfStyle w:val="000000000000" w:firstRow="0" w:lastRow="0" w:firstColumn="0" w:lastColumn="0" w:oddVBand="0" w:evenVBand="0" w:oddHBand="0" w:evenHBand="0" w:firstRowFirstColumn="0" w:firstRowLastColumn="0" w:lastRowFirstColumn="0" w:lastRowLastColumn="0"/>
              <w:rPr>
                <w:rFonts w:asciiTheme="minorEastAsia" w:hAnsiTheme="minorEastAsia"/>
                <w:szCs w:val="21"/>
              </w:rPr>
            </w:pPr>
            <w:r>
              <w:rPr>
                <w:rFonts w:asciiTheme="minorEastAsia" w:hAnsiTheme="minorEastAsia" w:hint="eastAsia"/>
                <w:szCs w:val="21"/>
              </w:rPr>
              <w:t>500</w:t>
            </w:r>
          </w:p>
        </w:tc>
      </w:tr>
      <w:tr w:rsidR="002C16D3" w14:paraId="20459BA8" w14:textId="77777777" w:rsidTr="00146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CB5BAFD" w14:textId="0356D9EE" w:rsidR="002C16D3" w:rsidRPr="00820FAD" w:rsidRDefault="00617624" w:rsidP="002C16D3">
            <w:pPr>
              <w:rPr>
                <w:rFonts w:asciiTheme="minorEastAsia" w:hAnsiTheme="minorEastAsia"/>
                <w:b w:val="0"/>
                <w:szCs w:val="21"/>
              </w:rPr>
            </w:pPr>
            <w:r w:rsidRPr="00820FAD">
              <w:rPr>
                <w:rFonts w:asciiTheme="minorEastAsia" w:hAnsiTheme="minorEastAsia" w:hint="eastAsia"/>
                <w:b w:val="0"/>
                <w:szCs w:val="21"/>
              </w:rPr>
              <w:t>□</w:t>
            </w:r>
            <w:r w:rsidR="002C16D3" w:rsidRPr="00820FAD">
              <w:rPr>
                <w:rFonts w:asciiTheme="minorEastAsia" w:hAnsiTheme="minorEastAsia"/>
                <w:b w:val="0"/>
                <w:szCs w:val="21"/>
              </w:rPr>
              <w:t>其他负债</w:t>
            </w:r>
          </w:p>
        </w:tc>
        <w:tc>
          <w:tcPr>
            <w:tcW w:w="4148" w:type="dxa"/>
          </w:tcPr>
          <w:p w14:paraId="22D353E1" w14:textId="77777777" w:rsidR="002C16D3" w:rsidRDefault="002C16D3" w:rsidP="002C16D3">
            <w:pPr>
              <w:cnfStyle w:val="000000100000" w:firstRow="0" w:lastRow="0" w:firstColumn="0" w:lastColumn="0" w:oddVBand="0" w:evenVBand="0" w:oddHBand="1" w:evenHBand="0" w:firstRowFirstColumn="0" w:firstRowLastColumn="0" w:lastRowFirstColumn="0" w:lastRowLastColumn="0"/>
              <w:rPr>
                <w:rFonts w:asciiTheme="minorEastAsia" w:hAnsiTheme="minorEastAsia"/>
                <w:szCs w:val="21"/>
              </w:rPr>
            </w:pPr>
            <w:r>
              <w:rPr>
                <w:rFonts w:asciiTheme="minorEastAsia" w:hAnsiTheme="minorEastAsia" w:hint="eastAsia"/>
                <w:szCs w:val="21"/>
              </w:rPr>
              <w:t>0</w:t>
            </w:r>
          </w:p>
        </w:tc>
      </w:tr>
      <w:tr w:rsidR="002C16D3" w:rsidRPr="002C16D3" w14:paraId="08A8883A" w14:textId="77777777" w:rsidTr="001464AB">
        <w:tc>
          <w:tcPr>
            <w:cnfStyle w:val="001000000000" w:firstRow="0" w:lastRow="0" w:firstColumn="1" w:lastColumn="0" w:oddVBand="0" w:evenVBand="0" w:oddHBand="0" w:evenHBand="0" w:firstRowFirstColumn="0" w:firstRowLastColumn="0" w:lastRowFirstColumn="0" w:lastRowLastColumn="0"/>
            <w:tcW w:w="4148" w:type="dxa"/>
          </w:tcPr>
          <w:p w14:paraId="2971495C" w14:textId="77777777" w:rsidR="002C16D3" w:rsidRPr="002C16D3" w:rsidRDefault="002C16D3" w:rsidP="002C16D3">
            <w:pPr>
              <w:rPr>
                <w:rFonts w:asciiTheme="minorEastAsia" w:hAnsiTheme="minorEastAsia"/>
                <w:szCs w:val="21"/>
              </w:rPr>
            </w:pPr>
            <w:r w:rsidRPr="002C16D3">
              <w:rPr>
                <w:rFonts w:asciiTheme="minorEastAsia" w:hAnsiTheme="minorEastAsia"/>
                <w:i/>
                <w:szCs w:val="21"/>
              </w:rPr>
              <w:t>长期负债总计</w:t>
            </w:r>
          </w:p>
        </w:tc>
        <w:tc>
          <w:tcPr>
            <w:tcW w:w="4148" w:type="dxa"/>
          </w:tcPr>
          <w:p w14:paraId="7A181347" w14:textId="77777777" w:rsidR="002C16D3" w:rsidRPr="002C16D3" w:rsidRDefault="002C16D3" w:rsidP="002C16D3">
            <w:pPr>
              <w:cnfStyle w:val="000000000000" w:firstRow="0" w:lastRow="0" w:firstColumn="0" w:lastColumn="0" w:oddVBand="0" w:evenVBand="0" w:oddHBand="0" w:evenHBand="0" w:firstRowFirstColumn="0" w:firstRowLastColumn="0" w:lastRowFirstColumn="0" w:lastRowLastColumn="0"/>
              <w:rPr>
                <w:rFonts w:asciiTheme="minorEastAsia" w:hAnsiTheme="minorEastAsia"/>
                <w:b/>
                <w:i/>
                <w:szCs w:val="21"/>
              </w:rPr>
            </w:pPr>
            <w:r w:rsidRPr="002C16D3">
              <w:rPr>
                <w:rFonts w:asciiTheme="minorEastAsia" w:hAnsiTheme="minorEastAsia" w:hint="eastAsia"/>
                <w:b/>
                <w:i/>
                <w:szCs w:val="21"/>
              </w:rPr>
              <w:t>500</w:t>
            </w:r>
          </w:p>
        </w:tc>
      </w:tr>
      <w:tr w:rsidR="002C16D3" w14:paraId="14C166DD" w14:textId="77777777" w:rsidTr="001464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47ECF3E" w14:textId="77777777" w:rsidR="002C16D3" w:rsidRDefault="002C16D3" w:rsidP="002C16D3">
            <w:pPr>
              <w:rPr>
                <w:rFonts w:asciiTheme="minorEastAsia" w:hAnsiTheme="minorEastAsia"/>
                <w:szCs w:val="21"/>
              </w:rPr>
            </w:pPr>
            <w:r>
              <w:rPr>
                <w:rFonts w:asciiTheme="minorEastAsia" w:hAnsiTheme="minorEastAsia"/>
                <w:szCs w:val="21"/>
              </w:rPr>
              <w:t>权益</w:t>
            </w:r>
          </w:p>
        </w:tc>
        <w:tc>
          <w:tcPr>
            <w:tcW w:w="4148" w:type="dxa"/>
          </w:tcPr>
          <w:p w14:paraId="4FE163E0" w14:textId="77777777" w:rsidR="002C16D3" w:rsidRDefault="006F648C" w:rsidP="002C16D3">
            <w:pPr>
              <w:cnfStyle w:val="000000100000" w:firstRow="0" w:lastRow="0" w:firstColumn="0" w:lastColumn="0" w:oddVBand="0" w:evenVBand="0" w:oddHBand="1" w:evenHBand="0" w:firstRowFirstColumn="0" w:firstRowLastColumn="0" w:lastRowFirstColumn="0" w:lastRowLastColumn="0"/>
              <w:rPr>
                <w:rFonts w:asciiTheme="minorEastAsia" w:hAnsiTheme="minorEastAsia"/>
                <w:szCs w:val="21"/>
              </w:rPr>
            </w:pPr>
            <w:r>
              <w:rPr>
                <w:rFonts w:asciiTheme="minorEastAsia" w:hAnsiTheme="minorEastAsia" w:hint="eastAsia"/>
                <w:szCs w:val="21"/>
              </w:rPr>
              <w:t>125</w:t>
            </w:r>
            <w:r w:rsidR="002C16D3">
              <w:rPr>
                <w:rFonts w:asciiTheme="minorEastAsia" w:hAnsiTheme="minorEastAsia" w:hint="eastAsia"/>
                <w:szCs w:val="21"/>
              </w:rPr>
              <w:t>0</w:t>
            </w:r>
          </w:p>
        </w:tc>
      </w:tr>
      <w:tr w:rsidR="002C16D3" w:rsidRPr="002C16D3" w14:paraId="267F8B3F" w14:textId="77777777" w:rsidTr="001464AB">
        <w:tc>
          <w:tcPr>
            <w:cnfStyle w:val="001000000000" w:firstRow="0" w:lastRow="0" w:firstColumn="1" w:lastColumn="0" w:oddVBand="0" w:evenVBand="0" w:oddHBand="0" w:evenHBand="0" w:firstRowFirstColumn="0" w:firstRowLastColumn="0" w:lastRowFirstColumn="0" w:lastRowLastColumn="0"/>
            <w:tcW w:w="4148" w:type="dxa"/>
          </w:tcPr>
          <w:p w14:paraId="5A93E1A2" w14:textId="77777777" w:rsidR="002C16D3" w:rsidRPr="002C16D3" w:rsidRDefault="002C16D3" w:rsidP="002C16D3">
            <w:pPr>
              <w:rPr>
                <w:rFonts w:asciiTheme="minorEastAsia" w:hAnsiTheme="minorEastAsia"/>
                <w:szCs w:val="21"/>
              </w:rPr>
            </w:pPr>
            <w:r w:rsidRPr="002C16D3">
              <w:rPr>
                <w:rFonts w:asciiTheme="minorEastAsia" w:hAnsiTheme="minorEastAsia"/>
                <w:i/>
                <w:szCs w:val="21"/>
              </w:rPr>
              <w:t>负债与权益总计</w:t>
            </w:r>
          </w:p>
        </w:tc>
        <w:tc>
          <w:tcPr>
            <w:tcW w:w="4148" w:type="dxa"/>
          </w:tcPr>
          <w:p w14:paraId="7643EA47" w14:textId="77777777" w:rsidR="002C16D3" w:rsidRPr="002C16D3" w:rsidRDefault="002C16D3" w:rsidP="006F648C">
            <w:pPr>
              <w:cnfStyle w:val="000000000000" w:firstRow="0" w:lastRow="0" w:firstColumn="0" w:lastColumn="0" w:oddVBand="0" w:evenVBand="0" w:oddHBand="0" w:evenHBand="0" w:firstRowFirstColumn="0" w:firstRowLastColumn="0" w:lastRowFirstColumn="0" w:lastRowLastColumn="0"/>
              <w:rPr>
                <w:rFonts w:asciiTheme="minorEastAsia" w:hAnsiTheme="minorEastAsia"/>
                <w:b/>
                <w:i/>
                <w:szCs w:val="21"/>
              </w:rPr>
            </w:pPr>
            <w:r w:rsidRPr="002C16D3">
              <w:rPr>
                <w:rFonts w:asciiTheme="minorEastAsia" w:hAnsiTheme="minorEastAsia" w:hint="eastAsia"/>
                <w:b/>
                <w:i/>
                <w:szCs w:val="21"/>
              </w:rPr>
              <w:t>2</w:t>
            </w:r>
            <w:r w:rsidR="006F648C">
              <w:rPr>
                <w:rFonts w:asciiTheme="minorEastAsia" w:hAnsiTheme="minorEastAsia"/>
                <w:b/>
                <w:i/>
                <w:szCs w:val="21"/>
              </w:rPr>
              <w:t>750</w:t>
            </w:r>
          </w:p>
        </w:tc>
      </w:tr>
    </w:tbl>
    <w:p w14:paraId="060DC7A2" w14:textId="77777777" w:rsidR="00663C09" w:rsidRDefault="00663C09" w:rsidP="00663C09">
      <w:pPr>
        <w:rPr>
          <w:rFonts w:asciiTheme="minorEastAsia" w:hAnsiTheme="minorEastAsia"/>
          <w:szCs w:val="21"/>
        </w:rPr>
      </w:pPr>
      <w:r w:rsidRPr="001B1B81">
        <w:rPr>
          <w:rFonts w:asciiTheme="minorEastAsia" w:hAnsiTheme="minorEastAsia" w:hint="eastAsia"/>
          <w:b/>
          <w:szCs w:val="21"/>
        </w:rPr>
        <w:t>反馈：</w:t>
      </w:r>
      <w:r>
        <w:rPr>
          <w:rFonts w:asciiTheme="minorEastAsia" w:hAnsiTheme="minorEastAsia" w:hint="eastAsia"/>
          <w:szCs w:val="21"/>
        </w:rPr>
        <w:t>谢谢你的回答！请查看正确答案。</w:t>
      </w:r>
    </w:p>
    <w:p w14:paraId="59B039DD" w14:textId="77777777" w:rsidR="00663C09" w:rsidRPr="00663C09" w:rsidRDefault="00663C09" w:rsidP="007D4F76">
      <w:pPr>
        <w:rPr>
          <w:rFonts w:asciiTheme="minorEastAsia" w:hAnsiTheme="minorEastAsia"/>
          <w:b/>
          <w:szCs w:val="21"/>
        </w:rPr>
      </w:pPr>
    </w:p>
    <w:p w14:paraId="58A8ACF9" w14:textId="77777777" w:rsidR="00663C09" w:rsidRDefault="007D4F76" w:rsidP="007D4F76">
      <w:pPr>
        <w:rPr>
          <w:rFonts w:asciiTheme="minorEastAsia" w:hAnsiTheme="minorEastAsia"/>
          <w:b/>
          <w:szCs w:val="21"/>
        </w:rPr>
      </w:pPr>
      <w:r w:rsidRPr="0090398B">
        <w:rPr>
          <w:rFonts w:asciiTheme="minorEastAsia" w:hAnsiTheme="minorEastAsia" w:hint="eastAsia"/>
          <w:b/>
          <w:szCs w:val="21"/>
        </w:rPr>
        <w:t>01U02</w:t>
      </w:r>
      <w:r>
        <w:rPr>
          <w:rFonts w:asciiTheme="minorEastAsia" w:hAnsiTheme="minorEastAsia" w:hint="eastAsia"/>
          <w:b/>
          <w:szCs w:val="21"/>
        </w:rPr>
        <w:t>如何</w:t>
      </w:r>
      <w:r>
        <w:rPr>
          <w:rFonts w:asciiTheme="minorEastAsia" w:hAnsiTheme="minorEastAsia"/>
          <w:b/>
          <w:szCs w:val="21"/>
        </w:rPr>
        <w:t>考查流动性</w:t>
      </w:r>
    </w:p>
    <w:p w14:paraId="5A00B68E" w14:textId="77777777" w:rsidR="00B05E1A" w:rsidRDefault="00663C09" w:rsidP="007D4F76">
      <w:pPr>
        <w:rPr>
          <w:rFonts w:asciiTheme="minorEastAsia" w:hAnsiTheme="minorEastAsia"/>
          <w:szCs w:val="21"/>
        </w:rPr>
      </w:pPr>
      <w:r w:rsidRPr="00663C09">
        <w:rPr>
          <w:rFonts w:asciiTheme="minorEastAsia" w:hAnsiTheme="minorEastAsia" w:hint="eastAsia"/>
          <w:szCs w:val="21"/>
        </w:rPr>
        <w:t>什么是流动性？</w:t>
      </w:r>
      <w:r w:rsidR="00682982">
        <w:rPr>
          <w:rFonts w:asciiTheme="minorEastAsia" w:hAnsiTheme="minorEastAsia" w:hint="eastAsia"/>
          <w:szCs w:val="21"/>
        </w:rPr>
        <w:t>我们先来给流动性下一个定义：</w:t>
      </w:r>
    </w:p>
    <w:p w14:paraId="68684737" w14:textId="77777777" w:rsidR="00663C09" w:rsidRDefault="00663C09" w:rsidP="007D4F76">
      <w:pPr>
        <w:rPr>
          <w:rFonts w:asciiTheme="minorEastAsia" w:hAnsiTheme="minorEastAsia"/>
          <w:szCs w:val="21"/>
        </w:rPr>
      </w:pPr>
      <w:r w:rsidRPr="009421E4">
        <w:rPr>
          <w:rFonts w:asciiTheme="minorEastAsia" w:hAnsiTheme="minorEastAsia" w:hint="eastAsia"/>
          <w:b/>
          <w:szCs w:val="21"/>
        </w:rPr>
        <w:t>流动性</w:t>
      </w:r>
      <w:r w:rsidRPr="00663C09">
        <w:rPr>
          <w:rFonts w:asciiTheme="minorEastAsia" w:hAnsiTheme="minorEastAsia" w:hint="eastAsia"/>
          <w:szCs w:val="21"/>
        </w:rPr>
        <w:t>是指公司资源满足</w:t>
      </w:r>
      <w:r w:rsidRPr="000C4E94">
        <w:rPr>
          <w:rFonts w:asciiTheme="minorEastAsia" w:hAnsiTheme="minorEastAsia" w:hint="eastAsia"/>
          <w:szCs w:val="21"/>
          <w:u w:val="single"/>
        </w:rPr>
        <w:t>短期内（不超过一年）</w:t>
      </w:r>
      <w:r w:rsidRPr="00663C09">
        <w:rPr>
          <w:rFonts w:asciiTheme="minorEastAsia" w:hAnsiTheme="minorEastAsia" w:hint="eastAsia"/>
          <w:szCs w:val="21"/>
        </w:rPr>
        <w:t>现金需求的能力。</w:t>
      </w:r>
      <w:r w:rsidR="006560B8">
        <w:rPr>
          <w:rFonts w:asciiTheme="minorEastAsia" w:hAnsiTheme="minorEastAsia"/>
          <w:szCs w:val="21"/>
        </w:rPr>
        <w:t>这很容易让</w:t>
      </w:r>
      <w:r w:rsidR="00ED598E">
        <w:rPr>
          <w:rFonts w:asciiTheme="minorEastAsia" w:hAnsiTheme="minorEastAsia" w:hint="eastAsia"/>
          <w:szCs w:val="21"/>
        </w:rPr>
        <w:t>我们</w:t>
      </w:r>
      <w:r>
        <w:rPr>
          <w:rFonts w:asciiTheme="minorEastAsia" w:hAnsiTheme="minorEastAsia" w:hint="eastAsia"/>
          <w:szCs w:val="21"/>
        </w:rPr>
        <w:t>联想到</w:t>
      </w:r>
      <w:r w:rsidRPr="000C4E94">
        <w:rPr>
          <w:rFonts w:asciiTheme="minorEastAsia" w:hAnsiTheme="minorEastAsia" w:hint="eastAsia"/>
          <w:szCs w:val="21"/>
          <w:u w:val="single"/>
        </w:rPr>
        <w:t>流动资产</w:t>
      </w:r>
      <w:r>
        <w:rPr>
          <w:rFonts w:asciiTheme="minorEastAsia" w:hAnsiTheme="minorEastAsia" w:hint="eastAsia"/>
          <w:szCs w:val="21"/>
        </w:rPr>
        <w:t>和</w:t>
      </w:r>
      <w:r w:rsidRPr="000C4E94">
        <w:rPr>
          <w:rFonts w:asciiTheme="minorEastAsia" w:hAnsiTheme="minorEastAsia" w:hint="eastAsia"/>
          <w:szCs w:val="21"/>
          <w:u w:val="single"/>
        </w:rPr>
        <w:t>流动负债</w:t>
      </w:r>
      <w:r w:rsidR="000C4E94">
        <w:rPr>
          <w:rFonts w:asciiTheme="minorEastAsia" w:hAnsiTheme="minorEastAsia" w:hint="eastAsia"/>
          <w:szCs w:val="21"/>
        </w:rPr>
        <w:t>这两个账户</w:t>
      </w:r>
      <w:r>
        <w:rPr>
          <w:rFonts w:asciiTheme="minorEastAsia" w:hAnsiTheme="minorEastAsia" w:hint="eastAsia"/>
          <w:szCs w:val="21"/>
        </w:rPr>
        <w:t>，因为</w:t>
      </w:r>
      <w:r w:rsidR="000C4E94">
        <w:rPr>
          <w:rFonts w:asciiTheme="minorEastAsia" w:hAnsiTheme="minorEastAsia" w:hint="eastAsia"/>
          <w:szCs w:val="21"/>
        </w:rPr>
        <w:t>它们</w:t>
      </w:r>
      <w:r w:rsidR="00682982">
        <w:rPr>
          <w:rFonts w:asciiTheme="minorEastAsia" w:hAnsiTheme="minorEastAsia" w:hint="eastAsia"/>
          <w:szCs w:val="21"/>
        </w:rPr>
        <w:t>对应的</w:t>
      </w:r>
      <w:r w:rsidR="00B05E1A">
        <w:rPr>
          <w:rFonts w:asciiTheme="minorEastAsia" w:hAnsiTheme="minorEastAsia" w:hint="eastAsia"/>
          <w:szCs w:val="21"/>
        </w:rPr>
        <w:t>也</w:t>
      </w:r>
      <w:r w:rsidR="00682982">
        <w:rPr>
          <w:rFonts w:asciiTheme="minorEastAsia" w:hAnsiTheme="minorEastAsia" w:hint="eastAsia"/>
          <w:szCs w:val="21"/>
        </w:rPr>
        <w:t>正是</w:t>
      </w:r>
      <w:r w:rsidR="00ED598E" w:rsidRPr="00ED598E">
        <w:rPr>
          <w:rFonts w:asciiTheme="minorEastAsia" w:hAnsiTheme="minorEastAsia" w:hint="eastAsia"/>
          <w:szCs w:val="21"/>
          <w:u w:val="single"/>
        </w:rPr>
        <w:t>短期内（</w:t>
      </w:r>
      <w:r w:rsidR="006560B8">
        <w:rPr>
          <w:rFonts w:asciiTheme="minorEastAsia" w:hAnsiTheme="minorEastAsia" w:hint="eastAsia"/>
          <w:szCs w:val="21"/>
          <w:u w:val="single"/>
        </w:rPr>
        <w:t>不超过一年</w:t>
      </w:r>
      <w:r w:rsidR="00ED598E" w:rsidRPr="00ED598E">
        <w:rPr>
          <w:rFonts w:asciiTheme="minorEastAsia" w:hAnsiTheme="minorEastAsia" w:hint="eastAsia"/>
          <w:szCs w:val="21"/>
          <w:u w:val="single"/>
        </w:rPr>
        <w:t>）</w:t>
      </w:r>
      <w:r w:rsidR="00ED598E">
        <w:rPr>
          <w:rFonts w:asciiTheme="minorEastAsia" w:hAnsiTheme="minorEastAsia" w:hint="eastAsia"/>
          <w:szCs w:val="21"/>
        </w:rPr>
        <w:t>能够</w:t>
      </w:r>
      <w:r w:rsidR="000C4E94">
        <w:rPr>
          <w:rFonts w:asciiTheme="minorEastAsia" w:hAnsiTheme="minorEastAsia" w:hint="eastAsia"/>
          <w:szCs w:val="21"/>
        </w:rPr>
        <w:t>变现的资产</w:t>
      </w:r>
      <w:r w:rsidR="00ED598E">
        <w:rPr>
          <w:rFonts w:asciiTheme="minorEastAsia" w:hAnsiTheme="minorEastAsia" w:hint="eastAsia"/>
          <w:szCs w:val="21"/>
        </w:rPr>
        <w:t>和</w:t>
      </w:r>
      <w:r w:rsidR="00ED598E" w:rsidRPr="00ED598E">
        <w:rPr>
          <w:rFonts w:asciiTheme="minorEastAsia" w:hAnsiTheme="minorEastAsia" w:hint="eastAsia"/>
          <w:szCs w:val="21"/>
          <w:u w:val="single"/>
        </w:rPr>
        <w:t>短期内（</w:t>
      </w:r>
      <w:r w:rsidR="006560B8">
        <w:rPr>
          <w:rFonts w:asciiTheme="minorEastAsia" w:hAnsiTheme="minorEastAsia" w:hint="eastAsia"/>
          <w:szCs w:val="21"/>
          <w:u w:val="single"/>
        </w:rPr>
        <w:t>不超过一年</w:t>
      </w:r>
      <w:r w:rsidR="00ED598E" w:rsidRPr="00ED598E">
        <w:rPr>
          <w:rFonts w:asciiTheme="minorEastAsia" w:hAnsiTheme="minorEastAsia" w:hint="eastAsia"/>
          <w:szCs w:val="21"/>
          <w:u w:val="single"/>
        </w:rPr>
        <w:t>）</w:t>
      </w:r>
      <w:r w:rsidR="00ED598E">
        <w:rPr>
          <w:rFonts w:asciiTheme="minorEastAsia" w:hAnsiTheme="minorEastAsia" w:hint="eastAsia"/>
          <w:szCs w:val="21"/>
        </w:rPr>
        <w:t>必须</w:t>
      </w:r>
      <w:r w:rsidR="000C4E94">
        <w:rPr>
          <w:rFonts w:asciiTheme="minorEastAsia" w:hAnsiTheme="minorEastAsia" w:hint="eastAsia"/>
          <w:szCs w:val="21"/>
        </w:rPr>
        <w:t>偿还的债务。</w:t>
      </w:r>
    </w:p>
    <w:p w14:paraId="0380FCD3" w14:textId="77777777" w:rsidR="00ED598E" w:rsidRDefault="001464AB" w:rsidP="00ED598E">
      <w:pPr>
        <w:rPr>
          <w:rFonts w:asciiTheme="minorEastAsia" w:hAnsiTheme="minorEastAsia"/>
          <w:szCs w:val="21"/>
        </w:rPr>
      </w:pPr>
      <w:r>
        <w:rPr>
          <w:rFonts w:asciiTheme="minorEastAsia" w:hAnsiTheme="minorEastAsia" w:hint="eastAsia"/>
          <w:szCs w:val="21"/>
        </w:rPr>
        <w:t>所以</w:t>
      </w:r>
      <w:r w:rsidR="00A4236E">
        <w:rPr>
          <w:rFonts w:asciiTheme="minorEastAsia" w:hAnsiTheme="minorEastAsia" w:hint="eastAsia"/>
          <w:szCs w:val="21"/>
        </w:rPr>
        <w:t>，</w:t>
      </w:r>
      <w:r w:rsidR="00ED598E">
        <w:rPr>
          <w:rFonts w:asciiTheme="minorEastAsia" w:hAnsiTheme="minorEastAsia" w:hint="eastAsia"/>
          <w:szCs w:val="21"/>
        </w:rPr>
        <w:t>我们在考查流动性</w:t>
      </w:r>
      <w:r w:rsidR="00BC5DFB">
        <w:rPr>
          <w:rFonts w:asciiTheme="minorEastAsia" w:hAnsiTheme="minorEastAsia" w:hint="eastAsia"/>
          <w:szCs w:val="21"/>
        </w:rPr>
        <w:t>的</w:t>
      </w:r>
      <w:r w:rsidR="00ED598E">
        <w:rPr>
          <w:rFonts w:asciiTheme="minorEastAsia" w:hAnsiTheme="minorEastAsia" w:hint="eastAsia"/>
          <w:szCs w:val="21"/>
        </w:rPr>
        <w:t>时候，</w:t>
      </w:r>
      <w:r w:rsidR="00ED598E">
        <w:rPr>
          <w:rFonts w:asciiTheme="minorEastAsia" w:hAnsiTheme="minorEastAsia"/>
          <w:szCs w:val="21"/>
        </w:rPr>
        <w:t>通常会考查一家企业</w:t>
      </w:r>
      <w:r w:rsidR="00ED598E" w:rsidRPr="0063575B">
        <w:rPr>
          <w:rFonts w:asciiTheme="minorEastAsia" w:hAnsiTheme="minorEastAsia"/>
          <w:szCs w:val="21"/>
          <w:u w:val="single"/>
        </w:rPr>
        <w:t>流动资产</w:t>
      </w:r>
      <w:r w:rsidR="00ED598E" w:rsidRPr="0063575B">
        <w:rPr>
          <w:rFonts w:asciiTheme="minorEastAsia" w:hAnsiTheme="minorEastAsia"/>
          <w:szCs w:val="21"/>
        </w:rPr>
        <w:t>超出</w:t>
      </w:r>
      <w:r w:rsidR="00ED598E" w:rsidRPr="0063575B">
        <w:rPr>
          <w:rFonts w:asciiTheme="minorEastAsia" w:hAnsiTheme="minorEastAsia"/>
          <w:szCs w:val="21"/>
          <w:u w:val="single"/>
        </w:rPr>
        <w:t>流动负债</w:t>
      </w:r>
      <w:r w:rsidR="00ED598E" w:rsidRPr="0063575B">
        <w:rPr>
          <w:rFonts w:asciiTheme="minorEastAsia" w:hAnsiTheme="minorEastAsia"/>
          <w:szCs w:val="21"/>
        </w:rPr>
        <w:t>的部分</w:t>
      </w:r>
      <w:r w:rsidR="00ED598E">
        <w:rPr>
          <w:rFonts w:asciiTheme="minorEastAsia" w:hAnsiTheme="minorEastAsia" w:hint="eastAsia"/>
          <w:szCs w:val="21"/>
        </w:rPr>
        <w:t>。在这里，我们要</w:t>
      </w:r>
      <w:r w:rsidR="00BF69D0">
        <w:rPr>
          <w:rFonts w:asciiTheme="minorEastAsia" w:hAnsiTheme="minorEastAsia" w:hint="eastAsia"/>
          <w:szCs w:val="21"/>
        </w:rPr>
        <w:t>介绍</w:t>
      </w:r>
      <w:r w:rsidR="00ED598E">
        <w:rPr>
          <w:rFonts w:asciiTheme="minorEastAsia" w:hAnsiTheme="minorEastAsia" w:hint="eastAsia"/>
          <w:szCs w:val="21"/>
        </w:rPr>
        <w:t>一个非常重要的概念：</w:t>
      </w:r>
      <w:r w:rsidR="00BF69D0">
        <w:rPr>
          <w:rFonts w:asciiTheme="minorEastAsia" w:hAnsiTheme="minorEastAsia" w:hint="eastAsia"/>
          <w:szCs w:val="21"/>
        </w:rPr>
        <w:t>我们将</w:t>
      </w:r>
      <w:r w:rsidR="00ED598E" w:rsidRPr="00FA05A6">
        <w:rPr>
          <w:rFonts w:asciiTheme="minorEastAsia" w:hAnsiTheme="minorEastAsia" w:hint="eastAsia"/>
          <w:szCs w:val="21"/>
        </w:rPr>
        <w:t>流动资产超出流动负债的部分</w:t>
      </w:r>
      <w:proofErr w:type="gramStart"/>
      <w:r w:rsidR="00ED598E" w:rsidRPr="00FA05A6">
        <w:rPr>
          <w:rFonts w:asciiTheme="minorEastAsia" w:hAnsiTheme="minorEastAsia" w:hint="eastAsia"/>
          <w:szCs w:val="21"/>
        </w:rPr>
        <w:t>叫作</w:t>
      </w:r>
      <w:proofErr w:type="gramEnd"/>
      <w:r w:rsidR="00ED598E" w:rsidRPr="00FA05A6">
        <w:rPr>
          <w:rFonts w:asciiTheme="minorEastAsia" w:hAnsiTheme="minorEastAsia" w:hint="eastAsia"/>
          <w:b/>
          <w:szCs w:val="21"/>
          <w:u w:val="single"/>
        </w:rPr>
        <w:t>营运资金</w:t>
      </w:r>
      <w:r w:rsidR="00ED598E" w:rsidRPr="00FA05A6">
        <w:rPr>
          <w:rFonts w:asciiTheme="minorEastAsia" w:hAnsiTheme="minorEastAsia" w:hint="eastAsia"/>
          <w:szCs w:val="21"/>
        </w:rPr>
        <w:t>。</w:t>
      </w:r>
    </w:p>
    <w:p w14:paraId="066FD717" w14:textId="77777777" w:rsidR="00F42B42" w:rsidRDefault="00F42B42" w:rsidP="00F42B42">
      <w:pPr>
        <w:rPr>
          <w:rFonts w:asciiTheme="minorEastAsia" w:hAnsiTheme="minorEastAsia"/>
          <w:szCs w:val="21"/>
        </w:rPr>
      </w:pPr>
      <w:r>
        <w:rPr>
          <w:rFonts w:asciiTheme="minorEastAsia" w:hAnsiTheme="minorEastAsia"/>
          <w:szCs w:val="21"/>
        </w:rPr>
        <w:t>那么</w:t>
      </w:r>
      <w:r>
        <w:rPr>
          <w:rFonts w:asciiTheme="minorEastAsia" w:hAnsiTheme="minorEastAsia" w:hint="eastAsia"/>
          <w:szCs w:val="21"/>
        </w:rPr>
        <w:t>，企业的流动资产包括哪些呢？</w:t>
      </w:r>
      <w:r w:rsidR="000B02D3">
        <w:rPr>
          <w:rFonts w:asciiTheme="minorEastAsia" w:hAnsiTheme="minorEastAsia" w:hint="eastAsia"/>
          <w:szCs w:val="21"/>
        </w:rPr>
        <w:t>我们来复习一下资产负债表的内容，</w:t>
      </w:r>
      <w:r>
        <w:rPr>
          <w:rFonts w:asciiTheme="minorEastAsia" w:hAnsiTheme="minorEastAsia" w:hint="eastAsia"/>
          <w:szCs w:val="21"/>
        </w:rPr>
        <w:t>它</w:t>
      </w:r>
      <w:r w:rsidR="006560B8">
        <w:rPr>
          <w:rFonts w:asciiTheme="minorEastAsia" w:hAnsiTheme="minorEastAsia" w:hint="eastAsia"/>
          <w:szCs w:val="21"/>
        </w:rPr>
        <w:t>通常包括</w:t>
      </w:r>
      <w:r>
        <w:rPr>
          <w:rFonts w:asciiTheme="minorEastAsia" w:hAnsiTheme="minorEastAsia" w:hint="eastAsia"/>
          <w:szCs w:val="21"/>
        </w:rPr>
        <w:t>：</w:t>
      </w:r>
    </w:p>
    <w:p w14:paraId="0B9B35D2" w14:textId="77777777" w:rsidR="00F42B42" w:rsidRPr="00293CFB" w:rsidRDefault="00B05E1A" w:rsidP="00F42B42">
      <w:pPr>
        <w:pStyle w:val="a8"/>
        <w:numPr>
          <w:ilvl w:val="0"/>
          <w:numId w:val="3"/>
        </w:numPr>
        <w:ind w:firstLineChars="0"/>
        <w:rPr>
          <w:rFonts w:asciiTheme="minorEastAsia" w:hAnsiTheme="minorEastAsia"/>
          <w:szCs w:val="21"/>
        </w:rPr>
      </w:pPr>
      <w:r>
        <w:rPr>
          <w:rFonts w:asciiTheme="minorEastAsia" w:hAnsiTheme="minorEastAsia" w:hint="eastAsia"/>
          <w:szCs w:val="21"/>
        </w:rPr>
        <w:t>现金及</w:t>
      </w:r>
      <w:r w:rsidR="00F42B42" w:rsidRPr="00293CFB">
        <w:rPr>
          <w:rFonts w:asciiTheme="minorEastAsia" w:hAnsiTheme="minorEastAsia" w:hint="eastAsia"/>
          <w:szCs w:val="21"/>
        </w:rPr>
        <w:t>现金等价物、有价证券、应收账款（减去坏账</w:t>
      </w:r>
      <w:proofErr w:type="gramStart"/>
      <w:r w:rsidR="00F42B42" w:rsidRPr="00293CFB">
        <w:rPr>
          <w:rFonts w:asciiTheme="minorEastAsia" w:hAnsiTheme="minorEastAsia" w:hint="eastAsia"/>
          <w:szCs w:val="21"/>
        </w:rPr>
        <w:t>备抵之后</w:t>
      </w:r>
      <w:proofErr w:type="gramEnd"/>
      <w:r w:rsidR="00F42B42" w:rsidRPr="00293CFB">
        <w:rPr>
          <w:rFonts w:asciiTheme="minorEastAsia" w:hAnsiTheme="minorEastAsia" w:hint="eastAsia"/>
          <w:szCs w:val="21"/>
        </w:rPr>
        <w:t>的净额）、存货、预付费用</w:t>
      </w:r>
      <w:r>
        <w:rPr>
          <w:rFonts w:asciiTheme="minorEastAsia" w:hAnsiTheme="minorEastAsia" w:hint="eastAsia"/>
          <w:szCs w:val="21"/>
        </w:rPr>
        <w:t>等</w:t>
      </w:r>
      <w:r w:rsidR="00F42B42" w:rsidRPr="00293CFB">
        <w:rPr>
          <w:rFonts w:asciiTheme="minorEastAsia" w:hAnsiTheme="minorEastAsia" w:hint="eastAsia"/>
          <w:szCs w:val="21"/>
        </w:rPr>
        <w:t>。</w:t>
      </w:r>
    </w:p>
    <w:p w14:paraId="5C6C700F" w14:textId="77777777" w:rsidR="00F42B42" w:rsidRDefault="00F42B42" w:rsidP="00F42B42">
      <w:pPr>
        <w:rPr>
          <w:rFonts w:asciiTheme="minorEastAsia" w:hAnsiTheme="minorEastAsia"/>
          <w:szCs w:val="21"/>
        </w:rPr>
      </w:pPr>
      <w:r>
        <w:rPr>
          <w:rFonts w:asciiTheme="minorEastAsia" w:hAnsiTheme="minorEastAsia"/>
          <w:szCs w:val="21"/>
        </w:rPr>
        <w:t>流动负债包括</w:t>
      </w:r>
      <w:r>
        <w:rPr>
          <w:rFonts w:asciiTheme="minorEastAsia" w:hAnsiTheme="minorEastAsia" w:hint="eastAsia"/>
          <w:szCs w:val="21"/>
        </w:rPr>
        <w:t>：</w:t>
      </w:r>
    </w:p>
    <w:p w14:paraId="4713E72F" w14:textId="72465795" w:rsidR="00F42B42" w:rsidRDefault="00F42B42" w:rsidP="00F42B42">
      <w:pPr>
        <w:pStyle w:val="a8"/>
        <w:numPr>
          <w:ilvl w:val="0"/>
          <w:numId w:val="3"/>
        </w:numPr>
        <w:ind w:firstLineChars="0"/>
        <w:rPr>
          <w:rFonts w:asciiTheme="minorEastAsia" w:hAnsiTheme="minorEastAsia"/>
          <w:szCs w:val="21"/>
        </w:rPr>
      </w:pPr>
      <w:r>
        <w:rPr>
          <w:rFonts w:asciiTheme="minorEastAsia" w:hAnsiTheme="minorEastAsia" w:hint="eastAsia"/>
          <w:szCs w:val="21"/>
        </w:rPr>
        <w:t>应付</w:t>
      </w:r>
      <w:r w:rsidRPr="00293CFB">
        <w:rPr>
          <w:rFonts w:asciiTheme="minorEastAsia" w:hAnsiTheme="minorEastAsia" w:hint="eastAsia"/>
          <w:szCs w:val="21"/>
        </w:rPr>
        <w:t>账款、应付票据、短期银行（及其他）贷款、应付税金、应计费用、预收</w:t>
      </w:r>
      <w:ins w:id="0" w:author="张格菁" w:date="2020-08-26T17:19:00Z">
        <w:r w:rsidR="009F0880">
          <w:rPr>
            <w:rFonts w:asciiTheme="minorEastAsia" w:hAnsiTheme="minorEastAsia" w:hint="eastAsia"/>
            <w:szCs w:val="21"/>
          </w:rPr>
          <w:t>账款</w:t>
        </w:r>
      </w:ins>
      <w:bookmarkStart w:id="1" w:name="_GoBack"/>
      <w:bookmarkEnd w:id="1"/>
      <w:del w:id="2" w:author="张格菁" w:date="2020-08-26T17:19:00Z">
        <w:r w:rsidRPr="00293CFB" w:rsidDel="009F0880">
          <w:rPr>
            <w:rFonts w:asciiTheme="minorEastAsia" w:hAnsiTheme="minorEastAsia" w:hint="eastAsia"/>
            <w:szCs w:val="21"/>
          </w:rPr>
          <w:delText>贷款</w:delText>
        </w:r>
      </w:del>
      <w:r w:rsidRPr="00293CFB">
        <w:rPr>
          <w:rFonts w:asciiTheme="minorEastAsia" w:hAnsiTheme="minorEastAsia" w:hint="eastAsia"/>
          <w:szCs w:val="21"/>
        </w:rPr>
        <w:t>、本期到期的长期债务</w:t>
      </w:r>
      <w:r w:rsidR="00B05E1A">
        <w:rPr>
          <w:rFonts w:asciiTheme="minorEastAsia" w:hAnsiTheme="minorEastAsia" w:hint="eastAsia"/>
          <w:szCs w:val="21"/>
        </w:rPr>
        <w:t>等。</w:t>
      </w:r>
    </w:p>
    <w:p w14:paraId="6198D9F4" w14:textId="77777777" w:rsidR="00F42B42" w:rsidRPr="00FA05A6" w:rsidRDefault="00F42B42" w:rsidP="00F42B42">
      <w:pPr>
        <w:rPr>
          <w:rFonts w:asciiTheme="minorEastAsia" w:hAnsiTheme="minorEastAsia"/>
          <w:szCs w:val="21"/>
        </w:rPr>
      </w:pPr>
      <w:r w:rsidRPr="00FA05A6">
        <w:rPr>
          <w:rFonts w:asciiTheme="minorEastAsia" w:hAnsiTheme="minorEastAsia"/>
          <w:szCs w:val="21"/>
        </w:rPr>
        <w:t>刚才</w:t>
      </w:r>
      <w:r w:rsidR="00625D15">
        <w:rPr>
          <w:rFonts w:asciiTheme="minorEastAsia" w:hAnsiTheme="minorEastAsia" w:hint="eastAsia"/>
          <w:szCs w:val="21"/>
        </w:rPr>
        <w:t>财报</w:t>
      </w:r>
      <w:r>
        <w:rPr>
          <w:rFonts w:asciiTheme="minorEastAsia" w:hAnsiTheme="minorEastAsia" w:hint="eastAsia"/>
          <w:szCs w:val="21"/>
        </w:rPr>
        <w:t>中</w:t>
      </w:r>
      <w:r w:rsidRPr="00FA05A6">
        <w:rPr>
          <w:rFonts w:asciiTheme="minorEastAsia" w:hAnsiTheme="minorEastAsia"/>
          <w:szCs w:val="21"/>
        </w:rPr>
        <w:t>的</w:t>
      </w:r>
      <w:r w:rsidR="001464AB">
        <w:rPr>
          <w:rFonts w:asciiTheme="minorEastAsia" w:hAnsiTheme="minorEastAsia" w:hint="eastAsia"/>
          <w:szCs w:val="21"/>
        </w:rPr>
        <w:t>固定资产</w:t>
      </w:r>
      <w:r w:rsidR="00656CF2">
        <w:rPr>
          <w:rFonts w:asciiTheme="minorEastAsia" w:hAnsiTheme="minorEastAsia" w:hint="eastAsia"/>
          <w:szCs w:val="21"/>
        </w:rPr>
        <w:t>【</w:t>
      </w:r>
      <w:r w:rsidR="00656CF2" w:rsidRPr="005529C8">
        <w:rPr>
          <w:rFonts w:asciiTheme="minorEastAsia" w:hAnsiTheme="minorEastAsia"/>
          <w:szCs w:val="21"/>
        </w:rPr>
        <w:t>仓库及运输设备</w:t>
      </w:r>
      <w:r w:rsidR="00656CF2">
        <w:rPr>
          <w:rFonts w:asciiTheme="minorEastAsia" w:hAnsiTheme="minorEastAsia" w:hint="eastAsia"/>
          <w:szCs w:val="21"/>
        </w:rPr>
        <w:t>】</w:t>
      </w:r>
      <w:r w:rsidR="001464AB">
        <w:rPr>
          <w:rFonts w:asciiTheme="minorEastAsia" w:hAnsiTheme="minorEastAsia" w:hint="eastAsia"/>
          <w:szCs w:val="21"/>
        </w:rPr>
        <w:t>、</w:t>
      </w:r>
      <w:r w:rsidR="009421E4">
        <w:rPr>
          <w:rFonts w:asciiTheme="minorEastAsia" w:hAnsiTheme="minorEastAsia" w:hint="eastAsia"/>
          <w:szCs w:val="21"/>
        </w:rPr>
        <w:t>其他</w:t>
      </w:r>
      <w:r w:rsidR="009421E4">
        <w:rPr>
          <w:rFonts w:asciiTheme="minorEastAsia" w:hAnsiTheme="minorEastAsia"/>
          <w:szCs w:val="21"/>
        </w:rPr>
        <w:t>长期资产</w:t>
      </w:r>
      <w:r w:rsidR="001464AB">
        <w:rPr>
          <w:rFonts w:asciiTheme="minorEastAsia" w:hAnsiTheme="minorEastAsia" w:hint="eastAsia"/>
          <w:szCs w:val="21"/>
        </w:rPr>
        <w:t>、长期负债</w:t>
      </w:r>
      <w:r w:rsidR="00656CF2">
        <w:rPr>
          <w:rFonts w:asciiTheme="minorEastAsia" w:hAnsiTheme="minorEastAsia" w:hint="eastAsia"/>
          <w:szCs w:val="21"/>
        </w:rPr>
        <w:t>【</w:t>
      </w:r>
      <w:r w:rsidR="00656CF2" w:rsidRPr="00A4236E">
        <w:rPr>
          <w:rFonts w:asciiTheme="minorEastAsia" w:hAnsiTheme="minorEastAsia"/>
          <w:szCs w:val="21"/>
        </w:rPr>
        <w:t>长期贷款</w:t>
      </w:r>
      <w:r w:rsidR="00656CF2">
        <w:rPr>
          <w:rFonts w:asciiTheme="minorEastAsia" w:hAnsiTheme="minorEastAsia" w:hint="eastAsia"/>
          <w:szCs w:val="21"/>
        </w:rPr>
        <w:t>】</w:t>
      </w:r>
      <w:r>
        <w:rPr>
          <w:rFonts w:asciiTheme="minorEastAsia" w:hAnsiTheme="minorEastAsia" w:hint="eastAsia"/>
          <w:szCs w:val="21"/>
        </w:rPr>
        <w:t>等，都</w:t>
      </w:r>
      <w:r w:rsidRPr="00FA05A6">
        <w:rPr>
          <w:rFonts w:asciiTheme="minorEastAsia" w:hAnsiTheme="minorEastAsia" w:hint="eastAsia"/>
          <w:szCs w:val="21"/>
        </w:rPr>
        <w:t>是属于长期性质的资产与负债，所以不作为流动性的考查范围。</w:t>
      </w:r>
      <w:r>
        <w:rPr>
          <w:rFonts w:asciiTheme="minorEastAsia" w:hAnsiTheme="minorEastAsia" w:hint="eastAsia"/>
          <w:szCs w:val="21"/>
        </w:rPr>
        <w:t>你答对了吗？</w:t>
      </w:r>
    </w:p>
    <w:p w14:paraId="3FEE445A" w14:textId="52197541" w:rsidR="00663C09" w:rsidRDefault="00663C09" w:rsidP="007D4F76">
      <w:pPr>
        <w:rPr>
          <w:rFonts w:asciiTheme="minorEastAsia" w:hAnsiTheme="minorEastAsia"/>
          <w:szCs w:val="21"/>
        </w:rPr>
      </w:pPr>
    </w:p>
    <w:p w14:paraId="3DDCFC73" w14:textId="77777777" w:rsidR="002D3E37" w:rsidRDefault="00577AE5" w:rsidP="002D3E37">
      <w:pPr>
        <w:rPr>
          <w:rFonts w:asciiTheme="minorEastAsia" w:hAnsiTheme="minorEastAsia"/>
          <w:b/>
          <w:szCs w:val="21"/>
        </w:rPr>
      </w:pPr>
      <w:r w:rsidRPr="00577AE5">
        <w:rPr>
          <w:rFonts w:asciiTheme="minorEastAsia" w:hAnsiTheme="minorEastAsia" w:hint="eastAsia"/>
          <w:b/>
          <w:szCs w:val="21"/>
        </w:rPr>
        <w:t>01U03</w:t>
      </w:r>
      <w:r w:rsidR="006560B8">
        <w:rPr>
          <w:rFonts w:asciiTheme="minorEastAsia" w:hAnsiTheme="minorEastAsia" w:hint="eastAsia"/>
          <w:b/>
          <w:szCs w:val="21"/>
        </w:rPr>
        <w:t>a</w:t>
      </w:r>
      <w:r w:rsidRPr="00577AE5">
        <w:rPr>
          <w:rFonts w:asciiTheme="minorEastAsia" w:hAnsiTheme="minorEastAsia" w:hint="eastAsia"/>
          <w:b/>
          <w:szCs w:val="21"/>
        </w:rPr>
        <w:t xml:space="preserve"> 小测验：算一算梦里床垫的营运资金</w:t>
      </w:r>
      <w:r w:rsidR="00617624">
        <w:rPr>
          <w:rFonts w:asciiTheme="minorEastAsia" w:hAnsiTheme="minorEastAsia" w:hint="eastAsia"/>
          <w:b/>
          <w:szCs w:val="21"/>
        </w:rPr>
        <w:t xml:space="preserve">  </w:t>
      </w:r>
    </w:p>
    <w:p w14:paraId="30681658" w14:textId="35B40DE3" w:rsidR="00577AE5" w:rsidRPr="002D3E37" w:rsidRDefault="001030A7" w:rsidP="002D3E37">
      <w:pPr>
        <w:pStyle w:val="a8"/>
        <w:numPr>
          <w:ilvl w:val="0"/>
          <w:numId w:val="49"/>
        </w:numPr>
        <w:ind w:firstLineChars="0"/>
        <w:rPr>
          <w:rFonts w:asciiTheme="minorEastAsia" w:hAnsiTheme="minorEastAsia"/>
          <w:szCs w:val="21"/>
        </w:rPr>
      </w:pPr>
      <w:r>
        <w:rPr>
          <w:rFonts w:asciiTheme="minorEastAsia" w:hAnsiTheme="minorEastAsia" w:hint="eastAsia"/>
          <w:szCs w:val="21"/>
        </w:rPr>
        <w:t>根据前面出现的梦里的资产负债表</w:t>
      </w:r>
      <w:r w:rsidR="00577AE5" w:rsidRPr="002D3E37">
        <w:rPr>
          <w:rFonts w:asciiTheme="minorEastAsia" w:hAnsiTheme="minorEastAsia" w:hint="eastAsia"/>
          <w:szCs w:val="21"/>
        </w:rPr>
        <w:t>，请你来计算一下梦里床垫的营运资金是多少？</w:t>
      </w:r>
    </w:p>
    <w:p w14:paraId="242DEE2F" w14:textId="77777777" w:rsidR="00577AE5" w:rsidRPr="00577AE5" w:rsidRDefault="00577AE5" w:rsidP="00577AE5">
      <w:pPr>
        <w:rPr>
          <w:rFonts w:asciiTheme="minorEastAsia" w:hAnsiTheme="minorEastAsia"/>
          <w:szCs w:val="21"/>
        </w:rPr>
      </w:pPr>
      <w:r w:rsidRPr="00577AE5">
        <w:rPr>
          <w:rFonts w:asciiTheme="minorEastAsia" w:hAnsiTheme="minorEastAsia" w:hint="eastAsia"/>
          <w:szCs w:val="21"/>
        </w:rPr>
        <w:t>【</w:t>
      </w:r>
      <w:r>
        <w:rPr>
          <w:rFonts w:asciiTheme="minorEastAsia" w:hAnsiTheme="minorEastAsia" w:hint="eastAsia"/>
          <w:szCs w:val="21"/>
        </w:rPr>
        <w:t xml:space="preserve">       </w:t>
      </w:r>
      <w:r w:rsidRPr="00577AE5">
        <w:rPr>
          <w:rFonts w:asciiTheme="minorEastAsia" w:hAnsiTheme="minorEastAsia" w:hint="eastAsia"/>
          <w:szCs w:val="21"/>
        </w:rPr>
        <w:t>】</w:t>
      </w:r>
      <w:r w:rsidRPr="00577AE5">
        <w:rPr>
          <w:rFonts w:asciiTheme="minorEastAsia" w:hAnsiTheme="minorEastAsia"/>
          <w:szCs w:val="21"/>
        </w:rPr>
        <w:t>万元</w:t>
      </w:r>
    </w:p>
    <w:p w14:paraId="461C0ACB" w14:textId="47132BED" w:rsidR="00BF69D0" w:rsidRDefault="00577AE5" w:rsidP="00577AE5">
      <w:pPr>
        <w:rPr>
          <w:rFonts w:asciiTheme="minorEastAsia" w:hAnsiTheme="minorEastAsia"/>
          <w:szCs w:val="21"/>
        </w:rPr>
      </w:pPr>
      <w:r w:rsidRPr="00577AE5">
        <w:rPr>
          <w:rFonts w:asciiTheme="minorEastAsia" w:hAnsiTheme="minorEastAsia"/>
          <w:b/>
          <w:szCs w:val="21"/>
        </w:rPr>
        <w:t>反馈</w:t>
      </w:r>
      <w:r w:rsidRPr="00577AE5">
        <w:rPr>
          <w:rFonts w:asciiTheme="minorEastAsia" w:hAnsiTheme="minorEastAsia" w:hint="eastAsia"/>
          <w:b/>
          <w:szCs w:val="21"/>
        </w:rPr>
        <w:t>：</w:t>
      </w:r>
      <w:r w:rsidR="00A4236E" w:rsidRPr="00A4236E">
        <w:rPr>
          <w:rFonts w:asciiTheme="minorEastAsia" w:hAnsiTheme="minorEastAsia" w:hint="eastAsia"/>
          <w:szCs w:val="21"/>
        </w:rPr>
        <w:t>梦里床垫的营运资金为：流动资产（</w:t>
      </w:r>
      <w:r w:rsidR="00377CB0" w:rsidRPr="00FA31A1">
        <w:rPr>
          <w:rFonts w:asciiTheme="minorEastAsia" w:hAnsiTheme="minorEastAsia" w:hint="eastAsia"/>
          <w:szCs w:val="21"/>
        </w:rPr>
        <w:t>2500</w:t>
      </w:r>
      <w:r w:rsidR="00617624">
        <w:rPr>
          <w:rFonts w:asciiTheme="minorEastAsia" w:hAnsiTheme="minorEastAsia" w:hint="eastAsia"/>
          <w:szCs w:val="21"/>
        </w:rPr>
        <w:t>万</w:t>
      </w:r>
      <w:r w:rsidR="00A4236E">
        <w:rPr>
          <w:rFonts w:asciiTheme="minorEastAsia" w:hAnsiTheme="minorEastAsia" w:hint="eastAsia"/>
          <w:szCs w:val="21"/>
        </w:rPr>
        <w:t>）</w:t>
      </w:r>
      <w:r w:rsidR="00377CB0" w:rsidRPr="00FA31A1">
        <w:rPr>
          <w:rFonts w:asciiTheme="minorEastAsia" w:hAnsiTheme="minorEastAsia" w:hint="eastAsia"/>
          <w:szCs w:val="21"/>
        </w:rPr>
        <w:t>-</w:t>
      </w:r>
      <w:r w:rsidR="00A4236E">
        <w:rPr>
          <w:rFonts w:asciiTheme="minorEastAsia" w:hAnsiTheme="minorEastAsia" w:hint="eastAsia"/>
          <w:szCs w:val="21"/>
        </w:rPr>
        <w:t>流动负债（</w:t>
      </w:r>
      <w:r w:rsidR="00377CB0" w:rsidRPr="00FA31A1">
        <w:rPr>
          <w:rFonts w:asciiTheme="minorEastAsia" w:hAnsiTheme="minorEastAsia"/>
          <w:szCs w:val="21"/>
        </w:rPr>
        <w:t>1000</w:t>
      </w:r>
      <w:r w:rsidR="00617624">
        <w:rPr>
          <w:rFonts w:asciiTheme="minorEastAsia" w:hAnsiTheme="minorEastAsia"/>
          <w:szCs w:val="21"/>
        </w:rPr>
        <w:t>万</w:t>
      </w:r>
      <w:r w:rsidR="00A4236E">
        <w:rPr>
          <w:rFonts w:asciiTheme="minorEastAsia" w:hAnsiTheme="minorEastAsia" w:hint="eastAsia"/>
          <w:szCs w:val="21"/>
        </w:rPr>
        <w:t>）</w:t>
      </w:r>
      <w:r w:rsidR="00377CB0" w:rsidRPr="00FA31A1">
        <w:rPr>
          <w:rFonts w:asciiTheme="minorEastAsia" w:hAnsiTheme="minorEastAsia" w:hint="eastAsia"/>
          <w:szCs w:val="21"/>
        </w:rPr>
        <w:t>=</w:t>
      </w:r>
      <w:r w:rsidR="00377CB0" w:rsidRPr="00FA31A1">
        <w:rPr>
          <w:rFonts w:asciiTheme="minorEastAsia" w:hAnsiTheme="minorEastAsia"/>
          <w:szCs w:val="21"/>
        </w:rPr>
        <w:t>1500万</w:t>
      </w:r>
      <w:r w:rsidR="00A4236E">
        <w:rPr>
          <w:rFonts w:asciiTheme="minorEastAsia" w:hAnsiTheme="minorEastAsia" w:hint="eastAsia"/>
          <w:szCs w:val="21"/>
        </w:rPr>
        <w:t>。</w:t>
      </w:r>
    </w:p>
    <w:p w14:paraId="11C29031" w14:textId="77777777" w:rsidR="00B523AB" w:rsidRDefault="00B523AB" w:rsidP="00577AE5">
      <w:pPr>
        <w:rPr>
          <w:rFonts w:asciiTheme="minorEastAsia" w:hAnsiTheme="minorEastAsia"/>
          <w:szCs w:val="21"/>
        </w:rPr>
      </w:pPr>
    </w:p>
    <w:p w14:paraId="54E8F97E" w14:textId="26413006" w:rsidR="00B523AB" w:rsidRPr="002B170A" w:rsidRDefault="00B523AB" w:rsidP="00B523AB">
      <w:pPr>
        <w:rPr>
          <w:rFonts w:asciiTheme="minorEastAsia" w:hAnsiTheme="minorEastAsia"/>
          <w:b/>
          <w:szCs w:val="21"/>
        </w:rPr>
      </w:pPr>
      <w:r w:rsidRPr="002B170A">
        <w:rPr>
          <w:rFonts w:asciiTheme="minorEastAsia" w:hAnsiTheme="minorEastAsia" w:hint="eastAsia"/>
          <w:b/>
          <w:szCs w:val="21"/>
        </w:rPr>
        <w:t>01U04a</w:t>
      </w:r>
      <w:r w:rsidRPr="002B170A">
        <w:rPr>
          <w:rFonts w:asciiTheme="minorEastAsia" w:hAnsiTheme="minorEastAsia"/>
          <w:b/>
          <w:szCs w:val="21"/>
        </w:rPr>
        <w:t xml:space="preserve"> 小测验</w:t>
      </w:r>
      <w:r w:rsidRPr="002B170A">
        <w:rPr>
          <w:rFonts w:asciiTheme="minorEastAsia" w:hAnsiTheme="minorEastAsia" w:hint="eastAsia"/>
          <w:b/>
          <w:szCs w:val="21"/>
        </w:rPr>
        <w:t>：</w:t>
      </w:r>
      <w:r w:rsidRPr="002B170A">
        <w:rPr>
          <w:rFonts w:asciiTheme="minorEastAsia" w:hAnsiTheme="minorEastAsia"/>
          <w:b/>
          <w:szCs w:val="21"/>
        </w:rPr>
        <w:t>算一算摩新</w:t>
      </w:r>
      <w:r w:rsidR="00F90942">
        <w:rPr>
          <w:rFonts w:asciiTheme="minorEastAsia" w:hAnsiTheme="minorEastAsia"/>
          <w:b/>
          <w:szCs w:val="21"/>
        </w:rPr>
        <w:t>汽配</w:t>
      </w:r>
      <w:r w:rsidRPr="002B170A">
        <w:rPr>
          <w:rFonts w:asciiTheme="minorEastAsia" w:hAnsiTheme="minorEastAsia"/>
          <w:b/>
          <w:szCs w:val="21"/>
        </w:rPr>
        <w:t>的营运资金</w:t>
      </w:r>
    </w:p>
    <w:p w14:paraId="1F726E96" w14:textId="766510A7" w:rsidR="00B523AB" w:rsidRPr="002B170A" w:rsidRDefault="00B523AB" w:rsidP="00B523AB">
      <w:pPr>
        <w:rPr>
          <w:rFonts w:asciiTheme="minorEastAsia" w:hAnsiTheme="minorEastAsia"/>
          <w:szCs w:val="21"/>
        </w:rPr>
      </w:pPr>
      <w:r w:rsidRPr="002B170A">
        <w:rPr>
          <w:rFonts w:asciiTheme="minorEastAsia" w:hAnsiTheme="minorEastAsia"/>
          <w:szCs w:val="21"/>
        </w:rPr>
        <w:t>我们再以摩新汽配为例。摩新汽配在</w:t>
      </w:r>
      <w:r w:rsidRPr="002B170A">
        <w:rPr>
          <w:rFonts w:asciiTheme="minorEastAsia" w:hAnsiTheme="minorEastAsia" w:hint="eastAsia"/>
          <w:szCs w:val="21"/>
        </w:rPr>
        <w:t>某年，曾借入短期贷款2亿元，投入新能源匹配器材的研发与建造（长期资产）。如果举债之前，它的营运资金为1亿元，那么举债之后，它的营运资金变为多少？</w:t>
      </w:r>
    </w:p>
    <w:p w14:paraId="04092F10" w14:textId="77777777" w:rsidR="00B523AB" w:rsidRPr="002B170A" w:rsidRDefault="00B523AB" w:rsidP="00B523AB">
      <w:pPr>
        <w:pStyle w:val="a8"/>
        <w:numPr>
          <w:ilvl w:val="0"/>
          <w:numId w:val="44"/>
        </w:numPr>
        <w:ind w:firstLineChars="0"/>
        <w:rPr>
          <w:rFonts w:asciiTheme="minorEastAsia" w:hAnsiTheme="minorEastAsia"/>
          <w:szCs w:val="21"/>
        </w:rPr>
      </w:pPr>
      <w:r w:rsidRPr="002B170A">
        <w:rPr>
          <w:rFonts w:asciiTheme="minorEastAsia" w:hAnsiTheme="minorEastAsia" w:hint="eastAsia"/>
          <w:szCs w:val="21"/>
        </w:rPr>
        <w:t>0.5亿元</w:t>
      </w:r>
    </w:p>
    <w:p w14:paraId="6F5F1F9F" w14:textId="77777777" w:rsidR="00B523AB" w:rsidRPr="002B170A" w:rsidRDefault="00B523AB" w:rsidP="00B523AB">
      <w:pPr>
        <w:pStyle w:val="a8"/>
        <w:numPr>
          <w:ilvl w:val="0"/>
          <w:numId w:val="44"/>
        </w:numPr>
        <w:ind w:firstLineChars="0"/>
        <w:rPr>
          <w:rFonts w:asciiTheme="minorEastAsia" w:hAnsiTheme="minorEastAsia"/>
          <w:szCs w:val="21"/>
        </w:rPr>
      </w:pPr>
      <w:r w:rsidRPr="002B170A">
        <w:rPr>
          <w:rFonts w:asciiTheme="minorEastAsia" w:hAnsiTheme="minorEastAsia" w:hint="eastAsia"/>
          <w:szCs w:val="21"/>
        </w:rPr>
        <w:t>-</w:t>
      </w:r>
      <w:r w:rsidRPr="002B170A">
        <w:rPr>
          <w:rFonts w:asciiTheme="minorEastAsia" w:hAnsiTheme="minorEastAsia"/>
          <w:szCs w:val="21"/>
        </w:rPr>
        <w:t>0.5亿元</w:t>
      </w:r>
    </w:p>
    <w:p w14:paraId="2F4D1A69" w14:textId="77777777" w:rsidR="00B523AB" w:rsidRPr="001C4EF9" w:rsidRDefault="00B523AB" w:rsidP="00B523AB">
      <w:pPr>
        <w:pStyle w:val="a8"/>
        <w:numPr>
          <w:ilvl w:val="0"/>
          <w:numId w:val="44"/>
        </w:numPr>
        <w:ind w:firstLineChars="0"/>
        <w:rPr>
          <w:rFonts w:asciiTheme="minorEastAsia" w:hAnsiTheme="minorEastAsia"/>
          <w:szCs w:val="21"/>
          <w:highlight w:val="yellow"/>
        </w:rPr>
      </w:pPr>
      <w:r w:rsidRPr="001C4EF9">
        <w:rPr>
          <w:rFonts w:asciiTheme="minorEastAsia" w:hAnsiTheme="minorEastAsia" w:hint="eastAsia"/>
          <w:szCs w:val="21"/>
          <w:highlight w:val="yellow"/>
        </w:rPr>
        <w:t>-</w:t>
      </w:r>
      <w:r w:rsidRPr="001C4EF9">
        <w:rPr>
          <w:rFonts w:asciiTheme="minorEastAsia" w:hAnsiTheme="minorEastAsia"/>
          <w:szCs w:val="21"/>
          <w:highlight w:val="yellow"/>
        </w:rPr>
        <w:t>1亿元</w:t>
      </w:r>
    </w:p>
    <w:p w14:paraId="3BFB0D87" w14:textId="77777777" w:rsidR="00B523AB" w:rsidRPr="002B170A" w:rsidRDefault="00B523AB" w:rsidP="00B523AB">
      <w:pPr>
        <w:pStyle w:val="a8"/>
        <w:numPr>
          <w:ilvl w:val="0"/>
          <w:numId w:val="44"/>
        </w:numPr>
        <w:ind w:firstLineChars="0"/>
        <w:rPr>
          <w:rFonts w:asciiTheme="minorEastAsia" w:hAnsiTheme="minorEastAsia"/>
          <w:szCs w:val="21"/>
        </w:rPr>
      </w:pPr>
      <w:r w:rsidRPr="002B170A">
        <w:rPr>
          <w:rFonts w:asciiTheme="minorEastAsia" w:hAnsiTheme="minorEastAsia" w:hint="eastAsia"/>
          <w:szCs w:val="21"/>
        </w:rPr>
        <w:t>1亿元</w:t>
      </w:r>
    </w:p>
    <w:p w14:paraId="2942D6A6" w14:textId="778F2092" w:rsidR="00B523AB" w:rsidRPr="00616331" w:rsidRDefault="00B523AB" w:rsidP="00B523AB">
      <w:pPr>
        <w:rPr>
          <w:rFonts w:asciiTheme="minorEastAsia" w:hAnsiTheme="minorEastAsia"/>
          <w:szCs w:val="21"/>
        </w:rPr>
      </w:pPr>
      <w:r w:rsidRPr="002B170A">
        <w:rPr>
          <w:rFonts w:asciiTheme="minorEastAsia" w:hAnsiTheme="minorEastAsia"/>
          <w:b/>
          <w:szCs w:val="21"/>
        </w:rPr>
        <w:t>反馈</w:t>
      </w:r>
      <w:r w:rsidRPr="002B170A">
        <w:rPr>
          <w:rFonts w:asciiTheme="minorEastAsia" w:hAnsiTheme="minorEastAsia" w:hint="eastAsia"/>
          <w:b/>
          <w:szCs w:val="21"/>
        </w:rPr>
        <w:t>：</w:t>
      </w:r>
      <w:r w:rsidRPr="002B170A">
        <w:rPr>
          <w:rFonts w:asciiTheme="minorEastAsia" w:hAnsiTheme="minorEastAsia" w:hint="eastAsia"/>
          <w:szCs w:val="21"/>
        </w:rPr>
        <w:t>短期债务增加2亿，导致流动负债猛增2亿，而流动资产不变，所以营运资金（流动资产-流动负债）变为-</w:t>
      </w:r>
      <w:r w:rsidRPr="002B170A">
        <w:rPr>
          <w:rFonts w:asciiTheme="minorEastAsia" w:hAnsiTheme="minorEastAsia"/>
          <w:szCs w:val="21"/>
        </w:rPr>
        <w:t>1亿</w:t>
      </w:r>
      <w:r w:rsidRPr="002B170A">
        <w:rPr>
          <w:rFonts w:asciiTheme="minorEastAsia" w:hAnsiTheme="minorEastAsia" w:hint="eastAsia"/>
          <w:szCs w:val="21"/>
        </w:rPr>
        <w:t>。</w:t>
      </w:r>
      <w:r w:rsidRPr="002B170A">
        <w:rPr>
          <w:rFonts w:asciiTheme="minorEastAsia" w:hAnsiTheme="minorEastAsia"/>
          <w:szCs w:val="21"/>
        </w:rPr>
        <w:t>这也就是之前案例中李东老板说的</w:t>
      </w:r>
      <w:r w:rsidRPr="002B170A">
        <w:rPr>
          <w:rFonts w:asciiTheme="minorEastAsia" w:hAnsiTheme="minorEastAsia" w:hint="eastAsia"/>
          <w:szCs w:val="21"/>
        </w:rPr>
        <w:t>那次流动性“亮红灯”的事件了。像这样短借长投（即拆借短期债务，投入长期资产）的做法很容易酿成流动性危机，要特别小心。</w:t>
      </w:r>
    </w:p>
    <w:p w14:paraId="043179A5" w14:textId="77777777" w:rsidR="00B523AB" w:rsidRPr="00956CB6" w:rsidRDefault="00B523AB" w:rsidP="00B523AB">
      <w:pPr>
        <w:rPr>
          <w:rFonts w:asciiTheme="minorEastAsia" w:hAnsiTheme="minorEastAsia"/>
          <w:szCs w:val="21"/>
        </w:rPr>
      </w:pPr>
    </w:p>
    <w:p w14:paraId="70227161" w14:textId="0D69FFB8" w:rsidR="00B523AB" w:rsidRPr="002B170A" w:rsidRDefault="00B523AB" w:rsidP="00577AE5">
      <w:pPr>
        <w:rPr>
          <w:rFonts w:asciiTheme="minorEastAsia" w:hAnsiTheme="minorEastAsia"/>
          <w:b/>
          <w:szCs w:val="21"/>
        </w:rPr>
      </w:pPr>
      <w:r w:rsidRPr="002B170A">
        <w:rPr>
          <w:rFonts w:asciiTheme="minorEastAsia" w:hAnsiTheme="minorEastAsia"/>
          <w:b/>
          <w:szCs w:val="21"/>
        </w:rPr>
        <w:t>01U05a 小测验：营运资金与流动性</w:t>
      </w:r>
    </w:p>
    <w:p w14:paraId="3CD6F54C" w14:textId="0B7139DD" w:rsidR="00BF69D0" w:rsidRPr="002B170A" w:rsidRDefault="00E044AF" w:rsidP="002B170A">
      <w:pPr>
        <w:rPr>
          <w:rFonts w:asciiTheme="minorEastAsia" w:hAnsiTheme="minorEastAsia"/>
          <w:szCs w:val="21"/>
        </w:rPr>
      </w:pPr>
      <w:r>
        <w:rPr>
          <w:rFonts w:asciiTheme="minorEastAsia" w:hAnsiTheme="minorEastAsia" w:hint="eastAsia"/>
          <w:szCs w:val="21"/>
        </w:rPr>
        <w:t>1.</w:t>
      </w:r>
      <w:r>
        <w:rPr>
          <w:rFonts w:asciiTheme="minorEastAsia" w:hAnsiTheme="minorEastAsia"/>
          <w:szCs w:val="21"/>
        </w:rPr>
        <w:t xml:space="preserve"> </w:t>
      </w:r>
      <w:r w:rsidR="009D50AC">
        <w:rPr>
          <w:rFonts w:asciiTheme="minorEastAsia" w:hAnsiTheme="minorEastAsia"/>
          <w:szCs w:val="21"/>
        </w:rPr>
        <w:t xml:space="preserve"> </w:t>
      </w:r>
      <w:r w:rsidR="00B523AB" w:rsidRPr="002B170A">
        <w:rPr>
          <w:rFonts w:asciiTheme="minorEastAsia" w:hAnsiTheme="minorEastAsia" w:hint="eastAsia"/>
          <w:szCs w:val="21"/>
        </w:rPr>
        <w:t>刚才我们已经计算了梦里的营运资金，</w:t>
      </w:r>
      <w:r w:rsidR="00BF69D0" w:rsidRPr="002B170A">
        <w:rPr>
          <w:rFonts w:asciiTheme="minorEastAsia" w:hAnsiTheme="minorEastAsia" w:hint="eastAsia"/>
          <w:szCs w:val="21"/>
        </w:rPr>
        <w:t>假设另</w:t>
      </w:r>
      <w:r w:rsidR="00153DEF" w:rsidRPr="002B170A">
        <w:rPr>
          <w:rFonts w:asciiTheme="minorEastAsia" w:hAnsiTheme="minorEastAsia" w:hint="eastAsia"/>
          <w:szCs w:val="21"/>
        </w:rPr>
        <w:t>外</w:t>
      </w:r>
      <w:r w:rsidR="00BF69D0" w:rsidRPr="002B170A">
        <w:rPr>
          <w:rFonts w:asciiTheme="minorEastAsia" w:hAnsiTheme="minorEastAsia" w:hint="eastAsia"/>
          <w:szCs w:val="21"/>
        </w:rPr>
        <w:t>一家类似规模的床垫经销商，</w:t>
      </w:r>
      <w:r w:rsidR="00153DEF" w:rsidRPr="002B170A">
        <w:rPr>
          <w:rFonts w:asciiTheme="minorEastAsia" w:hAnsiTheme="minorEastAsia" w:hint="eastAsia"/>
          <w:szCs w:val="21"/>
        </w:rPr>
        <w:t>它的</w:t>
      </w:r>
      <w:r w:rsidR="00BF69D0" w:rsidRPr="002B170A">
        <w:rPr>
          <w:rFonts w:asciiTheme="minorEastAsia" w:hAnsiTheme="minorEastAsia" w:hint="eastAsia"/>
          <w:szCs w:val="21"/>
        </w:rPr>
        <w:t>营运资金为</w:t>
      </w:r>
      <w:r w:rsidR="00BF69D0" w:rsidRPr="002B170A">
        <w:rPr>
          <w:rFonts w:asciiTheme="minorEastAsia" w:hAnsiTheme="minorEastAsia"/>
          <w:szCs w:val="21"/>
        </w:rPr>
        <w:t>1000</w:t>
      </w:r>
      <w:r w:rsidR="004854FB" w:rsidRPr="002B170A">
        <w:rPr>
          <w:rFonts w:asciiTheme="minorEastAsia" w:hAnsiTheme="minorEastAsia" w:hint="eastAsia"/>
          <w:szCs w:val="21"/>
        </w:rPr>
        <w:t>万</w:t>
      </w:r>
      <w:r w:rsidR="00BF69D0" w:rsidRPr="002B170A">
        <w:rPr>
          <w:rFonts w:asciiTheme="minorEastAsia" w:hAnsiTheme="minorEastAsia" w:hint="eastAsia"/>
          <w:szCs w:val="21"/>
        </w:rPr>
        <w:t>元，你认为哪家公司的流动性更</w:t>
      </w:r>
      <w:r w:rsidR="006560B8" w:rsidRPr="002B170A">
        <w:rPr>
          <w:rFonts w:asciiTheme="minorEastAsia" w:hAnsiTheme="minorEastAsia" w:hint="eastAsia"/>
          <w:szCs w:val="21"/>
        </w:rPr>
        <w:t>强</w:t>
      </w:r>
      <w:r w:rsidR="009421E4" w:rsidRPr="002B170A">
        <w:rPr>
          <w:rFonts w:asciiTheme="minorEastAsia" w:hAnsiTheme="minorEastAsia" w:hint="eastAsia"/>
          <w:szCs w:val="21"/>
        </w:rPr>
        <w:t>一些</w:t>
      </w:r>
      <w:r w:rsidR="00BF69D0" w:rsidRPr="002B170A">
        <w:rPr>
          <w:rFonts w:asciiTheme="minorEastAsia" w:hAnsiTheme="minorEastAsia" w:hint="eastAsia"/>
          <w:szCs w:val="21"/>
        </w:rPr>
        <w:t>？</w:t>
      </w:r>
    </w:p>
    <w:p w14:paraId="1D8D3F80" w14:textId="77777777" w:rsidR="00BF69D0" w:rsidRPr="00BF69D0" w:rsidRDefault="00BF69D0" w:rsidP="00BF69D0">
      <w:pPr>
        <w:pStyle w:val="a8"/>
        <w:numPr>
          <w:ilvl w:val="0"/>
          <w:numId w:val="20"/>
        </w:numPr>
        <w:ind w:firstLineChars="0"/>
        <w:rPr>
          <w:rFonts w:asciiTheme="minorEastAsia" w:hAnsiTheme="minorEastAsia"/>
          <w:szCs w:val="21"/>
          <w:highlight w:val="yellow"/>
        </w:rPr>
      </w:pPr>
      <w:r w:rsidRPr="00BF69D0">
        <w:rPr>
          <w:rFonts w:asciiTheme="minorEastAsia" w:hAnsiTheme="minorEastAsia" w:hint="eastAsia"/>
          <w:szCs w:val="21"/>
          <w:highlight w:val="yellow"/>
        </w:rPr>
        <w:lastRenderedPageBreak/>
        <w:t>梦里床垫</w:t>
      </w:r>
    </w:p>
    <w:p w14:paraId="4EC9D1A3" w14:textId="77777777" w:rsidR="00BF69D0" w:rsidRDefault="00BF69D0" w:rsidP="00BF69D0">
      <w:pPr>
        <w:pStyle w:val="a8"/>
        <w:numPr>
          <w:ilvl w:val="0"/>
          <w:numId w:val="20"/>
        </w:numPr>
        <w:ind w:firstLineChars="0"/>
        <w:rPr>
          <w:rFonts w:asciiTheme="minorEastAsia" w:hAnsiTheme="minorEastAsia"/>
          <w:szCs w:val="21"/>
        </w:rPr>
      </w:pPr>
      <w:r>
        <w:rPr>
          <w:rFonts w:asciiTheme="minorEastAsia" w:hAnsiTheme="minorEastAsia" w:hint="eastAsia"/>
          <w:szCs w:val="21"/>
        </w:rPr>
        <w:t>另一家床垫经销商</w:t>
      </w:r>
    </w:p>
    <w:p w14:paraId="2F7C46A3" w14:textId="77777777" w:rsidR="00BF69D0" w:rsidRPr="00BF69D0" w:rsidRDefault="00BF69D0" w:rsidP="00BF69D0">
      <w:pPr>
        <w:pStyle w:val="a8"/>
        <w:numPr>
          <w:ilvl w:val="0"/>
          <w:numId w:val="20"/>
        </w:numPr>
        <w:ind w:firstLineChars="0"/>
        <w:rPr>
          <w:rFonts w:asciiTheme="minorEastAsia" w:hAnsiTheme="minorEastAsia"/>
          <w:szCs w:val="21"/>
        </w:rPr>
      </w:pPr>
      <w:r>
        <w:rPr>
          <w:rFonts w:asciiTheme="minorEastAsia" w:hAnsiTheme="minorEastAsia" w:hint="eastAsia"/>
          <w:szCs w:val="21"/>
        </w:rPr>
        <w:t>无法判断</w:t>
      </w:r>
    </w:p>
    <w:p w14:paraId="4DAEAEAF" w14:textId="77777777" w:rsidR="00577AE5" w:rsidRDefault="00BF69D0" w:rsidP="00577AE5">
      <w:pPr>
        <w:rPr>
          <w:rFonts w:asciiTheme="minorEastAsia" w:hAnsiTheme="minorEastAsia"/>
          <w:szCs w:val="21"/>
        </w:rPr>
      </w:pPr>
      <w:r w:rsidRPr="00FA31A1">
        <w:rPr>
          <w:rFonts w:asciiTheme="minorEastAsia" w:hAnsiTheme="minorEastAsia" w:hint="eastAsia"/>
          <w:b/>
          <w:szCs w:val="21"/>
        </w:rPr>
        <w:t>反馈：</w:t>
      </w:r>
      <w:r>
        <w:rPr>
          <w:rFonts w:asciiTheme="minorEastAsia" w:hAnsiTheme="minorEastAsia" w:hint="eastAsia"/>
          <w:szCs w:val="21"/>
        </w:rPr>
        <w:t>我们在考查流动性的时候，</w:t>
      </w:r>
      <w:r>
        <w:rPr>
          <w:rFonts w:asciiTheme="minorEastAsia" w:hAnsiTheme="minorEastAsia"/>
          <w:szCs w:val="21"/>
        </w:rPr>
        <w:t>通常会考查一家企业</w:t>
      </w:r>
      <w:r w:rsidRPr="00BF69D0">
        <w:rPr>
          <w:rFonts w:asciiTheme="minorEastAsia" w:hAnsiTheme="minorEastAsia"/>
          <w:szCs w:val="21"/>
        </w:rPr>
        <w:t>流动资产</w:t>
      </w:r>
      <w:r w:rsidRPr="0063575B">
        <w:rPr>
          <w:rFonts w:asciiTheme="minorEastAsia" w:hAnsiTheme="minorEastAsia"/>
          <w:szCs w:val="21"/>
        </w:rPr>
        <w:t>超出</w:t>
      </w:r>
      <w:r w:rsidRPr="00BF69D0">
        <w:rPr>
          <w:rFonts w:asciiTheme="minorEastAsia" w:hAnsiTheme="minorEastAsia"/>
          <w:szCs w:val="21"/>
        </w:rPr>
        <w:t>流动负债</w:t>
      </w:r>
      <w:r w:rsidRPr="0063575B">
        <w:rPr>
          <w:rFonts w:asciiTheme="minorEastAsia" w:hAnsiTheme="minorEastAsia"/>
          <w:szCs w:val="21"/>
        </w:rPr>
        <w:t>的部分</w:t>
      </w:r>
      <w:r w:rsidR="006560B8">
        <w:rPr>
          <w:rFonts w:asciiTheme="minorEastAsia" w:hAnsiTheme="minorEastAsia" w:hint="eastAsia"/>
          <w:szCs w:val="21"/>
        </w:rPr>
        <w:t>，</w:t>
      </w:r>
      <w:r w:rsidR="006560B8">
        <w:rPr>
          <w:rFonts w:asciiTheme="minorEastAsia" w:hAnsiTheme="minorEastAsia"/>
          <w:szCs w:val="21"/>
        </w:rPr>
        <w:t>也即</w:t>
      </w:r>
      <w:r w:rsidR="001464AB">
        <w:rPr>
          <w:rFonts w:asciiTheme="minorEastAsia" w:hAnsiTheme="minorEastAsia"/>
          <w:szCs w:val="21"/>
        </w:rPr>
        <w:t>考查</w:t>
      </w:r>
      <w:r w:rsidR="006560B8">
        <w:rPr>
          <w:rFonts w:asciiTheme="minorEastAsia" w:hAnsiTheme="minorEastAsia"/>
          <w:szCs w:val="21"/>
        </w:rPr>
        <w:t>它的营运资金</w:t>
      </w:r>
      <w:r>
        <w:rPr>
          <w:rFonts w:asciiTheme="minorEastAsia" w:hAnsiTheme="minorEastAsia" w:hint="eastAsia"/>
          <w:szCs w:val="21"/>
        </w:rPr>
        <w:t>。此处，梦里床垫的营运资金</w:t>
      </w:r>
      <w:r w:rsidR="0051513A">
        <w:rPr>
          <w:rFonts w:asciiTheme="minorEastAsia" w:hAnsiTheme="minorEastAsia" w:hint="eastAsia"/>
          <w:szCs w:val="21"/>
        </w:rPr>
        <w:t>更多</w:t>
      </w:r>
      <w:r w:rsidR="006560B8">
        <w:rPr>
          <w:rFonts w:asciiTheme="minorEastAsia" w:hAnsiTheme="minorEastAsia" w:hint="eastAsia"/>
          <w:szCs w:val="21"/>
        </w:rPr>
        <w:t>，可见其流动性更强</w:t>
      </w:r>
      <w:r w:rsidR="002D0513">
        <w:rPr>
          <w:rFonts w:asciiTheme="minorEastAsia" w:hAnsiTheme="minorEastAsia" w:hint="eastAsia"/>
          <w:szCs w:val="21"/>
        </w:rPr>
        <w:t>一些</w:t>
      </w:r>
      <w:r>
        <w:rPr>
          <w:rFonts w:asciiTheme="minorEastAsia" w:hAnsiTheme="minorEastAsia" w:hint="eastAsia"/>
          <w:szCs w:val="21"/>
        </w:rPr>
        <w:t>。</w:t>
      </w:r>
    </w:p>
    <w:p w14:paraId="17BB9151" w14:textId="77777777" w:rsidR="00B523AB" w:rsidRDefault="00B523AB" w:rsidP="00577AE5">
      <w:pPr>
        <w:rPr>
          <w:rFonts w:asciiTheme="minorEastAsia" w:hAnsiTheme="minorEastAsia"/>
          <w:szCs w:val="21"/>
        </w:rPr>
      </w:pPr>
    </w:p>
    <w:p w14:paraId="0DBCE22A" w14:textId="5C4B7549" w:rsidR="00577AE5" w:rsidRPr="00577AE5" w:rsidRDefault="00577AE5" w:rsidP="002D3E37">
      <w:pPr>
        <w:pStyle w:val="a8"/>
        <w:numPr>
          <w:ilvl w:val="0"/>
          <w:numId w:val="49"/>
        </w:numPr>
        <w:ind w:firstLineChars="0"/>
        <w:rPr>
          <w:rFonts w:asciiTheme="minorEastAsia" w:hAnsiTheme="minorEastAsia"/>
          <w:szCs w:val="21"/>
        </w:rPr>
      </w:pPr>
      <w:r w:rsidRPr="00577AE5">
        <w:rPr>
          <w:rFonts w:asciiTheme="minorEastAsia" w:hAnsiTheme="minorEastAsia" w:hint="eastAsia"/>
          <w:szCs w:val="21"/>
        </w:rPr>
        <w:t>假设摩新汽配的营运资金</w:t>
      </w:r>
      <w:r w:rsidR="00BF69D0">
        <w:rPr>
          <w:rFonts w:asciiTheme="minorEastAsia" w:hAnsiTheme="minorEastAsia" w:hint="eastAsia"/>
          <w:szCs w:val="21"/>
        </w:rPr>
        <w:t>是</w:t>
      </w:r>
      <w:r w:rsidR="00145DD5">
        <w:rPr>
          <w:rFonts w:asciiTheme="minorEastAsia" w:hAnsiTheme="minorEastAsia" w:hint="eastAsia"/>
          <w:szCs w:val="21"/>
        </w:rPr>
        <w:t>1</w:t>
      </w:r>
      <w:r w:rsidR="00BF69D0">
        <w:rPr>
          <w:rFonts w:asciiTheme="minorEastAsia" w:hAnsiTheme="minorEastAsia" w:hint="eastAsia"/>
          <w:szCs w:val="21"/>
        </w:rPr>
        <w:t>亿元</w:t>
      </w:r>
      <w:r w:rsidRPr="00577AE5">
        <w:rPr>
          <w:rFonts w:asciiTheme="minorEastAsia" w:hAnsiTheme="minorEastAsia" w:hint="eastAsia"/>
          <w:szCs w:val="21"/>
        </w:rPr>
        <w:t>，</w:t>
      </w:r>
      <w:r w:rsidR="00617624">
        <w:rPr>
          <w:rFonts w:asciiTheme="minorEastAsia" w:hAnsiTheme="minorEastAsia" w:hint="eastAsia"/>
          <w:szCs w:val="21"/>
        </w:rPr>
        <w:t>而梦里的营运资金是1500万，</w:t>
      </w:r>
      <w:r w:rsidRPr="00577AE5">
        <w:rPr>
          <w:rFonts w:asciiTheme="minorEastAsia" w:hAnsiTheme="minorEastAsia" w:hint="eastAsia"/>
          <w:szCs w:val="21"/>
        </w:rPr>
        <w:t>你认为哪家公司的流动性更</w:t>
      </w:r>
      <w:r w:rsidR="00732552">
        <w:rPr>
          <w:rFonts w:asciiTheme="minorEastAsia" w:hAnsiTheme="minorEastAsia" w:hint="eastAsia"/>
          <w:szCs w:val="21"/>
        </w:rPr>
        <w:t>强一些</w:t>
      </w:r>
      <w:r w:rsidRPr="00577AE5">
        <w:rPr>
          <w:rFonts w:asciiTheme="minorEastAsia" w:hAnsiTheme="minorEastAsia" w:hint="eastAsia"/>
          <w:szCs w:val="21"/>
        </w:rPr>
        <w:t>？</w:t>
      </w:r>
    </w:p>
    <w:p w14:paraId="223D13A4" w14:textId="77777777" w:rsidR="00577AE5" w:rsidRDefault="00577AE5" w:rsidP="00577AE5">
      <w:pPr>
        <w:pStyle w:val="a8"/>
        <w:numPr>
          <w:ilvl w:val="0"/>
          <w:numId w:val="15"/>
        </w:numPr>
        <w:ind w:firstLineChars="0"/>
        <w:rPr>
          <w:rFonts w:asciiTheme="minorEastAsia" w:hAnsiTheme="minorEastAsia"/>
          <w:szCs w:val="21"/>
        </w:rPr>
      </w:pPr>
      <w:r>
        <w:rPr>
          <w:rFonts w:asciiTheme="minorEastAsia" w:hAnsiTheme="minorEastAsia" w:hint="eastAsia"/>
          <w:szCs w:val="21"/>
        </w:rPr>
        <w:t>梦里床垫</w:t>
      </w:r>
    </w:p>
    <w:p w14:paraId="1C273EC4" w14:textId="77777777" w:rsidR="00577AE5" w:rsidRDefault="00577AE5" w:rsidP="00577AE5">
      <w:pPr>
        <w:pStyle w:val="a8"/>
        <w:numPr>
          <w:ilvl w:val="0"/>
          <w:numId w:val="15"/>
        </w:numPr>
        <w:ind w:firstLineChars="0"/>
        <w:rPr>
          <w:rFonts w:asciiTheme="minorEastAsia" w:hAnsiTheme="minorEastAsia"/>
          <w:szCs w:val="21"/>
        </w:rPr>
      </w:pPr>
      <w:r>
        <w:rPr>
          <w:rFonts w:asciiTheme="minorEastAsia" w:hAnsiTheme="minorEastAsia"/>
          <w:szCs w:val="21"/>
        </w:rPr>
        <w:t>摩新汽配</w:t>
      </w:r>
    </w:p>
    <w:p w14:paraId="289FA3EB" w14:textId="77777777" w:rsidR="00577AE5" w:rsidRPr="00794D2E" w:rsidRDefault="00577AE5" w:rsidP="00577AE5">
      <w:pPr>
        <w:pStyle w:val="a8"/>
        <w:numPr>
          <w:ilvl w:val="0"/>
          <w:numId w:val="15"/>
        </w:numPr>
        <w:ind w:firstLineChars="0"/>
        <w:rPr>
          <w:rFonts w:asciiTheme="minorEastAsia" w:hAnsiTheme="minorEastAsia"/>
          <w:szCs w:val="21"/>
          <w:highlight w:val="yellow"/>
        </w:rPr>
      </w:pPr>
      <w:r w:rsidRPr="00794D2E">
        <w:rPr>
          <w:rFonts w:asciiTheme="minorEastAsia" w:hAnsiTheme="minorEastAsia"/>
          <w:szCs w:val="21"/>
          <w:highlight w:val="yellow"/>
        </w:rPr>
        <w:t>无法判断</w:t>
      </w:r>
    </w:p>
    <w:p w14:paraId="0F60497D" w14:textId="77777777" w:rsidR="00F42B42" w:rsidRDefault="00F42B42" w:rsidP="00F42B42">
      <w:pPr>
        <w:rPr>
          <w:rFonts w:asciiTheme="minorEastAsia" w:hAnsiTheme="minorEastAsia"/>
          <w:szCs w:val="21"/>
        </w:rPr>
      </w:pPr>
      <w:r>
        <w:rPr>
          <w:rFonts w:asciiTheme="minorEastAsia" w:hAnsiTheme="minorEastAsia"/>
          <w:b/>
          <w:szCs w:val="21"/>
        </w:rPr>
        <w:t>反馈</w:t>
      </w:r>
      <w:r>
        <w:rPr>
          <w:rFonts w:asciiTheme="minorEastAsia" w:hAnsiTheme="minorEastAsia" w:hint="eastAsia"/>
          <w:b/>
          <w:szCs w:val="21"/>
        </w:rPr>
        <w:t>：</w:t>
      </w:r>
      <w:r>
        <w:rPr>
          <w:rFonts w:asciiTheme="minorEastAsia" w:hAnsiTheme="minorEastAsia" w:hint="eastAsia"/>
          <w:szCs w:val="21"/>
        </w:rPr>
        <w:t>在没有提供其他信息</w:t>
      </w:r>
      <w:r w:rsidR="00BF69D0">
        <w:rPr>
          <w:rFonts w:asciiTheme="minorEastAsia" w:hAnsiTheme="minorEastAsia" w:hint="eastAsia"/>
          <w:szCs w:val="21"/>
        </w:rPr>
        <w:t>的情况下，我们很难回答这个问题。因为营运资金只是一个绝对指标，</w:t>
      </w:r>
      <w:r>
        <w:rPr>
          <w:rFonts w:asciiTheme="minorEastAsia" w:hAnsiTheme="minorEastAsia" w:hint="eastAsia"/>
          <w:szCs w:val="21"/>
        </w:rPr>
        <w:t>一家流动资产</w:t>
      </w:r>
      <w:r w:rsidR="00BF69D0">
        <w:rPr>
          <w:rFonts w:asciiTheme="minorEastAsia" w:hAnsiTheme="minorEastAsia" w:hint="eastAsia"/>
          <w:szCs w:val="21"/>
        </w:rPr>
        <w:t>2500万元</w:t>
      </w:r>
      <w:r>
        <w:rPr>
          <w:rFonts w:asciiTheme="minorEastAsia" w:hAnsiTheme="minorEastAsia" w:hint="eastAsia"/>
          <w:szCs w:val="21"/>
        </w:rPr>
        <w:t>和一个流动资产</w:t>
      </w:r>
      <w:r w:rsidR="00BF69D0">
        <w:rPr>
          <w:rFonts w:asciiTheme="minorEastAsia" w:hAnsiTheme="minorEastAsia" w:hint="eastAsia"/>
          <w:szCs w:val="21"/>
        </w:rPr>
        <w:t>几十亿元的公司，对于营运资金的需求规模是不同的。</w:t>
      </w:r>
    </w:p>
    <w:p w14:paraId="42661875" w14:textId="7D461724" w:rsidR="00616331" w:rsidRDefault="00616331" w:rsidP="00F42B42">
      <w:pPr>
        <w:rPr>
          <w:rFonts w:asciiTheme="minorEastAsia" w:hAnsiTheme="minorEastAsia"/>
          <w:szCs w:val="21"/>
        </w:rPr>
      </w:pPr>
    </w:p>
    <w:p w14:paraId="3EB4256A" w14:textId="77777777" w:rsidR="00577AE5" w:rsidRDefault="0081682A" w:rsidP="00577AE5">
      <w:pPr>
        <w:rPr>
          <w:rFonts w:asciiTheme="minorEastAsia" w:hAnsiTheme="minorEastAsia"/>
          <w:b/>
          <w:szCs w:val="21"/>
        </w:rPr>
      </w:pPr>
      <w:r>
        <w:rPr>
          <w:rFonts w:asciiTheme="minorEastAsia" w:hAnsiTheme="minorEastAsia"/>
          <w:b/>
          <w:szCs w:val="21"/>
        </w:rPr>
        <w:t>02U</w:t>
      </w:r>
      <w:r w:rsidR="00577AE5">
        <w:rPr>
          <w:rFonts w:asciiTheme="minorEastAsia" w:hAnsiTheme="minorEastAsia"/>
          <w:b/>
          <w:szCs w:val="21"/>
        </w:rPr>
        <w:t xml:space="preserve"> </w:t>
      </w:r>
      <w:r w:rsidR="00214519">
        <w:rPr>
          <w:rFonts w:asciiTheme="minorEastAsia" w:hAnsiTheme="minorEastAsia" w:hint="eastAsia"/>
          <w:b/>
          <w:szCs w:val="21"/>
        </w:rPr>
        <w:t>相对指标：流动性</w:t>
      </w:r>
      <w:r w:rsidR="00577AE5">
        <w:rPr>
          <w:rFonts w:asciiTheme="minorEastAsia" w:hAnsiTheme="minorEastAsia" w:hint="eastAsia"/>
          <w:b/>
          <w:szCs w:val="21"/>
        </w:rPr>
        <w:t>比率</w:t>
      </w:r>
    </w:p>
    <w:p w14:paraId="6AF8A457" w14:textId="22E3FE12" w:rsidR="00871F0C" w:rsidRDefault="002D3E37" w:rsidP="00577AE5">
      <w:pPr>
        <w:rPr>
          <w:rFonts w:asciiTheme="minorEastAsia" w:hAnsiTheme="minorEastAsia"/>
          <w:b/>
          <w:szCs w:val="21"/>
        </w:rPr>
      </w:pPr>
      <w:r w:rsidRPr="002B170A">
        <w:rPr>
          <w:rFonts w:asciiTheme="minorEastAsia" w:hAnsiTheme="minorEastAsia" w:hint="eastAsia"/>
          <w:b/>
          <w:szCs w:val="21"/>
        </w:rPr>
        <w:t>0</w:t>
      </w:r>
      <w:r w:rsidRPr="002B170A">
        <w:rPr>
          <w:rFonts w:asciiTheme="minorEastAsia" w:hAnsiTheme="minorEastAsia"/>
          <w:b/>
          <w:szCs w:val="21"/>
        </w:rPr>
        <w:t>2U01 介绍流动性比率</w:t>
      </w:r>
    </w:p>
    <w:p w14:paraId="200C2841" w14:textId="77777777" w:rsidR="000172EE" w:rsidRDefault="000172EE" w:rsidP="00577AE5">
      <w:pPr>
        <w:rPr>
          <w:rFonts w:asciiTheme="minorEastAsia" w:hAnsiTheme="minorEastAsia"/>
          <w:szCs w:val="21"/>
        </w:rPr>
      </w:pPr>
      <w:r>
        <w:rPr>
          <w:rFonts w:asciiTheme="minorEastAsia" w:hAnsiTheme="minorEastAsia" w:hint="eastAsia"/>
          <w:szCs w:val="21"/>
        </w:rPr>
        <w:t>从上面那道题我们可以看出，</w:t>
      </w:r>
      <w:r w:rsidR="00577AE5">
        <w:rPr>
          <w:rFonts w:asciiTheme="minorEastAsia" w:hAnsiTheme="minorEastAsia" w:hint="eastAsia"/>
          <w:szCs w:val="21"/>
        </w:rPr>
        <w:t>营运资金作为一个绝对指标</w:t>
      </w:r>
      <w:r w:rsidR="00577AE5" w:rsidRPr="00956CB6">
        <w:rPr>
          <w:rFonts w:asciiTheme="minorEastAsia" w:hAnsiTheme="minorEastAsia" w:hint="eastAsia"/>
          <w:szCs w:val="21"/>
        </w:rPr>
        <w:t>，</w:t>
      </w:r>
      <w:r w:rsidR="00BF69D0">
        <w:rPr>
          <w:rFonts w:asciiTheme="minorEastAsia" w:hAnsiTheme="minorEastAsia" w:hint="eastAsia"/>
          <w:szCs w:val="21"/>
        </w:rPr>
        <w:t>对于流动性的“透视”能力存在</w:t>
      </w:r>
      <w:r w:rsidR="009A7EF1">
        <w:rPr>
          <w:rFonts w:asciiTheme="minorEastAsia" w:hAnsiTheme="minorEastAsia" w:hint="eastAsia"/>
          <w:szCs w:val="21"/>
        </w:rPr>
        <w:t>局限性</w:t>
      </w:r>
      <w:r w:rsidR="00577AE5">
        <w:rPr>
          <w:rFonts w:asciiTheme="minorEastAsia" w:hAnsiTheme="minorEastAsia" w:hint="eastAsia"/>
          <w:szCs w:val="21"/>
        </w:rPr>
        <w:t>。所以，</w:t>
      </w:r>
      <w:r w:rsidR="00577AE5" w:rsidRPr="00956CB6">
        <w:rPr>
          <w:rFonts w:asciiTheme="minorEastAsia" w:hAnsiTheme="minorEastAsia" w:hint="eastAsia"/>
          <w:szCs w:val="21"/>
        </w:rPr>
        <w:t>我们</w:t>
      </w:r>
      <w:r w:rsidR="00DA66EA">
        <w:rPr>
          <w:rFonts w:asciiTheme="minorEastAsia" w:hAnsiTheme="minorEastAsia" w:hint="eastAsia"/>
          <w:szCs w:val="21"/>
        </w:rPr>
        <w:t>常常会进一步启用</w:t>
      </w:r>
      <w:r w:rsidR="00577AE5">
        <w:rPr>
          <w:rFonts w:asciiTheme="minorEastAsia" w:hAnsiTheme="minorEastAsia" w:hint="eastAsia"/>
          <w:szCs w:val="21"/>
        </w:rPr>
        <w:t>以下</w:t>
      </w:r>
      <w:r w:rsidR="00732552">
        <w:rPr>
          <w:rFonts w:asciiTheme="minorEastAsia" w:hAnsiTheme="minorEastAsia" w:hint="eastAsia"/>
          <w:szCs w:val="21"/>
        </w:rPr>
        <w:t>3</w:t>
      </w:r>
      <w:r w:rsidR="00DA66EA">
        <w:rPr>
          <w:rFonts w:asciiTheme="minorEastAsia" w:hAnsiTheme="minorEastAsia" w:hint="eastAsia"/>
          <w:szCs w:val="21"/>
        </w:rPr>
        <w:t>个</w:t>
      </w:r>
      <w:r>
        <w:rPr>
          <w:rFonts w:asciiTheme="minorEastAsia" w:hAnsiTheme="minorEastAsia" w:hint="eastAsia"/>
          <w:szCs w:val="21"/>
        </w:rPr>
        <w:t>流动性</w:t>
      </w:r>
      <w:r w:rsidR="00DA66EA">
        <w:rPr>
          <w:rFonts w:asciiTheme="minorEastAsia" w:hAnsiTheme="minorEastAsia" w:hint="eastAsia"/>
          <w:szCs w:val="21"/>
        </w:rPr>
        <w:t>比率</w:t>
      </w:r>
      <w:r w:rsidR="00577AE5">
        <w:rPr>
          <w:rFonts w:asciiTheme="minorEastAsia" w:hAnsiTheme="minorEastAsia" w:hint="eastAsia"/>
          <w:szCs w:val="21"/>
        </w:rPr>
        <w:t>来衡量一家企业的流动性</w:t>
      </w:r>
      <w:r w:rsidR="001464AB">
        <w:rPr>
          <w:rFonts w:asciiTheme="minorEastAsia" w:hAnsiTheme="minorEastAsia" w:hint="eastAsia"/>
          <w:szCs w:val="21"/>
        </w:rPr>
        <w:t>高低</w:t>
      </w:r>
      <w:r w:rsidR="00577AE5">
        <w:rPr>
          <w:rFonts w:asciiTheme="minorEastAsia" w:hAnsiTheme="minorEastAsia" w:hint="eastAsia"/>
          <w:szCs w:val="21"/>
        </w:rPr>
        <w:t>：</w:t>
      </w:r>
    </w:p>
    <w:p w14:paraId="0D7109CD" w14:textId="77777777" w:rsidR="000172EE" w:rsidRPr="000172EE" w:rsidRDefault="000172EE" w:rsidP="000172EE">
      <w:pPr>
        <w:pStyle w:val="a8"/>
        <w:numPr>
          <w:ilvl w:val="0"/>
          <w:numId w:val="23"/>
        </w:numPr>
        <w:ind w:firstLineChars="0"/>
        <w:rPr>
          <w:rFonts w:asciiTheme="minorEastAsia" w:hAnsiTheme="minorEastAsia"/>
          <w:szCs w:val="21"/>
        </w:rPr>
      </w:pPr>
      <w:r w:rsidRPr="000172EE">
        <w:rPr>
          <w:rFonts w:asciiTheme="minorEastAsia" w:hAnsiTheme="minorEastAsia"/>
          <w:szCs w:val="21"/>
        </w:rPr>
        <w:t>流动比率</w:t>
      </w:r>
    </w:p>
    <w:p w14:paraId="4491BC30" w14:textId="77777777" w:rsidR="000172EE" w:rsidRPr="000172EE" w:rsidRDefault="000172EE" w:rsidP="000172EE">
      <w:pPr>
        <w:pStyle w:val="a8"/>
        <w:numPr>
          <w:ilvl w:val="0"/>
          <w:numId w:val="23"/>
        </w:numPr>
        <w:ind w:firstLineChars="0"/>
        <w:rPr>
          <w:rFonts w:asciiTheme="minorEastAsia" w:hAnsiTheme="minorEastAsia"/>
          <w:szCs w:val="21"/>
        </w:rPr>
      </w:pPr>
      <w:r w:rsidRPr="000172EE">
        <w:rPr>
          <w:rFonts w:asciiTheme="minorEastAsia" w:hAnsiTheme="minorEastAsia"/>
          <w:szCs w:val="21"/>
        </w:rPr>
        <w:t>速动比率</w:t>
      </w:r>
    </w:p>
    <w:p w14:paraId="25ED588D" w14:textId="77777777" w:rsidR="000172EE" w:rsidRPr="000172EE" w:rsidRDefault="00577AE5" w:rsidP="000172EE">
      <w:pPr>
        <w:pStyle w:val="a8"/>
        <w:numPr>
          <w:ilvl w:val="0"/>
          <w:numId w:val="23"/>
        </w:numPr>
        <w:ind w:firstLineChars="0"/>
        <w:rPr>
          <w:rFonts w:asciiTheme="minorEastAsia" w:hAnsiTheme="minorEastAsia"/>
          <w:szCs w:val="21"/>
        </w:rPr>
      </w:pPr>
      <w:r w:rsidRPr="000172EE">
        <w:rPr>
          <w:rFonts w:asciiTheme="minorEastAsia" w:hAnsiTheme="minorEastAsia"/>
          <w:szCs w:val="21"/>
        </w:rPr>
        <w:t>现金比率</w:t>
      </w:r>
    </w:p>
    <w:p w14:paraId="1D6AEE45" w14:textId="77777777" w:rsidR="00577AE5" w:rsidRDefault="00581F77" w:rsidP="00577AE5">
      <w:pPr>
        <w:rPr>
          <w:rFonts w:asciiTheme="minorEastAsia" w:hAnsiTheme="minorEastAsia"/>
          <w:szCs w:val="21"/>
        </w:rPr>
      </w:pPr>
      <w:r>
        <w:rPr>
          <w:rFonts w:asciiTheme="minorEastAsia" w:hAnsiTheme="minorEastAsia" w:hint="eastAsia"/>
          <w:szCs w:val="21"/>
        </w:rPr>
        <w:t>它们究竟是什么？如何计算？</w:t>
      </w:r>
      <w:r w:rsidR="00BF69D0">
        <w:rPr>
          <w:rFonts w:asciiTheme="minorEastAsia" w:hAnsiTheme="minorEastAsia" w:hint="eastAsia"/>
          <w:szCs w:val="21"/>
        </w:rPr>
        <w:t>又该如何解读？</w:t>
      </w:r>
      <w:r>
        <w:rPr>
          <w:rFonts w:asciiTheme="minorEastAsia" w:hAnsiTheme="minorEastAsia" w:hint="eastAsia"/>
          <w:szCs w:val="21"/>
        </w:rPr>
        <w:t>我们</w:t>
      </w:r>
      <w:r w:rsidR="00B156EB">
        <w:rPr>
          <w:rFonts w:asciiTheme="minorEastAsia" w:hAnsiTheme="minorEastAsia" w:hint="eastAsia"/>
          <w:szCs w:val="21"/>
        </w:rPr>
        <w:t>将</w:t>
      </w:r>
      <w:r>
        <w:rPr>
          <w:rFonts w:asciiTheme="minorEastAsia" w:hAnsiTheme="minorEastAsia" w:hint="eastAsia"/>
          <w:szCs w:val="21"/>
        </w:rPr>
        <w:t>会以梦里床垫为例为你做出</w:t>
      </w:r>
      <w:r w:rsidR="00696CC6">
        <w:rPr>
          <w:rFonts w:asciiTheme="minorEastAsia" w:hAnsiTheme="minorEastAsia" w:hint="eastAsia"/>
          <w:szCs w:val="21"/>
        </w:rPr>
        <w:t>讲解。最后</w:t>
      </w:r>
      <w:r w:rsidR="00577AE5">
        <w:rPr>
          <w:rFonts w:asciiTheme="minorEastAsia" w:hAnsiTheme="minorEastAsia" w:hint="eastAsia"/>
          <w:szCs w:val="21"/>
        </w:rPr>
        <w:t>，我们会</w:t>
      </w:r>
      <w:r w:rsidR="00683034">
        <w:rPr>
          <w:rFonts w:asciiTheme="minorEastAsia" w:hAnsiTheme="minorEastAsia" w:hint="eastAsia"/>
          <w:szCs w:val="21"/>
        </w:rPr>
        <w:t>用摩新汽配的例子来测试你的学习成果</w:t>
      </w:r>
      <w:r w:rsidR="00BF69D0">
        <w:rPr>
          <w:rFonts w:asciiTheme="minorEastAsia" w:hAnsiTheme="minorEastAsia" w:hint="eastAsia"/>
          <w:szCs w:val="21"/>
        </w:rPr>
        <w:t>，必要时</w:t>
      </w:r>
      <w:r w:rsidR="00280B5F">
        <w:rPr>
          <w:rFonts w:asciiTheme="minorEastAsia" w:hAnsiTheme="minorEastAsia" w:hint="eastAsia"/>
          <w:szCs w:val="21"/>
        </w:rPr>
        <w:t>你可以做一下</w:t>
      </w:r>
      <w:r w:rsidR="00BF69D0">
        <w:rPr>
          <w:rFonts w:asciiTheme="minorEastAsia" w:hAnsiTheme="minorEastAsia" w:hint="eastAsia"/>
          <w:szCs w:val="21"/>
        </w:rPr>
        <w:t>笔记</w:t>
      </w:r>
      <w:r w:rsidR="00577AE5">
        <w:rPr>
          <w:rFonts w:asciiTheme="minorEastAsia" w:hAnsiTheme="minorEastAsia" w:hint="eastAsia"/>
          <w:szCs w:val="21"/>
        </w:rPr>
        <w:t>。</w:t>
      </w:r>
    </w:p>
    <w:p w14:paraId="2A4386C3" w14:textId="77777777" w:rsidR="00581F77" w:rsidRDefault="00581F77" w:rsidP="00577AE5">
      <w:pPr>
        <w:rPr>
          <w:rFonts w:asciiTheme="minorEastAsia" w:hAnsiTheme="minorEastAsia"/>
          <w:szCs w:val="21"/>
        </w:rPr>
      </w:pPr>
    </w:p>
    <w:p w14:paraId="7B95BB6E" w14:textId="73DBB568" w:rsidR="00577AE5" w:rsidRDefault="0081682A" w:rsidP="00577AE5">
      <w:pPr>
        <w:rPr>
          <w:rFonts w:asciiTheme="minorEastAsia" w:hAnsiTheme="minorEastAsia"/>
          <w:b/>
          <w:szCs w:val="21"/>
        </w:rPr>
      </w:pPr>
      <w:r>
        <w:rPr>
          <w:rFonts w:asciiTheme="minorEastAsia" w:hAnsiTheme="minorEastAsia" w:hint="eastAsia"/>
          <w:b/>
          <w:szCs w:val="21"/>
        </w:rPr>
        <w:t>02</w:t>
      </w:r>
      <w:r w:rsidR="00577AE5" w:rsidRPr="00A33DF9">
        <w:rPr>
          <w:rFonts w:asciiTheme="minorEastAsia" w:hAnsiTheme="minorEastAsia"/>
          <w:b/>
          <w:szCs w:val="21"/>
        </w:rPr>
        <w:t>U</w:t>
      </w:r>
      <w:r w:rsidR="002D3E37">
        <w:rPr>
          <w:rFonts w:asciiTheme="minorEastAsia" w:hAnsiTheme="minorEastAsia" w:hint="eastAsia"/>
          <w:b/>
          <w:szCs w:val="21"/>
        </w:rPr>
        <w:t>02</w:t>
      </w:r>
      <w:r w:rsidR="00577AE5" w:rsidRPr="00A33DF9">
        <w:rPr>
          <w:rFonts w:asciiTheme="minorEastAsia" w:hAnsiTheme="minorEastAsia" w:hint="eastAsia"/>
          <w:b/>
          <w:szCs w:val="21"/>
        </w:rPr>
        <w:t xml:space="preserve"> </w:t>
      </w:r>
      <w:r w:rsidR="00577AE5">
        <w:rPr>
          <w:rFonts w:asciiTheme="minorEastAsia" w:hAnsiTheme="minorEastAsia" w:hint="eastAsia"/>
          <w:b/>
          <w:szCs w:val="21"/>
        </w:rPr>
        <w:t>梦里床垫</w:t>
      </w:r>
      <w:r>
        <w:rPr>
          <w:rFonts w:asciiTheme="minorEastAsia" w:hAnsiTheme="minorEastAsia" w:hint="eastAsia"/>
          <w:b/>
          <w:szCs w:val="21"/>
        </w:rPr>
        <w:t xml:space="preserve"> -</w:t>
      </w:r>
      <w:r>
        <w:rPr>
          <w:rFonts w:asciiTheme="minorEastAsia" w:hAnsiTheme="minorEastAsia"/>
          <w:b/>
          <w:szCs w:val="21"/>
        </w:rPr>
        <w:t xml:space="preserve"> </w:t>
      </w:r>
      <w:r w:rsidR="00214519">
        <w:rPr>
          <w:rFonts w:asciiTheme="minorEastAsia" w:hAnsiTheme="minorEastAsia" w:hint="eastAsia"/>
          <w:b/>
          <w:szCs w:val="21"/>
        </w:rPr>
        <w:t>流动比率</w:t>
      </w:r>
    </w:p>
    <w:p w14:paraId="3A446DF0" w14:textId="77777777" w:rsidR="00577AE5" w:rsidRPr="00214519" w:rsidRDefault="0024658C" w:rsidP="00214519">
      <w:pPr>
        <w:rPr>
          <w:rFonts w:asciiTheme="minorEastAsia" w:hAnsiTheme="minorEastAsia"/>
          <w:szCs w:val="21"/>
        </w:rPr>
      </w:pPr>
      <w:r>
        <w:rPr>
          <w:rFonts w:asciiTheme="minorEastAsia" w:hAnsiTheme="minorEastAsia" w:hint="eastAsia"/>
          <w:szCs w:val="21"/>
        </w:rPr>
        <w:t>在3个</w:t>
      </w:r>
      <w:r w:rsidR="00FD724C">
        <w:rPr>
          <w:rFonts w:asciiTheme="minorEastAsia" w:hAnsiTheme="minorEastAsia" w:hint="eastAsia"/>
          <w:szCs w:val="21"/>
        </w:rPr>
        <w:t>流动性比率当中，</w:t>
      </w:r>
      <w:r w:rsidR="00FD724C">
        <w:rPr>
          <w:rFonts w:asciiTheme="minorEastAsia" w:hAnsiTheme="minorEastAsia"/>
          <w:szCs w:val="21"/>
        </w:rPr>
        <w:t>最</w:t>
      </w:r>
      <w:r>
        <w:rPr>
          <w:rFonts w:asciiTheme="minorEastAsia" w:hAnsiTheme="minorEastAsia"/>
          <w:szCs w:val="21"/>
        </w:rPr>
        <w:t>为</w:t>
      </w:r>
      <w:r w:rsidR="00FD724C">
        <w:rPr>
          <w:rFonts w:asciiTheme="minorEastAsia" w:hAnsiTheme="minorEastAsia"/>
          <w:szCs w:val="21"/>
        </w:rPr>
        <w:t>知名且运用最广泛的</w:t>
      </w:r>
      <w:r w:rsidR="007743F4">
        <w:rPr>
          <w:rFonts w:asciiTheme="minorEastAsia" w:hAnsiTheme="minorEastAsia"/>
          <w:szCs w:val="21"/>
        </w:rPr>
        <w:t>一个指标</w:t>
      </w:r>
      <w:r w:rsidR="00B156EB">
        <w:rPr>
          <w:rFonts w:asciiTheme="minorEastAsia" w:hAnsiTheme="minorEastAsia"/>
          <w:szCs w:val="21"/>
        </w:rPr>
        <w:t>是</w:t>
      </w:r>
      <w:r w:rsidR="00FD724C" w:rsidRPr="00214519">
        <w:rPr>
          <w:rFonts w:asciiTheme="minorEastAsia" w:hAnsiTheme="minorEastAsia" w:hint="eastAsia"/>
          <w:szCs w:val="21"/>
        </w:rPr>
        <w:t>流动比率</w:t>
      </w:r>
      <w:r w:rsidR="00FD724C">
        <w:rPr>
          <w:rFonts w:asciiTheme="minorEastAsia" w:hAnsiTheme="minorEastAsia" w:hint="eastAsia"/>
          <w:szCs w:val="21"/>
        </w:rPr>
        <w:t>，它的计算公式很简单</w:t>
      </w:r>
      <w:r w:rsidR="00577AE5" w:rsidRPr="00214519">
        <w:rPr>
          <w:rFonts w:asciiTheme="minorEastAsia" w:hAnsiTheme="minorEastAsia" w:hint="eastAsia"/>
          <w:szCs w:val="21"/>
        </w:rPr>
        <w:t>：</w:t>
      </w:r>
    </w:p>
    <w:p w14:paraId="6E3A5724" w14:textId="56CF290E" w:rsidR="00577AE5" w:rsidRPr="00FD724C" w:rsidRDefault="00577AE5" w:rsidP="00577AE5">
      <w:pPr>
        <w:rPr>
          <w:rFonts w:asciiTheme="minorEastAsia" w:hAnsiTheme="minorEastAsia"/>
          <w:szCs w:val="21"/>
        </w:rPr>
      </w:pPr>
      <w:r w:rsidRPr="00C7197E">
        <w:rPr>
          <w:rFonts w:asciiTheme="minorEastAsia" w:hAnsiTheme="minorEastAsia"/>
          <w:b/>
          <w:szCs w:val="21"/>
        </w:rPr>
        <w:t>流动比率</w:t>
      </w:r>
      <w:r w:rsidRPr="00C7197E">
        <w:rPr>
          <w:rFonts w:asciiTheme="minorEastAsia" w:hAnsiTheme="minorEastAsia" w:hint="eastAsia"/>
          <w:b/>
          <w:szCs w:val="21"/>
        </w:rPr>
        <w:t>=</w:t>
      </w:r>
      <w:r w:rsidRPr="00C7197E">
        <w:rPr>
          <w:rFonts w:asciiTheme="minorEastAsia" w:hAnsiTheme="minorEastAsia"/>
          <w:b/>
          <w:szCs w:val="21"/>
        </w:rPr>
        <w:t>流动资产</w:t>
      </w:r>
      <w:r w:rsidRPr="00C7197E">
        <w:rPr>
          <w:rFonts w:asciiTheme="minorEastAsia" w:hAnsiTheme="minorEastAsia" w:hint="eastAsia"/>
          <w:b/>
          <w:szCs w:val="21"/>
        </w:rPr>
        <w:t>/流动负债</w:t>
      </w:r>
      <w:r w:rsidR="0024658C">
        <w:rPr>
          <w:rFonts w:asciiTheme="minorEastAsia" w:hAnsiTheme="minorEastAsia" w:hint="eastAsia"/>
          <w:szCs w:val="21"/>
        </w:rPr>
        <w:t>（就是</w:t>
      </w:r>
      <w:r w:rsidR="00617624">
        <w:rPr>
          <w:rFonts w:asciiTheme="minorEastAsia" w:hAnsiTheme="minorEastAsia"/>
          <w:szCs w:val="21"/>
        </w:rPr>
        <w:t>用</w:t>
      </w:r>
      <w:r w:rsidR="0024658C">
        <w:rPr>
          <w:rFonts w:asciiTheme="minorEastAsia" w:hAnsiTheme="minorEastAsia" w:hint="eastAsia"/>
          <w:szCs w:val="21"/>
        </w:rPr>
        <w:t>流动资产</w:t>
      </w:r>
      <w:r w:rsidR="00FD724C">
        <w:rPr>
          <w:rFonts w:asciiTheme="minorEastAsia" w:hAnsiTheme="minorEastAsia" w:hint="eastAsia"/>
          <w:szCs w:val="21"/>
        </w:rPr>
        <w:t>除以流动负债）</w:t>
      </w:r>
    </w:p>
    <w:p w14:paraId="4F2E00CE" w14:textId="77777777" w:rsidR="00AF0897" w:rsidRDefault="00214519">
      <w:pPr>
        <w:rPr>
          <w:rFonts w:asciiTheme="minorEastAsia" w:hAnsiTheme="minorEastAsia"/>
          <w:szCs w:val="21"/>
        </w:rPr>
      </w:pPr>
      <w:r>
        <w:rPr>
          <w:rFonts w:asciiTheme="minorEastAsia" w:hAnsiTheme="minorEastAsia"/>
          <w:szCs w:val="21"/>
        </w:rPr>
        <w:t>梦里床垫的流动比率即为</w:t>
      </w:r>
      <w:r>
        <w:rPr>
          <w:rFonts w:asciiTheme="minorEastAsia" w:hAnsiTheme="minorEastAsia" w:hint="eastAsia"/>
          <w:szCs w:val="21"/>
        </w:rPr>
        <w:t>：</w:t>
      </w:r>
      <w:r w:rsidR="00B156EB">
        <w:rPr>
          <w:rFonts w:asciiTheme="minorEastAsia" w:hAnsiTheme="minorEastAsia"/>
          <w:szCs w:val="21"/>
        </w:rPr>
        <w:t xml:space="preserve"> </w:t>
      </w:r>
      <w:r w:rsidR="00377CB0">
        <w:rPr>
          <w:rFonts w:asciiTheme="minorEastAsia" w:hAnsiTheme="minorEastAsia"/>
          <w:szCs w:val="21"/>
        </w:rPr>
        <w:t>2500/1000</w:t>
      </w:r>
      <w:r w:rsidR="00377CB0">
        <w:rPr>
          <w:rFonts w:asciiTheme="minorEastAsia" w:hAnsiTheme="minorEastAsia" w:hint="eastAsia"/>
          <w:szCs w:val="21"/>
        </w:rPr>
        <w:t>=</w:t>
      </w:r>
      <w:r w:rsidR="00377CB0">
        <w:rPr>
          <w:rFonts w:asciiTheme="minorEastAsia" w:hAnsiTheme="minorEastAsia"/>
          <w:szCs w:val="21"/>
        </w:rPr>
        <w:t>2.5</w:t>
      </w:r>
      <w:r w:rsidR="007743F4">
        <w:rPr>
          <w:rFonts w:asciiTheme="minorEastAsia" w:hAnsiTheme="minorEastAsia" w:hint="eastAsia"/>
          <w:szCs w:val="21"/>
        </w:rPr>
        <w:t>。</w:t>
      </w:r>
      <w:r w:rsidR="00AF0897">
        <w:rPr>
          <w:rFonts w:asciiTheme="minorEastAsia" w:hAnsiTheme="minorEastAsia" w:hint="eastAsia"/>
          <w:szCs w:val="21"/>
        </w:rPr>
        <w:t>如果单纯计算营运资金的绝对数量</w:t>
      </w:r>
      <w:r w:rsidR="00C64E72">
        <w:rPr>
          <w:rFonts w:asciiTheme="minorEastAsia" w:hAnsiTheme="minorEastAsia" w:hint="eastAsia"/>
          <w:szCs w:val="21"/>
        </w:rPr>
        <w:t>（2500-</w:t>
      </w:r>
      <w:r w:rsidR="00C64E72">
        <w:rPr>
          <w:rFonts w:asciiTheme="minorEastAsia" w:hAnsiTheme="minorEastAsia"/>
          <w:szCs w:val="21"/>
        </w:rPr>
        <w:t>1000</w:t>
      </w:r>
      <w:r w:rsidR="00C64E72">
        <w:rPr>
          <w:rFonts w:asciiTheme="minorEastAsia" w:hAnsiTheme="minorEastAsia" w:hint="eastAsia"/>
          <w:szCs w:val="21"/>
        </w:rPr>
        <w:t>=</w:t>
      </w:r>
      <w:r w:rsidR="00C64E72">
        <w:rPr>
          <w:rFonts w:asciiTheme="minorEastAsia" w:hAnsiTheme="minorEastAsia"/>
          <w:szCs w:val="21"/>
        </w:rPr>
        <w:t>1500万元</w:t>
      </w:r>
      <w:r w:rsidR="00C64E72">
        <w:rPr>
          <w:rFonts w:asciiTheme="minorEastAsia" w:hAnsiTheme="minorEastAsia" w:hint="eastAsia"/>
          <w:szCs w:val="21"/>
        </w:rPr>
        <w:t>）</w:t>
      </w:r>
      <w:r w:rsidR="00AF0897">
        <w:rPr>
          <w:rFonts w:asciiTheme="minorEastAsia" w:hAnsiTheme="minorEastAsia" w:hint="eastAsia"/>
          <w:szCs w:val="21"/>
        </w:rPr>
        <w:t>，我们很难将梦里床垫与</w:t>
      </w:r>
      <w:r w:rsidR="00C64E72">
        <w:rPr>
          <w:rFonts w:asciiTheme="minorEastAsia" w:hAnsiTheme="minorEastAsia" w:hint="eastAsia"/>
          <w:szCs w:val="21"/>
        </w:rPr>
        <w:t>其他</w:t>
      </w:r>
      <w:r w:rsidR="00AF0897">
        <w:rPr>
          <w:rFonts w:asciiTheme="minorEastAsia" w:hAnsiTheme="minorEastAsia" w:hint="eastAsia"/>
          <w:szCs w:val="21"/>
        </w:rPr>
        <w:t>资产规模</w:t>
      </w:r>
      <w:r w:rsidR="00C64E72">
        <w:rPr>
          <w:rFonts w:asciiTheme="minorEastAsia" w:hAnsiTheme="minorEastAsia" w:hint="eastAsia"/>
          <w:szCs w:val="21"/>
        </w:rPr>
        <w:t>较大、或者资产规模较小</w:t>
      </w:r>
      <w:r w:rsidR="00AF0897">
        <w:rPr>
          <w:rFonts w:asciiTheme="minorEastAsia" w:hAnsiTheme="minorEastAsia" w:hint="eastAsia"/>
          <w:szCs w:val="21"/>
        </w:rPr>
        <w:t>的床垫经销商去做比较。有了这个比率，就解决了</w:t>
      </w:r>
      <w:r w:rsidR="00C64E72">
        <w:rPr>
          <w:rFonts w:asciiTheme="minorEastAsia" w:hAnsiTheme="minorEastAsia" w:hint="eastAsia"/>
          <w:szCs w:val="21"/>
        </w:rPr>
        <w:t>横向比较的问题</w:t>
      </w:r>
      <w:r w:rsidR="00AF0897">
        <w:rPr>
          <w:rFonts w:asciiTheme="minorEastAsia" w:hAnsiTheme="minorEastAsia" w:hint="eastAsia"/>
          <w:szCs w:val="21"/>
        </w:rPr>
        <w:t>。</w:t>
      </w:r>
    </w:p>
    <w:p w14:paraId="32E1BB13" w14:textId="77777777" w:rsidR="00B156EB" w:rsidRDefault="00AF0897" w:rsidP="00214519">
      <w:pPr>
        <w:rPr>
          <w:rFonts w:asciiTheme="minorEastAsia" w:hAnsiTheme="minorEastAsia"/>
          <w:szCs w:val="21"/>
        </w:rPr>
      </w:pPr>
      <w:r>
        <w:rPr>
          <w:rFonts w:asciiTheme="minorEastAsia" w:hAnsiTheme="minorEastAsia" w:hint="eastAsia"/>
          <w:szCs w:val="21"/>
        </w:rPr>
        <w:t>这个数字要怎么解读呢</w:t>
      </w:r>
      <w:r w:rsidR="00FD724C">
        <w:rPr>
          <w:rFonts w:asciiTheme="minorEastAsia" w:hAnsiTheme="minorEastAsia" w:hint="eastAsia"/>
          <w:szCs w:val="21"/>
        </w:rPr>
        <w:t>？</w:t>
      </w:r>
      <w:r w:rsidR="00DA66EA">
        <w:rPr>
          <w:rFonts w:asciiTheme="minorEastAsia" w:hAnsiTheme="minorEastAsia" w:hint="eastAsia"/>
          <w:szCs w:val="21"/>
        </w:rPr>
        <w:t>也就是</w:t>
      </w:r>
      <w:r w:rsidR="00FD724C">
        <w:rPr>
          <w:rFonts w:asciiTheme="minorEastAsia" w:hAnsiTheme="minorEastAsia" w:hint="eastAsia"/>
          <w:szCs w:val="21"/>
        </w:rPr>
        <w:t>对于梦里床垫而言，</w:t>
      </w:r>
      <w:r w:rsidR="00214519">
        <w:rPr>
          <w:rFonts w:asciiTheme="minorEastAsia" w:hAnsiTheme="minorEastAsia" w:hint="eastAsia"/>
          <w:szCs w:val="21"/>
        </w:rPr>
        <w:t>每1</w:t>
      </w:r>
      <w:r w:rsidR="00DA66EA">
        <w:rPr>
          <w:rFonts w:asciiTheme="minorEastAsia" w:hAnsiTheme="minorEastAsia" w:hint="eastAsia"/>
          <w:szCs w:val="21"/>
        </w:rPr>
        <w:t>美元的流动负债</w:t>
      </w:r>
      <w:r w:rsidR="00214519">
        <w:rPr>
          <w:rFonts w:asciiTheme="minorEastAsia" w:hAnsiTheme="minorEastAsia" w:hint="eastAsia"/>
          <w:szCs w:val="21"/>
        </w:rPr>
        <w:t>对应了</w:t>
      </w:r>
      <w:r w:rsidR="00377CB0">
        <w:rPr>
          <w:rFonts w:asciiTheme="minorEastAsia" w:hAnsiTheme="minorEastAsia"/>
          <w:szCs w:val="21"/>
        </w:rPr>
        <w:t>2.5</w:t>
      </w:r>
      <w:r w:rsidR="00B156EB">
        <w:rPr>
          <w:rFonts w:asciiTheme="minorEastAsia" w:hAnsiTheme="minorEastAsia" w:hint="eastAsia"/>
          <w:szCs w:val="21"/>
        </w:rPr>
        <w:t>美元的流动资产。一家企业的流动比例越高，</w:t>
      </w:r>
      <w:r w:rsidR="00214519">
        <w:rPr>
          <w:rFonts w:asciiTheme="minorEastAsia" w:hAnsiTheme="minorEastAsia" w:hint="eastAsia"/>
          <w:szCs w:val="21"/>
        </w:rPr>
        <w:t>公司就越有能力应对短期债务的偿还。流动比率小于1的话，则说明营运资金为负，该公司面临流动性危机。</w:t>
      </w:r>
    </w:p>
    <w:p w14:paraId="18D29262" w14:textId="77777777" w:rsidR="00451BF6" w:rsidRPr="00D67246" w:rsidRDefault="00451BF6" w:rsidP="00214519">
      <w:pPr>
        <w:rPr>
          <w:rFonts w:asciiTheme="minorEastAsia" w:hAnsiTheme="minorEastAsia"/>
          <w:szCs w:val="21"/>
        </w:rPr>
      </w:pPr>
    </w:p>
    <w:p w14:paraId="61468235" w14:textId="65A4A39B" w:rsidR="00451BF6" w:rsidRDefault="00451BF6" w:rsidP="00214519">
      <w:pPr>
        <w:rPr>
          <w:rFonts w:asciiTheme="minorEastAsia" w:hAnsiTheme="minorEastAsia"/>
          <w:b/>
          <w:szCs w:val="21"/>
        </w:rPr>
      </w:pPr>
      <w:r w:rsidRPr="00451BF6">
        <w:rPr>
          <w:rFonts w:asciiTheme="minorEastAsia" w:hAnsiTheme="minorEastAsia" w:hint="eastAsia"/>
          <w:b/>
          <w:szCs w:val="21"/>
        </w:rPr>
        <w:t>02</w:t>
      </w:r>
      <w:r w:rsidRPr="00451BF6">
        <w:rPr>
          <w:rFonts w:asciiTheme="minorEastAsia" w:hAnsiTheme="minorEastAsia"/>
          <w:b/>
          <w:szCs w:val="21"/>
        </w:rPr>
        <w:t>U</w:t>
      </w:r>
      <w:r w:rsidR="002D3E37">
        <w:rPr>
          <w:rFonts w:asciiTheme="minorEastAsia" w:hAnsiTheme="minorEastAsia" w:hint="eastAsia"/>
          <w:b/>
          <w:szCs w:val="21"/>
        </w:rPr>
        <w:t>03</w:t>
      </w:r>
      <w:r w:rsidRPr="00451BF6">
        <w:rPr>
          <w:rFonts w:asciiTheme="minorEastAsia" w:hAnsiTheme="minorEastAsia" w:hint="eastAsia"/>
          <w:b/>
          <w:szCs w:val="21"/>
        </w:rPr>
        <w:t>a</w:t>
      </w:r>
      <w:r w:rsidRPr="00451BF6">
        <w:rPr>
          <w:rFonts w:asciiTheme="minorEastAsia" w:hAnsiTheme="minorEastAsia"/>
          <w:b/>
          <w:szCs w:val="21"/>
        </w:rPr>
        <w:t xml:space="preserve"> </w:t>
      </w:r>
      <w:r>
        <w:rPr>
          <w:rFonts w:asciiTheme="minorEastAsia" w:hAnsiTheme="minorEastAsia" w:hint="eastAsia"/>
          <w:b/>
          <w:szCs w:val="21"/>
        </w:rPr>
        <w:t>小测验：哪个</w:t>
      </w:r>
      <w:r w:rsidR="00E14E08">
        <w:rPr>
          <w:rFonts w:asciiTheme="minorEastAsia" w:hAnsiTheme="minorEastAsia" w:hint="eastAsia"/>
          <w:b/>
          <w:szCs w:val="21"/>
        </w:rPr>
        <w:t>流动性最弱？</w:t>
      </w:r>
    </w:p>
    <w:p w14:paraId="68FE0577" w14:textId="77777777" w:rsidR="00E14E08" w:rsidRPr="00E14E08" w:rsidRDefault="00A17235" w:rsidP="00214519">
      <w:pPr>
        <w:rPr>
          <w:rFonts w:asciiTheme="minorEastAsia" w:hAnsiTheme="minorEastAsia"/>
          <w:szCs w:val="21"/>
        </w:rPr>
      </w:pPr>
      <w:r>
        <w:rPr>
          <w:rFonts w:asciiTheme="minorEastAsia" w:hAnsiTheme="minorEastAsia"/>
          <w:szCs w:val="21"/>
        </w:rPr>
        <w:t>试着想一想</w:t>
      </w:r>
      <w:r>
        <w:rPr>
          <w:rFonts w:asciiTheme="minorEastAsia" w:hAnsiTheme="minorEastAsia" w:hint="eastAsia"/>
          <w:szCs w:val="21"/>
        </w:rPr>
        <w:t>，梦里床垫的</w:t>
      </w:r>
      <w:r>
        <w:rPr>
          <w:rFonts w:asciiTheme="minorEastAsia" w:hAnsiTheme="minorEastAsia"/>
          <w:szCs w:val="21"/>
        </w:rPr>
        <w:t>流动资产当中</w:t>
      </w:r>
      <w:r>
        <w:rPr>
          <w:rFonts w:asciiTheme="minorEastAsia" w:hAnsiTheme="minorEastAsia" w:hint="eastAsia"/>
          <w:szCs w:val="21"/>
        </w:rPr>
        <w:t>，</w:t>
      </w:r>
      <w:r w:rsidR="00E14E08" w:rsidRPr="00E14E08">
        <w:rPr>
          <w:rFonts w:asciiTheme="minorEastAsia" w:hAnsiTheme="minorEastAsia" w:hint="eastAsia"/>
          <w:szCs w:val="21"/>
        </w:rPr>
        <w:t>哪</w:t>
      </w:r>
      <w:r>
        <w:rPr>
          <w:rFonts w:asciiTheme="minorEastAsia" w:hAnsiTheme="minorEastAsia" w:hint="eastAsia"/>
          <w:szCs w:val="21"/>
        </w:rPr>
        <w:t>一</w:t>
      </w:r>
      <w:r w:rsidR="00E14E08" w:rsidRPr="00E14E08">
        <w:rPr>
          <w:rFonts w:asciiTheme="minorEastAsia" w:hAnsiTheme="minorEastAsia" w:hint="eastAsia"/>
          <w:szCs w:val="21"/>
        </w:rPr>
        <w:t>个账目的流动性</w:t>
      </w:r>
      <w:r w:rsidR="00E14E08">
        <w:rPr>
          <w:rFonts w:asciiTheme="minorEastAsia" w:hAnsiTheme="minorEastAsia" w:hint="eastAsia"/>
          <w:szCs w:val="21"/>
        </w:rPr>
        <w:t>最弱（也就是</w:t>
      </w:r>
      <w:r>
        <w:rPr>
          <w:rFonts w:asciiTheme="minorEastAsia" w:hAnsiTheme="minorEastAsia" w:hint="eastAsia"/>
          <w:szCs w:val="21"/>
        </w:rPr>
        <w:t>最不容易变现</w:t>
      </w:r>
      <w:r w:rsidR="00E14E08">
        <w:rPr>
          <w:rFonts w:asciiTheme="minorEastAsia" w:hAnsiTheme="minorEastAsia" w:hint="eastAsia"/>
          <w:szCs w:val="21"/>
        </w:rPr>
        <w:t>）？</w:t>
      </w:r>
    </w:p>
    <w:p w14:paraId="74249ABE" w14:textId="77777777" w:rsidR="00E14E08" w:rsidRPr="00E14E08" w:rsidRDefault="00E14E08" w:rsidP="00E14E08">
      <w:pPr>
        <w:pStyle w:val="a8"/>
        <w:numPr>
          <w:ilvl w:val="0"/>
          <w:numId w:val="21"/>
        </w:numPr>
        <w:ind w:firstLineChars="0"/>
        <w:rPr>
          <w:rFonts w:asciiTheme="minorEastAsia" w:hAnsiTheme="minorEastAsia"/>
          <w:szCs w:val="21"/>
        </w:rPr>
      </w:pPr>
      <w:r w:rsidRPr="00E14E08">
        <w:rPr>
          <w:rFonts w:asciiTheme="minorEastAsia" w:hAnsiTheme="minorEastAsia" w:hint="eastAsia"/>
          <w:szCs w:val="21"/>
        </w:rPr>
        <w:t>现金</w:t>
      </w:r>
    </w:p>
    <w:p w14:paraId="3B51562C" w14:textId="77777777" w:rsidR="00E14E08" w:rsidRPr="00E14E08" w:rsidRDefault="00E14E08" w:rsidP="00E14E08">
      <w:pPr>
        <w:pStyle w:val="a8"/>
        <w:numPr>
          <w:ilvl w:val="0"/>
          <w:numId w:val="21"/>
        </w:numPr>
        <w:ind w:firstLineChars="0"/>
        <w:rPr>
          <w:rFonts w:asciiTheme="minorEastAsia" w:hAnsiTheme="minorEastAsia"/>
          <w:szCs w:val="21"/>
          <w:highlight w:val="yellow"/>
        </w:rPr>
      </w:pPr>
      <w:r w:rsidRPr="00E14E08">
        <w:rPr>
          <w:rFonts w:asciiTheme="minorEastAsia" w:hAnsiTheme="minorEastAsia" w:hint="eastAsia"/>
          <w:szCs w:val="21"/>
          <w:highlight w:val="yellow"/>
        </w:rPr>
        <w:t>存货</w:t>
      </w:r>
    </w:p>
    <w:p w14:paraId="3A63A63C" w14:textId="77777777" w:rsidR="00E14E08" w:rsidRPr="00E14E08" w:rsidRDefault="00E14E08" w:rsidP="00E14E08">
      <w:pPr>
        <w:pStyle w:val="a8"/>
        <w:numPr>
          <w:ilvl w:val="0"/>
          <w:numId w:val="21"/>
        </w:numPr>
        <w:ind w:firstLineChars="0"/>
        <w:rPr>
          <w:rFonts w:asciiTheme="minorEastAsia" w:hAnsiTheme="minorEastAsia"/>
          <w:szCs w:val="21"/>
        </w:rPr>
      </w:pPr>
      <w:r w:rsidRPr="00E14E08">
        <w:rPr>
          <w:rFonts w:asciiTheme="minorEastAsia" w:hAnsiTheme="minorEastAsia" w:hint="eastAsia"/>
          <w:szCs w:val="21"/>
        </w:rPr>
        <w:t>应收账款</w:t>
      </w:r>
    </w:p>
    <w:p w14:paraId="1BED13E1" w14:textId="19FCF2C6" w:rsidR="00214519" w:rsidRDefault="00E14E08">
      <w:pPr>
        <w:rPr>
          <w:rFonts w:asciiTheme="minorEastAsia" w:hAnsiTheme="minorEastAsia"/>
          <w:szCs w:val="21"/>
        </w:rPr>
      </w:pPr>
      <w:r w:rsidRPr="00E14E08">
        <w:rPr>
          <w:rFonts w:asciiTheme="minorEastAsia" w:hAnsiTheme="minorEastAsia" w:hint="eastAsia"/>
          <w:b/>
          <w:szCs w:val="21"/>
        </w:rPr>
        <w:t>反馈：</w:t>
      </w:r>
      <w:r w:rsidR="00E460DC" w:rsidRPr="002A12AB">
        <w:rPr>
          <w:rFonts w:asciiTheme="minorEastAsia" w:hAnsiTheme="minorEastAsia" w:hint="eastAsia"/>
          <w:szCs w:val="21"/>
        </w:rPr>
        <w:t>这几项</w:t>
      </w:r>
      <w:r w:rsidR="00617624">
        <w:rPr>
          <w:rFonts w:asciiTheme="minorEastAsia" w:hAnsiTheme="minorEastAsia" w:hint="eastAsia"/>
          <w:szCs w:val="21"/>
        </w:rPr>
        <w:t>流动资产</w:t>
      </w:r>
      <w:r>
        <w:rPr>
          <w:rFonts w:asciiTheme="minorEastAsia" w:hAnsiTheme="minorEastAsia" w:hint="eastAsia"/>
          <w:szCs w:val="21"/>
        </w:rPr>
        <w:t>的变现速度从高到低</w:t>
      </w:r>
      <w:r w:rsidR="00B156EB">
        <w:rPr>
          <w:rFonts w:asciiTheme="minorEastAsia" w:hAnsiTheme="minorEastAsia" w:hint="eastAsia"/>
          <w:szCs w:val="21"/>
        </w:rPr>
        <w:t>依次</w:t>
      </w:r>
      <w:r>
        <w:rPr>
          <w:rFonts w:asciiTheme="minorEastAsia" w:hAnsiTheme="minorEastAsia" w:hint="eastAsia"/>
          <w:szCs w:val="21"/>
        </w:rPr>
        <w:t>为：现金-应收账款-存货。</w:t>
      </w:r>
    </w:p>
    <w:p w14:paraId="71206E89" w14:textId="77777777" w:rsidR="00E14E08" w:rsidRPr="00E14E08" w:rsidRDefault="00E14E08">
      <w:pPr>
        <w:rPr>
          <w:rFonts w:asciiTheme="minorEastAsia" w:hAnsiTheme="minorEastAsia"/>
          <w:szCs w:val="21"/>
        </w:rPr>
      </w:pPr>
    </w:p>
    <w:p w14:paraId="043D68C5" w14:textId="4C2AC6AC" w:rsidR="00214519" w:rsidRDefault="00E14E08" w:rsidP="00214519">
      <w:pPr>
        <w:rPr>
          <w:rFonts w:asciiTheme="minorEastAsia" w:hAnsiTheme="minorEastAsia"/>
          <w:b/>
          <w:szCs w:val="21"/>
        </w:rPr>
      </w:pPr>
      <w:r>
        <w:rPr>
          <w:rFonts w:asciiTheme="minorEastAsia" w:hAnsiTheme="minorEastAsia" w:hint="eastAsia"/>
          <w:b/>
          <w:szCs w:val="21"/>
        </w:rPr>
        <w:t>02</w:t>
      </w:r>
      <w:r w:rsidR="00214519" w:rsidRPr="00A33DF9">
        <w:rPr>
          <w:rFonts w:asciiTheme="minorEastAsia" w:hAnsiTheme="minorEastAsia"/>
          <w:b/>
          <w:szCs w:val="21"/>
        </w:rPr>
        <w:t>U</w:t>
      </w:r>
      <w:r w:rsidR="002D3E37">
        <w:rPr>
          <w:rFonts w:asciiTheme="minorEastAsia" w:hAnsiTheme="minorEastAsia" w:hint="eastAsia"/>
          <w:b/>
          <w:szCs w:val="21"/>
        </w:rPr>
        <w:t>04</w:t>
      </w:r>
      <w:r>
        <w:rPr>
          <w:rFonts w:asciiTheme="minorEastAsia" w:hAnsiTheme="minorEastAsia"/>
          <w:b/>
          <w:szCs w:val="21"/>
        </w:rPr>
        <w:t xml:space="preserve"> </w:t>
      </w:r>
      <w:r w:rsidR="00214519">
        <w:rPr>
          <w:rFonts w:asciiTheme="minorEastAsia" w:hAnsiTheme="minorEastAsia" w:hint="eastAsia"/>
          <w:b/>
          <w:szCs w:val="21"/>
        </w:rPr>
        <w:t>梦里床垫</w:t>
      </w:r>
      <w:r w:rsidR="00FD724C">
        <w:rPr>
          <w:rFonts w:asciiTheme="minorEastAsia" w:hAnsiTheme="minorEastAsia" w:hint="eastAsia"/>
          <w:b/>
          <w:szCs w:val="21"/>
        </w:rPr>
        <w:t xml:space="preserve"> -</w:t>
      </w:r>
      <w:r w:rsidR="00FD724C">
        <w:rPr>
          <w:rFonts w:asciiTheme="minorEastAsia" w:hAnsiTheme="minorEastAsia"/>
          <w:b/>
          <w:szCs w:val="21"/>
        </w:rPr>
        <w:t xml:space="preserve"> </w:t>
      </w:r>
      <w:r w:rsidR="00214519">
        <w:rPr>
          <w:rFonts w:asciiTheme="minorEastAsia" w:hAnsiTheme="minorEastAsia" w:hint="eastAsia"/>
          <w:b/>
          <w:szCs w:val="21"/>
        </w:rPr>
        <w:t>速动比率</w:t>
      </w:r>
    </w:p>
    <w:p w14:paraId="42E90FBA" w14:textId="77777777" w:rsidR="007D4F76" w:rsidRDefault="00A17235">
      <w:pPr>
        <w:rPr>
          <w:rFonts w:asciiTheme="minorEastAsia" w:hAnsiTheme="minorEastAsia"/>
          <w:szCs w:val="21"/>
        </w:rPr>
      </w:pPr>
      <w:r>
        <w:rPr>
          <w:rFonts w:asciiTheme="minorEastAsia" w:hAnsiTheme="minorEastAsia"/>
          <w:szCs w:val="21"/>
        </w:rPr>
        <w:lastRenderedPageBreak/>
        <w:t>一般而言</w:t>
      </w:r>
      <w:r>
        <w:rPr>
          <w:rFonts w:asciiTheme="minorEastAsia" w:hAnsiTheme="minorEastAsia" w:hint="eastAsia"/>
          <w:szCs w:val="21"/>
        </w:rPr>
        <w:t>，</w:t>
      </w:r>
      <w:r>
        <w:rPr>
          <w:rFonts w:asciiTheme="minorEastAsia" w:hAnsiTheme="minorEastAsia"/>
          <w:szCs w:val="21"/>
        </w:rPr>
        <w:t>库存总是流动资产当中最不容易变现的一项</w:t>
      </w:r>
      <w:r>
        <w:rPr>
          <w:rFonts w:asciiTheme="minorEastAsia" w:hAnsiTheme="minorEastAsia" w:hint="eastAsia"/>
          <w:szCs w:val="21"/>
        </w:rPr>
        <w:t>。</w:t>
      </w:r>
      <w:r w:rsidR="00124DF4">
        <w:rPr>
          <w:rFonts w:asciiTheme="minorEastAsia" w:hAnsiTheme="minorEastAsia" w:hint="eastAsia"/>
          <w:szCs w:val="21"/>
        </w:rPr>
        <w:t>也就是说，很可能公司有一大笔钱都被困在库存里，</w:t>
      </w:r>
      <w:r w:rsidR="00214519">
        <w:rPr>
          <w:rFonts w:asciiTheme="minorEastAsia" w:hAnsiTheme="minorEastAsia" w:hint="eastAsia"/>
          <w:szCs w:val="21"/>
        </w:rPr>
        <w:t>不能及时变现来应对资金需求。</w:t>
      </w:r>
    </w:p>
    <w:p w14:paraId="020D3B53" w14:textId="77777777" w:rsidR="00214519" w:rsidRDefault="00212F42" w:rsidP="00214519">
      <w:pPr>
        <w:rPr>
          <w:rFonts w:asciiTheme="minorEastAsia" w:hAnsiTheme="minorEastAsia"/>
          <w:szCs w:val="21"/>
        </w:rPr>
      </w:pPr>
      <w:r>
        <w:rPr>
          <w:rFonts w:asciiTheme="minorEastAsia" w:hAnsiTheme="minorEastAsia"/>
          <w:szCs w:val="21"/>
        </w:rPr>
        <w:t>所以</w:t>
      </w:r>
      <w:r w:rsidR="0095222B">
        <w:rPr>
          <w:rFonts w:asciiTheme="minorEastAsia" w:hAnsiTheme="minorEastAsia" w:hint="eastAsia"/>
          <w:szCs w:val="21"/>
        </w:rPr>
        <w:t>，</w:t>
      </w:r>
      <w:r w:rsidR="0095222B">
        <w:rPr>
          <w:rFonts w:asciiTheme="minorEastAsia" w:hAnsiTheme="minorEastAsia"/>
          <w:szCs w:val="21"/>
        </w:rPr>
        <w:t>如果更加严格一些</w:t>
      </w:r>
      <w:r w:rsidR="00214519">
        <w:rPr>
          <w:rFonts w:asciiTheme="minorEastAsia" w:hAnsiTheme="minorEastAsia" w:hint="eastAsia"/>
          <w:szCs w:val="21"/>
        </w:rPr>
        <w:t>，我们就需要排除掉库存的影响。</w:t>
      </w:r>
      <w:r w:rsidR="00E14E08">
        <w:rPr>
          <w:rFonts w:asciiTheme="minorEastAsia" w:hAnsiTheme="minorEastAsia" w:hint="eastAsia"/>
          <w:szCs w:val="21"/>
        </w:rPr>
        <w:t>这个</w:t>
      </w:r>
      <w:r w:rsidR="0095222B">
        <w:rPr>
          <w:rFonts w:asciiTheme="minorEastAsia" w:hAnsiTheme="minorEastAsia" w:hint="eastAsia"/>
          <w:szCs w:val="21"/>
        </w:rPr>
        <w:t>更加</w:t>
      </w:r>
      <w:r w:rsidR="00E14E08">
        <w:rPr>
          <w:rFonts w:asciiTheme="minorEastAsia" w:hAnsiTheme="minorEastAsia" w:hint="eastAsia"/>
          <w:szCs w:val="21"/>
        </w:rPr>
        <w:t>严格的</w:t>
      </w:r>
      <w:r w:rsidR="00214519">
        <w:rPr>
          <w:rFonts w:asciiTheme="minorEastAsia" w:hAnsiTheme="minorEastAsia" w:hint="eastAsia"/>
          <w:szCs w:val="21"/>
        </w:rPr>
        <w:t>流动性比率</w:t>
      </w:r>
      <w:proofErr w:type="gramStart"/>
      <w:r w:rsidR="00214519">
        <w:rPr>
          <w:rFonts w:asciiTheme="minorEastAsia" w:hAnsiTheme="minorEastAsia" w:hint="eastAsia"/>
          <w:szCs w:val="21"/>
        </w:rPr>
        <w:t>叫作</w:t>
      </w:r>
      <w:proofErr w:type="gramEnd"/>
      <w:r w:rsidR="00BE47FD">
        <w:rPr>
          <w:rFonts w:asciiTheme="minorEastAsia" w:hAnsiTheme="minorEastAsia" w:hint="eastAsia"/>
          <w:szCs w:val="21"/>
        </w:rPr>
        <w:t>速动比率（也叫酸性测试）。</w:t>
      </w:r>
    </w:p>
    <w:p w14:paraId="50A99014" w14:textId="77777777" w:rsidR="00E14E08" w:rsidRDefault="00214519" w:rsidP="00BE47FD">
      <w:pPr>
        <w:rPr>
          <w:rFonts w:asciiTheme="minorEastAsia" w:hAnsiTheme="minorEastAsia"/>
          <w:szCs w:val="21"/>
        </w:rPr>
      </w:pPr>
      <w:r w:rsidRPr="00E14E08">
        <w:rPr>
          <w:rFonts w:asciiTheme="minorEastAsia" w:hAnsiTheme="minorEastAsia" w:hint="eastAsia"/>
          <w:szCs w:val="21"/>
        </w:rPr>
        <w:t>速动比率（酸性测试）=</w:t>
      </w:r>
      <w:r w:rsidRPr="00E14E08">
        <w:rPr>
          <w:rFonts w:asciiTheme="minorEastAsia" w:hAnsiTheme="minorEastAsia"/>
          <w:szCs w:val="21"/>
        </w:rPr>
        <w:t>速动资产</w:t>
      </w:r>
      <w:r w:rsidRPr="00E14E08">
        <w:rPr>
          <w:rFonts w:asciiTheme="minorEastAsia" w:hAnsiTheme="minorEastAsia" w:hint="eastAsia"/>
          <w:szCs w:val="21"/>
        </w:rPr>
        <w:t>（</w:t>
      </w:r>
      <w:r w:rsidR="00E14E08" w:rsidRPr="00E14E08">
        <w:rPr>
          <w:rFonts w:asciiTheme="minorEastAsia" w:hAnsiTheme="minorEastAsia" w:hint="eastAsia"/>
          <w:szCs w:val="21"/>
        </w:rPr>
        <w:t>即</w:t>
      </w:r>
      <w:r w:rsidRPr="00E14E08">
        <w:rPr>
          <w:rFonts w:asciiTheme="minorEastAsia" w:hAnsiTheme="minorEastAsia" w:hint="eastAsia"/>
          <w:szCs w:val="21"/>
        </w:rPr>
        <w:t>流动资产-库存）/流动负债</w:t>
      </w:r>
    </w:p>
    <w:p w14:paraId="14094090" w14:textId="77777777" w:rsidR="00BE47FD" w:rsidRPr="00577AE5" w:rsidRDefault="00E71EAF" w:rsidP="00BE47FD">
      <w:pPr>
        <w:rPr>
          <w:rFonts w:asciiTheme="minorEastAsia" w:hAnsiTheme="minorEastAsia"/>
          <w:szCs w:val="21"/>
        </w:rPr>
      </w:pPr>
      <w:r>
        <w:rPr>
          <w:rFonts w:asciiTheme="minorEastAsia" w:hAnsiTheme="minorEastAsia"/>
          <w:szCs w:val="21"/>
        </w:rPr>
        <w:t>梦里床垫的</w:t>
      </w:r>
      <w:r>
        <w:rPr>
          <w:rFonts w:asciiTheme="minorEastAsia" w:hAnsiTheme="minorEastAsia" w:hint="eastAsia"/>
          <w:szCs w:val="21"/>
        </w:rPr>
        <w:t>速动</w:t>
      </w:r>
      <w:r w:rsidR="00E14E08">
        <w:rPr>
          <w:rFonts w:asciiTheme="minorEastAsia" w:hAnsiTheme="minorEastAsia"/>
          <w:szCs w:val="21"/>
        </w:rPr>
        <w:t>比率</w:t>
      </w:r>
      <w:r w:rsidR="00BE47FD">
        <w:rPr>
          <w:rFonts w:asciiTheme="minorEastAsia" w:hAnsiTheme="minorEastAsia"/>
          <w:szCs w:val="21"/>
        </w:rPr>
        <w:t>为</w:t>
      </w:r>
      <w:r w:rsidR="00BE47FD">
        <w:rPr>
          <w:rFonts w:asciiTheme="minorEastAsia" w:hAnsiTheme="minorEastAsia" w:hint="eastAsia"/>
          <w:szCs w:val="21"/>
        </w:rPr>
        <w:t>：</w:t>
      </w:r>
      <w:r w:rsidR="00377CB0">
        <w:rPr>
          <w:rFonts w:asciiTheme="minorEastAsia" w:hAnsiTheme="minorEastAsia" w:hint="eastAsia"/>
          <w:szCs w:val="21"/>
        </w:rPr>
        <w:t>（2500-</w:t>
      </w:r>
      <w:r w:rsidR="00377CB0">
        <w:rPr>
          <w:rFonts w:asciiTheme="minorEastAsia" w:hAnsiTheme="minorEastAsia"/>
          <w:szCs w:val="21"/>
        </w:rPr>
        <w:t>1200</w:t>
      </w:r>
      <w:r w:rsidR="00377CB0">
        <w:rPr>
          <w:rFonts w:asciiTheme="minorEastAsia" w:hAnsiTheme="minorEastAsia" w:hint="eastAsia"/>
          <w:szCs w:val="21"/>
        </w:rPr>
        <w:t>）/</w:t>
      </w:r>
      <w:r w:rsidR="00377CB0">
        <w:rPr>
          <w:rFonts w:asciiTheme="minorEastAsia" w:hAnsiTheme="minorEastAsia"/>
          <w:szCs w:val="21"/>
        </w:rPr>
        <w:t>1000</w:t>
      </w:r>
      <w:r w:rsidR="00377CB0">
        <w:rPr>
          <w:rFonts w:asciiTheme="minorEastAsia" w:hAnsiTheme="minorEastAsia" w:hint="eastAsia"/>
          <w:szCs w:val="21"/>
        </w:rPr>
        <w:t>=</w:t>
      </w:r>
      <w:r w:rsidR="00377CB0">
        <w:rPr>
          <w:rFonts w:asciiTheme="minorEastAsia" w:hAnsiTheme="minorEastAsia"/>
          <w:szCs w:val="21"/>
        </w:rPr>
        <w:t>1.3</w:t>
      </w:r>
    </w:p>
    <w:p w14:paraId="41FE9101" w14:textId="77777777" w:rsidR="007D4F76" w:rsidRPr="00BE47FD" w:rsidRDefault="00B156EB">
      <w:pPr>
        <w:rPr>
          <w:rFonts w:asciiTheme="minorEastAsia" w:hAnsiTheme="minorEastAsia"/>
          <w:szCs w:val="21"/>
        </w:rPr>
      </w:pPr>
      <w:r>
        <w:rPr>
          <w:rFonts w:asciiTheme="minorEastAsia" w:hAnsiTheme="minorEastAsia" w:hint="eastAsia"/>
          <w:szCs w:val="21"/>
        </w:rPr>
        <w:t>同样的，我们该怎么解读这个数字？也就是</w:t>
      </w:r>
      <w:r w:rsidR="00BE47FD">
        <w:rPr>
          <w:rFonts w:asciiTheme="minorEastAsia" w:hAnsiTheme="minorEastAsia" w:hint="eastAsia"/>
          <w:szCs w:val="21"/>
        </w:rPr>
        <w:t>对于梦里床垫而言，其每1</w:t>
      </w:r>
      <w:r>
        <w:rPr>
          <w:rFonts w:asciiTheme="minorEastAsia" w:hAnsiTheme="minorEastAsia" w:hint="eastAsia"/>
          <w:szCs w:val="21"/>
        </w:rPr>
        <w:t>美元的流动负债，</w:t>
      </w:r>
      <w:r w:rsidR="00BE47FD">
        <w:rPr>
          <w:rFonts w:asciiTheme="minorEastAsia" w:hAnsiTheme="minorEastAsia" w:hint="eastAsia"/>
          <w:szCs w:val="21"/>
        </w:rPr>
        <w:t>对应了</w:t>
      </w:r>
      <w:r w:rsidR="00377CB0">
        <w:rPr>
          <w:rFonts w:asciiTheme="minorEastAsia" w:hAnsiTheme="minorEastAsia" w:hint="eastAsia"/>
          <w:szCs w:val="21"/>
        </w:rPr>
        <w:t>1.3</w:t>
      </w:r>
      <w:r w:rsidR="00BE47FD">
        <w:rPr>
          <w:rFonts w:asciiTheme="minorEastAsia" w:hAnsiTheme="minorEastAsia" w:hint="eastAsia"/>
          <w:szCs w:val="21"/>
        </w:rPr>
        <w:t>美元的速动资产。</w:t>
      </w:r>
      <w:r w:rsidR="00FE28EA">
        <w:rPr>
          <w:rFonts w:asciiTheme="minorEastAsia" w:hAnsiTheme="minorEastAsia" w:hint="eastAsia"/>
          <w:szCs w:val="21"/>
        </w:rPr>
        <w:t>同样的，速动比率越高，公司就越有能力应对短期债务的偿还。</w:t>
      </w:r>
    </w:p>
    <w:p w14:paraId="5E0DB225" w14:textId="77777777" w:rsidR="007D4F76" w:rsidRPr="00377CB0" w:rsidRDefault="007D4F76">
      <w:pPr>
        <w:rPr>
          <w:rFonts w:asciiTheme="minorEastAsia" w:hAnsiTheme="minorEastAsia"/>
          <w:szCs w:val="21"/>
        </w:rPr>
      </w:pPr>
    </w:p>
    <w:p w14:paraId="4E782D07" w14:textId="4F099ECF" w:rsidR="00BE47FD" w:rsidRDefault="007E63EC" w:rsidP="00BE47FD">
      <w:pPr>
        <w:rPr>
          <w:rFonts w:asciiTheme="minorEastAsia" w:hAnsiTheme="minorEastAsia"/>
          <w:b/>
          <w:szCs w:val="21"/>
        </w:rPr>
      </w:pPr>
      <w:r>
        <w:rPr>
          <w:rFonts w:asciiTheme="minorEastAsia" w:hAnsiTheme="minorEastAsia" w:hint="eastAsia"/>
          <w:b/>
          <w:szCs w:val="21"/>
        </w:rPr>
        <w:t>02</w:t>
      </w:r>
      <w:r w:rsidR="00BE47FD" w:rsidRPr="00A33DF9">
        <w:rPr>
          <w:rFonts w:asciiTheme="minorEastAsia" w:hAnsiTheme="minorEastAsia"/>
          <w:b/>
          <w:szCs w:val="21"/>
        </w:rPr>
        <w:t>U</w:t>
      </w:r>
      <w:r w:rsidR="00BE47FD">
        <w:rPr>
          <w:rFonts w:asciiTheme="minorEastAsia" w:hAnsiTheme="minorEastAsia" w:hint="eastAsia"/>
          <w:b/>
          <w:szCs w:val="21"/>
        </w:rPr>
        <w:t>0</w:t>
      </w:r>
      <w:r w:rsidR="002D3E37">
        <w:rPr>
          <w:rFonts w:asciiTheme="minorEastAsia" w:hAnsiTheme="minorEastAsia" w:hint="eastAsia"/>
          <w:b/>
          <w:szCs w:val="21"/>
        </w:rPr>
        <w:t>5</w:t>
      </w:r>
      <w:r w:rsidR="00BE47FD">
        <w:rPr>
          <w:rFonts w:asciiTheme="minorEastAsia" w:hAnsiTheme="minorEastAsia" w:hint="eastAsia"/>
          <w:b/>
          <w:szCs w:val="21"/>
        </w:rPr>
        <w:t xml:space="preserve"> 梦里床垫</w:t>
      </w:r>
      <w:r w:rsidR="003F5D5E">
        <w:rPr>
          <w:rFonts w:asciiTheme="minorEastAsia" w:hAnsiTheme="minorEastAsia" w:hint="eastAsia"/>
          <w:b/>
          <w:szCs w:val="21"/>
        </w:rPr>
        <w:t xml:space="preserve"> -</w:t>
      </w:r>
      <w:r w:rsidR="003F5D5E">
        <w:rPr>
          <w:rFonts w:asciiTheme="minorEastAsia" w:hAnsiTheme="minorEastAsia"/>
          <w:b/>
          <w:szCs w:val="21"/>
        </w:rPr>
        <w:t xml:space="preserve"> </w:t>
      </w:r>
      <w:r w:rsidR="00BE47FD">
        <w:rPr>
          <w:rFonts w:asciiTheme="minorEastAsia" w:hAnsiTheme="minorEastAsia" w:hint="eastAsia"/>
          <w:b/>
          <w:szCs w:val="21"/>
        </w:rPr>
        <w:t>现金比率</w:t>
      </w:r>
    </w:p>
    <w:p w14:paraId="73643B7C" w14:textId="77777777" w:rsidR="00BE47FD" w:rsidRDefault="00212F42">
      <w:pPr>
        <w:rPr>
          <w:rFonts w:asciiTheme="minorEastAsia" w:hAnsiTheme="minorEastAsia"/>
          <w:szCs w:val="21"/>
        </w:rPr>
      </w:pPr>
      <w:r>
        <w:rPr>
          <w:rFonts w:asciiTheme="minorEastAsia" w:hAnsiTheme="minorEastAsia"/>
          <w:szCs w:val="21"/>
        </w:rPr>
        <w:t>最后一个比率</w:t>
      </w:r>
      <w:r>
        <w:rPr>
          <w:rFonts w:asciiTheme="minorEastAsia" w:hAnsiTheme="minorEastAsia" w:hint="eastAsia"/>
          <w:szCs w:val="21"/>
        </w:rPr>
        <w:t>，</w:t>
      </w:r>
      <w:r>
        <w:rPr>
          <w:rFonts w:asciiTheme="minorEastAsia" w:hAnsiTheme="minorEastAsia"/>
          <w:szCs w:val="21"/>
        </w:rPr>
        <w:t>也是最为严苛的考查标准</w:t>
      </w:r>
      <w:r>
        <w:rPr>
          <w:rFonts w:asciiTheme="minorEastAsia" w:hAnsiTheme="minorEastAsia" w:hint="eastAsia"/>
          <w:szCs w:val="21"/>
        </w:rPr>
        <w:t>，</w:t>
      </w:r>
      <w:proofErr w:type="gramStart"/>
      <w:r>
        <w:rPr>
          <w:rFonts w:asciiTheme="minorEastAsia" w:hAnsiTheme="minorEastAsia"/>
          <w:szCs w:val="21"/>
        </w:rPr>
        <w:t>叫作</w:t>
      </w:r>
      <w:proofErr w:type="gramEnd"/>
      <w:r w:rsidR="00BE47FD">
        <w:rPr>
          <w:rFonts w:asciiTheme="minorEastAsia" w:hAnsiTheme="minorEastAsia"/>
          <w:szCs w:val="21"/>
        </w:rPr>
        <w:t>现金比率</w:t>
      </w:r>
      <w:r w:rsidR="00BE47FD">
        <w:rPr>
          <w:rFonts w:asciiTheme="minorEastAsia" w:hAnsiTheme="minorEastAsia" w:hint="eastAsia"/>
          <w:szCs w:val="21"/>
        </w:rPr>
        <w:t>，</w:t>
      </w:r>
      <w:r w:rsidR="00BE47FD">
        <w:rPr>
          <w:rFonts w:asciiTheme="minorEastAsia" w:hAnsiTheme="minorEastAsia"/>
          <w:szCs w:val="21"/>
        </w:rPr>
        <w:t>仅考查流动资产</w:t>
      </w:r>
      <w:r>
        <w:rPr>
          <w:rFonts w:asciiTheme="minorEastAsia" w:hAnsiTheme="minorEastAsia"/>
          <w:szCs w:val="21"/>
        </w:rPr>
        <w:t>中</w:t>
      </w:r>
      <w:r w:rsidR="00BE47FD">
        <w:rPr>
          <w:rFonts w:asciiTheme="minorEastAsia" w:hAnsiTheme="minorEastAsia"/>
          <w:szCs w:val="21"/>
        </w:rPr>
        <w:t>的现金部分</w:t>
      </w:r>
      <w:r w:rsidR="00BE47FD">
        <w:rPr>
          <w:rFonts w:asciiTheme="minorEastAsia" w:hAnsiTheme="minorEastAsia" w:hint="eastAsia"/>
          <w:szCs w:val="21"/>
        </w:rPr>
        <w:t>：</w:t>
      </w:r>
    </w:p>
    <w:p w14:paraId="674AEAFF" w14:textId="77777777" w:rsidR="00212F42" w:rsidRDefault="00BE47FD">
      <w:pPr>
        <w:rPr>
          <w:rFonts w:asciiTheme="minorEastAsia" w:hAnsiTheme="minorEastAsia"/>
          <w:szCs w:val="21"/>
        </w:rPr>
      </w:pPr>
      <w:r w:rsidRPr="007E63EC">
        <w:rPr>
          <w:rFonts w:asciiTheme="minorEastAsia" w:hAnsiTheme="minorEastAsia"/>
          <w:szCs w:val="21"/>
        </w:rPr>
        <w:t>现金比率</w:t>
      </w:r>
      <w:r w:rsidRPr="007E63EC">
        <w:rPr>
          <w:rFonts w:asciiTheme="minorEastAsia" w:hAnsiTheme="minorEastAsia" w:hint="eastAsia"/>
          <w:szCs w:val="21"/>
        </w:rPr>
        <w:t>=</w:t>
      </w:r>
      <w:r w:rsidRPr="007E63EC">
        <w:rPr>
          <w:rFonts w:asciiTheme="minorEastAsia" w:hAnsiTheme="minorEastAsia"/>
          <w:szCs w:val="21"/>
        </w:rPr>
        <w:t>现金</w:t>
      </w:r>
      <w:r w:rsidRPr="007E63EC">
        <w:rPr>
          <w:rFonts w:asciiTheme="minorEastAsia" w:hAnsiTheme="minorEastAsia" w:hint="eastAsia"/>
          <w:szCs w:val="21"/>
        </w:rPr>
        <w:t>/流动负债</w:t>
      </w:r>
    </w:p>
    <w:p w14:paraId="402628A8" w14:textId="77777777" w:rsidR="000B2A27" w:rsidRPr="00BE47FD" w:rsidRDefault="00212F42" w:rsidP="000B2A27">
      <w:pPr>
        <w:rPr>
          <w:rFonts w:asciiTheme="minorEastAsia" w:hAnsiTheme="minorEastAsia"/>
          <w:szCs w:val="21"/>
        </w:rPr>
      </w:pPr>
      <w:r>
        <w:rPr>
          <w:rFonts w:asciiTheme="minorEastAsia" w:hAnsiTheme="minorEastAsia"/>
          <w:szCs w:val="21"/>
        </w:rPr>
        <w:t>梦里床垫的现金比率即为</w:t>
      </w:r>
      <w:r>
        <w:rPr>
          <w:rFonts w:asciiTheme="minorEastAsia" w:hAnsiTheme="minorEastAsia" w:hint="eastAsia"/>
          <w:szCs w:val="21"/>
        </w:rPr>
        <w:t>：</w:t>
      </w:r>
      <w:r w:rsidR="00DA66EA">
        <w:rPr>
          <w:rFonts w:asciiTheme="minorEastAsia" w:hAnsiTheme="minorEastAsia" w:hint="eastAsia"/>
          <w:szCs w:val="21"/>
        </w:rPr>
        <w:t>800</w:t>
      </w:r>
      <w:r w:rsidR="00DA66EA">
        <w:rPr>
          <w:rFonts w:asciiTheme="minorEastAsia" w:hAnsiTheme="minorEastAsia"/>
          <w:szCs w:val="21"/>
        </w:rPr>
        <w:t>/</w:t>
      </w:r>
      <w:r w:rsidR="00DA66EA">
        <w:rPr>
          <w:rFonts w:asciiTheme="minorEastAsia" w:hAnsiTheme="minorEastAsia" w:hint="eastAsia"/>
          <w:szCs w:val="21"/>
        </w:rPr>
        <w:t>1000=0.8</w:t>
      </w:r>
      <w:r w:rsidR="005E707F">
        <w:rPr>
          <w:rFonts w:asciiTheme="minorEastAsia" w:hAnsiTheme="minorEastAsia" w:hint="eastAsia"/>
          <w:szCs w:val="21"/>
        </w:rPr>
        <w:t>。对于梦里床垫而言，即</w:t>
      </w:r>
      <w:r w:rsidR="000B2A27">
        <w:rPr>
          <w:rFonts w:asciiTheme="minorEastAsia" w:hAnsiTheme="minorEastAsia" w:hint="eastAsia"/>
          <w:szCs w:val="21"/>
        </w:rPr>
        <w:t>每1美元的流动负债，对应了0.8美元的现金资产。</w:t>
      </w:r>
      <w:r w:rsidR="00CC43D1">
        <w:rPr>
          <w:rFonts w:asciiTheme="minorEastAsia" w:hAnsiTheme="minorEastAsia" w:hint="eastAsia"/>
          <w:szCs w:val="21"/>
        </w:rPr>
        <w:t>一般而言，</w:t>
      </w:r>
      <w:proofErr w:type="gramStart"/>
      <w:r w:rsidR="00CC43D1">
        <w:rPr>
          <w:rFonts w:asciiTheme="minorEastAsia" w:hAnsiTheme="minorEastAsia" w:hint="eastAsia"/>
          <w:szCs w:val="21"/>
        </w:rPr>
        <w:t>极</w:t>
      </w:r>
      <w:proofErr w:type="gramEnd"/>
      <w:r w:rsidR="00CC43D1">
        <w:rPr>
          <w:rFonts w:asciiTheme="minorEastAsia" w:hAnsiTheme="minorEastAsia" w:hint="eastAsia"/>
          <w:szCs w:val="21"/>
        </w:rPr>
        <w:t>短期债务的债主</w:t>
      </w:r>
      <w:r w:rsidR="000F22BB">
        <w:rPr>
          <w:rFonts w:asciiTheme="minorEastAsia" w:hAnsiTheme="minorEastAsia" w:hint="eastAsia"/>
          <w:szCs w:val="21"/>
        </w:rPr>
        <w:t>会比较</w:t>
      </w:r>
      <w:r w:rsidR="00CC43D1">
        <w:rPr>
          <w:rFonts w:asciiTheme="minorEastAsia" w:hAnsiTheme="minorEastAsia" w:hint="eastAsia"/>
          <w:szCs w:val="21"/>
        </w:rPr>
        <w:t>关心现金比率的高低。</w:t>
      </w:r>
    </w:p>
    <w:p w14:paraId="12F27DB7" w14:textId="77777777" w:rsidR="00C40C69" w:rsidRPr="00E56AD9" w:rsidRDefault="00C40C69">
      <w:pPr>
        <w:rPr>
          <w:rFonts w:asciiTheme="minorEastAsia" w:hAnsiTheme="minorEastAsia"/>
          <w:szCs w:val="21"/>
        </w:rPr>
      </w:pPr>
    </w:p>
    <w:p w14:paraId="7BCD904C" w14:textId="0614F047" w:rsidR="00A938B0" w:rsidRPr="00CF7CCA" w:rsidRDefault="00A938B0">
      <w:pPr>
        <w:rPr>
          <w:rFonts w:asciiTheme="minorEastAsia" w:hAnsiTheme="minorEastAsia"/>
          <w:b/>
          <w:szCs w:val="21"/>
        </w:rPr>
      </w:pPr>
      <w:r w:rsidRPr="00CF7CCA">
        <w:rPr>
          <w:rFonts w:asciiTheme="minorEastAsia" w:hAnsiTheme="minorEastAsia" w:hint="eastAsia"/>
          <w:b/>
          <w:szCs w:val="21"/>
        </w:rPr>
        <w:t>02</w:t>
      </w:r>
      <w:r w:rsidRPr="00CF7CCA">
        <w:rPr>
          <w:rFonts w:asciiTheme="minorEastAsia" w:hAnsiTheme="minorEastAsia"/>
          <w:b/>
          <w:szCs w:val="21"/>
        </w:rPr>
        <w:t>U</w:t>
      </w:r>
      <w:r w:rsidR="002D3E37">
        <w:rPr>
          <w:rFonts w:asciiTheme="minorEastAsia" w:hAnsiTheme="minorEastAsia" w:hint="eastAsia"/>
          <w:b/>
          <w:szCs w:val="21"/>
        </w:rPr>
        <w:t>06</w:t>
      </w:r>
      <w:r w:rsidRPr="00CF7CCA">
        <w:rPr>
          <w:rFonts w:asciiTheme="minorEastAsia" w:hAnsiTheme="minorEastAsia" w:hint="eastAsia"/>
          <w:b/>
          <w:szCs w:val="21"/>
        </w:rPr>
        <w:t>a</w:t>
      </w:r>
      <w:r w:rsidRPr="00CF7CCA">
        <w:rPr>
          <w:rFonts w:asciiTheme="minorEastAsia" w:hAnsiTheme="minorEastAsia"/>
          <w:b/>
          <w:szCs w:val="21"/>
        </w:rPr>
        <w:t xml:space="preserve"> </w:t>
      </w:r>
      <w:r w:rsidR="00E56AD9">
        <w:rPr>
          <w:rFonts w:asciiTheme="minorEastAsia" w:hAnsiTheme="minorEastAsia" w:hint="eastAsia"/>
          <w:b/>
          <w:szCs w:val="21"/>
        </w:rPr>
        <w:t>简答题</w:t>
      </w:r>
      <w:r w:rsidRPr="00CF7CCA">
        <w:rPr>
          <w:rFonts w:asciiTheme="minorEastAsia" w:hAnsiTheme="minorEastAsia" w:hint="eastAsia"/>
          <w:b/>
          <w:szCs w:val="21"/>
        </w:rPr>
        <w:t>：</w:t>
      </w:r>
      <w:r w:rsidR="00E56AD9">
        <w:rPr>
          <w:rFonts w:asciiTheme="minorEastAsia" w:hAnsiTheme="minorEastAsia" w:hint="eastAsia"/>
          <w:b/>
          <w:szCs w:val="21"/>
        </w:rPr>
        <w:t>思考三个比率</w:t>
      </w:r>
    </w:p>
    <w:p w14:paraId="1825A401" w14:textId="77777777" w:rsidR="00E71EAF" w:rsidRPr="00E56AD9" w:rsidRDefault="00E71EAF" w:rsidP="00E56AD9">
      <w:pPr>
        <w:rPr>
          <w:rFonts w:asciiTheme="minorEastAsia" w:hAnsiTheme="minorEastAsia"/>
          <w:szCs w:val="21"/>
        </w:rPr>
      </w:pPr>
      <w:r w:rsidRPr="00E56AD9">
        <w:rPr>
          <w:rFonts w:asciiTheme="minorEastAsia" w:hAnsiTheme="minorEastAsia" w:hint="eastAsia"/>
          <w:szCs w:val="21"/>
        </w:rPr>
        <w:t>梦里床垫的流动比率为</w:t>
      </w:r>
      <w:r w:rsidRPr="00E56AD9">
        <w:rPr>
          <w:rFonts w:asciiTheme="minorEastAsia" w:hAnsiTheme="minorEastAsia"/>
          <w:szCs w:val="21"/>
        </w:rPr>
        <w:t>2.5</w:t>
      </w:r>
      <w:r w:rsidRPr="00E56AD9">
        <w:rPr>
          <w:rFonts w:asciiTheme="minorEastAsia" w:hAnsiTheme="minorEastAsia" w:hint="eastAsia"/>
          <w:szCs w:val="21"/>
        </w:rPr>
        <w:t>，速动比率为1.3，现金比率为0.8。为什么这三个比率会逐渐降低？</w:t>
      </w:r>
      <w:r w:rsidR="00B156EB" w:rsidRPr="00E56AD9">
        <w:rPr>
          <w:rFonts w:asciiTheme="minorEastAsia" w:hAnsiTheme="minorEastAsia"/>
          <w:szCs w:val="21"/>
        </w:rPr>
        <w:t xml:space="preserve"> </w:t>
      </w:r>
    </w:p>
    <w:tbl>
      <w:tblPr>
        <w:tblStyle w:val="ac"/>
        <w:tblW w:w="0" w:type="auto"/>
        <w:tblLook w:val="04A0" w:firstRow="1" w:lastRow="0" w:firstColumn="1" w:lastColumn="0" w:noHBand="0" w:noVBand="1"/>
      </w:tblPr>
      <w:tblGrid>
        <w:gridCol w:w="8296"/>
      </w:tblGrid>
      <w:tr w:rsidR="00E71EAF" w14:paraId="75560441" w14:textId="77777777" w:rsidTr="00E71EAF">
        <w:trPr>
          <w:trHeight w:val="668"/>
        </w:trPr>
        <w:tc>
          <w:tcPr>
            <w:tcW w:w="8296" w:type="dxa"/>
          </w:tcPr>
          <w:p w14:paraId="77117F85" w14:textId="77777777" w:rsidR="00E71EAF" w:rsidRDefault="00E71EAF">
            <w:pPr>
              <w:rPr>
                <w:rFonts w:asciiTheme="minorEastAsia" w:hAnsiTheme="minorEastAsia"/>
                <w:szCs w:val="21"/>
              </w:rPr>
            </w:pPr>
          </w:p>
        </w:tc>
      </w:tr>
    </w:tbl>
    <w:p w14:paraId="7FEE2406" w14:textId="77777777" w:rsidR="00A938B0" w:rsidRPr="00E56AD9" w:rsidRDefault="00E71EAF">
      <w:pPr>
        <w:rPr>
          <w:rFonts w:asciiTheme="minorEastAsia" w:hAnsiTheme="minorEastAsia"/>
          <w:szCs w:val="21"/>
        </w:rPr>
      </w:pPr>
      <w:r w:rsidRPr="00266CCC">
        <w:rPr>
          <w:rFonts w:asciiTheme="minorEastAsia" w:hAnsiTheme="minorEastAsia" w:hint="eastAsia"/>
          <w:b/>
          <w:szCs w:val="21"/>
        </w:rPr>
        <w:t>反馈：</w:t>
      </w:r>
      <w:r w:rsidR="00DE31C7">
        <w:rPr>
          <w:rFonts w:asciiTheme="minorEastAsia" w:hAnsiTheme="minorEastAsia" w:hint="eastAsia"/>
          <w:szCs w:val="21"/>
        </w:rPr>
        <w:t>因为这3</w:t>
      </w:r>
      <w:r w:rsidR="005E707F">
        <w:rPr>
          <w:rFonts w:asciiTheme="minorEastAsia" w:hAnsiTheme="minorEastAsia" w:hint="eastAsia"/>
          <w:szCs w:val="21"/>
        </w:rPr>
        <w:t>个比率的计算过程，依次变得更加</w:t>
      </w:r>
      <w:r w:rsidR="00E56AD9" w:rsidRPr="00E56AD9">
        <w:rPr>
          <w:rFonts w:asciiTheme="minorEastAsia" w:hAnsiTheme="minorEastAsia" w:hint="eastAsia"/>
          <w:szCs w:val="21"/>
        </w:rPr>
        <w:t>严格。流动比率包含了所有流动资产</w:t>
      </w:r>
      <w:r w:rsidR="00DE31C7">
        <w:rPr>
          <w:rFonts w:asciiTheme="minorEastAsia" w:hAnsiTheme="minorEastAsia" w:hint="eastAsia"/>
          <w:szCs w:val="21"/>
        </w:rPr>
        <w:t>；</w:t>
      </w:r>
      <w:r w:rsidR="00E56AD9" w:rsidRPr="00E56AD9">
        <w:rPr>
          <w:rFonts w:asciiTheme="minorEastAsia" w:hAnsiTheme="minorEastAsia" w:hint="eastAsia"/>
          <w:szCs w:val="21"/>
        </w:rPr>
        <w:t>速动比率去掉了库存的影响</w:t>
      </w:r>
      <w:r w:rsidR="00DE31C7">
        <w:rPr>
          <w:rFonts w:asciiTheme="minorEastAsia" w:hAnsiTheme="minorEastAsia" w:hint="eastAsia"/>
          <w:szCs w:val="21"/>
        </w:rPr>
        <w:t>；</w:t>
      </w:r>
      <w:r w:rsidR="00E56AD9" w:rsidRPr="00E56AD9">
        <w:rPr>
          <w:rFonts w:asciiTheme="minorEastAsia" w:hAnsiTheme="minorEastAsia" w:hint="eastAsia"/>
          <w:szCs w:val="21"/>
        </w:rPr>
        <w:t>现金比率则最为严苛</w:t>
      </w:r>
      <w:r w:rsidR="00DE31C7">
        <w:rPr>
          <w:rFonts w:asciiTheme="minorEastAsia" w:hAnsiTheme="minorEastAsia" w:hint="eastAsia"/>
          <w:szCs w:val="21"/>
        </w:rPr>
        <w:t>，仅仅计入流动资产当中的</w:t>
      </w:r>
      <w:r w:rsidR="00E56AD9" w:rsidRPr="00E56AD9">
        <w:rPr>
          <w:rFonts w:asciiTheme="minorEastAsia" w:hAnsiTheme="minorEastAsia" w:hint="eastAsia"/>
          <w:szCs w:val="21"/>
        </w:rPr>
        <w:t>现金资产。但三大比率的分母都不变</w:t>
      </w:r>
      <w:r w:rsidR="00DE31C7">
        <w:rPr>
          <w:rFonts w:asciiTheme="minorEastAsia" w:hAnsiTheme="minorEastAsia" w:hint="eastAsia"/>
          <w:szCs w:val="21"/>
        </w:rPr>
        <w:t>，都为</w:t>
      </w:r>
      <w:r w:rsidR="00E56AD9" w:rsidRPr="00E56AD9">
        <w:rPr>
          <w:rFonts w:asciiTheme="minorEastAsia" w:hAnsiTheme="minorEastAsia" w:hint="eastAsia"/>
          <w:szCs w:val="21"/>
        </w:rPr>
        <w:t>流动负债。</w:t>
      </w:r>
    </w:p>
    <w:p w14:paraId="6DE90877" w14:textId="77777777" w:rsidR="00B156EB" w:rsidRDefault="00B156EB">
      <w:pPr>
        <w:rPr>
          <w:rFonts w:asciiTheme="minorEastAsia" w:hAnsiTheme="minorEastAsia"/>
          <w:b/>
          <w:szCs w:val="21"/>
        </w:rPr>
      </w:pPr>
    </w:p>
    <w:p w14:paraId="1FF6BB0A" w14:textId="32C08EE6" w:rsidR="00E56AD9" w:rsidRDefault="002D3E37">
      <w:pPr>
        <w:rPr>
          <w:rFonts w:asciiTheme="minorEastAsia" w:hAnsiTheme="minorEastAsia"/>
          <w:b/>
          <w:szCs w:val="21"/>
        </w:rPr>
      </w:pPr>
      <w:r>
        <w:rPr>
          <w:rFonts w:asciiTheme="minorEastAsia" w:hAnsiTheme="minorEastAsia" w:hint="eastAsia"/>
          <w:b/>
          <w:szCs w:val="21"/>
        </w:rPr>
        <w:t>02U07</w:t>
      </w:r>
      <w:r w:rsidR="00E56AD9">
        <w:rPr>
          <w:rFonts w:asciiTheme="minorEastAsia" w:hAnsiTheme="minorEastAsia" w:hint="eastAsia"/>
          <w:b/>
          <w:szCs w:val="21"/>
        </w:rPr>
        <w:t>a</w:t>
      </w:r>
      <w:r w:rsidR="00E56AD9">
        <w:rPr>
          <w:rFonts w:asciiTheme="minorEastAsia" w:hAnsiTheme="minorEastAsia"/>
          <w:b/>
          <w:szCs w:val="21"/>
        </w:rPr>
        <w:t xml:space="preserve"> </w:t>
      </w:r>
      <w:r w:rsidR="000738B2">
        <w:rPr>
          <w:rFonts w:asciiTheme="minorEastAsia" w:hAnsiTheme="minorEastAsia" w:hint="eastAsia"/>
          <w:b/>
          <w:szCs w:val="21"/>
        </w:rPr>
        <w:t>小调查</w:t>
      </w:r>
      <w:r w:rsidR="00E56AD9">
        <w:rPr>
          <w:rFonts w:asciiTheme="minorEastAsia" w:hAnsiTheme="minorEastAsia" w:hint="eastAsia"/>
          <w:b/>
          <w:szCs w:val="21"/>
        </w:rPr>
        <w:t>：</w:t>
      </w:r>
      <w:r w:rsidR="00E56AD9">
        <w:rPr>
          <w:rFonts w:asciiTheme="minorEastAsia" w:hAnsiTheme="minorEastAsia"/>
          <w:b/>
          <w:szCs w:val="21"/>
        </w:rPr>
        <w:t>梦里床垫的流动性</w:t>
      </w:r>
      <w:r w:rsidR="00547FAB">
        <w:rPr>
          <w:rFonts w:asciiTheme="minorEastAsia" w:hAnsiTheme="minorEastAsia" w:hint="eastAsia"/>
          <w:b/>
          <w:szCs w:val="21"/>
        </w:rPr>
        <w:t>水平如何</w:t>
      </w:r>
      <w:r w:rsidR="00E56AD9">
        <w:rPr>
          <w:rFonts w:asciiTheme="minorEastAsia" w:hAnsiTheme="minorEastAsia" w:hint="eastAsia"/>
          <w:b/>
          <w:szCs w:val="21"/>
        </w:rPr>
        <w:t>？</w:t>
      </w:r>
    </w:p>
    <w:p w14:paraId="57722135" w14:textId="77777777" w:rsidR="00B156EB" w:rsidRPr="00C40C69" w:rsidRDefault="003D4D99" w:rsidP="00C40C69">
      <w:pPr>
        <w:rPr>
          <w:rFonts w:asciiTheme="minorEastAsia" w:hAnsiTheme="minorEastAsia"/>
          <w:szCs w:val="21"/>
        </w:rPr>
      </w:pPr>
      <w:r>
        <w:rPr>
          <w:rFonts w:asciiTheme="minorEastAsia" w:hAnsiTheme="minorEastAsia"/>
          <w:szCs w:val="21"/>
        </w:rPr>
        <w:t>通过计算</w:t>
      </w:r>
      <w:r>
        <w:rPr>
          <w:rFonts w:asciiTheme="minorEastAsia" w:hAnsiTheme="minorEastAsia" w:hint="eastAsia"/>
          <w:szCs w:val="21"/>
        </w:rPr>
        <w:t>，</w:t>
      </w:r>
      <w:r>
        <w:rPr>
          <w:rFonts w:asciiTheme="minorEastAsia" w:hAnsiTheme="minorEastAsia"/>
          <w:szCs w:val="21"/>
        </w:rPr>
        <w:t>我们得出</w:t>
      </w:r>
      <w:r w:rsidRPr="00E56AD9">
        <w:rPr>
          <w:rFonts w:asciiTheme="minorEastAsia" w:hAnsiTheme="minorEastAsia" w:hint="eastAsia"/>
          <w:szCs w:val="21"/>
        </w:rPr>
        <w:t>梦里床垫的流动比率为</w:t>
      </w:r>
      <w:r w:rsidRPr="00E56AD9">
        <w:rPr>
          <w:rFonts w:asciiTheme="minorEastAsia" w:hAnsiTheme="minorEastAsia"/>
          <w:szCs w:val="21"/>
        </w:rPr>
        <w:t>2.5</w:t>
      </w:r>
      <w:r w:rsidRPr="00E56AD9">
        <w:rPr>
          <w:rFonts w:asciiTheme="minorEastAsia" w:hAnsiTheme="minorEastAsia" w:hint="eastAsia"/>
          <w:szCs w:val="21"/>
        </w:rPr>
        <w:t>，速动比率为1.3，现金比率为0.8。</w:t>
      </w:r>
      <w:r>
        <w:rPr>
          <w:rFonts w:asciiTheme="minorEastAsia" w:hAnsiTheme="minorEastAsia"/>
          <w:szCs w:val="21"/>
        </w:rPr>
        <w:t>你</w:t>
      </w:r>
      <w:r>
        <w:rPr>
          <w:rFonts w:asciiTheme="minorEastAsia" w:hAnsiTheme="minorEastAsia" w:hint="eastAsia"/>
          <w:szCs w:val="21"/>
        </w:rPr>
        <w:t>认为</w:t>
      </w:r>
      <w:r w:rsidR="00C40C69">
        <w:rPr>
          <w:rFonts w:asciiTheme="minorEastAsia" w:hAnsiTheme="minorEastAsia"/>
          <w:szCs w:val="21"/>
        </w:rPr>
        <w:t>梦里床垫的</w:t>
      </w:r>
      <w:r w:rsidR="00C40C69">
        <w:rPr>
          <w:rFonts w:asciiTheme="minorEastAsia" w:hAnsiTheme="minorEastAsia" w:hint="eastAsia"/>
          <w:szCs w:val="21"/>
        </w:rPr>
        <w:t>流动性</w:t>
      </w:r>
      <w:r w:rsidR="00050306">
        <w:rPr>
          <w:rFonts w:asciiTheme="minorEastAsia" w:hAnsiTheme="minorEastAsia"/>
          <w:szCs w:val="21"/>
        </w:rPr>
        <w:t>状况是否理想</w:t>
      </w:r>
      <w:r w:rsidR="00B156EB" w:rsidRPr="00C40C69">
        <w:rPr>
          <w:rFonts w:asciiTheme="minorEastAsia" w:hAnsiTheme="minorEastAsia" w:hint="eastAsia"/>
          <w:szCs w:val="21"/>
        </w:rPr>
        <w:t>？</w:t>
      </w:r>
    </w:p>
    <w:p w14:paraId="5070DF65" w14:textId="77777777" w:rsidR="00B156EB" w:rsidRPr="00547FAB" w:rsidRDefault="00050306" w:rsidP="008C38EB">
      <w:pPr>
        <w:pStyle w:val="a8"/>
        <w:numPr>
          <w:ilvl w:val="0"/>
          <w:numId w:val="25"/>
        </w:numPr>
        <w:ind w:firstLineChars="0"/>
        <w:rPr>
          <w:rFonts w:asciiTheme="minorEastAsia" w:hAnsiTheme="minorEastAsia"/>
          <w:szCs w:val="21"/>
        </w:rPr>
      </w:pPr>
      <w:r w:rsidRPr="00547FAB">
        <w:rPr>
          <w:rFonts w:asciiTheme="minorEastAsia" w:hAnsiTheme="minorEastAsia" w:hint="eastAsia"/>
          <w:szCs w:val="21"/>
        </w:rPr>
        <w:t>理想</w:t>
      </w:r>
    </w:p>
    <w:p w14:paraId="15370A2C" w14:textId="77777777" w:rsidR="008C38EB" w:rsidRPr="00547FAB" w:rsidRDefault="00050306" w:rsidP="008C38EB">
      <w:pPr>
        <w:pStyle w:val="a8"/>
        <w:numPr>
          <w:ilvl w:val="0"/>
          <w:numId w:val="25"/>
        </w:numPr>
        <w:ind w:firstLineChars="0"/>
        <w:rPr>
          <w:rFonts w:asciiTheme="minorEastAsia" w:hAnsiTheme="minorEastAsia"/>
          <w:szCs w:val="21"/>
        </w:rPr>
      </w:pPr>
      <w:r w:rsidRPr="00547FAB">
        <w:rPr>
          <w:rFonts w:asciiTheme="minorEastAsia" w:hAnsiTheme="minorEastAsia"/>
          <w:szCs w:val="21"/>
        </w:rPr>
        <w:t>不理想</w:t>
      </w:r>
    </w:p>
    <w:p w14:paraId="7B8E03B6" w14:textId="77777777" w:rsidR="008C38EB" w:rsidRDefault="008C38EB" w:rsidP="008C38EB">
      <w:pPr>
        <w:pStyle w:val="a8"/>
        <w:numPr>
          <w:ilvl w:val="0"/>
          <w:numId w:val="25"/>
        </w:numPr>
        <w:ind w:firstLineChars="0"/>
        <w:rPr>
          <w:rFonts w:asciiTheme="minorEastAsia" w:hAnsiTheme="minorEastAsia"/>
          <w:szCs w:val="21"/>
        </w:rPr>
      </w:pPr>
      <w:r w:rsidRPr="00547FAB">
        <w:rPr>
          <w:rFonts w:asciiTheme="minorEastAsia" w:hAnsiTheme="minorEastAsia"/>
          <w:szCs w:val="21"/>
        </w:rPr>
        <w:t>很难说</w:t>
      </w:r>
    </w:p>
    <w:p w14:paraId="12315322" w14:textId="77777777" w:rsidR="00547FAB" w:rsidRPr="00547FAB" w:rsidRDefault="00547FAB" w:rsidP="00547FAB">
      <w:pPr>
        <w:rPr>
          <w:rFonts w:asciiTheme="minorEastAsia" w:hAnsiTheme="minorEastAsia"/>
          <w:szCs w:val="21"/>
        </w:rPr>
      </w:pPr>
      <w:r>
        <w:rPr>
          <w:rFonts w:asciiTheme="minorEastAsia" w:hAnsiTheme="minorEastAsia" w:hint="eastAsia"/>
          <w:szCs w:val="21"/>
        </w:rPr>
        <w:t>&amp;</w:t>
      </w:r>
      <w:r>
        <w:rPr>
          <w:rFonts w:asciiTheme="minorEastAsia" w:hAnsiTheme="minorEastAsia"/>
          <w:szCs w:val="21"/>
        </w:rPr>
        <w:t>多少的学员选</w:t>
      </w:r>
      <w:r>
        <w:rPr>
          <w:rFonts w:asciiTheme="minorEastAsia" w:hAnsiTheme="minorEastAsia" w:hint="eastAsia"/>
          <w:szCs w:val="21"/>
        </w:rPr>
        <w:t>A，&amp;</w:t>
      </w:r>
      <w:r>
        <w:rPr>
          <w:rFonts w:asciiTheme="minorEastAsia" w:hAnsiTheme="minorEastAsia"/>
          <w:szCs w:val="21"/>
        </w:rPr>
        <w:t>多少的学员选</w:t>
      </w:r>
      <w:r>
        <w:rPr>
          <w:rFonts w:asciiTheme="minorEastAsia" w:hAnsiTheme="minorEastAsia" w:hint="eastAsia"/>
          <w:szCs w:val="21"/>
        </w:rPr>
        <w:t>B,</w:t>
      </w:r>
      <w:r w:rsidRPr="00547FAB">
        <w:rPr>
          <w:rFonts w:asciiTheme="minorEastAsia" w:hAnsiTheme="minorEastAsia" w:hint="eastAsia"/>
          <w:szCs w:val="21"/>
        </w:rPr>
        <w:t xml:space="preserve"> </w:t>
      </w:r>
      <w:r>
        <w:rPr>
          <w:rFonts w:asciiTheme="minorEastAsia" w:hAnsiTheme="minorEastAsia" w:hint="eastAsia"/>
          <w:szCs w:val="21"/>
        </w:rPr>
        <w:t>&amp;</w:t>
      </w:r>
      <w:r>
        <w:rPr>
          <w:rFonts w:asciiTheme="minorEastAsia" w:hAnsiTheme="minorEastAsia"/>
          <w:szCs w:val="21"/>
        </w:rPr>
        <w:t>多少的学员选</w:t>
      </w:r>
      <w:r>
        <w:rPr>
          <w:rFonts w:asciiTheme="minorEastAsia" w:hAnsiTheme="minorEastAsia" w:hint="eastAsia"/>
          <w:szCs w:val="21"/>
        </w:rPr>
        <w:t>C。</w:t>
      </w:r>
    </w:p>
    <w:p w14:paraId="094EF621" w14:textId="77777777" w:rsidR="008C38EB" w:rsidRPr="008C38EB" w:rsidRDefault="008C38EB" w:rsidP="008C38EB">
      <w:pPr>
        <w:rPr>
          <w:rFonts w:asciiTheme="minorEastAsia" w:hAnsiTheme="minorEastAsia"/>
          <w:szCs w:val="21"/>
        </w:rPr>
      </w:pPr>
      <w:r w:rsidRPr="0072250D">
        <w:rPr>
          <w:rFonts w:asciiTheme="minorEastAsia" w:hAnsiTheme="minorEastAsia"/>
          <w:b/>
          <w:szCs w:val="21"/>
        </w:rPr>
        <w:t>反馈</w:t>
      </w:r>
      <w:r w:rsidRPr="0072250D">
        <w:rPr>
          <w:rFonts w:asciiTheme="minorEastAsia" w:hAnsiTheme="minorEastAsia" w:hint="eastAsia"/>
          <w:b/>
          <w:szCs w:val="21"/>
        </w:rPr>
        <w:t>：</w:t>
      </w:r>
      <w:r>
        <w:rPr>
          <w:rFonts w:asciiTheme="minorEastAsia" w:hAnsiTheme="minorEastAsia" w:hint="eastAsia"/>
          <w:szCs w:val="21"/>
        </w:rPr>
        <w:t>梦里床垫的流动比率和速动比率均大于1，且现金比率也接近</w:t>
      </w:r>
      <w:r w:rsidR="00547FAB">
        <w:rPr>
          <w:rFonts w:asciiTheme="minorEastAsia" w:hAnsiTheme="minorEastAsia" w:hint="eastAsia"/>
          <w:szCs w:val="21"/>
        </w:rPr>
        <w:t>于</w:t>
      </w:r>
      <w:r>
        <w:rPr>
          <w:rFonts w:asciiTheme="minorEastAsia" w:hAnsiTheme="minorEastAsia" w:hint="eastAsia"/>
          <w:szCs w:val="21"/>
        </w:rPr>
        <w:t>1</w:t>
      </w:r>
      <w:r w:rsidR="0072250D">
        <w:rPr>
          <w:rFonts w:asciiTheme="minorEastAsia" w:hAnsiTheme="minorEastAsia" w:hint="eastAsia"/>
          <w:szCs w:val="21"/>
        </w:rPr>
        <w:t>，</w:t>
      </w:r>
      <w:r w:rsidR="005E2403">
        <w:rPr>
          <w:rFonts w:asciiTheme="minorEastAsia" w:hAnsiTheme="minorEastAsia" w:hint="eastAsia"/>
          <w:szCs w:val="21"/>
        </w:rPr>
        <w:t>可见</w:t>
      </w:r>
      <w:r w:rsidR="0072250D">
        <w:rPr>
          <w:rFonts w:asciiTheme="minorEastAsia" w:hAnsiTheme="minorEastAsia" w:hint="eastAsia"/>
          <w:szCs w:val="21"/>
        </w:rPr>
        <w:t>流动性</w:t>
      </w:r>
      <w:r w:rsidR="00547FAB">
        <w:rPr>
          <w:rFonts w:asciiTheme="minorEastAsia" w:hAnsiTheme="minorEastAsia" w:hint="eastAsia"/>
          <w:szCs w:val="21"/>
        </w:rPr>
        <w:t>的确很强</w:t>
      </w:r>
      <w:r>
        <w:rPr>
          <w:rFonts w:asciiTheme="minorEastAsia" w:hAnsiTheme="minorEastAsia" w:hint="eastAsia"/>
          <w:szCs w:val="21"/>
        </w:rPr>
        <w:t>。但是我们在评估一家公司的流动性</w:t>
      </w:r>
      <w:r w:rsidR="003E5BDF">
        <w:rPr>
          <w:rFonts w:asciiTheme="minorEastAsia" w:hAnsiTheme="minorEastAsia" w:hint="eastAsia"/>
          <w:szCs w:val="21"/>
        </w:rPr>
        <w:t>水平</w:t>
      </w:r>
      <w:r>
        <w:rPr>
          <w:rFonts w:asciiTheme="minorEastAsia" w:hAnsiTheme="minorEastAsia" w:hint="eastAsia"/>
          <w:szCs w:val="21"/>
        </w:rPr>
        <w:t>时</w:t>
      </w:r>
      <w:r w:rsidR="0072250D">
        <w:rPr>
          <w:rFonts w:asciiTheme="minorEastAsia" w:hAnsiTheme="minorEastAsia" w:hint="eastAsia"/>
          <w:szCs w:val="21"/>
        </w:rPr>
        <w:t>，单单计算出</w:t>
      </w:r>
      <w:r w:rsidR="00D80F09">
        <w:rPr>
          <w:rFonts w:asciiTheme="minorEastAsia" w:hAnsiTheme="minorEastAsia" w:hint="eastAsia"/>
          <w:szCs w:val="21"/>
        </w:rPr>
        <w:t>这</w:t>
      </w:r>
      <w:r w:rsidR="004D70DF">
        <w:rPr>
          <w:rFonts w:asciiTheme="minorEastAsia" w:hAnsiTheme="minorEastAsia" w:hint="eastAsia"/>
          <w:szCs w:val="21"/>
        </w:rPr>
        <w:t>3</w:t>
      </w:r>
      <w:r w:rsidR="0072250D">
        <w:rPr>
          <w:rFonts w:asciiTheme="minorEastAsia" w:hAnsiTheme="minorEastAsia" w:hint="eastAsia"/>
          <w:szCs w:val="21"/>
        </w:rPr>
        <w:t>个</w:t>
      </w:r>
      <w:r w:rsidR="00050306">
        <w:rPr>
          <w:rFonts w:asciiTheme="minorEastAsia" w:hAnsiTheme="minorEastAsia" w:hint="eastAsia"/>
          <w:szCs w:val="21"/>
        </w:rPr>
        <w:t>比率</w:t>
      </w:r>
      <w:r w:rsidR="000305BB">
        <w:rPr>
          <w:rFonts w:asciiTheme="minorEastAsia" w:hAnsiTheme="minorEastAsia" w:hint="eastAsia"/>
          <w:szCs w:val="21"/>
        </w:rPr>
        <w:t>数字，</w:t>
      </w:r>
      <w:r w:rsidR="005E2403">
        <w:rPr>
          <w:rFonts w:asciiTheme="minorEastAsia" w:hAnsiTheme="minorEastAsia" w:hint="eastAsia"/>
          <w:szCs w:val="21"/>
        </w:rPr>
        <w:t>其实</w:t>
      </w:r>
      <w:r w:rsidR="000305BB">
        <w:rPr>
          <w:rFonts w:asciiTheme="minorEastAsia" w:hAnsiTheme="minorEastAsia" w:hint="eastAsia"/>
          <w:szCs w:val="21"/>
        </w:rPr>
        <w:t>是很难评估</w:t>
      </w:r>
      <w:r>
        <w:rPr>
          <w:rFonts w:asciiTheme="minorEastAsia" w:hAnsiTheme="minorEastAsia" w:hint="eastAsia"/>
          <w:szCs w:val="21"/>
        </w:rPr>
        <w:t>这家公司</w:t>
      </w:r>
      <w:r w:rsidR="000305BB">
        <w:rPr>
          <w:rFonts w:asciiTheme="minorEastAsia" w:hAnsiTheme="minorEastAsia" w:hint="eastAsia"/>
          <w:szCs w:val="21"/>
        </w:rPr>
        <w:t>的</w:t>
      </w:r>
      <w:r>
        <w:rPr>
          <w:rFonts w:asciiTheme="minorEastAsia" w:hAnsiTheme="minorEastAsia" w:hint="eastAsia"/>
          <w:szCs w:val="21"/>
        </w:rPr>
        <w:t>流动性</w:t>
      </w:r>
      <w:r w:rsidR="00050306">
        <w:rPr>
          <w:rFonts w:asciiTheme="minorEastAsia" w:hAnsiTheme="minorEastAsia" w:hint="eastAsia"/>
          <w:szCs w:val="21"/>
        </w:rPr>
        <w:t>状况是否足够理想的</w:t>
      </w:r>
      <w:r>
        <w:rPr>
          <w:rFonts w:asciiTheme="minorEastAsia" w:hAnsiTheme="minorEastAsia" w:hint="eastAsia"/>
          <w:szCs w:val="21"/>
        </w:rPr>
        <w:t>。我们还需要知道同行业中其他公司做得如何</w:t>
      </w:r>
      <w:r w:rsidR="0072250D">
        <w:rPr>
          <w:rFonts w:asciiTheme="minorEastAsia" w:hAnsiTheme="minorEastAsia" w:hint="eastAsia"/>
          <w:szCs w:val="21"/>
        </w:rPr>
        <w:t>。</w:t>
      </w:r>
    </w:p>
    <w:p w14:paraId="3544FB00" w14:textId="77777777" w:rsidR="00E56AD9" w:rsidRPr="008C38EB" w:rsidRDefault="00E56AD9" w:rsidP="00B156EB">
      <w:pPr>
        <w:rPr>
          <w:rFonts w:asciiTheme="minorEastAsia" w:hAnsiTheme="minorEastAsia"/>
          <w:szCs w:val="21"/>
        </w:rPr>
      </w:pPr>
    </w:p>
    <w:p w14:paraId="325DEC84" w14:textId="72BCFD5D" w:rsidR="00E56AD9" w:rsidRPr="008C38EB" w:rsidRDefault="002D3E37" w:rsidP="00B156EB">
      <w:pPr>
        <w:rPr>
          <w:rFonts w:asciiTheme="minorEastAsia" w:hAnsiTheme="minorEastAsia"/>
          <w:b/>
          <w:szCs w:val="21"/>
        </w:rPr>
      </w:pPr>
      <w:r>
        <w:rPr>
          <w:rFonts w:asciiTheme="minorEastAsia" w:hAnsiTheme="minorEastAsia" w:hint="eastAsia"/>
          <w:b/>
          <w:szCs w:val="21"/>
        </w:rPr>
        <w:t>02U08</w:t>
      </w:r>
      <w:r w:rsidR="003A7405">
        <w:rPr>
          <w:rFonts w:asciiTheme="minorEastAsia" w:hAnsiTheme="minorEastAsia" w:hint="eastAsia"/>
          <w:b/>
          <w:szCs w:val="21"/>
        </w:rPr>
        <w:t xml:space="preserve"> 流动性</w:t>
      </w:r>
      <w:r w:rsidR="008C38EB" w:rsidRPr="008C38EB">
        <w:rPr>
          <w:rFonts w:asciiTheme="minorEastAsia" w:hAnsiTheme="minorEastAsia" w:hint="eastAsia"/>
          <w:b/>
          <w:szCs w:val="21"/>
        </w:rPr>
        <w:t>比率</w:t>
      </w:r>
      <w:r w:rsidR="003A7405">
        <w:rPr>
          <w:rFonts w:asciiTheme="minorEastAsia" w:hAnsiTheme="minorEastAsia" w:hint="eastAsia"/>
          <w:b/>
          <w:szCs w:val="21"/>
        </w:rPr>
        <w:t>的分析</w:t>
      </w:r>
      <w:r w:rsidR="005E2403">
        <w:rPr>
          <w:rFonts w:asciiTheme="minorEastAsia" w:hAnsiTheme="minorEastAsia" w:hint="eastAsia"/>
          <w:b/>
          <w:szCs w:val="21"/>
        </w:rPr>
        <w:t>与对比</w:t>
      </w:r>
    </w:p>
    <w:p w14:paraId="584762A9" w14:textId="77777777" w:rsidR="003E000E" w:rsidRDefault="00C17CFC" w:rsidP="00B156EB">
      <w:pPr>
        <w:rPr>
          <w:rFonts w:ascii="Arial" w:hAnsi="Arial" w:cs="Arial"/>
          <w:color w:val="333333"/>
          <w:szCs w:val="21"/>
        </w:rPr>
      </w:pPr>
      <w:r>
        <w:rPr>
          <w:rFonts w:ascii="Arial" w:hAnsi="Arial" w:cs="Arial"/>
          <w:color w:val="333333"/>
          <w:szCs w:val="21"/>
        </w:rPr>
        <w:t>计算得出</w:t>
      </w:r>
      <w:r w:rsidR="00B156EB">
        <w:rPr>
          <w:rFonts w:ascii="Arial" w:hAnsi="Arial" w:cs="Arial"/>
          <w:color w:val="333333"/>
          <w:szCs w:val="21"/>
        </w:rPr>
        <w:t>的流动</w:t>
      </w:r>
      <w:r w:rsidR="000305BB">
        <w:rPr>
          <w:rFonts w:ascii="Arial" w:hAnsi="Arial" w:cs="Arial"/>
          <w:color w:val="333333"/>
          <w:szCs w:val="21"/>
        </w:rPr>
        <w:t>性</w:t>
      </w:r>
      <w:r w:rsidR="00B156EB">
        <w:rPr>
          <w:rFonts w:ascii="Arial" w:hAnsi="Arial" w:cs="Arial"/>
          <w:color w:val="333333"/>
          <w:szCs w:val="21"/>
        </w:rPr>
        <w:t>比率，</w:t>
      </w:r>
      <w:r>
        <w:rPr>
          <w:rFonts w:ascii="Arial" w:hAnsi="Arial" w:cs="Arial"/>
          <w:color w:val="333333"/>
          <w:szCs w:val="21"/>
        </w:rPr>
        <w:t>可以让我们对一家公司的流动性状况有一个基本的认识</w:t>
      </w:r>
      <w:r w:rsidR="008C38EB">
        <w:rPr>
          <w:rFonts w:ascii="Arial" w:hAnsi="Arial" w:cs="Arial" w:hint="eastAsia"/>
          <w:color w:val="333333"/>
          <w:szCs w:val="21"/>
        </w:rPr>
        <w:t>。</w:t>
      </w:r>
      <w:r w:rsidR="008C38EB">
        <w:rPr>
          <w:rFonts w:ascii="Arial" w:hAnsi="Arial" w:cs="Arial"/>
          <w:color w:val="333333"/>
          <w:szCs w:val="21"/>
        </w:rPr>
        <w:t>但至于这个比率是高是低</w:t>
      </w:r>
      <w:r w:rsidR="008C38EB">
        <w:rPr>
          <w:rFonts w:ascii="Arial" w:hAnsi="Arial" w:cs="Arial" w:hint="eastAsia"/>
          <w:color w:val="333333"/>
          <w:szCs w:val="21"/>
        </w:rPr>
        <w:t>，</w:t>
      </w:r>
      <w:r w:rsidR="008C38EB">
        <w:rPr>
          <w:rFonts w:ascii="Arial" w:hAnsi="Arial" w:cs="Arial"/>
          <w:color w:val="333333"/>
          <w:szCs w:val="21"/>
        </w:rPr>
        <w:t>我们</w:t>
      </w:r>
      <w:r w:rsidR="00B156EB">
        <w:rPr>
          <w:rFonts w:ascii="Arial" w:hAnsi="Arial" w:cs="Arial"/>
          <w:color w:val="333333"/>
          <w:szCs w:val="21"/>
        </w:rPr>
        <w:t>只有和同行业</w:t>
      </w:r>
      <w:r w:rsidR="008C38EB">
        <w:rPr>
          <w:rFonts w:ascii="Arial" w:hAnsi="Arial" w:cs="Arial"/>
          <w:color w:val="333333"/>
          <w:szCs w:val="21"/>
        </w:rPr>
        <w:t>的</w:t>
      </w:r>
      <w:r w:rsidR="00B156EB">
        <w:rPr>
          <w:rFonts w:ascii="Arial" w:hAnsi="Arial" w:cs="Arial"/>
          <w:color w:val="333333"/>
          <w:szCs w:val="21"/>
        </w:rPr>
        <w:t>平均</w:t>
      </w:r>
      <w:r w:rsidR="008C38EB">
        <w:rPr>
          <w:rFonts w:ascii="Arial" w:hAnsi="Arial" w:cs="Arial"/>
          <w:color w:val="333333"/>
          <w:szCs w:val="21"/>
        </w:rPr>
        <w:t>流动</w:t>
      </w:r>
      <w:r w:rsidR="000305BB">
        <w:rPr>
          <w:rFonts w:ascii="Arial" w:hAnsi="Arial" w:cs="Arial"/>
          <w:color w:val="333333"/>
          <w:szCs w:val="21"/>
        </w:rPr>
        <w:t>性</w:t>
      </w:r>
      <w:r w:rsidR="008C38EB">
        <w:rPr>
          <w:rFonts w:ascii="Arial" w:hAnsi="Arial" w:cs="Arial"/>
          <w:color w:val="333333"/>
          <w:szCs w:val="21"/>
        </w:rPr>
        <w:t>比率、本企业历史流动</w:t>
      </w:r>
      <w:r w:rsidR="000305BB">
        <w:rPr>
          <w:rFonts w:ascii="Arial" w:hAnsi="Arial" w:cs="Arial"/>
          <w:color w:val="333333"/>
          <w:szCs w:val="21"/>
        </w:rPr>
        <w:t>性</w:t>
      </w:r>
      <w:r w:rsidR="008C38EB">
        <w:rPr>
          <w:rFonts w:ascii="Arial" w:hAnsi="Arial" w:cs="Arial"/>
          <w:color w:val="333333"/>
          <w:szCs w:val="21"/>
        </w:rPr>
        <w:t>比率进行比较，才能得出一个</w:t>
      </w:r>
      <w:r w:rsidR="0072250D">
        <w:rPr>
          <w:rFonts w:ascii="Arial" w:hAnsi="Arial" w:cs="Arial" w:hint="eastAsia"/>
          <w:color w:val="333333"/>
          <w:szCs w:val="21"/>
        </w:rPr>
        <w:t>比较</w:t>
      </w:r>
      <w:r w:rsidR="005E2403">
        <w:rPr>
          <w:rFonts w:ascii="Arial" w:hAnsi="Arial" w:cs="Arial" w:hint="eastAsia"/>
          <w:color w:val="333333"/>
          <w:szCs w:val="21"/>
        </w:rPr>
        <w:t>准确</w:t>
      </w:r>
      <w:r w:rsidR="005E2403">
        <w:rPr>
          <w:rFonts w:ascii="Arial" w:hAnsi="Arial" w:cs="Arial"/>
          <w:color w:val="333333"/>
          <w:szCs w:val="21"/>
        </w:rPr>
        <w:t>的认识</w:t>
      </w:r>
      <w:r w:rsidR="00B156EB">
        <w:rPr>
          <w:rFonts w:ascii="Arial" w:hAnsi="Arial" w:cs="Arial"/>
          <w:color w:val="333333"/>
          <w:szCs w:val="21"/>
        </w:rPr>
        <w:t>。</w:t>
      </w:r>
    </w:p>
    <w:tbl>
      <w:tblPr>
        <w:tblStyle w:val="af"/>
        <w:tblW w:w="0" w:type="auto"/>
        <w:tblLook w:val="04A0" w:firstRow="1" w:lastRow="0" w:firstColumn="1" w:lastColumn="0" w:noHBand="0" w:noVBand="1"/>
      </w:tblPr>
      <w:tblGrid>
        <w:gridCol w:w="2074"/>
        <w:gridCol w:w="2074"/>
        <w:gridCol w:w="2074"/>
        <w:gridCol w:w="2074"/>
      </w:tblGrid>
      <w:tr w:rsidR="003E000E" w14:paraId="2D3FDADC" w14:textId="77777777" w:rsidTr="003E000E">
        <w:tc>
          <w:tcPr>
            <w:tcW w:w="2074" w:type="dxa"/>
          </w:tcPr>
          <w:p w14:paraId="45A0DE03" w14:textId="77777777" w:rsidR="003E000E" w:rsidRDefault="003E000E" w:rsidP="00B156EB">
            <w:pPr>
              <w:rPr>
                <w:rFonts w:ascii="Arial" w:hAnsi="Arial" w:cs="Arial"/>
                <w:color w:val="333333"/>
                <w:szCs w:val="21"/>
              </w:rPr>
            </w:pPr>
          </w:p>
        </w:tc>
        <w:tc>
          <w:tcPr>
            <w:tcW w:w="2074" w:type="dxa"/>
          </w:tcPr>
          <w:p w14:paraId="4771F327" w14:textId="77777777" w:rsidR="003E000E" w:rsidRPr="00576F35" w:rsidRDefault="003E000E" w:rsidP="00B156EB">
            <w:pPr>
              <w:rPr>
                <w:rFonts w:ascii="Arial" w:hAnsi="Arial" w:cs="Arial"/>
                <w:color w:val="333333"/>
                <w:szCs w:val="21"/>
              </w:rPr>
            </w:pPr>
            <w:r w:rsidRPr="00576F35">
              <w:rPr>
                <w:rFonts w:ascii="Arial" w:hAnsi="Arial" w:cs="Arial"/>
                <w:color w:val="333333"/>
                <w:szCs w:val="21"/>
              </w:rPr>
              <w:t>梦里床垫</w:t>
            </w:r>
            <w:r w:rsidRPr="00576F35">
              <w:rPr>
                <w:rFonts w:ascii="Arial" w:hAnsi="Arial" w:cs="Arial" w:hint="eastAsia"/>
                <w:color w:val="333333"/>
                <w:szCs w:val="21"/>
              </w:rPr>
              <w:t>（当年）</w:t>
            </w:r>
          </w:p>
        </w:tc>
        <w:tc>
          <w:tcPr>
            <w:tcW w:w="2074" w:type="dxa"/>
          </w:tcPr>
          <w:p w14:paraId="798A05BE" w14:textId="77777777" w:rsidR="003E000E" w:rsidRPr="00576F35" w:rsidRDefault="003E000E" w:rsidP="00B156EB">
            <w:pPr>
              <w:rPr>
                <w:rFonts w:ascii="Arial" w:hAnsi="Arial" w:cs="Arial"/>
                <w:color w:val="333333"/>
                <w:szCs w:val="21"/>
              </w:rPr>
            </w:pPr>
            <w:r w:rsidRPr="00576F35">
              <w:rPr>
                <w:rFonts w:ascii="Arial" w:hAnsi="Arial" w:cs="Arial"/>
                <w:color w:val="333333"/>
                <w:szCs w:val="21"/>
              </w:rPr>
              <w:t>梦里床垫</w:t>
            </w:r>
            <w:r w:rsidRPr="00576F35">
              <w:rPr>
                <w:rFonts w:ascii="Arial" w:hAnsi="Arial" w:cs="Arial" w:hint="eastAsia"/>
                <w:color w:val="333333"/>
                <w:szCs w:val="21"/>
              </w:rPr>
              <w:t>（上一年）</w:t>
            </w:r>
          </w:p>
        </w:tc>
        <w:tc>
          <w:tcPr>
            <w:tcW w:w="2074" w:type="dxa"/>
          </w:tcPr>
          <w:p w14:paraId="3F0B3D6A" w14:textId="77777777" w:rsidR="003E000E" w:rsidRPr="00576F35" w:rsidRDefault="003E000E" w:rsidP="00B156EB">
            <w:pPr>
              <w:rPr>
                <w:rFonts w:ascii="Arial" w:hAnsi="Arial" w:cs="Arial"/>
                <w:color w:val="333333"/>
                <w:szCs w:val="21"/>
              </w:rPr>
            </w:pPr>
            <w:r w:rsidRPr="00576F35">
              <w:rPr>
                <w:rFonts w:ascii="Arial" w:hAnsi="Arial" w:cs="Arial"/>
                <w:color w:val="333333"/>
                <w:szCs w:val="21"/>
              </w:rPr>
              <w:t>行业平均</w:t>
            </w:r>
            <w:r w:rsidRPr="00576F35">
              <w:rPr>
                <w:rFonts w:ascii="Arial" w:hAnsi="Arial" w:cs="Arial" w:hint="eastAsia"/>
                <w:color w:val="333333"/>
                <w:szCs w:val="21"/>
              </w:rPr>
              <w:t>（当年）</w:t>
            </w:r>
          </w:p>
        </w:tc>
      </w:tr>
      <w:tr w:rsidR="003E000E" w14:paraId="11820D80" w14:textId="77777777" w:rsidTr="003E000E">
        <w:tc>
          <w:tcPr>
            <w:tcW w:w="2074" w:type="dxa"/>
          </w:tcPr>
          <w:p w14:paraId="05BBEB1D" w14:textId="77777777" w:rsidR="003E000E" w:rsidRDefault="003E000E" w:rsidP="00B156EB">
            <w:pPr>
              <w:rPr>
                <w:rFonts w:ascii="Arial" w:hAnsi="Arial" w:cs="Arial"/>
                <w:color w:val="333333"/>
                <w:szCs w:val="21"/>
              </w:rPr>
            </w:pPr>
            <w:r>
              <w:rPr>
                <w:rFonts w:ascii="Arial" w:hAnsi="Arial" w:cs="Arial"/>
                <w:color w:val="333333"/>
                <w:szCs w:val="21"/>
              </w:rPr>
              <w:t>流动比率</w:t>
            </w:r>
          </w:p>
        </w:tc>
        <w:tc>
          <w:tcPr>
            <w:tcW w:w="2074" w:type="dxa"/>
          </w:tcPr>
          <w:p w14:paraId="15376C10" w14:textId="77777777" w:rsidR="003E000E" w:rsidRDefault="003E000E" w:rsidP="00B156EB">
            <w:pPr>
              <w:rPr>
                <w:rFonts w:ascii="Arial" w:hAnsi="Arial" w:cs="Arial"/>
                <w:color w:val="333333"/>
                <w:szCs w:val="21"/>
              </w:rPr>
            </w:pPr>
            <w:r>
              <w:rPr>
                <w:rFonts w:ascii="Arial" w:hAnsi="Arial" w:cs="Arial" w:hint="eastAsia"/>
                <w:color w:val="333333"/>
                <w:szCs w:val="21"/>
              </w:rPr>
              <w:t>2.5</w:t>
            </w:r>
          </w:p>
        </w:tc>
        <w:tc>
          <w:tcPr>
            <w:tcW w:w="2074" w:type="dxa"/>
          </w:tcPr>
          <w:p w14:paraId="0A3961F4" w14:textId="77777777" w:rsidR="003E000E" w:rsidRDefault="003E000E" w:rsidP="00B156EB">
            <w:pPr>
              <w:rPr>
                <w:rFonts w:ascii="Arial" w:hAnsi="Arial" w:cs="Arial"/>
                <w:color w:val="333333"/>
                <w:szCs w:val="21"/>
              </w:rPr>
            </w:pPr>
            <w:r>
              <w:rPr>
                <w:rFonts w:ascii="Arial" w:hAnsi="Arial" w:cs="Arial" w:hint="eastAsia"/>
                <w:color w:val="333333"/>
                <w:szCs w:val="21"/>
              </w:rPr>
              <w:t>2.1</w:t>
            </w:r>
          </w:p>
        </w:tc>
        <w:tc>
          <w:tcPr>
            <w:tcW w:w="2074" w:type="dxa"/>
          </w:tcPr>
          <w:p w14:paraId="566F93B3" w14:textId="77777777" w:rsidR="003E000E" w:rsidRDefault="00192DD5" w:rsidP="00B156EB">
            <w:pPr>
              <w:rPr>
                <w:rFonts w:ascii="Arial" w:hAnsi="Arial" w:cs="Arial"/>
                <w:color w:val="333333"/>
                <w:szCs w:val="21"/>
              </w:rPr>
            </w:pPr>
            <w:r>
              <w:rPr>
                <w:rFonts w:ascii="Arial" w:hAnsi="Arial" w:cs="Arial" w:hint="eastAsia"/>
                <w:color w:val="333333"/>
                <w:szCs w:val="21"/>
              </w:rPr>
              <w:t>2</w:t>
            </w:r>
          </w:p>
        </w:tc>
      </w:tr>
      <w:tr w:rsidR="003E000E" w14:paraId="6E4F2AA1" w14:textId="77777777" w:rsidTr="003E000E">
        <w:tc>
          <w:tcPr>
            <w:tcW w:w="2074" w:type="dxa"/>
          </w:tcPr>
          <w:p w14:paraId="454CA850" w14:textId="77777777" w:rsidR="003E000E" w:rsidRDefault="003E000E" w:rsidP="00B156EB">
            <w:pPr>
              <w:rPr>
                <w:rFonts w:ascii="Arial" w:hAnsi="Arial" w:cs="Arial"/>
                <w:color w:val="333333"/>
                <w:szCs w:val="21"/>
              </w:rPr>
            </w:pPr>
            <w:r>
              <w:rPr>
                <w:rFonts w:ascii="Arial" w:hAnsi="Arial" w:cs="Arial"/>
                <w:color w:val="333333"/>
                <w:szCs w:val="21"/>
              </w:rPr>
              <w:t>速动比率</w:t>
            </w:r>
          </w:p>
        </w:tc>
        <w:tc>
          <w:tcPr>
            <w:tcW w:w="2074" w:type="dxa"/>
          </w:tcPr>
          <w:p w14:paraId="28E1E379" w14:textId="77777777" w:rsidR="003E000E" w:rsidRDefault="003E000E" w:rsidP="00B156EB">
            <w:pPr>
              <w:rPr>
                <w:rFonts w:ascii="Arial" w:hAnsi="Arial" w:cs="Arial"/>
                <w:color w:val="333333"/>
                <w:szCs w:val="21"/>
              </w:rPr>
            </w:pPr>
            <w:r>
              <w:rPr>
                <w:rFonts w:ascii="Arial" w:hAnsi="Arial" w:cs="Arial" w:hint="eastAsia"/>
                <w:color w:val="333333"/>
                <w:szCs w:val="21"/>
              </w:rPr>
              <w:t>1.3</w:t>
            </w:r>
          </w:p>
        </w:tc>
        <w:tc>
          <w:tcPr>
            <w:tcW w:w="2074" w:type="dxa"/>
          </w:tcPr>
          <w:p w14:paraId="7CE06DB3" w14:textId="77777777" w:rsidR="003E000E" w:rsidRDefault="003E000E" w:rsidP="00B156EB">
            <w:pPr>
              <w:rPr>
                <w:rFonts w:ascii="Arial" w:hAnsi="Arial" w:cs="Arial"/>
                <w:color w:val="333333"/>
                <w:szCs w:val="21"/>
              </w:rPr>
            </w:pPr>
            <w:r>
              <w:rPr>
                <w:rFonts w:ascii="Arial" w:hAnsi="Arial" w:cs="Arial" w:hint="eastAsia"/>
                <w:color w:val="333333"/>
                <w:szCs w:val="21"/>
              </w:rPr>
              <w:t>1.06</w:t>
            </w:r>
          </w:p>
        </w:tc>
        <w:tc>
          <w:tcPr>
            <w:tcW w:w="2074" w:type="dxa"/>
          </w:tcPr>
          <w:p w14:paraId="48DD5693" w14:textId="77777777" w:rsidR="003E000E" w:rsidRDefault="00192DD5" w:rsidP="00B156EB">
            <w:pPr>
              <w:rPr>
                <w:rFonts w:ascii="Arial" w:hAnsi="Arial" w:cs="Arial"/>
                <w:color w:val="333333"/>
                <w:szCs w:val="21"/>
              </w:rPr>
            </w:pPr>
            <w:r>
              <w:rPr>
                <w:rFonts w:ascii="Arial" w:hAnsi="Arial" w:cs="Arial" w:hint="eastAsia"/>
                <w:color w:val="333333"/>
                <w:szCs w:val="21"/>
              </w:rPr>
              <w:t>1.02</w:t>
            </w:r>
          </w:p>
        </w:tc>
      </w:tr>
      <w:tr w:rsidR="003E000E" w14:paraId="03482DA2" w14:textId="77777777" w:rsidTr="003E000E">
        <w:tc>
          <w:tcPr>
            <w:tcW w:w="2074" w:type="dxa"/>
          </w:tcPr>
          <w:p w14:paraId="6E234B89" w14:textId="77777777" w:rsidR="003E000E" w:rsidRDefault="003E000E" w:rsidP="00B156EB">
            <w:pPr>
              <w:rPr>
                <w:rFonts w:ascii="Arial" w:hAnsi="Arial" w:cs="Arial"/>
                <w:color w:val="333333"/>
                <w:szCs w:val="21"/>
              </w:rPr>
            </w:pPr>
            <w:r>
              <w:rPr>
                <w:rFonts w:ascii="Arial" w:hAnsi="Arial" w:cs="Arial"/>
                <w:color w:val="333333"/>
                <w:szCs w:val="21"/>
              </w:rPr>
              <w:t>现金比率</w:t>
            </w:r>
          </w:p>
        </w:tc>
        <w:tc>
          <w:tcPr>
            <w:tcW w:w="2074" w:type="dxa"/>
          </w:tcPr>
          <w:p w14:paraId="5B15BA15" w14:textId="77777777" w:rsidR="003E000E" w:rsidRDefault="003E000E" w:rsidP="00B156EB">
            <w:pPr>
              <w:rPr>
                <w:rFonts w:ascii="Arial" w:hAnsi="Arial" w:cs="Arial"/>
                <w:color w:val="333333"/>
                <w:szCs w:val="21"/>
              </w:rPr>
            </w:pPr>
            <w:r>
              <w:rPr>
                <w:rFonts w:ascii="Arial" w:hAnsi="Arial" w:cs="Arial" w:hint="eastAsia"/>
                <w:color w:val="333333"/>
                <w:szCs w:val="21"/>
              </w:rPr>
              <w:t>0.8</w:t>
            </w:r>
          </w:p>
        </w:tc>
        <w:tc>
          <w:tcPr>
            <w:tcW w:w="2074" w:type="dxa"/>
          </w:tcPr>
          <w:p w14:paraId="6B90A672" w14:textId="77777777" w:rsidR="003E000E" w:rsidRDefault="003E000E" w:rsidP="00B156EB">
            <w:pPr>
              <w:rPr>
                <w:rFonts w:ascii="Arial" w:hAnsi="Arial" w:cs="Arial"/>
                <w:color w:val="333333"/>
                <w:szCs w:val="21"/>
              </w:rPr>
            </w:pPr>
            <w:r>
              <w:rPr>
                <w:rFonts w:ascii="Arial" w:hAnsi="Arial" w:cs="Arial" w:hint="eastAsia"/>
                <w:color w:val="333333"/>
                <w:szCs w:val="21"/>
              </w:rPr>
              <w:t>0.7</w:t>
            </w:r>
          </w:p>
        </w:tc>
        <w:tc>
          <w:tcPr>
            <w:tcW w:w="2074" w:type="dxa"/>
          </w:tcPr>
          <w:p w14:paraId="274E560E" w14:textId="77777777" w:rsidR="003E000E" w:rsidRDefault="003E000E" w:rsidP="00B156EB">
            <w:pPr>
              <w:rPr>
                <w:rFonts w:ascii="Arial" w:hAnsi="Arial" w:cs="Arial"/>
                <w:color w:val="333333"/>
                <w:szCs w:val="21"/>
              </w:rPr>
            </w:pPr>
            <w:r>
              <w:rPr>
                <w:rFonts w:ascii="Arial" w:hAnsi="Arial" w:cs="Arial" w:hint="eastAsia"/>
                <w:color w:val="333333"/>
                <w:szCs w:val="21"/>
              </w:rPr>
              <w:t>0.3</w:t>
            </w:r>
          </w:p>
        </w:tc>
      </w:tr>
    </w:tbl>
    <w:p w14:paraId="030B4B77" w14:textId="0A6136B9" w:rsidR="00752041" w:rsidRPr="009B134F" w:rsidRDefault="007C2285" w:rsidP="00B156EB">
      <w:pPr>
        <w:rPr>
          <w:rFonts w:ascii="Arial" w:hAnsi="Arial" w:cs="Arial"/>
          <w:color w:val="333333"/>
          <w:szCs w:val="21"/>
        </w:rPr>
      </w:pPr>
      <w:r>
        <w:rPr>
          <w:rFonts w:ascii="Arial" w:hAnsi="Arial" w:cs="Arial"/>
          <w:color w:val="333333"/>
          <w:szCs w:val="21"/>
        </w:rPr>
        <w:t>假设梦里床垫上一年的三</w:t>
      </w:r>
      <w:r w:rsidR="00C17CFC">
        <w:rPr>
          <w:rFonts w:ascii="Arial" w:hAnsi="Arial" w:cs="Arial"/>
          <w:color w:val="333333"/>
          <w:szCs w:val="21"/>
        </w:rPr>
        <w:t>大流动</w:t>
      </w:r>
      <w:r w:rsidR="0072250D">
        <w:rPr>
          <w:rFonts w:ascii="Arial" w:hAnsi="Arial" w:cs="Arial"/>
          <w:color w:val="333333"/>
          <w:szCs w:val="21"/>
        </w:rPr>
        <w:t>性</w:t>
      </w:r>
      <w:r w:rsidR="00C17CFC">
        <w:rPr>
          <w:rFonts w:ascii="Arial" w:hAnsi="Arial" w:cs="Arial"/>
          <w:color w:val="333333"/>
          <w:szCs w:val="21"/>
        </w:rPr>
        <w:t>比率为</w:t>
      </w:r>
      <w:r w:rsidR="00C17CFC">
        <w:rPr>
          <w:rFonts w:ascii="Arial" w:hAnsi="Arial" w:cs="Arial" w:hint="eastAsia"/>
          <w:color w:val="333333"/>
          <w:szCs w:val="21"/>
        </w:rPr>
        <w:t>：</w:t>
      </w:r>
      <w:r w:rsidR="00574A35">
        <w:rPr>
          <w:rFonts w:ascii="Arial" w:hAnsi="Arial" w:cs="Arial" w:hint="eastAsia"/>
          <w:color w:val="333333"/>
          <w:szCs w:val="21"/>
        </w:rPr>
        <w:t>2.1</w:t>
      </w:r>
      <w:r w:rsidR="0072250D">
        <w:rPr>
          <w:rFonts w:ascii="Arial" w:hAnsi="Arial" w:cs="Arial" w:hint="eastAsia"/>
          <w:color w:val="333333"/>
          <w:szCs w:val="21"/>
        </w:rPr>
        <w:t>、</w:t>
      </w:r>
      <w:r w:rsidR="00574A35">
        <w:rPr>
          <w:rFonts w:ascii="Arial" w:hAnsi="Arial" w:cs="Arial" w:hint="eastAsia"/>
          <w:color w:val="333333"/>
          <w:szCs w:val="21"/>
        </w:rPr>
        <w:t>1.06</w:t>
      </w:r>
      <w:r w:rsidR="0072250D">
        <w:rPr>
          <w:rFonts w:ascii="Arial" w:hAnsi="Arial" w:cs="Arial" w:hint="eastAsia"/>
          <w:color w:val="333333"/>
          <w:szCs w:val="21"/>
        </w:rPr>
        <w:t>和</w:t>
      </w:r>
      <w:r w:rsidR="00574A35">
        <w:rPr>
          <w:rFonts w:ascii="Arial" w:hAnsi="Arial" w:cs="Arial" w:hint="eastAsia"/>
          <w:color w:val="333333"/>
          <w:szCs w:val="21"/>
        </w:rPr>
        <w:t>0.7</w:t>
      </w:r>
      <w:r w:rsidR="00C17CFC">
        <w:rPr>
          <w:rFonts w:ascii="Arial" w:hAnsi="Arial" w:cs="Arial" w:hint="eastAsia"/>
          <w:color w:val="333333"/>
          <w:szCs w:val="21"/>
        </w:rPr>
        <w:t>，</w:t>
      </w:r>
      <w:r w:rsidR="0072250D">
        <w:rPr>
          <w:rFonts w:ascii="Arial" w:hAnsi="Arial" w:cs="Arial" w:hint="eastAsia"/>
          <w:color w:val="333333"/>
          <w:szCs w:val="21"/>
        </w:rPr>
        <w:t>当年</w:t>
      </w:r>
      <w:r w:rsidR="00C17CFC">
        <w:rPr>
          <w:rFonts w:ascii="Arial" w:hAnsi="Arial" w:cs="Arial" w:hint="eastAsia"/>
          <w:color w:val="333333"/>
          <w:szCs w:val="21"/>
        </w:rPr>
        <w:t>行业</w:t>
      </w:r>
      <w:r w:rsidR="0072250D">
        <w:rPr>
          <w:rFonts w:ascii="Arial" w:hAnsi="Arial" w:cs="Arial" w:hint="eastAsia"/>
          <w:color w:val="333333"/>
          <w:szCs w:val="21"/>
        </w:rPr>
        <w:t>内的</w:t>
      </w:r>
      <w:r w:rsidR="00C17CFC">
        <w:rPr>
          <w:rFonts w:ascii="Arial" w:hAnsi="Arial" w:cs="Arial" w:hint="eastAsia"/>
          <w:color w:val="333333"/>
          <w:szCs w:val="21"/>
        </w:rPr>
        <w:t>平均流动</w:t>
      </w:r>
      <w:r w:rsidR="0072250D">
        <w:rPr>
          <w:rFonts w:ascii="Arial" w:hAnsi="Arial" w:cs="Arial" w:hint="eastAsia"/>
          <w:color w:val="333333"/>
          <w:szCs w:val="21"/>
        </w:rPr>
        <w:t>性</w:t>
      </w:r>
      <w:r w:rsidR="00C17CFC">
        <w:rPr>
          <w:rFonts w:ascii="Arial" w:hAnsi="Arial" w:cs="Arial" w:hint="eastAsia"/>
          <w:color w:val="333333"/>
          <w:szCs w:val="21"/>
        </w:rPr>
        <w:t>比</w:t>
      </w:r>
      <w:r w:rsidR="00C17CFC">
        <w:rPr>
          <w:rFonts w:ascii="Arial" w:hAnsi="Arial" w:cs="Arial" w:hint="eastAsia"/>
          <w:color w:val="333333"/>
          <w:szCs w:val="21"/>
        </w:rPr>
        <w:lastRenderedPageBreak/>
        <w:t>率为：</w:t>
      </w:r>
      <w:r w:rsidR="0072250D">
        <w:rPr>
          <w:rFonts w:ascii="Arial" w:hAnsi="Arial" w:cs="Arial" w:hint="eastAsia"/>
          <w:color w:val="333333"/>
          <w:szCs w:val="21"/>
        </w:rPr>
        <w:t>2</w:t>
      </w:r>
      <w:r w:rsidR="0072250D">
        <w:rPr>
          <w:rFonts w:ascii="Arial" w:hAnsi="Arial" w:cs="Arial" w:hint="eastAsia"/>
          <w:color w:val="333333"/>
          <w:szCs w:val="21"/>
        </w:rPr>
        <w:t>、</w:t>
      </w:r>
      <w:r w:rsidR="0072250D">
        <w:rPr>
          <w:rFonts w:ascii="Arial" w:hAnsi="Arial" w:cs="Arial" w:hint="eastAsia"/>
          <w:color w:val="333333"/>
          <w:szCs w:val="21"/>
        </w:rPr>
        <w:t>1.</w:t>
      </w:r>
      <w:r w:rsidR="004047F8">
        <w:rPr>
          <w:rFonts w:ascii="Arial" w:hAnsi="Arial" w:cs="Arial" w:hint="eastAsia"/>
          <w:color w:val="333333"/>
          <w:szCs w:val="21"/>
        </w:rPr>
        <w:t>0</w:t>
      </w:r>
      <w:r w:rsidR="0072250D">
        <w:rPr>
          <w:rFonts w:ascii="Arial" w:hAnsi="Arial" w:cs="Arial" w:hint="eastAsia"/>
          <w:color w:val="333333"/>
          <w:szCs w:val="21"/>
        </w:rPr>
        <w:t>2</w:t>
      </w:r>
      <w:r w:rsidR="0072250D">
        <w:rPr>
          <w:rFonts w:ascii="Arial" w:hAnsi="Arial" w:cs="Arial" w:hint="eastAsia"/>
          <w:color w:val="333333"/>
          <w:szCs w:val="21"/>
        </w:rPr>
        <w:t>、</w:t>
      </w:r>
      <w:r w:rsidR="0072250D">
        <w:rPr>
          <w:rFonts w:ascii="Arial" w:hAnsi="Arial" w:cs="Arial" w:hint="eastAsia"/>
          <w:color w:val="333333"/>
          <w:szCs w:val="21"/>
        </w:rPr>
        <w:t>0.3</w:t>
      </w:r>
      <w:r w:rsidR="0072250D">
        <w:rPr>
          <w:rFonts w:ascii="Arial" w:hAnsi="Arial" w:cs="Arial" w:hint="eastAsia"/>
          <w:color w:val="333333"/>
          <w:szCs w:val="21"/>
        </w:rPr>
        <w:t>，那么我们就可以得出一个分析结果：梦里床垫的流动性状况较上一年</w:t>
      </w:r>
      <w:r w:rsidR="005E2403">
        <w:rPr>
          <w:rFonts w:ascii="Arial" w:hAnsi="Arial" w:cs="Arial" w:hint="eastAsia"/>
          <w:color w:val="333333"/>
          <w:szCs w:val="21"/>
        </w:rPr>
        <w:t>继续</w:t>
      </w:r>
      <w:r w:rsidR="0072250D">
        <w:rPr>
          <w:rFonts w:ascii="Arial" w:hAnsi="Arial" w:cs="Arial" w:hint="eastAsia"/>
          <w:color w:val="333333"/>
          <w:szCs w:val="21"/>
        </w:rPr>
        <w:t>小幅提升，</w:t>
      </w:r>
      <w:r w:rsidR="000305BB">
        <w:rPr>
          <w:rFonts w:ascii="Arial" w:hAnsi="Arial" w:cs="Arial" w:hint="eastAsia"/>
          <w:color w:val="333333"/>
          <w:szCs w:val="21"/>
        </w:rPr>
        <w:t>所有比率均</w:t>
      </w:r>
      <w:r w:rsidR="0072250D">
        <w:rPr>
          <w:rFonts w:ascii="Arial" w:hAnsi="Arial" w:cs="Arial" w:hint="eastAsia"/>
          <w:color w:val="333333"/>
          <w:szCs w:val="21"/>
        </w:rPr>
        <w:t>高于行业均值，其中现金比率</w:t>
      </w:r>
      <w:proofErr w:type="gramStart"/>
      <w:r w:rsidR="0072250D">
        <w:rPr>
          <w:rFonts w:ascii="Arial" w:hAnsi="Arial" w:cs="Arial" w:hint="eastAsia"/>
          <w:color w:val="333333"/>
          <w:szCs w:val="21"/>
        </w:rPr>
        <w:t>较行业</w:t>
      </w:r>
      <w:proofErr w:type="gramEnd"/>
      <w:r w:rsidR="0072250D">
        <w:rPr>
          <w:rFonts w:ascii="Arial" w:hAnsi="Arial" w:cs="Arial" w:hint="eastAsia"/>
          <w:color w:val="333333"/>
          <w:szCs w:val="21"/>
        </w:rPr>
        <w:t>均值明显偏高。</w:t>
      </w:r>
      <w:r w:rsidR="009421E4" w:rsidRPr="009B134F">
        <w:rPr>
          <w:rFonts w:ascii="Arial" w:hAnsi="Arial" w:cs="Arial" w:hint="eastAsia"/>
          <w:color w:val="333333"/>
          <w:szCs w:val="21"/>
        </w:rPr>
        <w:t>一般来说，</w:t>
      </w:r>
    </w:p>
    <w:p w14:paraId="635ABCC4" w14:textId="74D6D8B6" w:rsidR="00BE47FD" w:rsidRDefault="0072250D">
      <w:pPr>
        <w:rPr>
          <w:rFonts w:ascii="Arial" w:hAnsi="Arial" w:cs="Arial"/>
          <w:color w:val="333333"/>
          <w:szCs w:val="21"/>
        </w:rPr>
      </w:pPr>
      <w:r w:rsidRPr="009B134F">
        <w:rPr>
          <w:rFonts w:ascii="Arial" w:hAnsi="Arial" w:cs="Arial" w:hint="eastAsia"/>
          <w:color w:val="333333"/>
          <w:szCs w:val="21"/>
        </w:rPr>
        <w:t>流动性比率应该接近于行业均值为</w:t>
      </w:r>
      <w:r w:rsidR="005E2403" w:rsidRPr="009B134F">
        <w:rPr>
          <w:rFonts w:ascii="Arial" w:hAnsi="Arial" w:cs="Arial" w:hint="eastAsia"/>
          <w:color w:val="333333"/>
          <w:szCs w:val="21"/>
        </w:rPr>
        <w:t>最</w:t>
      </w:r>
      <w:r w:rsidRPr="009B134F">
        <w:rPr>
          <w:rFonts w:ascii="Arial" w:hAnsi="Arial" w:cs="Arial" w:hint="eastAsia"/>
          <w:color w:val="333333"/>
          <w:szCs w:val="21"/>
        </w:rPr>
        <w:t>佳。</w:t>
      </w:r>
    </w:p>
    <w:p w14:paraId="7144ABBC" w14:textId="77777777" w:rsidR="004047F8" w:rsidRPr="004047F8" w:rsidRDefault="004047F8">
      <w:pPr>
        <w:rPr>
          <w:rFonts w:ascii="Arial" w:hAnsi="Arial" w:cs="Arial"/>
          <w:color w:val="333333"/>
          <w:szCs w:val="21"/>
        </w:rPr>
      </w:pPr>
    </w:p>
    <w:p w14:paraId="27993843" w14:textId="4BC43137" w:rsidR="005C63CD" w:rsidRDefault="004047F8">
      <w:pPr>
        <w:rPr>
          <w:rFonts w:ascii="Arial" w:hAnsi="Arial" w:cs="Arial"/>
          <w:color w:val="333333"/>
          <w:szCs w:val="21"/>
        </w:rPr>
      </w:pPr>
      <w:r>
        <w:rPr>
          <w:rFonts w:ascii="Arial" w:hAnsi="Arial" w:cs="Arial"/>
          <w:color w:val="333333"/>
          <w:szCs w:val="21"/>
        </w:rPr>
        <w:softHyphen/>
      </w:r>
      <w:r>
        <w:rPr>
          <w:rFonts w:ascii="Arial" w:hAnsi="Arial" w:cs="Arial"/>
          <w:color w:val="333333"/>
          <w:szCs w:val="21"/>
        </w:rPr>
        <w:softHyphen/>
      </w:r>
      <w:r>
        <w:rPr>
          <w:rFonts w:ascii="Arial" w:hAnsi="Arial" w:cs="Arial"/>
          <w:color w:val="333333"/>
          <w:szCs w:val="21"/>
        </w:rPr>
        <w:softHyphen/>
      </w:r>
    </w:p>
    <w:p w14:paraId="54F8ACDB" w14:textId="4BC25F3F" w:rsidR="005C63CD" w:rsidRPr="002B170A" w:rsidRDefault="005C63CD" w:rsidP="005C63CD">
      <w:pPr>
        <w:rPr>
          <w:rFonts w:asciiTheme="minorEastAsia" w:hAnsiTheme="minorEastAsia"/>
          <w:b/>
          <w:szCs w:val="21"/>
        </w:rPr>
      </w:pPr>
      <w:r w:rsidRPr="002B170A">
        <w:rPr>
          <w:rFonts w:asciiTheme="minorEastAsia" w:hAnsiTheme="minorEastAsia" w:hint="eastAsia"/>
          <w:b/>
          <w:szCs w:val="21"/>
        </w:rPr>
        <w:t>02</w:t>
      </w:r>
      <w:r w:rsidRPr="002B170A">
        <w:rPr>
          <w:rFonts w:asciiTheme="minorEastAsia" w:hAnsiTheme="minorEastAsia"/>
          <w:b/>
          <w:szCs w:val="21"/>
        </w:rPr>
        <w:t>U</w:t>
      </w:r>
      <w:r w:rsidRPr="002B170A">
        <w:rPr>
          <w:rFonts w:asciiTheme="minorEastAsia" w:hAnsiTheme="minorEastAsia" w:hint="eastAsia"/>
          <w:b/>
          <w:szCs w:val="21"/>
        </w:rPr>
        <w:t>09</w:t>
      </w:r>
      <w:r w:rsidR="00843A8B">
        <w:rPr>
          <w:rFonts w:asciiTheme="minorEastAsia" w:hAnsiTheme="minorEastAsia" w:hint="eastAsia"/>
          <w:b/>
          <w:szCs w:val="21"/>
        </w:rPr>
        <w:t>a</w:t>
      </w:r>
      <w:r w:rsidRPr="002B170A">
        <w:rPr>
          <w:rFonts w:asciiTheme="minorEastAsia" w:hAnsiTheme="minorEastAsia" w:hint="eastAsia"/>
          <w:b/>
          <w:szCs w:val="21"/>
        </w:rPr>
        <w:t xml:space="preserve"> 小测验：巩固你学到的内容 </w:t>
      </w:r>
      <w:r w:rsidRPr="002B170A">
        <w:rPr>
          <w:rFonts w:asciiTheme="minorEastAsia" w:hAnsiTheme="minorEastAsia"/>
          <w:b/>
          <w:szCs w:val="21"/>
        </w:rPr>
        <w:t>–</w:t>
      </w:r>
      <w:r w:rsidRPr="002B170A">
        <w:rPr>
          <w:rFonts w:asciiTheme="minorEastAsia" w:hAnsiTheme="minorEastAsia" w:hint="eastAsia"/>
          <w:b/>
          <w:szCs w:val="21"/>
        </w:rPr>
        <w:t>计算流动性比率</w:t>
      </w:r>
    </w:p>
    <w:p w14:paraId="630C41D8" w14:textId="77777777" w:rsidR="005C63CD" w:rsidRPr="00250E9B" w:rsidRDefault="005C63CD" w:rsidP="005C63CD">
      <w:pPr>
        <w:rPr>
          <w:rFonts w:asciiTheme="minorEastAsia" w:hAnsiTheme="minorEastAsia"/>
          <w:szCs w:val="21"/>
        </w:rPr>
      </w:pPr>
      <w:r w:rsidRPr="002B170A">
        <w:rPr>
          <w:rFonts w:asciiTheme="minorEastAsia" w:hAnsiTheme="minorEastAsia"/>
          <w:szCs w:val="21"/>
        </w:rPr>
        <w:t>如果摩新汽配和另一家类似规模的汽配公司</w:t>
      </w:r>
      <w:r w:rsidRPr="002B170A">
        <w:rPr>
          <w:rFonts w:asciiTheme="minorEastAsia" w:hAnsiTheme="minorEastAsia" w:hint="eastAsia"/>
          <w:szCs w:val="21"/>
        </w:rPr>
        <w:t>具有</w:t>
      </w:r>
      <w:r w:rsidRPr="002B170A">
        <w:rPr>
          <w:rFonts w:asciiTheme="minorEastAsia" w:hAnsiTheme="minorEastAsia"/>
          <w:szCs w:val="21"/>
        </w:rPr>
        <w:t>相同的速动比率</w:t>
      </w:r>
      <w:r w:rsidRPr="002B170A">
        <w:rPr>
          <w:rFonts w:asciiTheme="minorEastAsia" w:hAnsiTheme="minorEastAsia" w:hint="eastAsia"/>
          <w:szCs w:val="21"/>
        </w:rPr>
        <w:t>，</w:t>
      </w:r>
      <w:r w:rsidRPr="002B170A">
        <w:rPr>
          <w:rFonts w:asciiTheme="minorEastAsia" w:hAnsiTheme="minorEastAsia"/>
          <w:szCs w:val="21"/>
        </w:rPr>
        <w:t>但是摩新汽配的流动比率比另一家公司更高一些</w:t>
      </w:r>
      <w:r w:rsidRPr="002B170A">
        <w:rPr>
          <w:rFonts w:asciiTheme="minorEastAsia" w:hAnsiTheme="minorEastAsia" w:hint="eastAsia"/>
          <w:szCs w:val="21"/>
        </w:rPr>
        <w:t>。那么摩新汽配的：</w:t>
      </w:r>
    </w:p>
    <w:p w14:paraId="6846F813" w14:textId="77777777" w:rsidR="005C63CD" w:rsidRPr="00250E9B" w:rsidRDefault="005C63CD" w:rsidP="005C63CD">
      <w:pPr>
        <w:pStyle w:val="a8"/>
        <w:numPr>
          <w:ilvl w:val="0"/>
          <w:numId w:val="43"/>
        </w:numPr>
        <w:ind w:firstLineChars="0"/>
        <w:rPr>
          <w:rFonts w:asciiTheme="minorEastAsia" w:hAnsiTheme="minorEastAsia"/>
          <w:szCs w:val="21"/>
          <w:highlight w:val="yellow"/>
        </w:rPr>
      </w:pPr>
      <w:r w:rsidRPr="00250E9B">
        <w:rPr>
          <w:rFonts w:asciiTheme="minorEastAsia" w:hAnsiTheme="minorEastAsia" w:hint="eastAsia"/>
          <w:szCs w:val="21"/>
          <w:highlight w:val="yellow"/>
        </w:rPr>
        <w:t>库存更大一些</w:t>
      </w:r>
    </w:p>
    <w:p w14:paraId="05A7CD5E" w14:textId="77777777" w:rsidR="005C63CD" w:rsidRPr="00250E9B" w:rsidRDefault="005C63CD" w:rsidP="005C63CD">
      <w:pPr>
        <w:pStyle w:val="a8"/>
        <w:numPr>
          <w:ilvl w:val="0"/>
          <w:numId w:val="43"/>
        </w:numPr>
        <w:ind w:firstLineChars="0"/>
        <w:rPr>
          <w:rFonts w:asciiTheme="minorEastAsia" w:hAnsiTheme="minorEastAsia"/>
          <w:szCs w:val="21"/>
        </w:rPr>
      </w:pPr>
      <w:r w:rsidRPr="00250E9B">
        <w:rPr>
          <w:rFonts w:asciiTheme="minorEastAsia" w:hAnsiTheme="minorEastAsia"/>
          <w:szCs w:val="21"/>
        </w:rPr>
        <w:t>应收账款更多一些</w:t>
      </w:r>
    </w:p>
    <w:p w14:paraId="117E482C" w14:textId="77777777" w:rsidR="005C63CD" w:rsidRPr="00250E9B" w:rsidRDefault="005C63CD" w:rsidP="005C63CD">
      <w:pPr>
        <w:pStyle w:val="a8"/>
        <w:numPr>
          <w:ilvl w:val="0"/>
          <w:numId w:val="43"/>
        </w:numPr>
        <w:ind w:firstLineChars="0"/>
        <w:rPr>
          <w:rFonts w:asciiTheme="minorEastAsia" w:hAnsiTheme="minorEastAsia"/>
          <w:szCs w:val="21"/>
        </w:rPr>
      </w:pPr>
      <w:r w:rsidRPr="00250E9B">
        <w:rPr>
          <w:rFonts w:asciiTheme="minorEastAsia" w:hAnsiTheme="minorEastAsia"/>
          <w:szCs w:val="21"/>
        </w:rPr>
        <w:t>应付账款更多一些</w:t>
      </w:r>
    </w:p>
    <w:p w14:paraId="34A37C3A" w14:textId="77777777" w:rsidR="005C63CD" w:rsidRPr="00250E9B" w:rsidRDefault="005C63CD" w:rsidP="005C63CD">
      <w:pPr>
        <w:pStyle w:val="a8"/>
        <w:numPr>
          <w:ilvl w:val="0"/>
          <w:numId w:val="43"/>
        </w:numPr>
        <w:ind w:firstLineChars="0"/>
        <w:rPr>
          <w:rFonts w:asciiTheme="minorEastAsia" w:hAnsiTheme="minorEastAsia"/>
          <w:szCs w:val="21"/>
        </w:rPr>
      </w:pPr>
      <w:r w:rsidRPr="00250E9B">
        <w:rPr>
          <w:rFonts w:asciiTheme="minorEastAsia" w:hAnsiTheme="minorEastAsia"/>
          <w:szCs w:val="21"/>
        </w:rPr>
        <w:t>库存更小一些</w:t>
      </w:r>
    </w:p>
    <w:p w14:paraId="7EE19868" w14:textId="77777777" w:rsidR="005C63CD" w:rsidRDefault="005C63CD" w:rsidP="005C63CD">
      <w:pPr>
        <w:rPr>
          <w:rFonts w:asciiTheme="minorEastAsia" w:hAnsiTheme="minorEastAsia"/>
          <w:szCs w:val="21"/>
        </w:rPr>
      </w:pPr>
      <w:r w:rsidRPr="00250E9B">
        <w:rPr>
          <w:rFonts w:asciiTheme="minorEastAsia" w:hAnsiTheme="minorEastAsia" w:hint="eastAsia"/>
          <w:b/>
          <w:szCs w:val="21"/>
        </w:rPr>
        <w:t>反馈：</w:t>
      </w:r>
      <w:r w:rsidRPr="00250E9B">
        <w:rPr>
          <w:rFonts w:asciiTheme="minorEastAsia" w:hAnsiTheme="minorEastAsia" w:hint="eastAsia"/>
          <w:szCs w:val="21"/>
        </w:rPr>
        <w:t>在计算流动比率的时候，我们会计入库存。在计算速动比率的时候，我们不计入库存。所以速动比率相当的话，库存越大的公司，流动比率越大。</w:t>
      </w:r>
    </w:p>
    <w:p w14:paraId="31384AF9" w14:textId="77777777" w:rsidR="00871F0C" w:rsidRPr="004F1550" w:rsidRDefault="00871F0C">
      <w:pPr>
        <w:rPr>
          <w:rFonts w:asciiTheme="minorEastAsia" w:hAnsiTheme="minorEastAsia"/>
          <w:szCs w:val="21"/>
        </w:rPr>
      </w:pPr>
    </w:p>
    <w:p w14:paraId="06E10999" w14:textId="09724B97" w:rsidR="005552B1" w:rsidRPr="002B170A" w:rsidRDefault="005C63CD">
      <w:pPr>
        <w:rPr>
          <w:rFonts w:asciiTheme="minorEastAsia" w:hAnsiTheme="minorEastAsia"/>
          <w:b/>
          <w:szCs w:val="21"/>
        </w:rPr>
      </w:pPr>
      <w:r w:rsidRPr="002B170A">
        <w:rPr>
          <w:rFonts w:asciiTheme="minorEastAsia" w:hAnsiTheme="minorEastAsia" w:hint="eastAsia"/>
          <w:b/>
          <w:szCs w:val="21"/>
        </w:rPr>
        <w:t>02U10</w:t>
      </w:r>
      <w:r w:rsidR="002D3E37" w:rsidRPr="002B170A">
        <w:rPr>
          <w:rFonts w:asciiTheme="minorEastAsia" w:hAnsiTheme="minorEastAsia" w:hint="eastAsia"/>
          <w:b/>
          <w:szCs w:val="21"/>
        </w:rPr>
        <w:t xml:space="preserve"> </w:t>
      </w:r>
      <w:r w:rsidR="005552B1" w:rsidRPr="002B170A">
        <w:rPr>
          <w:rFonts w:asciiTheme="minorEastAsia" w:hAnsiTheme="minorEastAsia"/>
          <w:b/>
          <w:szCs w:val="21"/>
        </w:rPr>
        <w:t>要点回顾</w:t>
      </w:r>
    </w:p>
    <w:p w14:paraId="1C1D636C" w14:textId="1A8A921B" w:rsidR="002E65E2" w:rsidRPr="002B170A" w:rsidRDefault="002E65E2">
      <w:pPr>
        <w:rPr>
          <w:rFonts w:asciiTheme="minorEastAsia" w:hAnsiTheme="minorEastAsia"/>
          <w:szCs w:val="21"/>
        </w:rPr>
      </w:pPr>
      <w:r w:rsidRPr="002B170A">
        <w:rPr>
          <w:rFonts w:asciiTheme="minorEastAsia" w:hAnsiTheme="minorEastAsia"/>
          <w:szCs w:val="21"/>
        </w:rPr>
        <w:t>我们的课程已经进行到了一半，让我们先来回顾一下刚才学到的内容</w:t>
      </w:r>
      <w:r w:rsidRPr="002B170A">
        <w:rPr>
          <w:rFonts w:asciiTheme="minorEastAsia" w:hAnsiTheme="minorEastAsia" w:hint="eastAsia"/>
          <w:szCs w:val="21"/>
        </w:rPr>
        <w:t>。</w:t>
      </w:r>
    </w:p>
    <w:p w14:paraId="4BCC1699" w14:textId="027660A8" w:rsidR="002E65E2" w:rsidRPr="002B170A" w:rsidRDefault="002E65E2" w:rsidP="002E65E2">
      <w:pPr>
        <w:rPr>
          <w:rFonts w:asciiTheme="minorEastAsia" w:hAnsiTheme="minorEastAsia"/>
          <w:szCs w:val="21"/>
        </w:rPr>
      </w:pPr>
      <w:r w:rsidRPr="002B170A">
        <w:rPr>
          <w:rFonts w:asciiTheme="minorEastAsia" w:hAnsiTheme="minorEastAsia" w:hint="eastAsia"/>
          <w:szCs w:val="21"/>
        </w:rPr>
        <w:t>首先</w:t>
      </w:r>
      <w:r w:rsidRPr="002B170A">
        <w:rPr>
          <w:rFonts w:asciiTheme="minorEastAsia" w:hAnsiTheme="minorEastAsia"/>
          <w:szCs w:val="21"/>
        </w:rPr>
        <w:t>我们了解了</w:t>
      </w:r>
      <w:r w:rsidRPr="002B170A">
        <w:rPr>
          <w:rFonts w:asciiTheme="minorEastAsia" w:hAnsiTheme="minorEastAsia" w:hint="eastAsia"/>
          <w:szCs w:val="21"/>
        </w:rPr>
        <w:t>什么是</w:t>
      </w:r>
      <w:r w:rsidRPr="002B170A">
        <w:rPr>
          <w:rFonts w:asciiTheme="minorEastAsia" w:hAnsiTheme="minorEastAsia" w:hint="eastAsia"/>
          <w:szCs w:val="21"/>
          <w:u w:val="single"/>
        </w:rPr>
        <w:t>营运资金</w:t>
      </w:r>
      <w:r w:rsidRPr="002B170A">
        <w:rPr>
          <w:rFonts w:asciiTheme="minorEastAsia" w:hAnsiTheme="minorEastAsia" w:hint="eastAsia"/>
          <w:szCs w:val="21"/>
        </w:rPr>
        <w:t>？我们在考查流动性的时候，</w:t>
      </w:r>
      <w:r w:rsidRPr="002B170A">
        <w:rPr>
          <w:rFonts w:asciiTheme="minorEastAsia" w:hAnsiTheme="minorEastAsia"/>
          <w:szCs w:val="21"/>
        </w:rPr>
        <w:t>通常会考查一家企业流动资产超出流动负债的部分</w:t>
      </w:r>
      <w:r w:rsidRPr="002B170A">
        <w:rPr>
          <w:rFonts w:asciiTheme="minorEastAsia" w:hAnsiTheme="minorEastAsia" w:hint="eastAsia"/>
          <w:szCs w:val="21"/>
        </w:rPr>
        <w:t>，</w:t>
      </w:r>
      <w:r w:rsidRPr="002B170A">
        <w:rPr>
          <w:rFonts w:asciiTheme="minorEastAsia" w:hAnsiTheme="minorEastAsia"/>
          <w:szCs w:val="21"/>
        </w:rPr>
        <w:t>而流动资产超出流动负债的部分就</w:t>
      </w:r>
      <w:proofErr w:type="gramStart"/>
      <w:r w:rsidRPr="002B170A">
        <w:rPr>
          <w:rFonts w:asciiTheme="minorEastAsia" w:hAnsiTheme="minorEastAsia"/>
          <w:szCs w:val="21"/>
        </w:rPr>
        <w:t>叫作</w:t>
      </w:r>
      <w:proofErr w:type="gramEnd"/>
      <w:r w:rsidRPr="002B170A">
        <w:rPr>
          <w:rFonts w:asciiTheme="minorEastAsia" w:hAnsiTheme="minorEastAsia"/>
          <w:szCs w:val="21"/>
        </w:rPr>
        <w:t>营运资金</w:t>
      </w:r>
      <w:r w:rsidRPr="002B170A">
        <w:rPr>
          <w:rFonts w:asciiTheme="minorEastAsia" w:hAnsiTheme="minorEastAsia" w:hint="eastAsia"/>
          <w:szCs w:val="21"/>
        </w:rPr>
        <w:t>。</w:t>
      </w:r>
    </w:p>
    <w:p w14:paraId="6F8BD72D" w14:textId="77777777" w:rsidR="002E65E2" w:rsidRPr="002B170A" w:rsidRDefault="002E65E2" w:rsidP="002E65E2">
      <w:pPr>
        <w:rPr>
          <w:rFonts w:asciiTheme="minorEastAsia" w:hAnsiTheme="minorEastAsia"/>
          <w:szCs w:val="21"/>
        </w:rPr>
      </w:pPr>
      <w:r w:rsidRPr="002B170A">
        <w:rPr>
          <w:rFonts w:asciiTheme="minorEastAsia" w:hAnsiTheme="minorEastAsia"/>
          <w:szCs w:val="21"/>
        </w:rPr>
        <w:t>接下来</w:t>
      </w:r>
      <w:r w:rsidRPr="002B170A">
        <w:rPr>
          <w:rFonts w:asciiTheme="minorEastAsia" w:hAnsiTheme="minorEastAsia" w:hint="eastAsia"/>
          <w:szCs w:val="21"/>
        </w:rPr>
        <w:t>，</w:t>
      </w:r>
      <w:r w:rsidRPr="002B170A">
        <w:rPr>
          <w:rFonts w:asciiTheme="minorEastAsia" w:hAnsiTheme="minorEastAsia"/>
          <w:szCs w:val="21"/>
        </w:rPr>
        <w:t>为了能更好地进行横向比较</w:t>
      </w:r>
      <w:r w:rsidRPr="002B170A">
        <w:rPr>
          <w:rFonts w:asciiTheme="minorEastAsia" w:hAnsiTheme="minorEastAsia" w:hint="eastAsia"/>
          <w:szCs w:val="21"/>
        </w:rPr>
        <w:t>，</w:t>
      </w:r>
      <w:r w:rsidRPr="002B170A">
        <w:rPr>
          <w:rFonts w:asciiTheme="minorEastAsia" w:hAnsiTheme="minorEastAsia"/>
          <w:szCs w:val="21"/>
        </w:rPr>
        <w:t>我们介绍了三个常用的</w:t>
      </w:r>
      <w:r w:rsidRPr="002B170A">
        <w:rPr>
          <w:rFonts w:asciiTheme="minorEastAsia" w:hAnsiTheme="minorEastAsia"/>
          <w:szCs w:val="21"/>
          <w:u w:val="single"/>
        </w:rPr>
        <w:t>流动性比率</w:t>
      </w:r>
      <w:r w:rsidRPr="002B170A">
        <w:rPr>
          <w:rFonts w:asciiTheme="minorEastAsia" w:hAnsiTheme="minorEastAsia" w:hint="eastAsia"/>
          <w:szCs w:val="21"/>
        </w:rPr>
        <w:t>：</w:t>
      </w:r>
    </w:p>
    <w:p w14:paraId="62CAD341" w14:textId="77777777" w:rsidR="002E65E2" w:rsidRPr="002B170A" w:rsidRDefault="002E65E2" w:rsidP="002E65E2">
      <w:pPr>
        <w:pStyle w:val="a8"/>
        <w:numPr>
          <w:ilvl w:val="0"/>
          <w:numId w:val="39"/>
        </w:numPr>
        <w:ind w:firstLineChars="0"/>
        <w:rPr>
          <w:rFonts w:asciiTheme="minorEastAsia" w:hAnsiTheme="minorEastAsia"/>
          <w:szCs w:val="21"/>
        </w:rPr>
      </w:pPr>
      <w:r w:rsidRPr="002B170A">
        <w:rPr>
          <w:rFonts w:asciiTheme="minorEastAsia" w:hAnsiTheme="minorEastAsia"/>
          <w:szCs w:val="21"/>
          <w:u w:val="single"/>
        </w:rPr>
        <w:t>流动比率</w:t>
      </w:r>
      <w:r w:rsidRPr="002B170A">
        <w:rPr>
          <w:rFonts w:asciiTheme="minorEastAsia" w:hAnsiTheme="minorEastAsia" w:hint="eastAsia"/>
          <w:szCs w:val="21"/>
        </w:rPr>
        <w:t>=</w:t>
      </w:r>
      <w:r w:rsidRPr="002B170A">
        <w:rPr>
          <w:rFonts w:asciiTheme="minorEastAsia" w:hAnsiTheme="minorEastAsia"/>
          <w:szCs w:val="21"/>
        </w:rPr>
        <w:t>流动资产</w:t>
      </w:r>
      <w:r w:rsidRPr="002B170A">
        <w:rPr>
          <w:rFonts w:asciiTheme="minorEastAsia" w:hAnsiTheme="minorEastAsia" w:hint="eastAsia"/>
          <w:szCs w:val="21"/>
        </w:rPr>
        <w:t>/流动负债：一家企业的流动比例越高，公司就越有能力应对短期债务的偿还。流动比率小于1的话，则说明营运资金为负，该公司面临流动性危机。</w:t>
      </w:r>
    </w:p>
    <w:p w14:paraId="1A1752D6" w14:textId="77777777" w:rsidR="002E65E2" w:rsidRPr="002B170A" w:rsidRDefault="002E65E2" w:rsidP="002E65E2">
      <w:pPr>
        <w:pStyle w:val="a8"/>
        <w:numPr>
          <w:ilvl w:val="0"/>
          <w:numId w:val="39"/>
        </w:numPr>
        <w:ind w:firstLineChars="0"/>
        <w:rPr>
          <w:rFonts w:asciiTheme="minorEastAsia" w:hAnsiTheme="minorEastAsia"/>
          <w:szCs w:val="21"/>
        </w:rPr>
      </w:pPr>
      <w:r w:rsidRPr="002B170A">
        <w:rPr>
          <w:rFonts w:asciiTheme="minorEastAsia" w:hAnsiTheme="minorEastAsia" w:hint="eastAsia"/>
          <w:szCs w:val="21"/>
          <w:u w:val="single"/>
        </w:rPr>
        <w:t>速动比率（酸性测试）</w:t>
      </w:r>
      <w:r w:rsidRPr="002B170A">
        <w:rPr>
          <w:rFonts w:asciiTheme="minorEastAsia" w:hAnsiTheme="minorEastAsia" w:hint="eastAsia"/>
          <w:szCs w:val="21"/>
        </w:rPr>
        <w:t>=</w:t>
      </w:r>
      <w:r w:rsidRPr="002B170A">
        <w:rPr>
          <w:rFonts w:asciiTheme="minorEastAsia" w:hAnsiTheme="minorEastAsia"/>
          <w:szCs w:val="21"/>
        </w:rPr>
        <w:t>速动资产</w:t>
      </w:r>
      <w:r w:rsidRPr="002B170A">
        <w:rPr>
          <w:rFonts w:asciiTheme="minorEastAsia" w:hAnsiTheme="minorEastAsia" w:hint="eastAsia"/>
          <w:szCs w:val="21"/>
        </w:rPr>
        <w:t>（即流动资产-库存）/流动负债</w:t>
      </w:r>
    </w:p>
    <w:p w14:paraId="60676C45" w14:textId="45F0B0BA" w:rsidR="002E65E2" w:rsidRPr="002B170A" w:rsidRDefault="002E65E2" w:rsidP="002E65E2">
      <w:pPr>
        <w:pStyle w:val="a8"/>
        <w:numPr>
          <w:ilvl w:val="0"/>
          <w:numId w:val="39"/>
        </w:numPr>
        <w:ind w:firstLineChars="0"/>
        <w:rPr>
          <w:rFonts w:asciiTheme="minorEastAsia" w:hAnsiTheme="minorEastAsia"/>
          <w:szCs w:val="21"/>
        </w:rPr>
      </w:pPr>
      <w:r w:rsidRPr="002B170A">
        <w:rPr>
          <w:rFonts w:asciiTheme="minorEastAsia" w:hAnsiTheme="minorEastAsia"/>
          <w:szCs w:val="21"/>
        </w:rPr>
        <w:t>以及最为严格的</w:t>
      </w:r>
      <w:r w:rsidRPr="002B170A">
        <w:rPr>
          <w:rFonts w:asciiTheme="minorEastAsia" w:hAnsiTheme="minorEastAsia"/>
          <w:szCs w:val="21"/>
          <w:u w:val="single"/>
        </w:rPr>
        <w:t>现金比率</w:t>
      </w:r>
      <w:r w:rsidRPr="002B170A">
        <w:rPr>
          <w:rFonts w:asciiTheme="minorEastAsia" w:hAnsiTheme="minorEastAsia" w:hint="eastAsia"/>
          <w:szCs w:val="21"/>
        </w:rPr>
        <w:t>=</w:t>
      </w:r>
      <w:r w:rsidRPr="002B170A">
        <w:rPr>
          <w:rFonts w:asciiTheme="minorEastAsia" w:hAnsiTheme="minorEastAsia"/>
          <w:szCs w:val="21"/>
        </w:rPr>
        <w:t>现金</w:t>
      </w:r>
      <w:r w:rsidRPr="002B170A">
        <w:rPr>
          <w:rFonts w:asciiTheme="minorEastAsia" w:hAnsiTheme="minorEastAsia" w:hint="eastAsia"/>
          <w:szCs w:val="21"/>
        </w:rPr>
        <w:t>/流动负债</w:t>
      </w:r>
    </w:p>
    <w:p w14:paraId="18B8CE77" w14:textId="7736D070" w:rsidR="005552B1" w:rsidRDefault="002E65E2">
      <w:pPr>
        <w:rPr>
          <w:rFonts w:asciiTheme="minorEastAsia" w:hAnsiTheme="minorEastAsia"/>
          <w:szCs w:val="21"/>
        </w:rPr>
      </w:pPr>
      <w:r w:rsidRPr="002B170A">
        <w:rPr>
          <w:rFonts w:asciiTheme="minorEastAsia" w:hAnsiTheme="minorEastAsia"/>
          <w:szCs w:val="21"/>
        </w:rPr>
        <w:t>现在</w:t>
      </w:r>
      <w:r w:rsidRPr="002B170A">
        <w:rPr>
          <w:rFonts w:asciiTheme="minorEastAsia" w:hAnsiTheme="minorEastAsia" w:hint="eastAsia"/>
          <w:szCs w:val="21"/>
        </w:rPr>
        <w:t>，</w:t>
      </w:r>
      <w:r w:rsidRPr="002B170A">
        <w:rPr>
          <w:rFonts w:asciiTheme="minorEastAsia" w:hAnsiTheme="minorEastAsia"/>
          <w:szCs w:val="21"/>
        </w:rPr>
        <w:t>你</w:t>
      </w:r>
      <w:r w:rsidR="005552B1" w:rsidRPr="002B170A">
        <w:rPr>
          <w:rFonts w:asciiTheme="minorEastAsia" w:hAnsiTheme="minorEastAsia"/>
          <w:szCs w:val="21"/>
        </w:rPr>
        <w:t>可以</w:t>
      </w:r>
      <w:r w:rsidRPr="002B170A">
        <w:rPr>
          <w:rFonts w:asciiTheme="minorEastAsia" w:hAnsiTheme="minorEastAsia"/>
          <w:szCs w:val="21"/>
        </w:rPr>
        <w:t>稍稍</w:t>
      </w:r>
      <w:r w:rsidR="005552B1" w:rsidRPr="002B170A">
        <w:rPr>
          <w:rFonts w:asciiTheme="minorEastAsia" w:hAnsiTheme="minorEastAsia"/>
          <w:szCs w:val="21"/>
        </w:rPr>
        <w:t>休息一下，</w:t>
      </w:r>
      <w:r w:rsidR="00E51571" w:rsidRPr="002B170A">
        <w:rPr>
          <w:rFonts w:asciiTheme="minorEastAsia" w:hAnsiTheme="minorEastAsia"/>
          <w:szCs w:val="21"/>
        </w:rPr>
        <w:t>回顾一下之前的课程内容，再进入下半节课程的学习。</w:t>
      </w:r>
    </w:p>
    <w:p w14:paraId="0D116B52" w14:textId="77777777" w:rsidR="002E65E2" w:rsidRPr="002E65E2" w:rsidRDefault="002E65E2">
      <w:pPr>
        <w:rPr>
          <w:rFonts w:asciiTheme="minorEastAsia" w:hAnsiTheme="minorEastAsia"/>
          <w:szCs w:val="21"/>
        </w:rPr>
      </w:pPr>
    </w:p>
    <w:p w14:paraId="619AA3A3" w14:textId="77777777" w:rsidR="00871F0C" w:rsidRPr="00E56D13" w:rsidRDefault="00871F0C" w:rsidP="00871F0C">
      <w:pPr>
        <w:rPr>
          <w:rFonts w:asciiTheme="minorEastAsia" w:hAnsiTheme="minorEastAsia"/>
          <w:b/>
          <w:szCs w:val="21"/>
        </w:rPr>
      </w:pPr>
      <w:r>
        <w:rPr>
          <w:rFonts w:asciiTheme="minorEastAsia" w:hAnsiTheme="minorEastAsia" w:hint="eastAsia"/>
          <w:b/>
          <w:szCs w:val="21"/>
        </w:rPr>
        <w:t>03</w:t>
      </w:r>
      <w:r w:rsidRPr="00E56D13">
        <w:rPr>
          <w:rFonts w:asciiTheme="minorEastAsia" w:hAnsiTheme="minorEastAsia" w:hint="eastAsia"/>
          <w:b/>
          <w:szCs w:val="21"/>
        </w:rPr>
        <w:t xml:space="preserve">U </w:t>
      </w:r>
      <w:r>
        <w:rPr>
          <w:rFonts w:asciiTheme="minorEastAsia" w:hAnsiTheme="minorEastAsia" w:hint="eastAsia"/>
          <w:b/>
          <w:szCs w:val="21"/>
        </w:rPr>
        <w:t>剖析流动性质量</w:t>
      </w:r>
    </w:p>
    <w:p w14:paraId="05E0E13F" w14:textId="6DF8060A" w:rsidR="00BE47FD" w:rsidRDefault="006B31E1">
      <w:pPr>
        <w:rPr>
          <w:rFonts w:asciiTheme="minorEastAsia" w:hAnsiTheme="minorEastAsia"/>
          <w:b/>
          <w:szCs w:val="21"/>
        </w:rPr>
      </w:pPr>
      <w:r>
        <w:rPr>
          <w:rFonts w:asciiTheme="minorEastAsia" w:hAnsiTheme="minorEastAsia" w:hint="eastAsia"/>
          <w:b/>
          <w:szCs w:val="21"/>
        </w:rPr>
        <w:t>03U01</w:t>
      </w:r>
      <w:r w:rsidR="00307760" w:rsidRPr="00307760">
        <w:rPr>
          <w:rFonts w:asciiTheme="minorEastAsia" w:hAnsiTheme="minorEastAsia" w:hint="eastAsia"/>
          <w:b/>
          <w:szCs w:val="21"/>
        </w:rPr>
        <w:t>a</w:t>
      </w:r>
      <w:r w:rsidR="00307760" w:rsidRPr="00307760">
        <w:rPr>
          <w:rFonts w:asciiTheme="minorEastAsia" w:hAnsiTheme="minorEastAsia"/>
          <w:b/>
          <w:szCs w:val="21"/>
        </w:rPr>
        <w:t xml:space="preserve"> </w:t>
      </w:r>
      <w:r w:rsidR="004E1CB6">
        <w:rPr>
          <w:rFonts w:asciiTheme="minorEastAsia" w:hAnsiTheme="minorEastAsia"/>
          <w:b/>
          <w:szCs w:val="21"/>
        </w:rPr>
        <w:t>思考</w:t>
      </w:r>
      <w:r w:rsidR="00625CDE">
        <w:rPr>
          <w:rFonts w:asciiTheme="minorEastAsia" w:hAnsiTheme="minorEastAsia"/>
          <w:b/>
          <w:szCs w:val="21"/>
        </w:rPr>
        <w:t>题</w:t>
      </w:r>
      <w:r w:rsidR="00307760" w:rsidRPr="00307760">
        <w:rPr>
          <w:rFonts w:asciiTheme="minorEastAsia" w:hAnsiTheme="minorEastAsia" w:hint="eastAsia"/>
          <w:b/>
          <w:szCs w:val="21"/>
        </w:rPr>
        <w:t>：</w:t>
      </w:r>
      <w:r w:rsidR="00307760" w:rsidRPr="00307760">
        <w:rPr>
          <w:rFonts w:asciiTheme="minorEastAsia" w:hAnsiTheme="minorEastAsia"/>
          <w:b/>
          <w:szCs w:val="21"/>
        </w:rPr>
        <w:t>营运资金的</w:t>
      </w:r>
      <w:r w:rsidR="00C7197E">
        <w:rPr>
          <w:rFonts w:asciiTheme="minorEastAsia" w:hAnsiTheme="minorEastAsia" w:hint="eastAsia"/>
          <w:b/>
          <w:szCs w:val="21"/>
        </w:rPr>
        <w:t>流动性</w:t>
      </w:r>
      <w:r w:rsidR="00C7197E">
        <w:rPr>
          <w:rFonts w:asciiTheme="minorEastAsia" w:hAnsiTheme="minorEastAsia"/>
          <w:b/>
          <w:szCs w:val="21"/>
        </w:rPr>
        <w:t>质量</w:t>
      </w:r>
    </w:p>
    <w:p w14:paraId="1F2DD860" w14:textId="5E33CB57" w:rsidR="00F95064" w:rsidRDefault="00D525F5" w:rsidP="00F95064">
      <w:pPr>
        <w:rPr>
          <w:rFonts w:ascii="Arial" w:hAnsi="Arial" w:cs="Arial"/>
          <w:color w:val="333333"/>
          <w:szCs w:val="21"/>
        </w:rPr>
      </w:pPr>
      <w:r>
        <w:rPr>
          <w:rFonts w:ascii="Arial" w:hAnsi="Arial" w:cs="Arial"/>
          <w:b/>
          <w:color w:val="333333"/>
          <w:szCs w:val="21"/>
        </w:rPr>
        <w:t>梦里床垫</w:t>
      </w:r>
      <w:r w:rsidR="00447D4A">
        <w:rPr>
          <w:rFonts w:ascii="Arial" w:hAnsi="Arial" w:cs="Arial"/>
          <w:b/>
          <w:color w:val="333333"/>
          <w:szCs w:val="21"/>
        </w:rPr>
        <w:t>的</w:t>
      </w:r>
      <w:r>
        <w:rPr>
          <w:rFonts w:ascii="Arial" w:hAnsi="Arial" w:cs="Arial"/>
          <w:b/>
          <w:color w:val="333333"/>
          <w:szCs w:val="21"/>
        </w:rPr>
        <w:t>所有</w:t>
      </w:r>
      <w:r w:rsidR="00871F0C">
        <w:rPr>
          <w:rFonts w:ascii="Arial" w:hAnsi="Arial" w:cs="Arial"/>
          <w:b/>
          <w:color w:val="333333"/>
          <w:szCs w:val="21"/>
        </w:rPr>
        <w:t>者</w:t>
      </w:r>
      <w:r w:rsidR="00F95064" w:rsidRPr="003C1F9B">
        <w:rPr>
          <w:rFonts w:ascii="Arial" w:hAnsi="Arial" w:cs="Arial"/>
          <w:b/>
          <w:color w:val="333333"/>
          <w:szCs w:val="21"/>
        </w:rPr>
        <w:t>王卫</w:t>
      </w:r>
      <w:r w:rsidR="00871F0C">
        <w:rPr>
          <w:rFonts w:ascii="Arial" w:hAnsi="Arial" w:cs="Arial" w:hint="eastAsia"/>
          <w:b/>
          <w:color w:val="333333"/>
          <w:szCs w:val="21"/>
        </w:rPr>
        <w:t>说：</w:t>
      </w:r>
      <w:r w:rsidR="00A713A5">
        <w:rPr>
          <w:rFonts w:ascii="Arial" w:hAnsi="Arial" w:cs="Arial"/>
          <w:color w:val="333333"/>
          <w:szCs w:val="21"/>
        </w:rPr>
        <w:t>说到</w:t>
      </w:r>
      <w:r w:rsidR="003C1F9B">
        <w:rPr>
          <w:rFonts w:ascii="Arial" w:hAnsi="Arial" w:cs="Arial"/>
          <w:color w:val="333333"/>
          <w:szCs w:val="21"/>
        </w:rPr>
        <w:t>我最关心的一个账目</w:t>
      </w:r>
      <w:r w:rsidR="00F95064" w:rsidRPr="00F95064">
        <w:rPr>
          <w:rFonts w:ascii="Arial" w:hAnsi="Arial" w:cs="Arial" w:hint="eastAsia"/>
          <w:color w:val="333333"/>
          <w:szCs w:val="21"/>
        </w:rPr>
        <w:t>，</w:t>
      </w:r>
      <w:r w:rsidR="00F95064" w:rsidRPr="00F95064">
        <w:rPr>
          <w:rFonts w:ascii="Arial" w:hAnsi="Arial" w:cs="Arial"/>
          <w:color w:val="333333"/>
          <w:szCs w:val="21"/>
        </w:rPr>
        <w:t>那肯定是应收款了</w:t>
      </w:r>
      <w:r w:rsidR="00F95064" w:rsidRPr="00F95064">
        <w:rPr>
          <w:rFonts w:ascii="Arial" w:hAnsi="Arial" w:cs="Arial" w:hint="eastAsia"/>
          <w:color w:val="333333"/>
          <w:szCs w:val="21"/>
        </w:rPr>
        <w:t>，</w:t>
      </w:r>
      <w:r w:rsidR="00F95064" w:rsidRPr="00F95064">
        <w:rPr>
          <w:rFonts w:ascii="Arial" w:hAnsi="Arial" w:cs="Arial"/>
          <w:color w:val="333333"/>
          <w:szCs w:val="21"/>
        </w:rPr>
        <w:t>还有它</w:t>
      </w:r>
      <w:r w:rsidR="00F95064">
        <w:rPr>
          <w:rFonts w:ascii="Arial" w:hAnsi="Arial" w:cs="Arial" w:hint="eastAsia"/>
          <w:color w:val="333333"/>
          <w:szCs w:val="21"/>
        </w:rPr>
        <w:t>多久</w:t>
      </w:r>
      <w:r w:rsidR="00A713A5" w:rsidRPr="00F95064">
        <w:rPr>
          <w:rFonts w:ascii="Arial" w:hAnsi="Arial" w:cs="Arial"/>
          <w:color w:val="333333"/>
          <w:szCs w:val="21"/>
        </w:rPr>
        <w:t>能够</w:t>
      </w:r>
      <w:r w:rsidR="00F95064">
        <w:rPr>
          <w:rFonts w:ascii="Arial" w:hAnsi="Arial" w:cs="Arial"/>
          <w:color w:val="333333"/>
          <w:szCs w:val="21"/>
        </w:rPr>
        <w:t>收回来</w:t>
      </w:r>
      <w:r w:rsidR="00F95064" w:rsidRPr="00F95064">
        <w:rPr>
          <w:rFonts w:ascii="Arial" w:hAnsi="Arial" w:cs="Arial" w:hint="eastAsia"/>
          <w:color w:val="333333"/>
          <w:szCs w:val="21"/>
        </w:rPr>
        <w:t>。</w:t>
      </w:r>
      <w:r w:rsidR="003C1F9B">
        <w:rPr>
          <w:rFonts w:ascii="Arial" w:hAnsi="Arial" w:cs="Arial"/>
          <w:color w:val="333333"/>
          <w:szCs w:val="21"/>
        </w:rPr>
        <w:t>我们</w:t>
      </w:r>
      <w:r w:rsidR="00A51AB0">
        <w:rPr>
          <w:rFonts w:ascii="Arial" w:hAnsi="Arial" w:cs="Arial" w:hint="eastAsia"/>
          <w:color w:val="333333"/>
          <w:szCs w:val="21"/>
        </w:rPr>
        <w:t>做生意</w:t>
      </w:r>
      <w:r w:rsidR="003C1F9B">
        <w:rPr>
          <w:rFonts w:ascii="Arial" w:hAnsi="Arial" w:cs="Arial"/>
          <w:color w:val="333333"/>
          <w:szCs w:val="21"/>
        </w:rPr>
        <w:t>的目的</w:t>
      </w:r>
      <w:r w:rsidR="00F95064">
        <w:rPr>
          <w:rFonts w:ascii="Arial" w:hAnsi="Arial" w:cs="Arial" w:hint="eastAsia"/>
          <w:color w:val="333333"/>
          <w:szCs w:val="21"/>
        </w:rPr>
        <w:t>，</w:t>
      </w:r>
      <w:r w:rsidR="00F95064">
        <w:rPr>
          <w:rFonts w:ascii="Arial" w:hAnsi="Arial" w:cs="Arial"/>
          <w:color w:val="333333"/>
          <w:szCs w:val="21"/>
        </w:rPr>
        <w:t>不就是</w:t>
      </w:r>
      <w:r w:rsidR="003C1F9B">
        <w:rPr>
          <w:rFonts w:ascii="Arial" w:hAnsi="Arial" w:cs="Arial"/>
          <w:color w:val="333333"/>
          <w:szCs w:val="21"/>
        </w:rPr>
        <w:t>卖货赚应收</w:t>
      </w:r>
      <w:r w:rsidR="003C1F9B">
        <w:rPr>
          <w:rFonts w:ascii="Arial" w:hAnsi="Arial" w:cs="Arial" w:hint="eastAsia"/>
          <w:color w:val="333333"/>
          <w:szCs w:val="21"/>
        </w:rPr>
        <w:t>，再把应收</w:t>
      </w:r>
      <w:r w:rsidR="003C1F9B">
        <w:rPr>
          <w:rFonts w:ascii="Arial" w:hAnsi="Arial" w:cs="Arial"/>
          <w:color w:val="333333"/>
          <w:szCs w:val="21"/>
        </w:rPr>
        <w:t>变现</w:t>
      </w:r>
      <w:r w:rsidR="00F95064" w:rsidRPr="00F95064">
        <w:rPr>
          <w:rFonts w:ascii="Arial" w:hAnsi="Arial" w:cs="Arial"/>
          <w:color w:val="333333"/>
          <w:szCs w:val="21"/>
        </w:rPr>
        <w:t>嘛</w:t>
      </w:r>
      <w:r w:rsidR="00F95064" w:rsidRPr="00F95064">
        <w:rPr>
          <w:rFonts w:ascii="Arial" w:hAnsi="Arial" w:cs="Arial" w:hint="eastAsia"/>
          <w:color w:val="333333"/>
          <w:szCs w:val="21"/>
        </w:rPr>
        <w:t>。</w:t>
      </w:r>
      <w:r w:rsidR="00F95064" w:rsidRPr="00F95064">
        <w:rPr>
          <w:rFonts w:ascii="Arial" w:hAnsi="Arial" w:cs="Arial"/>
          <w:color w:val="333333"/>
          <w:szCs w:val="21"/>
        </w:rPr>
        <w:t>收不回来</w:t>
      </w:r>
      <w:r w:rsidR="003C1F9B">
        <w:rPr>
          <w:rFonts w:ascii="Arial" w:hAnsi="Arial" w:cs="Arial"/>
          <w:color w:val="333333"/>
          <w:szCs w:val="21"/>
        </w:rPr>
        <w:t>的情况也是有的</w:t>
      </w:r>
      <w:r w:rsidR="00F95064" w:rsidRPr="00F95064">
        <w:rPr>
          <w:rFonts w:ascii="Arial" w:hAnsi="Arial" w:cs="Arial" w:hint="eastAsia"/>
          <w:color w:val="333333"/>
          <w:szCs w:val="21"/>
        </w:rPr>
        <w:t>，</w:t>
      </w:r>
      <w:r w:rsidR="00F95064" w:rsidRPr="00F95064">
        <w:rPr>
          <w:rFonts w:ascii="Arial" w:hAnsi="Arial" w:cs="Arial"/>
          <w:color w:val="333333"/>
          <w:szCs w:val="21"/>
        </w:rPr>
        <w:t>那就糟糕了</w:t>
      </w:r>
      <w:r w:rsidR="00F95064" w:rsidRPr="00F95064">
        <w:rPr>
          <w:rFonts w:ascii="Arial" w:hAnsi="Arial" w:cs="Arial" w:hint="eastAsia"/>
          <w:color w:val="333333"/>
          <w:szCs w:val="21"/>
        </w:rPr>
        <w:t>。</w:t>
      </w:r>
    </w:p>
    <w:p w14:paraId="040CB016" w14:textId="40D47FE4" w:rsidR="002E79C2" w:rsidRPr="002B170A" w:rsidRDefault="00C47B1F" w:rsidP="00F95064">
      <w:pPr>
        <w:rPr>
          <w:rFonts w:ascii="Arial" w:hAnsi="Arial" w:cs="Arial"/>
          <w:color w:val="333333"/>
          <w:szCs w:val="21"/>
        </w:rPr>
      </w:pPr>
      <w:r w:rsidRPr="002B170A">
        <w:rPr>
          <w:rFonts w:ascii="Arial" w:hAnsi="Arial" w:cs="Arial"/>
          <w:color w:val="333333"/>
          <w:szCs w:val="21"/>
        </w:rPr>
        <w:t>王</w:t>
      </w:r>
      <w:proofErr w:type="gramStart"/>
      <w:r w:rsidRPr="002B170A">
        <w:rPr>
          <w:rFonts w:ascii="Arial" w:hAnsi="Arial" w:cs="Arial"/>
          <w:color w:val="333333"/>
          <w:szCs w:val="21"/>
        </w:rPr>
        <w:t>卫的话</w:t>
      </w:r>
      <w:proofErr w:type="gramEnd"/>
      <w:r w:rsidR="009C3004" w:rsidRPr="002B170A">
        <w:rPr>
          <w:rFonts w:ascii="Arial" w:hAnsi="Arial" w:cs="Arial" w:hint="eastAsia"/>
          <w:color w:val="333333"/>
          <w:szCs w:val="21"/>
        </w:rPr>
        <w:t>提</w:t>
      </w:r>
      <w:r w:rsidR="002E79C2" w:rsidRPr="002B170A">
        <w:rPr>
          <w:rFonts w:ascii="Arial" w:hAnsi="Arial" w:cs="Arial"/>
          <w:color w:val="333333"/>
          <w:szCs w:val="21"/>
        </w:rPr>
        <w:t>出了一个问题</w:t>
      </w:r>
      <w:r w:rsidR="002E79C2" w:rsidRPr="002B170A">
        <w:rPr>
          <w:rFonts w:ascii="Arial" w:hAnsi="Arial" w:cs="Arial" w:hint="eastAsia"/>
          <w:color w:val="333333"/>
          <w:szCs w:val="21"/>
        </w:rPr>
        <w:t>，</w:t>
      </w:r>
      <w:r w:rsidR="009C3004" w:rsidRPr="002B170A">
        <w:rPr>
          <w:rFonts w:ascii="Arial" w:hAnsi="Arial" w:cs="Arial"/>
          <w:color w:val="333333"/>
          <w:szCs w:val="21"/>
        </w:rPr>
        <w:t>应收账款</w:t>
      </w:r>
      <w:r w:rsidR="002E79C2" w:rsidRPr="002B170A">
        <w:rPr>
          <w:rFonts w:ascii="Arial" w:hAnsi="Arial" w:cs="Arial"/>
          <w:color w:val="333333"/>
          <w:szCs w:val="21"/>
        </w:rPr>
        <w:t>虽然作为流动资</w:t>
      </w:r>
      <w:r w:rsidR="00C51E1F">
        <w:rPr>
          <w:rFonts w:ascii="Arial" w:hAnsi="Arial" w:cs="Arial" w:hint="eastAsia"/>
          <w:color w:val="333333"/>
          <w:szCs w:val="21"/>
        </w:rPr>
        <w:t>产</w:t>
      </w:r>
      <w:r w:rsidRPr="002B170A">
        <w:rPr>
          <w:rFonts w:ascii="Arial" w:hAnsi="Arial" w:cs="Arial"/>
          <w:color w:val="333333"/>
          <w:szCs w:val="21"/>
        </w:rPr>
        <w:t>的一项</w:t>
      </w:r>
      <w:r w:rsidR="002E79C2" w:rsidRPr="002B170A">
        <w:rPr>
          <w:rFonts w:ascii="Arial" w:hAnsi="Arial" w:cs="Arial" w:hint="eastAsia"/>
          <w:color w:val="333333"/>
          <w:szCs w:val="21"/>
        </w:rPr>
        <w:t>，</w:t>
      </w:r>
      <w:r w:rsidR="002E79C2" w:rsidRPr="002B170A">
        <w:rPr>
          <w:rFonts w:ascii="Arial" w:hAnsi="Arial" w:cs="Arial"/>
          <w:color w:val="333333"/>
          <w:szCs w:val="21"/>
        </w:rPr>
        <w:t>但万一收不回来呢</w:t>
      </w:r>
      <w:r w:rsidR="002E79C2" w:rsidRPr="002B170A">
        <w:rPr>
          <w:rFonts w:ascii="Arial" w:hAnsi="Arial" w:cs="Arial" w:hint="eastAsia"/>
          <w:color w:val="333333"/>
          <w:szCs w:val="21"/>
        </w:rPr>
        <w:t>？</w:t>
      </w:r>
      <w:r w:rsidR="002E79C2" w:rsidRPr="002B170A">
        <w:rPr>
          <w:rFonts w:ascii="Arial" w:hAnsi="Arial" w:cs="Arial"/>
          <w:color w:val="333333"/>
          <w:szCs w:val="21"/>
        </w:rPr>
        <w:t>对于我们的流动性又会产生</w:t>
      </w:r>
      <w:r w:rsidRPr="002B170A">
        <w:rPr>
          <w:rFonts w:ascii="Arial" w:hAnsi="Arial" w:cs="Arial" w:hint="eastAsia"/>
          <w:color w:val="333333"/>
          <w:szCs w:val="21"/>
        </w:rPr>
        <w:t>怎样</w:t>
      </w:r>
      <w:r w:rsidR="002E79C2" w:rsidRPr="002B170A">
        <w:rPr>
          <w:rFonts w:ascii="Arial" w:hAnsi="Arial" w:cs="Arial"/>
          <w:color w:val="333333"/>
          <w:szCs w:val="21"/>
        </w:rPr>
        <w:t>的影响</w:t>
      </w:r>
      <w:r w:rsidR="002E79C2" w:rsidRPr="002B170A">
        <w:rPr>
          <w:rFonts w:ascii="Arial" w:hAnsi="Arial" w:cs="Arial" w:hint="eastAsia"/>
          <w:color w:val="333333"/>
          <w:szCs w:val="21"/>
        </w:rPr>
        <w:t>？</w:t>
      </w:r>
    </w:p>
    <w:p w14:paraId="3CD28DFA" w14:textId="77777777" w:rsidR="00BE47FD" w:rsidRPr="00F95064" w:rsidRDefault="00F95064">
      <w:pPr>
        <w:rPr>
          <w:rFonts w:ascii="Arial" w:hAnsi="Arial" w:cs="Arial"/>
          <w:color w:val="333333"/>
          <w:szCs w:val="21"/>
        </w:rPr>
      </w:pPr>
      <w:r w:rsidRPr="002B170A">
        <w:rPr>
          <w:rFonts w:ascii="Arial" w:hAnsi="Arial" w:cs="Arial"/>
          <w:color w:val="333333"/>
          <w:szCs w:val="21"/>
        </w:rPr>
        <w:t>结合王卫的这句话</w:t>
      </w:r>
      <w:r w:rsidRPr="002B170A">
        <w:rPr>
          <w:rFonts w:ascii="Arial" w:hAnsi="Arial" w:cs="Arial" w:hint="eastAsia"/>
          <w:color w:val="333333"/>
          <w:szCs w:val="21"/>
        </w:rPr>
        <w:t>，</w:t>
      </w:r>
      <w:r w:rsidR="00C96AC2" w:rsidRPr="002B170A">
        <w:rPr>
          <w:rFonts w:asciiTheme="minorEastAsia" w:hAnsiTheme="minorEastAsia" w:hint="eastAsia"/>
          <w:szCs w:val="21"/>
        </w:rPr>
        <w:t>你认为</w:t>
      </w:r>
      <w:r w:rsidR="00D525F5" w:rsidRPr="002B170A">
        <w:rPr>
          <w:rFonts w:asciiTheme="minorEastAsia" w:hAnsiTheme="minorEastAsia" w:hint="eastAsia"/>
          <w:szCs w:val="21"/>
        </w:rPr>
        <w:t>流动性</w:t>
      </w:r>
      <w:r w:rsidR="00D525F5" w:rsidRPr="002B170A">
        <w:rPr>
          <w:rFonts w:asciiTheme="minorEastAsia" w:hAnsiTheme="minorEastAsia"/>
          <w:szCs w:val="21"/>
        </w:rPr>
        <w:t>比率</w:t>
      </w:r>
      <w:r w:rsidR="003F51D0" w:rsidRPr="002B170A">
        <w:rPr>
          <w:rFonts w:asciiTheme="minorEastAsia" w:hAnsiTheme="minorEastAsia" w:hint="eastAsia"/>
          <w:szCs w:val="21"/>
        </w:rPr>
        <w:t>（流动资产/流动负债）</w:t>
      </w:r>
      <w:r w:rsidR="00D80F09" w:rsidRPr="002B170A">
        <w:rPr>
          <w:rFonts w:asciiTheme="minorEastAsia" w:hAnsiTheme="minorEastAsia"/>
          <w:szCs w:val="21"/>
        </w:rPr>
        <w:t>在评估</w:t>
      </w:r>
      <w:r w:rsidR="00C96AC2" w:rsidRPr="002B170A">
        <w:rPr>
          <w:rFonts w:asciiTheme="minorEastAsia" w:hAnsiTheme="minorEastAsia"/>
          <w:szCs w:val="21"/>
        </w:rPr>
        <w:t>一家公司的流动性状况时</w:t>
      </w:r>
      <w:r w:rsidR="00C96AC2" w:rsidRPr="002B170A">
        <w:rPr>
          <w:rFonts w:asciiTheme="minorEastAsia" w:hAnsiTheme="minorEastAsia" w:hint="eastAsia"/>
          <w:szCs w:val="21"/>
        </w:rPr>
        <w:t>，</w:t>
      </w:r>
      <w:r w:rsidR="00C96AC2" w:rsidRPr="002B170A">
        <w:rPr>
          <w:rFonts w:asciiTheme="minorEastAsia" w:hAnsiTheme="minorEastAsia"/>
          <w:szCs w:val="21"/>
        </w:rPr>
        <w:t>是否也存在局限性</w:t>
      </w:r>
      <w:r w:rsidR="003C1F9B" w:rsidRPr="002B170A">
        <w:rPr>
          <w:rFonts w:asciiTheme="minorEastAsia" w:hAnsiTheme="minorEastAsia"/>
          <w:szCs w:val="21"/>
        </w:rPr>
        <w:t>呢</w:t>
      </w:r>
      <w:r w:rsidR="00C96AC2" w:rsidRPr="002B170A">
        <w:rPr>
          <w:rFonts w:asciiTheme="minorEastAsia" w:hAnsiTheme="minorEastAsia" w:hint="eastAsia"/>
          <w:szCs w:val="21"/>
        </w:rPr>
        <w:t>？（写出一条即可）</w:t>
      </w:r>
    </w:p>
    <w:tbl>
      <w:tblPr>
        <w:tblStyle w:val="ac"/>
        <w:tblW w:w="0" w:type="auto"/>
        <w:tblLook w:val="04A0" w:firstRow="1" w:lastRow="0" w:firstColumn="1" w:lastColumn="0" w:noHBand="0" w:noVBand="1"/>
      </w:tblPr>
      <w:tblGrid>
        <w:gridCol w:w="8296"/>
      </w:tblGrid>
      <w:tr w:rsidR="00307760" w14:paraId="5A04B215" w14:textId="77777777" w:rsidTr="00307760">
        <w:trPr>
          <w:trHeight w:val="788"/>
        </w:trPr>
        <w:tc>
          <w:tcPr>
            <w:tcW w:w="8296" w:type="dxa"/>
          </w:tcPr>
          <w:p w14:paraId="749D8503" w14:textId="77777777" w:rsidR="00307760" w:rsidRDefault="00307760">
            <w:pPr>
              <w:rPr>
                <w:rFonts w:asciiTheme="minorEastAsia" w:hAnsiTheme="minorEastAsia"/>
                <w:szCs w:val="21"/>
              </w:rPr>
            </w:pPr>
          </w:p>
        </w:tc>
      </w:tr>
    </w:tbl>
    <w:p w14:paraId="0130C259" w14:textId="77777777" w:rsidR="00307760" w:rsidRDefault="004E1CB6">
      <w:pPr>
        <w:rPr>
          <w:rFonts w:asciiTheme="minorEastAsia" w:hAnsiTheme="minorEastAsia"/>
          <w:szCs w:val="21"/>
        </w:rPr>
      </w:pPr>
      <w:r w:rsidRPr="004E1CB6">
        <w:rPr>
          <w:rFonts w:asciiTheme="minorEastAsia" w:hAnsiTheme="minorEastAsia" w:hint="eastAsia"/>
          <w:b/>
          <w:szCs w:val="21"/>
        </w:rPr>
        <w:t>反馈：</w:t>
      </w:r>
      <w:r w:rsidR="00D96A2E">
        <w:rPr>
          <w:rFonts w:asciiTheme="minorEastAsia" w:hAnsiTheme="minorEastAsia" w:hint="eastAsia"/>
          <w:szCs w:val="21"/>
        </w:rPr>
        <w:t>谢谢你的</w:t>
      </w:r>
      <w:r>
        <w:rPr>
          <w:rFonts w:asciiTheme="minorEastAsia" w:hAnsiTheme="minorEastAsia" w:hint="eastAsia"/>
          <w:szCs w:val="21"/>
        </w:rPr>
        <w:t>回答！</w:t>
      </w:r>
      <w:r w:rsidR="00C9672E">
        <w:rPr>
          <w:rFonts w:asciiTheme="minorEastAsia" w:hAnsiTheme="minorEastAsia" w:hint="eastAsia"/>
          <w:szCs w:val="21"/>
        </w:rPr>
        <w:t>看看其他学员是怎么想的：</w:t>
      </w:r>
    </w:p>
    <w:p w14:paraId="469C8754" w14:textId="77777777" w:rsidR="00BE47FD" w:rsidRDefault="00BE47FD">
      <w:pPr>
        <w:rPr>
          <w:rFonts w:asciiTheme="minorEastAsia" w:hAnsiTheme="minorEastAsia"/>
          <w:szCs w:val="21"/>
        </w:rPr>
      </w:pPr>
    </w:p>
    <w:p w14:paraId="756659B9" w14:textId="553E4E6C" w:rsidR="0071044A" w:rsidRDefault="001C1BB2" w:rsidP="0071044A">
      <w:pPr>
        <w:rPr>
          <w:rFonts w:asciiTheme="minorEastAsia" w:hAnsiTheme="minorEastAsia"/>
          <w:b/>
          <w:szCs w:val="21"/>
        </w:rPr>
      </w:pPr>
      <w:r>
        <w:rPr>
          <w:rFonts w:asciiTheme="minorEastAsia" w:hAnsiTheme="minorEastAsia" w:hint="eastAsia"/>
          <w:b/>
          <w:szCs w:val="21"/>
        </w:rPr>
        <w:t>03</w:t>
      </w:r>
      <w:r w:rsidR="00ED5920">
        <w:rPr>
          <w:rFonts w:asciiTheme="minorEastAsia" w:hAnsiTheme="minorEastAsia"/>
          <w:b/>
          <w:szCs w:val="21"/>
        </w:rPr>
        <w:t>U02</w:t>
      </w:r>
      <w:r w:rsidR="0071044A">
        <w:rPr>
          <w:rFonts w:asciiTheme="minorEastAsia" w:hAnsiTheme="minorEastAsia"/>
          <w:b/>
          <w:szCs w:val="21"/>
        </w:rPr>
        <w:t>a  小测验</w:t>
      </w:r>
      <w:r w:rsidR="0071044A">
        <w:rPr>
          <w:rFonts w:asciiTheme="minorEastAsia" w:hAnsiTheme="minorEastAsia" w:hint="eastAsia"/>
          <w:b/>
          <w:szCs w:val="21"/>
        </w:rPr>
        <w:t>：什么</w:t>
      </w:r>
      <w:r w:rsidR="0071044A">
        <w:rPr>
          <w:rFonts w:asciiTheme="minorEastAsia" w:hAnsiTheme="minorEastAsia"/>
          <w:b/>
          <w:szCs w:val="21"/>
        </w:rPr>
        <w:t>对流动性有利</w:t>
      </w:r>
    </w:p>
    <w:p w14:paraId="728D0C75" w14:textId="76F975E6" w:rsidR="00466C91" w:rsidRDefault="00466C91" w:rsidP="0071044A">
      <w:pPr>
        <w:rPr>
          <w:rFonts w:asciiTheme="minorEastAsia" w:hAnsiTheme="minorEastAsia"/>
          <w:szCs w:val="21"/>
        </w:rPr>
      </w:pPr>
      <w:r>
        <w:rPr>
          <w:rFonts w:asciiTheme="minorEastAsia" w:hAnsiTheme="minorEastAsia"/>
          <w:szCs w:val="21"/>
        </w:rPr>
        <w:t>我们刚才学习了如何去度量营运资金</w:t>
      </w:r>
      <w:r>
        <w:rPr>
          <w:rFonts w:asciiTheme="minorEastAsia" w:hAnsiTheme="minorEastAsia" w:hint="eastAsia"/>
          <w:szCs w:val="21"/>
        </w:rPr>
        <w:t>，</w:t>
      </w:r>
      <w:r>
        <w:rPr>
          <w:rFonts w:asciiTheme="minorEastAsia" w:hAnsiTheme="minorEastAsia"/>
          <w:szCs w:val="21"/>
        </w:rPr>
        <w:t>如何去计算流动性比率</w:t>
      </w:r>
      <w:r>
        <w:rPr>
          <w:rFonts w:asciiTheme="minorEastAsia" w:hAnsiTheme="minorEastAsia" w:hint="eastAsia"/>
          <w:szCs w:val="21"/>
        </w:rPr>
        <w:t>。</w:t>
      </w:r>
      <w:r>
        <w:rPr>
          <w:rFonts w:asciiTheme="minorEastAsia" w:hAnsiTheme="minorEastAsia"/>
          <w:szCs w:val="21"/>
        </w:rPr>
        <w:t>你有没有发现</w:t>
      </w:r>
      <w:r>
        <w:rPr>
          <w:rFonts w:asciiTheme="minorEastAsia" w:hAnsiTheme="minorEastAsia" w:hint="eastAsia"/>
          <w:szCs w:val="21"/>
        </w:rPr>
        <w:t>，</w:t>
      </w:r>
      <w:r w:rsidR="00F432A3">
        <w:rPr>
          <w:rFonts w:asciiTheme="minorEastAsia" w:hAnsiTheme="minorEastAsia"/>
          <w:szCs w:val="21"/>
        </w:rPr>
        <w:t>这两套</w:t>
      </w:r>
      <w:r w:rsidR="001329D8">
        <w:rPr>
          <w:rFonts w:asciiTheme="minorEastAsia" w:hAnsiTheme="minorEastAsia" w:hint="eastAsia"/>
          <w:szCs w:val="21"/>
        </w:rPr>
        <w:t>工具</w:t>
      </w:r>
      <w:r w:rsidR="00F432A3">
        <w:rPr>
          <w:rFonts w:asciiTheme="minorEastAsia" w:hAnsiTheme="minorEastAsia"/>
          <w:szCs w:val="21"/>
        </w:rPr>
        <w:t>的</w:t>
      </w:r>
      <w:r>
        <w:rPr>
          <w:rFonts w:asciiTheme="minorEastAsia" w:hAnsiTheme="minorEastAsia"/>
          <w:szCs w:val="21"/>
        </w:rPr>
        <w:t>核算</w:t>
      </w:r>
      <w:r w:rsidR="00F432A3">
        <w:rPr>
          <w:rFonts w:asciiTheme="minorEastAsia" w:hAnsiTheme="minorEastAsia"/>
          <w:szCs w:val="21"/>
        </w:rPr>
        <w:t>在一定程度上</w:t>
      </w:r>
      <w:r>
        <w:rPr>
          <w:rFonts w:asciiTheme="minorEastAsia" w:hAnsiTheme="minorEastAsia"/>
          <w:szCs w:val="21"/>
        </w:rPr>
        <w:t>默认了</w:t>
      </w:r>
      <w:r>
        <w:rPr>
          <w:rFonts w:asciiTheme="minorEastAsia" w:hAnsiTheme="minorEastAsia" w:hint="eastAsia"/>
          <w:szCs w:val="21"/>
        </w:rPr>
        <w:t>“流动资产”</w:t>
      </w:r>
      <w:r w:rsidR="00AF64B1">
        <w:rPr>
          <w:rFonts w:asciiTheme="minorEastAsia" w:hAnsiTheme="minorEastAsia" w:hint="eastAsia"/>
          <w:szCs w:val="21"/>
        </w:rPr>
        <w:t>都</w:t>
      </w:r>
      <w:r w:rsidR="00BC518F">
        <w:rPr>
          <w:rFonts w:asciiTheme="minorEastAsia" w:hAnsiTheme="minorEastAsia" w:hint="eastAsia"/>
          <w:szCs w:val="21"/>
        </w:rPr>
        <w:t>有助于流动性</w:t>
      </w:r>
      <w:r w:rsidR="00AF64B1">
        <w:rPr>
          <w:rFonts w:asciiTheme="minorEastAsia" w:hAnsiTheme="minorEastAsia" w:hint="eastAsia"/>
          <w:szCs w:val="21"/>
        </w:rPr>
        <w:t>，而“流动负债”都</w:t>
      </w:r>
      <w:r>
        <w:rPr>
          <w:rFonts w:asciiTheme="minorEastAsia" w:hAnsiTheme="minorEastAsia" w:hint="eastAsia"/>
          <w:szCs w:val="21"/>
        </w:rPr>
        <w:t>不利于流动性</w:t>
      </w:r>
      <w:r w:rsidR="00CF0C6D">
        <w:rPr>
          <w:rFonts w:asciiTheme="minorEastAsia" w:hAnsiTheme="minorEastAsia" w:hint="eastAsia"/>
          <w:szCs w:val="21"/>
        </w:rPr>
        <w:t>？</w:t>
      </w:r>
      <w:r w:rsidR="00AF64B1">
        <w:rPr>
          <w:rFonts w:asciiTheme="minorEastAsia" w:hAnsiTheme="minorEastAsia" w:hint="eastAsia"/>
          <w:szCs w:val="21"/>
        </w:rPr>
        <w:t>而</w:t>
      </w:r>
      <w:r>
        <w:rPr>
          <w:rFonts w:asciiTheme="minorEastAsia" w:hAnsiTheme="minorEastAsia" w:hint="eastAsia"/>
          <w:szCs w:val="21"/>
        </w:rPr>
        <w:t>实际上，真的如此吗？</w:t>
      </w:r>
    </w:p>
    <w:p w14:paraId="2823E741" w14:textId="77777777" w:rsidR="0071044A" w:rsidRPr="00A02D52" w:rsidRDefault="00466C91" w:rsidP="0071044A">
      <w:pPr>
        <w:rPr>
          <w:rFonts w:asciiTheme="minorEastAsia" w:hAnsiTheme="minorEastAsia"/>
          <w:szCs w:val="21"/>
        </w:rPr>
      </w:pPr>
      <w:r>
        <w:rPr>
          <w:rFonts w:asciiTheme="minorEastAsia" w:hAnsiTheme="minorEastAsia"/>
          <w:szCs w:val="21"/>
        </w:rPr>
        <w:lastRenderedPageBreak/>
        <w:t>下面</w:t>
      </w:r>
      <w:r>
        <w:rPr>
          <w:rFonts w:asciiTheme="minorEastAsia" w:hAnsiTheme="minorEastAsia" w:hint="eastAsia"/>
          <w:szCs w:val="21"/>
        </w:rPr>
        <w:t>，请</w:t>
      </w:r>
      <w:r w:rsidR="0071044A">
        <w:rPr>
          <w:rFonts w:asciiTheme="minorEastAsia" w:hAnsiTheme="minorEastAsia" w:hint="eastAsia"/>
          <w:szCs w:val="21"/>
        </w:rPr>
        <w:t>将</w:t>
      </w:r>
      <w:r w:rsidR="0071044A">
        <w:rPr>
          <w:rFonts w:asciiTheme="minorEastAsia" w:hAnsiTheme="minorEastAsia"/>
          <w:szCs w:val="21"/>
        </w:rPr>
        <w:t>你认为</w:t>
      </w:r>
      <w:r w:rsidR="0071044A" w:rsidRPr="00256CC6">
        <w:rPr>
          <w:rFonts w:asciiTheme="minorEastAsia" w:hAnsiTheme="minorEastAsia"/>
          <w:szCs w:val="21"/>
          <w:u w:val="single"/>
        </w:rPr>
        <w:t>有助于</w:t>
      </w:r>
      <w:r w:rsidR="0071044A" w:rsidRPr="004D3368">
        <w:rPr>
          <w:rFonts w:asciiTheme="minorEastAsia" w:hAnsiTheme="minorEastAsia"/>
          <w:szCs w:val="21"/>
        </w:rPr>
        <w:t>流动性</w:t>
      </w:r>
      <w:r w:rsidR="0071044A">
        <w:rPr>
          <w:rFonts w:asciiTheme="minorEastAsia" w:hAnsiTheme="minorEastAsia"/>
          <w:szCs w:val="21"/>
        </w:rPr>
        <w:t>和</w:t>
      </w:r>
      <w:r w:rsidR="0071044A" w:rsidRPr="00256CC6">
        <w:rPr>
          <w:rFonts w:asciiTheme="minorEastAsia" w:hAnsiTheme="minorEastAsia"/>
          <w:szCs w:val="21"/>
          <w:u w:val="single"/>
        </w:rPr>
        <w:t>不利于</w:t>
      </w:r>
      <w:r w:rsidR="0071044A">
        <w:rPr>
          <w:rFonts w:asciiTheme="minorEastAsia" w:hAnsiTheme="minorEastAsia"/>
          <w:szCs w:val="21"/>
        </w:rPr>
        <w:t>流动性的选项拖至相应的位置</w:t>
      </w:r>
      <w:r w:rsidR="0071044A">
        <w:rPr>
          <w:rFonts w:asciiTheme="minorEastAsia" w:hAnsiTheme="minorEastAsia" w:hint="eastAsia"/>
          <w:szCs w:val="21"/>
        </w:rPr>
        <w:t>：（拖拽题）</w:t>
      </w:r>
    </w:p>
    <w:p w14:paraId="046B811C" w14:textId="77777777" w:rsidR="0071044A" w:rsidRPr="00A02D52" w:rsidRDefault="0071044A" w:rsidP="0071044A">
      <w:pPr>
        <w:rPr>
          <w:rFonts w:asciiTheme="minorEastAsia" w:hAnsiTheme="minorEastAsia"/>
          <w:b/>
          <w:szCs w:val="21"/>
        </w:rPr>
      </w:pPr>
      <w:r w:rsidRPr="00A02D52">
        <w:rPr>
          <w:rFonts w:asciiTheme="minorEastAsia" w:hAnsiTheme="minorEastAsia"/>
          <w:b/>
          <w:szCs w:val="21"/>
        </w:rPr>
        <w:t>有助于流动性</w:t>
      </w:r>
      <w:r>
        <w:rPr>
          <w:rFonts w:asciiTheme="minorEastAsia" w:hAnsiTheme="minorEastAsia" w:hint="eastAsia"/>
          <w:b/>
          <w:szCs w:val="21"/>
        </w:rPr>
        <w:t>：</w:t>
      </w:r>
    </w:p>
    <w:p w14:paraId="2B44B024" w14:textId="77777777" w:rsidR="0071044A" w:rsidRPr="004D3368" w:rsidRDefault="0071044A" w:rsidP="0071044A">
      <w:pPr>
        <w:pStyle w:val="a8"/>
        <w:numPr>
          <w:ilvl w:val="0"/>
          <w:numId w:val="36"/>
        </w:numPr>
        <w:ind w:firstLineChars="0"/>
        <w:rPr>
          <w:rFonts w:asciiTheme="minorEastAsia" w:hAnsiTheme="minorEastAsia"/>
          <w:szCs w:val="21"/>
        </w:rPr>
      </w:pPr>
      <w:r w:rsidRPr="004D3368">
        <w:rPr>
          <w:rFonts w:asciiTheme="minorEastAsia" w:hAnsiTheme="minorEastAsia" w:hint="eastAsia"/>
          <w:szCs w:val="21"/>
        </w:rPr>
        <w:t>出售商品或者服务，收取现金</w:t>
      </w:r>
      <w:r w:rsidRPr="00416D2A">
        <w:rPr>
          <w:rFonts w:asciiTheme="minorEastAsia" w:hAnsiTheme="minorEastAsia" w:hint="eastAsia"/>
          <w:sz w:val="15"/>
          <w:szCs w:val="15"/>
          <w:shd w:val="pct15" w:color="auto" w:fill="FFFFFF"/>
        </w:rPr>
        <w:t>【带来现金流入】</w:t>
      </w:r>
    </w:p>
    <w:p w14:paraId="05262BED" w14:textId="77777777" w:rsidR="0071044A" w:rsidRPr="00057E7F" w:rsidRDefault="0071044A" w:rsidP="0071044A">
      <w:pPr>
        <w:pStyle w:val="a8"/>
        <w:numPr>
          <w:ilvl w:val="0"/>
          <w:numId w:val="36"/>
        </w:numPr>
        <w:ind w:firstLineChars="0"/>
        <w:rPr>
          <w:rFonts w:asciiTheme="minorEastAsia" w:hAnsiTheme="minorEastAsia"/>
          <w:szCs w:val="21"/>
        </w:rPr>
      </w:pPr>
      <w:r w:rsidRPr="004D3368">
        <w:rPr>
          <w:rFonts w:asciiTheme="minorEastAsia" w:hAnsiTheme="minorEastAsia"/>
          <w:szCs w:val="21"/>
        </w:rPr>
        <w:t>按期收回应收账款</w:t>
      </w:r>
      <w:r w:rsidRPr="00416D2A">
        <w:rPr>
          <w:rFonts w:asciiTheme="minorEastAsia" w:hAnsiTheme="minorEastAsia" w:hint="eastAsia"/>
          <w:sz w:val="15"/>
          <w:szCs w:val="15"/>
          <w:shd w:val="pct15" w:color="auto" w:fill="FFFFFF"/>
        </w:rPr>
        <w:t>【带来现金流入】</w:t>
      </w:r>
    </w:p>
    <w:p w14:paraId="246FC438" w14:textId="77777777" w:rsidR="0071044A" w:rsidRPr="00416D2A" w:rsidRDefault="0071044A" w:rsidP="0071044A">
      <w:pPr>
        <w:pStyle w:val="a8"/>
        <w:numPr>
          <w:ilvl w:val="0"/>
          <w:numId w:val="36"/>
        </w:numPr>
        <w:ind w:firstLineChars="0"/>
        <w:rPr>
          <w:rFonts w:asciiTheme="minorEastAsia" w:hAnsiTheme="minorEastAsia"/>
          <w:sz w:val="15"/>
          <w:szCs w:val="15"/>
          <w:shd w:val="pct15" w:color="auto" w:fill="FFFFFF"/>
        </w:rPr>
      </w:pPr>
      <w:r w:rsidRPr="004D3368">
        <w:rPr>
          <w:rFonts w:asciiTheme="minorEastAsia" w:hAnsiTheme="minorEastAsia"/>
          <w:szCs w:val="21"/>
        </w:rPr>
        <w:t>短期投资获利</w:t>
      </w:r>
      <w:r w:rsidRPr="00416D2A">
        <w:rPr>
          <w:rFonts w:asciiTheme="minorEastAsia" w:hAnsiTheme="minorEastAsia" w:hint="eastAsia"/>
          <w:sz w:val="15"/>
          <w:szCs w:val="15"/>
          <w:shd w:val="pct15" w:color="auto" w:fill="FFFFFF"/>
        </w:rPr>
        <w:t>【带来现金流入】</w:t>
      </w:r>
    </w:p>
    <w:p w14:paraId="6EC756C2" w14:textId="77777777" w:rsidR="0071044A" w:rsidRPr="00416D2A" w:rsidRDefault="00192DD5" w:rsidP="0071044A">
      <w:pPr>
        <w:pStyle w:val="a8"/>
        <w:numPr>
          <w:ilvl w:val="0"/>
          <w:numId w:val="36"/>
        </w:numPr>
        <w:ind w:firstLineChars="0"/>
        <w:rPr>
          <w:rFonts w:asciiTheme="minorEastAsia" w:hAnsiTheme="minorEastAsia"/>
          <w:sz w:val="15"/>
          <w:szCs w:val="15"/>
          <w:shd w:val="pct15" w:color="auto" w:fill="FFFFFF"/>
        </w:rPr>
      </w:pPr>
      <w:r>
        <w:rPr>
          <w:rFonts w:asciiTheme="minorEastAsia" w:hAnsiTheme="minorEastAsia" w:hint="eastAsia"/>
          <w:szCs w:val="21"/>
        </w:rPr>
        <w:t>与供应商谈下一个较长的赊购期限</w:t>
      </w:r>
      <w:r w:rsidR="0071044A" w:rsidRPr="00416D2A">
        <w:rPr>
          <w:rFonts w:asciiTheme="minorEastAsia" w:hAnsiTheme="minorEastAsia" w:hint="eastAsia"/>
          <w:sz w:val="15"/>
          <w:szCs w:val="15"/>
          <w:shd w:val="pct15" w:color="auto" w:fill="FFFFFF"/>
        </w:rPr>
        <w:t>【阻碍现金流出】</w:t>
      </w:r>
    </w:p>
    <w:p w14:paraId="70583614" w14:textId="77777777" w:rsidR="0071044A" w:rsidRPr="00A02D52" w:rsidRDefault="0071044A" w:rsidP="0071044A">
      <w:pPr>
        <w:rPr>
          <w:rFonts w:asciiTheme="minorEastAsia" w:hAnsiTheme="minorEastAsia"/>
          <w:b/>
          <w:szCs w:val="21"/>
        </w:rPr>
      </w:pPr>
      <w:r w:rsidRPr="00A02D52">
        <w:rPr>
          <w:rFonts w:asciiTheme="minorEastAsia" w:hAnsiTheme="minorEastAsia"/>
          <w:b/>
          <w:szCs w:val="21"/>
        </w:rPr>
        <w:t>不利于流动性</w:t>
      </w:r>
      <w:r w:rsidRPr="00A02D52">
        <w:rPr>
          <w:rFonts w:asciiTheme="minorEastAsia" w:hAnsiTheme="minorEastAsia" w:hint="eastAsia"/>
          <w:b/>
          <w:szCs w:val="21"/>
        </w:rPr>
        <w:t>：</w:t>
      </w:r>
    </w:p>
    <w:p w14:paraId="031F82CC" w14:textId="77777777" w:rsidR="0071044A" w:rsidRPr="004D3368" w:rsidRDefault="0071044A" w:rsidP="0071044A">
      <w:pPr>
        <w:pStyle w:val="a8"/>
        <w:numPr>
          <w:ilvl w:val="0"/>
          <w:numId w:val="36"/>
        </w:numPr>
        <w:ind w:firstLineChars="0"/>
        <w:rPr>
          <w:rFonts w:asciiTheme="minorEastAsia" w:hAnsiTheme="minorEastAsia"/>
          <w:szCs w:val="21"/>
        </w:rPr>
      </w:pPr>
      <w:r w:rsidRPr="004D3368">
        <w:rPr>
          <w:rFonts w:asciiTheme="minorEastAsia" w:hAnsiTheme="minorEastAsia"/>
          <w:szCs w:val="21"/>
        </w:rPr>
        <w:t>应收账款</w:t>
      </w:r>
      <w:r w:rsidRPr="004D3368">
        <w:rPr>
          <w:rFonts w:asciiTheme="minorEastAsia" w:hAnsiTheme="minorEastAsia" w:hint="eastAsia"/>
          <w:szCs w:val="21"/>
        </w:rPr>
        <w:t>逾期</w:t>
      </w:r>
      <w:r w:rsidRPr="004D3368">
        <w:rPr>
          <w:rFonts w:asciiTheme="minorEastAsia" w:hAnsiTheme="minorEastAsia"/>
          <w:szCs w:val="21"/>
        </w:rPr>
        <w:t>收不回</w:t>
      </w:r>
      <w:r w:rsidRPr="00416D2A">
        <w:rPr>
          <w:rFonts w:asciiTheme="minorEastAsia" w:hAnsiTheme="minorEastAsia" w:hint="eastAsia"/>
          <w:sz w:val="15"/>
          <w:szCs w:val="15"/>
          <w:shd w:val="pct15" w:color="auto" w:fill="FFFFFF"/>
        </w:rPr>
        <w:t>【阻碍现金流入】</w:t>
      </w:r>
    </w:p>
    <w:p w14:paraId="6AE98461" w14:textId="77777777" w:rsidR="0071044A" w:rsidRPr="00057E7F" w:rsidRDefault="0071044A" w:rsidP="0071044A">
      <w:pPr>
        <w:pStyle w:val="a8"/>
        <w:numPr>
          <w:ilvl w:val="0"/>
          <w:numId w:val="36"/>
        </w:numPr>
        <w:ind w:firstLineChars="0"/>
        <w:rPr>
          <w:rFonts w:asciiTheme="minorEastAsia" w:hAnsiTheme="minorEastAsia"/>
          <w:szCs w:val="21"/>
        </w:rPr>
      </w:pPr>
      <w:r w:rsidRPr="004D3368">
        <w:rPr>
          <w:rFonts w:asciiTheme="minorEastAsia" w:hAnsiTheme="minorEastAsia"/>
          <w:szCs w:val="21"/>
        </w:rPr>
        <w:t>库存积压</w:t>
      </w:r>
      <w:r w:rsidRPr="004D3368">
        <w:rPr>
          <w:rFonts w:asciiTheme="minorEastAsia" w:hAnsiTheme="minorEastAsia" w:hint="eastAsia"/>
          <w:szCs w:val="21"/>
        </w:rPr>
        <w:t>，</w:t>
      </w:r>
      <w:r w:rsidRPr="004D3368">
        <w:rPr>
          <w:rFonts w:asciiTheme="minorEastAsia" w:hAnsiTheme="minorEastAsia"/>
          <w:szCs w:val="21"/>
        </w:rPr>
        <w:t>周转不灵</w:t>
      </w:r>
      <w:r w:rsidRPr="00416D2A">
        <w:rPr>
          <w:rFonts w:asciiTheme="minorEastAsia" w:hAnsiTheme="minorEastAsia" w:hint="eastAsia"/>
          <w:sz w:val="15"/>
          <w:szCs w:val="15"/>
          <w:shd w:val="pct15" w:color="auto" w:fill="FFFFFF"/>
        </w:rPr>
        <w:t>【阻碍现金流入】</w:t>
      </w:r>
    </w:p>
    <w:p w14:paraId="1B8866E4" w14:textId="77777777" w:rsidR="0071044A" w:rsidRPr="00416D2A" w:rsidRDefault="0071044A" w:rsidP="0071044A">
      <w:pPr>
        <w:pStyle w:val="a8"/>
        <w:numPr>
          <w:ilvl w:val="0"/>
          <w:numId w:val="36"/>
        </w:numPr>
        <w:ind w:firstLineChars="0"/>
        <w:rPr>
          <w:rFonts w:asciiTheme="minorEastAsia" w:hAnsiTheme="minorEastAsia"/>
          <w:sz w:val="15"/>
          <w:szCs w:val="15"/>
          <w:shd w:val="pct15" w:color="auto" w:fill="FFFFFF"/>
        </w:rPr>
      </w:pPr>
      <w:r>
        <w:rPr>
          <w:rFonts w:asciiTheme="minorEastAsia" w:hAnsiTheme="minorEastAsia" w:hint="eastAsia"/>
          <w:szCs w:val="21"/>
        </w:rPr>
        <w:t>因</w:t>
      </w:r>
      <w:r>
        <w:rPr>
          <w:rFonts w:asciiTheme="minorEastAsia" w:hAnsiTheme="minorEastAsia"/>
          <w:szCs w:val="21"/>
        </w:rPr>
        <w:t>经济形势恶化</w:t>
      </w:r>
      <w:r w:rsidRPr="004D3368">
        <w:rPr>
          <w:rFonts w:asciiTheme="minorEastAsia" w:hAnsiTheme="minorEastAsia" w:hint="eastAsia"/>
          <w:szCs w:val="21"/>
        </w:rPr>
        <w:t>，供应商</w:t>
      </w:r>
      <w:r w:rsidRPr="004D3368">
        <w:rPr>
          <w:rFonts w:asciiTheme="minorEastAsia" w:hAnsiTheme="minorEastAsia"/>
          <w:szCs w:val="21"/>
        </w:rPr>
        <w:t>提前催要还款</w:t>
      </w:r>
      <w:r w:rsidRPr="00416D2A">
        <w:rPr>
          <w:rFonts w:asciiTheme="minorEastAsia" w:hAnsiTheme="minorEastAsia" w:hint="eastAsia"/>
          <w:sz w:val="15"/>
          <w:szCs w:val="15"/>
          <w:shd w:val="pct15" w:color="auto" w:fill="FFFFFF"/>
        </w:rPr>
        <w:t>【造成现金流出】</w:t>
      </w:r>
    </w:p>
    <w:p w14:paraId="5AE007BA" w14:textId="77777777" w:rsidR="0071044A" w:rsidRPr="00416D2A" w:rsidRDefault="000D7877" w:rsidP="0071044A">
      <w:pPr>
        <w:pStyle w:val="a8"/>
        <w:numPr>
          <w:ilvl w:val="0"/>
          <w:numId w:val="36"/>
        </w:numPr>
        <w:ind w:firstLineChars="0"/>
        <w:rPr>
          <w:rFonts w:asciiTheme="minorEastAsia" w:hAnsiTheme="minorEastAsia"/>
          <w:sz w:val="15"/>
          <w:szCs w:val="15"/>
          <w:shd w:val="pct15" w:color="auto" w:fill="FFFFFF"/>
        </w:rPr>
      </w:pPr>
      <w:r>
        <w:rPr>
          <w:rFonts w:asciiTheme="minorEastAsia" w:hAnsiTheme="minorEastAsia" w:hint="eastAsia"/>
          <w:szCs w:val="21"/>
        </w:rPr>
        <w:t>短期</w:t>
      </w:r>
      <w:r w:rsidR="0071044A">
        <w:rPr>
          <w:rFonts w:asciiTheme="minorEastAsia" w:hAnsiTheme="minorEastAsia" w:hint="eastAsia"/>
          <w:szCs w:val="21"/>
        </w:rPr>
        <w:t>信贷</w:t>
      </w:r>
      <w:r w:rsidR="0071044A">
        <w:rPr>
          <w:rFonts w:asciiTheme="minorEastAsia" w:hAnsiTheme="minorEastAsia"/>
          <w:szCs w:val="21"/>
        </w:rPr>
        <w:t>政策变化</w:t>
      </w:r>
      <w:r w:rsidR="0071044A">
        <w:rPr>
          <w:rFonts w:asciiTheme="minorEastAsia" w:hAnsiTheme="minorEastAsia" w:hint="eastAsia"/>
          <w:szCs w:val="21"/>
        </w:rPr>
        <w:t>，</w:t>
      </w:r>
      <w:r w:rsidR="0071044A">
        <w:rPr>
          <w:rFonts w:asciiTheme="minorEastAsia" w:hAnsiTheme="minorEastAsia"/>
          <w:szCs w:val="21"/>
        </w:rPr>
        <w:t>要求立即偿还</w:t>
      </w:r>
      <w:r w:rsidR="0071044A" w:rsidRPr="00416D2A">
        <w:rPr>
          <w:rFonts w:asciiTheme="minorEastAsia" w:hAnsiTheme="minorEastAsia" w:hint="eastAsia"/>
          <w:sz w:val="15"/>
          <w:szCs w:val="15"/>
          <w:shd w:val="pct15" w:color="auto" w:fill="FFFFFF"/>
        </w:rPr>
        <w:t>【造成现金流出】</w:t>
      </w:r>
    </w:p>
    <w:p w14:paraId="5F954EAC" w14:textId="4EFE231A" w:rsidR="0071044A" w:rsidRDefault="0071044A" w:rsidP="0071044A">
      <w:pPr>
        <w:rPr>
          <w:rFonts w:asciiTheme="minorEastAsia" w:hAnsiTheme="minorEastAsia"/>
          <w:szCs w:val="21"/>
        </w:rPr>
      </w:pPr>
      <w:r w:rsidRPr="002B170A">
        <w:rPr>
          <w:rFonts w:asciiTheme="minorEastAsia" w:hAnsiTheme="minorEastAsia" w:hint="eastAsia"/>
          <w:b/>
          <w:szCs w:val="21"/>
        </w:rPr>
        <w:t>反馈：</w:t>
      </w:r>
      <w:r w:rsidRPr="002B170A">
        <w:rPr>
          <w:rFonts w:asciiTheme="minorEastAsia" w:hAnsiTheme="minorEastAsia" w:hint="eastAsia"/>
          <w:szCs w:val="21"/>
        </w:rPr>
        <w:t>你的回答正确！/你的回答不太准确，请查看我们的观点。</w:t>
      </w:r>
    </w:p>
    <w:p w14:paraId="7DF81018" w14:textId="77777777" w:rsidR="0071044A" w:rsidRPr="00A02D52" w:rsidRDefault="00EC5438" w:rsidP="0071044A">
      <w:pPr>
        <w:rPr>
          <w:rFonts w:asciiTheme="minorEastAsia" w:hAnsiTheme="minorEastAsia"/>
          <w:szCs w:val="21"/>
        </w:rPr>
      </w:pPr>
      <w:r>
        <w:rPr>
          <w:rFonts w:asciiTheme="minorEastAsia" w:hAnsiTheme="minorEastAsia"/>
          <w:szCs w:val="21"/>
        </w:rPr>
        <w:t>我们发现</w:t>
      </w:r>
      <w:r>
        <w:rPr>
          <w:rFonts w:asciiTheme="minorEastAsia" w:hAnsiTheme="minorEastAsia" w:hint="eastAsia"/>
          <w:szCs w:val="21"/>
        </w:rPr>
        <w:t>，</w:t>
      </w:r>
      <w:r w:rsidR="007320D8">
        <w:rPr>
          <w:rFonts w:asciiTheme="minorEastAsia" w:hAnsiTheme="minorEastAsia"/>
          <w:szCs w:val="21"/>
        </w:rPr>
        <w:t>带来</w:t>
      </w:r>
      <w:r w:rsidR="0071044A">
        <w:rPr>
          <w:rFonts w:asciiTheme="minorEastAsia" w:hAnsiTheme="minorEastAsia"/>
          <w:szCs w:val="21"/>
        </w:rPr>
        <w:t>现金流入或者阻碍现金流出的选项</w:t>
      </w:r>
      <w:r w:rsidR="007320D8">
        <w:rPr>
          <w:rFonts w:asciiTheme="minorEastAsia" w:hAnsiTheme="minorEastAsia" w:hint="eastAsia"/>
          <w:szCs w:val="21"/>
        </w:rPr>
        <w:t>（包括</w:t>
      </w:r>
      <w:r w:rsidR="00D3630B">
        <w:rPr>
          <w:rFonts w:asciiTheme="minorEastAsia" w:hAnsiTheme="minorEastAsia" w:hint="eastAsia"/>
          <w:szCs w:val="21"/>
        </w:rPr>
        <w:t>“与供应商谈下一个较长的赊购期限”</w:t>
      </w:r>
      <w:r w:rsidR="007320D8">
        <w:rPr>
          <w:rFonts w:asciiTheme="minorEastAsia" w:hAnsiTheme="minorEastAsia" w:hint="eastAsia"/>
          <w:szCs w:val="21"/>
        </w:rPr>
        <w:t>）</w:t>
      </w:r>
      <w:r w:rsidR="0071044A">
        <w:rPr>
          <w:rFonts w:asciiTheme="minorEastAsia" w:hAnsiTheme="minorEastAsia" w:hint="eastAsia"/>
          <w:szCs w:val="21"/>
        </w:rPr>
        <w:t>，都</w:t>
      </w:r>
      <w:r w:rsidR="00F228CE">
        <w:rPr>
          <w:rFonts w:asciiTheme="minorEastAsia" w:hAnsiTheme="minorEastAsia" w:hint="eastAsia"/>
          <w:szCs w:val="21"/>
        </w:rPr>
        <w:t>会</w:t>
      </w:r>
      <w:r w:rsidR="0071044A">
        <w:rPr>
          <w:rFonts w:asciiTheme="minorEastAsia" w:hAnsiTheme="minorEastAsia" w:hint="eastAsia"/>
          <w:szCs w:val="21"/>
        </w:rPr>
        <w:t>有助于</w:t>
      </w:r>
      <w:r w:rsidR="0071044A">
        <w:rPr>
          <w:rFonts w:asciiTheme="minorEastAsia" w:hAnsiTheme="minorEastAsia"/>
          <w:szCs w:val="21"/>
        </w:rPr>
        <w:t>流动性</w:t>
      </w:r>
      <w:r w:rsidR="0071044A">
        <w:rPr>
          <w:rFonts w:asciiTheme="minorEastAsia" w:hAnsiTheme="minorEastAsia" w:hint="eastAsia"/>
          <w:szCs w:val="21"/>
        </w:rPr>
        <w:t>；</w:t>
      </w:r>
      <w:r w:rsidR="0071044A">
        <w:rPr>
          <w:rFonts w:asciiTheme="minorEastAsia" w:hAnsiTheme="minorEastAsia"/>
          <w:szCs w:val="21"/>
        </w:rPr>
        <w:t>造成现金流出或者阻碍现金流入的选项</w:t>
      </w:r>
      <w:r w:rsidR="007320D8">
        <w:rPr>
          <w:rFonts w:asciiTheme="minorEastAsia" w:hAnsiTheme="minorEastAsia" w:hint="eastAsia"/>
          <w:szCs w:val="21"/>
        </w:rPr>
        <w:t>（包括</w:t>
      </w:r>
      <w:r w:rsidR="00D3630B">
        <w:rPr>
          <w:rFonts w:asciiTheme="minorEastAsia" w:hAnsiTheme="minorEastAsia" w:hint="eastAsia"/>
          <w:szCs w:val="21"/>
        </w:rPr>
        <w:t>“</w:t>
      </w:r>
      <w:r w:rsidR="00D3630B" w:rsidRPr="004D3368">
        <w:rPr>
          <w:rFonts w:asciiTheme="minorEastAsia" w:hAnsiTheme="minorEastAsia"/>
          <w:szCs w:val="21"/>
        </w:rPr>
        <w:t>应收账款</w:t>
      </w:r>
      <w:r w:rsidR="00D3630B" w:rsidRPr="004D3368">
        <w:rPr>
          <w:rFonts w:asciiTheme="minorEastAsia" w:hAnsiTheme="minorEastAsia" w:hint="eastAsia"/>
          <w:szCs w:val="21"/>
        </w:rPr>
        <w:t>逾期</w:t>
      </w:r>
      <w:r w:rsidR="00D3630B" w:rsidRPr="004D3368">
        <w:rPr>
          <w:rFonts w:asciiTheme="minorEastAsia" w:hAnsiTheme="minorEastAsia"/>
          <w:szCs w:val="21"/>
        </w:rPr>
        <w:t>收不回</w:t>
      </w:r>
      <w:r w:rsidR="00D3630B">
        <w:rPr>
          <w:rFonts w:asciiTheme="minorEastAsia" w:hAnsiTheme="minorEastAsia" w:hint="eastAsia"/>
          <w:szCs w:val="21"/>
        </w:rPr>
        <w:t>”</w:t>
      </w:r>
      <w:r w:rsidR="001B3BB0">
        <w:rPr>
          <w:rFonts w:asciiTheme="minorEastAsia" w:hAnsiTheme="minorEastAsia" w:hint="eastAsia"/>
          <w:szCs w:val="21"/>
        </w:rPr>
        <w:t>和</w:t>
      </w:r>
      <w:r w:rsidR="00D3630B">
        <w:rPr>
          <w:rFonts w:asciiTheme="minorEastAsia" w:hAnsiTheme="minorEastAsia" w:hint="eastAsia"/>
          <w:szCs w:val="21"/>
        </w:rPr>
        <w:t>“</w:t>
      </w:r>
      <w:r w:rsidR="00D3630B" w:rsidRPr="004D3368">
        <w:rPr>
          <w:rFonts w:asciiTheme="minorEastAsia" w:hAnsiTheme="minorEastAsia"/>
          <w:szCs w:val="21"/>
        </w:rPr>
        <w:t>库存积压</w:t>
      </w:r>
      <w:r w:rsidR="00D3630B" w:rsidRPr="004D3368">
        <w:rPr>
          <w:rFonts w:asciiTheme="minorEastAsia" w:hAnsiTheme="minorEastAsia" w:hint="eastAsia"/>
          <w:szCs w:val="21"/>
        </w:rPr>
        <w:t>，</w:t>
      </w:r>
      <w:r w:rsidR="00D3630B" w:rsidRPr="004D3368">
        <w:rPr>
          <w:rFonts w:asciiTheme="minorEastAsia" w:hAnsiTheme="minorEastAsia"/>
          <w:szCs w:val="21"/>
        </w:rPr>
        <w:t>周转不灵</w:t>
      </w:r>
      <w:r w:rsidR="00D3630B">
        <w:rPr>
          <w:rFonts w:asciiTheme="minorEastAsia" w:hAnsiTheme="minorEastAsia" w:hint="eastAsia"/>
          <w:szCs w:val="21"/>
        </w:rPr>
        <w:t>”等</w:t>
      </w:r>
      <w:r w:rsidR="007320D8">
        <w:rPr>
          <w:rFonts w:asciiTheme="minorEastAsia" w:hAnsiTheme="minorEastAsia" w:hint="eastAsia"/>
          <w:szCs w:val="21"/>
        </w:rPr>
        <w:t>）</w:t>
      </w:r>
      <w:r w:rsidR="0071044A">
        <w:rPr>
          <w:rFonts w:asciiTheme="minorEastAsia" w:hAnsiTheme="minorEastAsia" w:hint="eastAsia"/>
          <w:szCs w:val="21"/>
        </w:rPr>
        <w:t>，</w:t>
      </w:r>
      <w:r w:rsidR="0071044A">
        <w:rPr>
          <w:rFonts w:asciiTheme="minorEastAsia" w:hAnsiTheme="minorEastAsia"/>
          <w:szCs w:val="21"/>
        </w:rPr>
        <w:t>都不利于流动性</w:t>
      </w:r>
      <w:r w:rsidR="0071044A">
        <w:rPr>
          <w:rFonts w:asciiTheme="minorEastAsia" w:hAnsiTheme="minorEastAsia" w:hint="eastAsia"/>
          <w:szCs w:val="21"/>
        </w:rPr>
        <w:t>。</w:t>
      </w:r>
    </w:p>
    <w:p w14:paraId="308E7356" w14:textId="77777777" w:rsidR="0071044A" w:rsidRDefault="0071044A">
      <w:pPr>
        <w:rPr>
          <w:rFonts w:asciiTheme="minorEastAsia" w:hAnsiTheme="minorEastAsia"/>
          <w:b/>
          <w:szCs w:val="21"/>
        </w:rPr>
      </w:pPr>
    </w:p>
    <w:p w14:paraId="63EB8594" w14:textId="226739C1" w:rsidR="0071044A" w:rsidRPr="001C1BB2" w:rsidRDefault="001C1BB2">
      <w:pPr>
        <w:rPr>
          <w:rFonts w:asciiTheme="minorEastAsia" w:hAnsiTheme="minorEastAsia"/>
          <w:b/>
          <w:szCs w:val="21"/>
        </w:rPr>
      </w:pPr>
      <w:r>
        <w:rPr>
          <w:rFonts w:asciiTheme="minorEastAsia" w:hAnsiTheme="minorEastAsia" w:hint="eastAsia"/>
          <w:b/>
          <w:szCs w:val="21"/>
        </w:rPr>
        <w:t>03</w:t>
      </w:r>
      <w:r w:rsidR="00107B7F">
        <w:rPr>
          <w:rFonts w:asciiTheme="minorEastAsia" w:hAnsiTheme="minorEastAsia" w:hint="eastAsia"/>
          <w:b/>
          <w:szCs w:val="21"/>
        </w:rPr>
        <w:t>U03</w:t>
      </w:r>
      <w:r w:rsidRPr="00E56D13">
        <w:rPr>
          <w:rFonts w:asciiTheme="minorEastAsia" w:hAnsiTheme="minorEastAsia" w:hint="eastAsia"/>
          <w:b/>
          <w:szCs w:val="21"/>
        </w:rPr>
        <w:t xml:space="preserve"> 流动</w:t>
      </w:r>
      <w:r>
        <w:rPr>
          <w:rFonts w:asciiTheme="minorEastAsia" w:hAnsiTheme="minorEastAsia" w:hint="eastAsia"/>
          <w:b/>
          <w:szCs w:val="21"/>
        </w:rPr>
        <w:t>性</w:t>
      </w:r>
      <w:r w:rsidRPr="00E56D13">
        <w:rPr>
          <w:rFonts w:asciiTheme="minorEastAsia" w:hAnsiTheme="minorEastAsia" w:hint="eastAsia"/>
          <w:b/>
          <w:szCs w:val="21"/>
        </w:rPr>
        <w:t>比率的局限性</w:t>
      </w:r>
    </w:p>
    <w:p w14:paraId="5D7068B6" w14:textId="77777777" w:rsidR="007456D9" w:rsidRDefault="00D80F09" w:rsidP="00BF258F">
      <w:pPr>
        <w:rPr>
          <w:rFonts w:asciiTheme="minorEastAsia" w:hAnsiTheme="minorEastAsia"/>
          <w:szCs w:val="21"/>
        </w:rPr>
      </w:pPr>
      <w:r>
        <w:rPr>
          <w:rFonts w:asciiTheme="minorEastAsia" w:hAnsiTheme="minorEastAsia"/>
          <w:szCs w:val="21"/>
        </w:rPr>
        <w:t>刚才</w:t>
      </w:r>
      <w:r w:rsidR="00625CDE" w:rsidRPr="00BF258F">
        <w:rPr>
          <w:rFonts w:asciiTheme="minorEastAsia" w:hAnsiTheme="minorEastAsia"/>
          <w:szCs w:val="21"/>
        </w:rPr>
        <w:t>在你</w:t>
      </w:r>
      <w:r w:rsidR="00E56D13" w:rsidRPr="00BF258F">
        <w:rPr>
          <w:rFonts w:asciiTheme="minorEastAsia" w:hAnsiTheme="minorEastAsia"/>
          <w:szCs w:val="21"/>
        </w:rPr>
        <w:t>进行反思的时候</w:t>
      </w:r>
      <w:r w:rsidR="00E56D13" w:rsidRPr="00BF258F">
        <w:rPr>
          <w:rFonts w:asciiTheme="minorEastAsia" w:hAnsiTheme="minorEastAsia" w:hint="eastAsia"/>
          <w:szCs w:val="21"/>
        </w:rPr>
        <w:t>，</w:t>
      </w:r>
      <w:r w:rsidR="00625CDE" w:rsidRPr="00BF258F">
        <w:rPr>
          <w:rFonts w:asciiTheme="minorEastAsia" w:hAnsiTheme="minorEastAsia"/>
          <w:szCs w:val="21"/>
        </w:rPr>
        <w:t>有没有发现流动性</w:t>
      </w:r>
      <w:r w:rsidR="00E56D13" w:rsidRPr="00BF258F">
        <w:rPr>
          <w:rFonts w:asciiTheme="minorEastAsia" w:hAnsiTheme="minorEastAsia"/>
          <w:szCs w:val="21"/>
        </w:rPr>
        <w:t>比率也存在局限性呢</w:t>
      </w:r>
      <w:r w:rsidR="00E56D13" w:rsidRPr="00BF258F">
        <w:rPr>
          <w:rFonts w:asciiTheme="minorEastAsia" w:hAnsiTheme="minorEastAsia" w:hint="eastAsia"/>
          <w:szCs w:val="21"/>
        </w:rPr>
        <w:t>？</w:t>
      </w:r>
      <w:r w:rsidR="00607DF9">
        <w:rPr>
          <w:rFonts w:asciiTheme="minorEastAsia" w:hAnsiTheme="minorEastAsia" w:hint="eastAsia"/>
          <w:szCs w:val="21"/>
        </w:rPr>
        <w:t>这套衡量指标</w:t>
      </w:r>
      <w:r w:rsidR="00282FE0">
        <w:rPr>
          <w:rFonts w:asciiTheme="minorEastAsia" w:hAnsiTheme="minorEastAsia" w:hint="eastAsia"/>
          <w:szCs w:val="21"/>
        </w:rPr>
        <w:t>最主要的问题在于，</w:t>
      </w:r>
      <w:r w:rsidR="00282FE0" w:rsidRPr="00BF258F">
        <w:rPr>
          <w:rFonts w:asciiTheme="minorEastAsia" w:hAnsiTheme="minorEastAsia"/>
          <w:szCs w:val="21"/>
        </w:rPr>
        <w:t>它</w:t>
      </w:r>
      <w:r w:rsidR="00C36A0A">
        <w:rPr>
          <w:rFonts w:asciiTheme="minorEastAsia" w:hAnsiTheme="minorEastAsia"/>
          <w:szCs w:val="21"/>
        </w:rPr>
        <w:t>们</w:t>
      </w:r>
      <w:r w:rsidR="00E56710">
        <w:rPr>
          <w:rFonts w:asciiTheme="minorEastAsia" w:hAnsiTheme="minorEastAsia"/>
          <w:szCs w:val="21"/>
        </w:rPr>
        <w:t>属于</w:t>
      </w:r>
      <w:r w:rsidR="007456D9">
        <w:rPr>
          <w:rFonts w:asciiTheme="minorEastAsia" w:hAnsiTheme="minorEastAsia"/>
          <w:szCs w:val="21"/>
        </w:rPr>
        <w:t>一种</w:t>
      </w:r>
      <w:r w:rsidR="007456D9" w:rsidRPr="00BF258F">
        <w:rPr>
          <w:rFonts w:asciiTheme="minorEastAsia" w:hAnsiTheme="minorEastAsia"/>
          <w:szCs w:val="21"/>
        </w:rPr>
        <w:t>静态而非动态的核算比率</w:t>
      </w:r>
      <w:r w:rsidR="007456D9" w:rsidRPr="00BF258F">
        <w:rPr>
          <w:rFonts w:asciiTheme="minorEastAsia" w:hAnsiTheme="minorEastAsia" w:hint="eastAsia"/>
          <w:szCs w:val="21"/>
        </w:rPr>
        <w:t>，反映的是某一时点可用于满足当前债务义务的存量资源</w:t>
      </w:r>
      <w:r w:rsidR="007456D9">
        <w:rPr>
          <w:rFonts w:asciiTheme="minorEastAsia" w:hAnsiTheme="minorEastAsia" w:hint="eastAsia"/>
          <w:szCs w:val="21"/>
        </w:rPr>
        <w:t>，</w:t>
      </w:r>
      <w:r w:rsidR="00282FE0">
        <w:rPr>
          <w:rFonts w:asciiTheme="minorEastAsia" w:hAnsiTheme="minorEastAsia"/>
          <w:szCs w:val="21"/>
        </w:rPr>
        <w:t>对于</w:t>
      </w:r>
      <w:r w:rsidR="00282FE0" w:rsidRPr="00E56D13">
        <w:rPr>
          <w:rFonts w:asciiTheme="minorEastAsia" w:hAnsiTheme="minorEastAsia"/>
          <w:szCs w:val="21"/>
        </w:rPr>
        <w:t>现金收、付的时间</w:t>
      </w:r>
      <w:r w:rsidR="00282FE0">
        <w:rPr>
          <w:rFonts w:asciiTheme="minorEastAsia" w:hAnsiTheme="minorEastAsia"/>
          <w:szCs w:val="21"/>
        </w:rPr>
        <w:t>是</w:t>
      </w:r>
      <w:r w:rsidR="00282FE0" w:rsidRPr="00E56D13">
        <w:rPr>
          <w:rFonts w:asciiTheme="minorEastAsia" w:hAnsiTheme="minorEastAsia"/>
          <w:szCs w:val="21"/>
        </w:rPr>
        <w:t>不作考虑</w:t>
      </w:r>
      <w:r w:rsidR="00282FE0">
        <w:rPr>
          <w:rFonts w:asciiTheme="minorEastAsia" w:hAnsiTheme="minorEastAsia"/>
          <w:szCs w:val="21"/>
        </w:rPr>
        <w:t>的</w:t>
      </w:r>
      <w:r w:rsidR="00282FE0">
        <w:rPr>
          <w:rFonts w:asciiTheme="minorEastAsia" w:hAnsiTheme="minorEastAsia" w:hint="eastAsia"/>
          <w:szCs w:val="21"/>
        </w:rPr>
        <w:t>。</w:t>
      </w:r>
    </w:p>
    <w:p w14:paraId="3C6E082D" w14:textId="77777777" w:rsidR="004A0EC9" w:rsidRDefault="001C1BB2" w:rsidP="00BF258F">
      <w:pPr>
        <w:rPr>
          <w:rFonts w:asciiTheme="minorEastAsia" w:hAnsiTheme="minorEastAsia"/>
          <w:szCs w:val="21"/>
        </w:rPr>
      </w:pPr>
      <w:r>
        <w:rPr>
          <w:rFonts w:asciiTheme="minorEastAsia" w:hAnsiTheme="minorEastAsia" w:hint="eastAsia"/>
          <w:szCs w:val="21"/>
        </w:rPr>
        <w:t>实际上，未必</w:t>
      </w:r>
      <w:r w:rsidR="001D24A8">
        <w:rPr>
          <w:rFonts w:asciiTheme="minorEastAsia" w:hAnsiTheme="minorEastAsia" w:hint="eastAsia"/>
          <w:szCs w:val="21"/>
        </w:rPr>
        <w:t>记录在流动资产下的“库存”和</w:t>
      </w:r>
      <w:r>
        <w:rPr>
          <w:rFonts w:asciiTheme="minorEastAsia" w:hAnsiTheme="minorEastAsia" w:hint="eastAsia"/>
          <w:szCs w:val="21"/>
        </w:rPr>
        <w:t>“应收账款”</w:t>
      </w:r>
      <w:r w:rsidR="00323067">
        <w:rPr>
          <w:rFonts w:asciiTheme="minorEastAsia" w:hAnsiTheme="minorEastAsia" w:hint="eastAsia"/>
          <w:szCs w:val="21"/>
        </w:rPr>
        <w:t>就是对流动性有利的</w:t>
      </w:r>
      <w:r w:rsidR="0013378C">
        <w:rPr>
          <w:rFonts w:asciiTheme="minorEastAsia" w:hAnsiTheme="minorEastAsia" w:hint="eastAsia"/>
          <w:szCs w:val="21"/>
        </w:rPr>
        <w:t>，而</w:t>
      </w:r>
      <w:r w:rsidR="001D24A8">
        <w:rPr>
          <w:rFonts w:asciiTheme="minorEastAsia" w:hAnsiTheme="minorEastAsia" w:hint="eastAsia"/>
          <w:szCs w:val="21"/>
        </w:rPr>
        <w:t>记录在流动负债下的</w:t>
      </w:r>
      <w:r w:rsidR="0013378C">
        <w:rPr>
          <w:rFonts w:asciiTheme="minorEastAsia" w:hAnsiTheme="minorEastAsia" w:hint="eastAsia"/>
          <w:szCs w:val="21"/>
        </w:rPr>
        <w:t>“应付账款”就</w:t>
      </w:r>
      <w:r w:rsidR="00323067">
        <w:rPr>
          <w:rFonts w:asciiTheme="minorEastAsia" w:hAnsiTheme="minorEastAsia" w:hint="eastAsia"/>
          <w:szCs w:val="21"/>
        </w:rPr>
        <w:t>是</w:t>
      </w:r>
      <w:r w:rsidR="0013378C">
        <w:rPr>
          <w:rFonts w:asciiTheme="minorEastAsia" w:hAnsiTheme="minorEastAsia" w:hint="eastAsia"/>
          <w:szCs w:val="21"/>
        </w:rPr>
        <w:t>不利于流动性</w:t>
      </w:r>
      <w:r w:rsidR="00323067">
        <w:rPr>
          <w:rFonts w:asciiTheme="minorEastAsia" w:hAnsiTheme="minorEastAsia" w:hint="eastAsia"/>
          <w:szCs w:val="21"/>
        </w:rPr>
        <w:t>的</w:t>
      </w:r>
      <w:r w:rsidR="0013378C">
        <w:rPr>
          <w:rFonts w:asciiTheme="minorEastAsia" w:hAnsiTheme="minorEastAsia" w:hint="eastAsia"/>
          <w:szCs w:val="21"/>
        </w:rPr>
        <w:t>。</w:t>
      </w:r>
    </w:p>
    <w:p w14:paraId="643C7C10" w14:textId="77777777" w:rsidR="00282FE0" w:rsidRPr="00586201" w:rsidRDefault="004A0EC9" w:rsidP="00BF258F">
      <w:pPr>
        <w:rPr>
          <w:rFonts w:asciiTheme="minorEastAsia" w:hAnsiTheme="minorEastAsia"/>
          <w:b/>
          <w:szCs w:val="21"/>
        </w:rPr>
      </w:pPr>
      <w:r>
        <w:rPr>
          <w:rFonts w:asciiTheme="minorEastAsia" w:hAnsiTheme="minorEastAsia"/>
          <w:szCs w:val="21"/>
        </w:rPr>
        <w:t>☆</w:t>
      </w:r>
      <w:r w:rsidR="0013378C" w:rsidRPr="00586201">
        <w:rPr>
          <w:rFonts w:asciiTheme="minorEastAsia" w:hAnsiTheme="minorEastAsia" w:hint="eastAsia"/>
          <w:b/>
          <w:szCs w:val="21"/>
        </w:rPr>
        <w:t>我们</w:t>
      </w:r>
      <w:r w:rsidR="007456D9" w:rsidRPr="00586201">
        <w:rPr>
          <w:rFonts w:asciiTheme="minorEastAsia" w:hAnsiTheme="minorEastAsia" w:hint="eastAsia"/>
          <w:b/>
          <w:szCs w:val="21"/>
        </w:rPr>
        <w:t>真正需要确保的</w:t>
      </w:r>
      <w:r w:rsidR="0013378C" w:rsidRPr="00586201">
        <w:rPr>
          <w:rFonts w:asciiTheme="minorEastAsia" w:hAnsiTheme="minorEastAsia" w:hint="eastAsia"/>
          <w:b/>
          <w:szCs w:val="21"/>
        </w:rPr>
        <w:t>是现金流入的速度快于现金流出的速度。</w:t>
      </w:r>
    </w:p>
    <w:p w14:paraId="7F706A38" w14:textId="77777777" w:rsidR="008A5B45" w:rsidRDefault="008A5B45" w:rsidP="00BF258F">
      <w:pPr>
        <w:rPr>
          <w:rFonts w:asciiTheme="minorEastAsia" w:hAnsiTheme="minorEastAsia"/>
          <w:szCs w:val="21"/>
        </w:rPr>
      </w:pPr>
    </w:p>
    <w:p w14:paraId="16A7E294" w14:textId="2D792303" w:rsidR="00F22B08" w:rsidRDefault="007C62C9" w:rsidP="00BF258F">
      <w:pPr>
        <w:rPr>
          <w:rFonts w:asciiTheme="minorEastAsia" w:hAnsiTheme="minorEastAsia"/>
          <w:szCs w:val="21"/>
        </w:rPr>
      </w:pPr>
      <w:r>
        <w:rPr>
          <w:rFonts w:asciiTheme="minorEastAsia" w:hAnsiTheme="minorEastAsia"/>
          <w:szCs w:val="21"/>
        </w:rPr>
        <w:t>所以</w:t>
      </w:r>
      <w:r>
        <w:rPr>
          <w:rFonts w:asciiTheme="minorEastAsia" w:hAnsiTheme="minorEastAsia" w:hint="eastAsia"/>
          <w:szCs w:val="21"/>
        </w:rPr>
        <w:t>，</w:t>
      </w:r>
      <w:r w:rsidR="00A44A9F">
        <w:rPr>
          <w:rFonts w:asciiTheme="minorEastAsia" w:hAnsiTheme="minorEastAsia" w:hint="eastAsia"/>
          <w:szCs w:val="21"/>
        </w:rPr>
        <w:t>除了分析流动性比率，</w:t>
      </w:r>
      <w:r>
        <w:rPr>
          <w:rFonts w:asciiTheme="minorEastAsia" w:hAnsiTheme="minorEastAsia"/>
          <w:szCs w:val="21"/>
        </w:rPr>
        <w:t>我们</w:t>
      </w:r>
      <w:r w:rsidR="00380421">
        <w:rPr>
          <w:rFonts w:asciiTheme="minorEastAsia" w:hAnsiTheme="minorEastAsia"/>
          <w:szCs w:val="21"/>
        </w:rPr>
        <w:t>还要对影响流动性比率的主要因素</w:t>
      </w:r>
      <w:r w:rsidR="007E62CD">
        <w:rPr>
          <w:rFonts w:asciiTheme="minorEastAsia" w:hAnsiTheme="minorEastAsia" w:hint="eastAsia"/>
          <w:szCs w:val="21"/>
        </w:rPr>
        <w:t>进行</w:t>
      </w:r>
      <w:r>
        <w:rPr>
          <w:rFonts w:asciiTheme="minorEastAsia" w:hAnsiTheme="minorEastAsia"/>
          <w:szCs w:val="21"/>
        </w:rPr>
        <w:t>进一步的</w:t>
      </w:r>
      <w:r w:rsidR="003B741E">
        <w:rPr>
          <w:rFonts w:asciiTheme="minorEastAsia" w:hAnsiTheme="minorEastAsia" w:hint="eastAsia"/>
          <w:szCs w:val="21"/>
        </w:rPr>
        <w:t>动态考查</w:t>
      </w:r>
      <w:r>
        <w:rPr>
          <w:rFonts w:asciiTheme="minorEastAsia" w:hAnsiTheme="minorEastAsia" w:hint="eastAsia"/>
          <w:szCs w:val="21"/>
        </w:rPr>
        <w:t>。一般情况下</w:t>
      </w:r>
      <w:r w:rsidR="00A44A9F">
        <w:rPr>
          <w:rFonts w:asciiTheme="minorEastAsia" w:hAnsiTheme="minorEastAsia" w:hint="eastAsia"/>
          <w:szCs w:val="21"/>
        </w:rPr>
        <w:t>，我们</w:t>
      </w:r>
      <w:r w:rsidR="003B741E">
        <w:rPr>
          <w:rFonts w:asciiTheme="minorEastAsia" w:hAnsiTheme="minorEastAsia" w:hint="eastAsia"/>
          <w:szCs w:val="21"/>
        </w:rPr>
        <w:t>会</w:t>
      </w:r>
      <w:r w:rsidR="00D80F09">
        <w:rPr>
          <w:rFonts w:asciiTheme="minorEastAsia" w:hAnsiTheme="minorEastAsia" w:hint="eastAsia"/>
          <w:szCs w:val="21"/>
        </w:rPr>
        <w:t>考查</w:t>
      </w:r>
      <w:r w:rsidR="003B741E">
        <w:rPr>
          <w:rFonts w:asciiTheme="minorEastAsia" w:hAnsiTheme="minorEastAsia" w:hint="eastAsia"/>
          <w:szCs w:val="21"/>
        </w:rPr>
        <w:t>营运资金中的</w:t>
      </w:r>
      <w:r w:rsidR="00976B84" w:rsidRPr="003B741E">
        <w:rPr>
          <w:rFonts w:asciiTheme="minorEastAsia" w:hAnsiTheme="minorEastAsia" w:hint="eastAsia"/>
          <w:b/>
          <w:szCs w:val="21"/>
          <w:u w:val="single"/>
        </w:rPr>
        <w:t>存货、</w:t>
      </w:r>
      <w:r w:rsidR="003B741E" w:rsidRPr="003B741E">
        <w:rPr>
          <w:rFonts w:asciiTheme="minorEastAsia" w:hAnsiTheme="minorEastAsia"/>
          <w:b/>
          <w:szCs w:val="21"/>
          <w:u w:val="single"/>
        </w:rPr>
        <w:t>应收</w:t>
      </w:r>
      <w:proofErr w:type="gramStart"/>
      <w:r w:rsidR="003B741E" w:rsidRPr="003B741E">
        <w:rPr>
          <w:rFonts w:asciiTheme="minorEastAsia" w:hAnsiTheme="minorEastAsia"/>
          <w:b/>
          <w:szCs w:val="21"/>
          <w:u w:val="single"/>
        </w:rPr>
        <w:t>帐款</w:t>
      </w:r>
      <w:proofErr w:type="gramEnd"/>
      <w:r w:rsidR="003B741E" w:rsidRPr="003B741E">
        <w:rPr>
          <w:rFonts w:asciiTheme="minorEastAsia" w:hAnsiTheme="minorEastAsia"/>
          <w:b/>
          <w:szCs w:val="21"/>
          <w:u w:val="single"/>
        </w:rPr>
        <w:t>和</w:t>
      </w:r>
      <w:r w:rsidRPr="003B741E">
        <w:rPr>
          <w:rFonts w:asciiTheme="minorEastAsia" w:hAnsiTheme="minorEastAsia"/>
          <w:b/>
          <w:szCs w:val="21"/>
          <w:u w:val="single"/>
        </w:rPr>
        <w:t>应付账款</w:t>
      </w:r>
      <w:r w:rsidR="00D80F09" w:rsidRPr="00D80F09">
        <w:rPr>
          <w:rFonts w:asciiTheme="minorEastAsia" w:hAnsiTheme="minorEastAsia" w:hint="eastAsia"/>
          <w:szCs w:val="21"/>
        </w:rPr>
        <w:t>这</w:t>
      </w:r>
      <w:r w:rsidR="004D3890">
        <w:rPr>
          <w:rFonts w:asciiTheme="minorEastAsia" w:hAnsiTheme="minorEastAsia" w:hint="eastAsia"/>
          <w:szCs w:val="21"/>
        </w:rPr>
        <w:t>三大</w:t>
      </w:r>
      <w:r w:rsidR="00D80F09" w:rsidRPr="00D80F09">
        <w:rPr>
          <w:rFonts w:asciiTheme="minorEastAsia" w:hAnsiTheme="minorEastAsia"/>
          <w:szCs w:val="21"/>
        </w:rPr>
        <w:t>账目</w:t>
      </w:r>
      <w:r w:rsidR="00AE6F12">
        <w:rPr>
          <w:rFonts w:asciiTheme="minorEastAsia" w:hAnsiTheme="minorEastAsia" w:hint="eastAsia"/>
          <w:szCs w:val="21"/>
        </w:rPr>
        <w:t>，</w:t>
      </w:r>
      <w:r w:rsidR="0032337C">
        <w:rPr>
          <w:rFonts w:asciiTheme="minorEastAsia" w:hAnsiTheme="minorEastAsia"/>
          <w:szCs w:val="21"/>
        </w:rPr>
        <w:t>考查它们的</w:t>
      </w:r>
      <w:r w:rsidR="0032337C" w:rsidRPr="00B504B1">
        <w:rPr>
          <w:rFonts w:asciiTheme="minorEastAsia" w:hAnsiTheme="minorEastAsia"/>
          <w:b/>
          <w:szCs w:val="21"/>
        </w:rPr>
        <w:t>周转速度</w:t>
      </w:r>
      <w:proofErr w:type="gramStart"/>
      <w:r w:rsidR="0032337C">
        <w:rPr>
          <w:rFonts w:asciiTheme="minorEastAsia" w:hAnsiTheme="minorEastAsia"/>
          <w:szCs w:val="21"/>
        </w:rPr>
        <w:t>和</w:t>
      </w:r>
      <w:r w:rsidR="00AE6F12" w:rsidRPr="00B504B1">
        <w:rPr>
          <w:rFonts w:asciiTheme="minorEastAsia" w:hAnsiTheme="minorEastAsia"/>
          <w:b/>
          <w:szCs w:val="21"/>
        </w:rPr>
        <w:t>账期</w:t>
      </w:r>
      <w:proofErr w:type="gramEnd"/>
      <w:r w:rsidR="00CC6438">
        <w:rPr>
          <w:rFonts w:asciiTheme="minorEastAsia" w:hAnsiTheme="minorEastAsia" w:hint="eastAsia"/>
          <w:szCs w:val="21"/>
        </w:rPr>
        <w:t>，这反映了流动性的质量</w:t>
      </w:r>
      <w:r>
        <w:rPr>
          <w:rFonts w:asciiTheme="minorEastAsia" w:hAnsiTheme="minorEastAsia" w:hint="eastAsia"/>
          <w:szCs w:val="21"/>
        </w:rPr>
        <w:t>。只有了解了它们的实际质量和一般趋势，</w:t>
      </w:r>
      <w:r w:rsidR="00D80F09">
        <w:rPr>
          <w:rFonts w:asciiTheme="minorEastAsia" w:hAnsiTheme="minorEastAsia" w:hint="eastAsia"/>
          <w:szCs w:val="21"/>
        </w:rPr>
        <w:t>我们才能</w:t>
      </w:r>
      <w:r w:rsidR="0032337C">
        <w:rPr>
          <w:rFonts w:asciiTheme="minorEastAsia" w:hAnsiTheme="minorEastAsia" w:hint="eastAsia"/>
          <w:szCs w:val="21"/>
        </w:rPr>
        <w:t>看清</w:t>
      </w:r>
      <w:r w:rsidR="00AE6F12">
        <w:rPr>
          <w:rFonts w:asciiTheme="minorEastAsia" w:hAnsiTheme="minorEastAsia" w:hint="eastAsia"/>
          <w:szCs w:val="21"/>
        </w:rPr>
        <w:t>企业流动性</w:t>
      </w:r>
      <w:r w:rsidR="00D80F09">
        <w:rPr>
          <w:rFonts w:asciiTheme="minorEastAsia" w:hAnsiTheme="minorEastAsia" w:hint="eastAsia"/>
          <w:szCs w:val="21"/>
        </w:rPr>
        <w:t>的</w:t>
      </w:r>
      <w:r w:rsidR="00B76B68">
        <w:rPr>
          <w:rFonts w:asciiTheme="minorEastAsia" w:hAnsiTheme="minorEastAsia" w:hint="eastAsia"/>
          <w:szCs w:val="21"/>
        </w:rPr>
        <w:t>真实面貌</w:t>
      </w:r>
      <w:r>
        <w:rPr>
          <w:rFonts w:asciiTheme="minorEastAsia" w:hAnsiTheme="minorEastAsia" w:hint="eastAsia"/>
          <w:szCs w:val="21"/>
        </w:rPr>
        <w:t>。</w:t>
      </w:r>
    </w:p>
    <w:p w14:paraId="41AC0189" w14:textId="77777777" w:rsidR="007C62C9" w:rsidRDefault="007C62C9" w:rsidP="00BF258F">
      <w:pPr>
        <w:rPr>
          <w:rFonts w:asciiTheme="minorEastAsia" w:hAnsiTheme="minorEastAsia"/>
          <w:szCs w:val="21"/>
        </w:rPr>
      </w:pPr>
    </w:p>
    <w:p w14:paraId="7EC3C054" w14:textId="708ADF73" w:rsidR="001156FE" w:rsidRPr="001156FE" w:rsidRDefault="0090367F" w:rsidP="001156FE">
      <w:pPr>
        <w:rPr>
          <w:rFonts w:asciiTheme="minorEastAsia" w:hAnsiTheme="minorEastAsia"/>
          <w:b/>
          <w:szCs w:val="21"/>
        </w:rPr>
      </w:pPr>
      <w:r>
        <w:rPr>
          <w:rFonts w:asciiTheme="minorEastAsia" w:hAnsiTheme="minorEastAsia" w:hint="eastAsia"/>
          <w:b/>
          <w:szCs w:val="21"/>
        </w:rPr>
        <w:t>03U04</w:t>
      </w:r>
      <w:r w:rsidR="001156FE" w:rsidRPr="001156FE">
        <w:rPr>
          <w:rFonts w:asciiTheme="minorEastAsia" w:hAnsiTheme="minorEastAsia" w:hint="eastAsia"/>
          <w:b/>
          <w:szCs w:val="21"/>
        </w:rPr>
        <w:t>a</w:t>
      </w:r>
      <w:r w:rsidR="001156FE" w:rsidRPr="001156FE">
        <w:rPr>
          <w:rFonts w:asciiTheme="minorEastAsia" w:hAnsiTheme="minorEastAsia"/>
          <w:b/>
          <w:szCs w:val="21"/>
        </w:rPr>
        <w:t xml:space="preserve"> 小测验</w:t>
      </w:r>
      <w:r w:rsidR="001156FE" w:rsidRPr="001156FE">
        <w:rPr>
          <w:rFonts w:asciiTheme="minorEastAsia" w:hAnsiTheme="minorEastAsia" w:hint="eastAsia"/>
          <w:b/>
          <w:szCs w:val="21"/>
        </w:rPr>
        <w:t>：</w:t>
      </w:r>
      <w:r w:rsidR="001156FE" w:rsidRPr="001156FE">
        <w:rPr>
          <w:rFonts w:asciiTheme="minorEastAsia" w:hAnsiTheme="minorEastAsia"/>
          <w:b/>
          <w:szCs w:val="21"/>
        </w:rPr>
        <w:t>周转率</w:t>
      </w:r>
      <w:r w:rsidR="00BC5CB5">
        <w:rPr>
          <w:rFonts w:asciiTheme="minorEastAsia" w:hAnsiTheme="minorEastAsia" w:hint="eastAsia"/>
          <w:b/>
          <w:szCs w:val="21"/>
        </w:rPr>
        <w:t>的计算</w:t>
      </w:r>
    </w:p>
    <w:p w14:paraId="36B6555F" w14:textId="330B05C4" w:rsidR="001156FE" w:rsidRPr="001F7F5F" w:rsidRDefault="00353004" w:rsidP="001156FE">
      <w:pPr>
        <w:rPr>
          <w:rFonts w:asciiTheme="minorEastAsia" w:hAnsiTheme="minorEastAsia"/>
          <w:szCs w:val="21"/>
        </w:rPr>
      </w:pPr>
      <w:r>
        <w:rPr>
          <w:rFonts w:asciiTheme="minorEastAsia" w:hAnsiTheme="minorEastAsia"/>
          <w:szCs w:val="21"/>
        </w:rPr>
        <w:t>为了</w:t>
      </w:r>
      <w:r w:rsidR="008C62DF">
        <w:rPr>
          <w:rFonts w:asciiTheme="minorEastAsia" w:hAnsiTheme="minorEastAsia" w:hint="eastAsia"/>
          <w:szCs w:val="21"/>
        </w:rPr>
        <w:t>动态</w:t>
      </w:r>
      <w:r w:rsidR="008C62DF">
        <w:rPr>
          <w:rFonts w:asciiTheme="minorEastAsia" w:hAnsiTheme="minorEastAsia"/>
          <w:szCs w:val="21"/>
        </w:rPr>
        <w:t>考查</w:t>
      </w:r>
      <w:r w:rsidR="00E108CA">
        <w:rPr>
          <w:rFonts w:asciiTheme="minorEastAsia" w:hAnsiTheme="minorEastAsia" w:hint="eastAsia"/>
          <w:szCs w:val="21"/>
        </w:rPr>
        <w:t>营运</w:t>
      </w:r>
      <w:r w:rsidR="00E108CA">
        <w:rPr>
          <w:rFonts w:asciiTheme="minorEastAsia" w:hAnsiTheme="minorEastAsia"/>
          <w:szCs w:val="21"/>
        </w:rPr>
        <w:t>资金</w:t>
      </w:r>
      <w:r>
        <w:rPr>
          <w:rFonts w:asciiTheme="minorEastAsia" w:hAnsiTheme="minorEastAsia"/>
          <w:szCs w:val="21"/>
        </w:rPr>
        <w:t>的流动性</w:t>
      </w:r>
      <w:r w:rsidR="008906D8">
        <w:rPr>
          <w:rFonts w:asciiTheme="minorEastAsia" w:hAnsiTheme="minorEastAsia"/>
          <w:szCs w:val="21"/>
        </w:rPr>
        <w:t>质量</w:t>
      </w:r>
      <w:r>
        <w:rPr>
          <w:rFonts w:asciiTheme="minorEastAsia" w:hAnsiTheme="minorEastAsia" w:hint="eastAsia"/>
          <w:szCs w:val="21"/>
        </w:rPr>
        <w:t>，</w:t>
      </w:r>
      <w:r>
        <w:rPr>
          <w:rFonts w:asciiTheme="minorEastAsia" w:hAnsiTheme="minorEastAsia"/>
          <w:szCs w:val="21"/>
        </w:rPr>
        <w:t>我们就需要计算出</w:t>
      </w:r>
      <w:r w:rsidR="008906D8">
        <w:rPr>
          <w:rFonts w:asciiTheme="minorEastAsia" w:hAnsiTheme="minorEastAsia"/>
          <w:szCs w:val="21"/>
        </w:rPr>
        <w:t>存货</w:t>
      </w:r>
      <w:r w:rsidR="008906D8">
        <w:rPr>
          <w:rFonts w:asciiTheme="minorEastAsia" w:hAnsiTheme="minorEastAsia" w:hint="eastAsia"/>
          <w:szCs w:val="21"/>
        </w:rPr>
        <w:t>、</w:t>
      </w:r>
      <w:r>
        <w:rPr>
          <w:rFonts w:asciiTheme="minorEastAsia" w:hAnsiTheme="minorEastAsia"/>
          <w:szCs w:val="21"/>
        </w:rPr>
        <w:t>应收账款</w:t>
      </w:r>
      <w:r w:rsidR="008906D8">
        <w:rPr>
          <w:rFonts w:asciiTheme="minorEastAsia" w:hAnsiTheme="minorEastAsia" w:hint="eastAsia"/>
          <w:szCs w:val="21"/>
        </w:rPr>
        <w:t>以及应付账款</w:t>
      </w:r>
      <w:r w:rsidR="00FA2E53">
        <w:rPr>
          <w:rFonts w:asciiTheme="minorEastAsia" w:hAnsiTheme="minorEastAsia" w:hint="eastAsia"/>
          <w:szCs w:val="21"/>
        </w:rPr>
        <w:t>的周转速度</w:t>
      </w:r>
      <w:r w:rsidR="00B2175D">
        <w:rPr>
          <w:rFonts w:asciiTheme="minorEastAsia" w:hAnsiTheme="minorEastAsia" w:hint="eastAsia"/>
          <w:szCs w:val="21"/>
        </w:rPr>
        <w:t>，也就是周转</w:t>
      </w:r>
      <w:r w:rsidR="008A5B45">
        <w:rPr>
          <w:rFonts w:asciiTheme="minorEastAsia" w:hAnsiTheme="minorEastAsia" w:hint="eastAsia"/>
          <w:szCs w:val="21"/>
        </w:rPr>
        <w:t>率</w:t>
      </w:r>
      <w:r w:rsidR="00FA2E53">
        <w:rPr>
          <w:rFonts w:asciiTheme="minorEastAsia" w:hAnsiTheme="minorEastAsia" w:hint="eastAsia"/>
          <w:szCs w:val="21"/>
        </w:rPr>
        <w:t>。</w:t>
      </w:r>
      <w:r w:rsidR="00B2175D">
        <w:rPr>
          <w:rFonts w:asciiTheme="minorEastAsia" w:hAnsiTheme="minorEastAsia" w:hint="eastAsia"/>
          <w:szCs w:val="21"/>
        </w:rPr>
        <w:t>它们的计算公式分别如下，</w:t>
      </w:r>
      <w:r w:rsidR="00B2175D" w:rsidDel="00B2175D">
        <w:rPr>
          <w:rFonts w:asciiTheme="minorEastAsia" w:hAnsiTheme="minorEastAsia" w:hint="eastAsia"/>
          <w:szCs w:val="21"/>
        </w:rPr>
        <w:t xml:space="preserve"> </w:t>
      </w:r>
      <w:r w:rsidR="00B2175D">
        <w:rPr>
          <w:rFonts w:asciiTheme="minorEastAsia" w:hAnsiTheme="minorEastAsia" w:hint="eastAsia"/>
          <w:szCs w:val="21"/>
        </w:rPr>
        <w:t>请你先了解一下。我们将在后面的课程中结合案例展开讲述，帮助你理解</w:t>
      </w:r>
      <w:r w:rsidR="008C4E06">
        <w:rPr>
          <w:rFonts w:asciiTheme="minorEastAsia" w:hAnsiTheme="minorEastAsia" w:hint="eastAsia"/>
          <w:szCs w:val="21"/>
        </w:rPr>
        <w:t>。</w:t>
      </w:r>
    </w:p>
    <w:p w14:paraId="735BE92E" w14:textId="77777777" w:rsidR="00976B84" w:rsidRPr="00976B84" w:rsidRDefault="00976B84" w:rsidP="001156FE">
      <w:pPr>
        <w:rPr>
          <w:rFonts w:asciiTheme="minorEastAsia" w:hAnsiTheme="minorEastAsia"/>
          <w:szCs w:val="21"/>
        </w:rPr>
      </w:pPr>
      <w:r w:rsidRPr="004E4376">
        <w:rPr>
          <w:rFonts w:asciiTheme="minorEastAsia" w:hAnsiTheme="minorEastAsia"/>
          <w:szCs w:val="21"/>
        </w:rPr>
        <w:t>存货周转率</w:t>
      </w:r>
      <w:r w:rsidRPr="004E4376">
        <w:rPr>
          <w:rFonts w:asciiTheme="minorEastAsia" w:hAnsiTheme="minorEastAsia" w:hint="eastAsia"/>
          <w:szCs w:val="21"/>
        </w:rPr>
        <w:t>=</w:t>
      </w:r>
      <w:r>
        <w:rPr>
          <w:rFonts w:asciiTheme="minorEastAsia" w:hAnsiTheme="minorEastAsia" w:hint="eastAsia"/>
          <w:szCs w:val="21"/>
        </w:rPr>
        <w:t>【</w:t>
      </w:r>
      <w:r w:rsidRPr="00353004">
        <w:rPr>
          <w:rFonts w:asciiTheme="minorEastAsia" w:hAnsiTheme="minorEastAsia" w:hint="eastAsia"/>
          <w:szCs w:val="21"/>
          <w:highlight w:val="yellow"/>
        </w:rPr>
        <w:t>销货成本</w:t>
      </w:r>
      <w:r>
        <w:rPr>
          <w:rFonts w:asciiTheme="minorEastAsia" w:hAnsiTheme="minorEastAsia" w:hint="eastAsia"/>
          <w:szCs w:val="21"/>
        </w:rPr>
        <w:t>】</w:t>
      </w:r>
      <w:r w:rsidRPr="004E4376">
        <w:rPr>
          <w:rFonts w:asciiTheme="minorEastAsia" w:hAnsiTheme="minorEastAsia" w:hint="eastAsia"/>
          <w:szCs w:val="21"/>
        </w:rPr>
        <w:t>/平均存货</w:t>
      </w:r>
    </w:p>
    <w:p w14:paraId="280D7370" w14:textId="77777777" w:rsidR="001156FE" w:rsidRDefault="001156FE" w:rsidP="001156FE">
      <w:pPr>
        <w:rPr>
          <w:rFonts w:asciiTheme="minorEastAsia" w:hAnsiTheme="minorEastAsia"/>
          <w:b/>
          <w:szCs w:val="21"/>
        </w:rPr>
      </w:pPr>
      <w:r w:rsidRPr="00355C19">
        <w:rPr>
          <w:rFonts w:asciiTheme="minorEastAsia" w:hAnsiTheme="minorEastAsia" w:hint="eastAsia"/>
          <w:szCs w:val="21"/>
        </w:rPr>
        <w:t>应收账款周转率</w:t>
      </w:r>
      <w:r>
        <w:rPr>
          <w:rFonts w:asciiTheme="minorEastAsia" w:hAnsiTheme="minorEastAsia" w:hint="eastAsia"/>
          <w:szCs w:val="21"/>
        </w:rPr>
        <w:t>=【</w:t>
      </w:r>
      <w:r w:rsidR="00353004" w:rsidRPr="00353004">
        <w:rPr>
          <w:rFonts w:asciiTheme="minorEastAsia" w:hAnsiTheme="minorEastAsia"/>
          <w:szCs w:val="21"/>
          <w:highlight w:val="yellow"/>
        </w:rPr>
        <w:t>销售收入</w:t>
      </w:r>
      <w:r>
        <w:rPr>
          <w:rFonts w:asciiTheme="minorEastAsia" w:hAnsiTheme="minorEastAsia" w:hint="eastAsia"/>
          <w:szCs w:val="21"/>
        </w:rPr>
        <w:t>】</w:t>
      </w:r>
      <w:r w:rsidRPr="00355C19">
        <w:rPr>
          <w:rFonts w:asciiTheme="minorEastAsia" w:hAnsiTheme="minorEastAsia" w:hint="eastAsia"/>
          <w:szCs w:val="21"/>
        </w:rPr>
        <w:t>/平均应收账款</w:t>
      </w:r>
    </w:p>
    <w:p w14:paraId="27124E8E" w14:textId="77777777" w:rsidR="001156FE" w:rsidRDefault="001156FE" w:rsidP="001156FE">
      <w:pPr>
        <w:rPr>
          <w:rFonts w:asciiTheme="minorEastAsia" w:hAnsiTheme="minorEastAsia"/>
          <w:b/>
          <w:szCs w:val="21"/>
        </w:rPr>
      </w:pPr>
      <w:r w:rsidRPr="004E4376">
        <w:rPr>
          <w:rFonts w:asciiTheme="minorEastAsia" w:hAnsiTheme="minorEastAsia" w:hint="eastAsia"/>
          <w:szCs w:val="21"/>
        </w:rPr>
        <w:t>应付账款周转率</w:t>
      </w:r>
      <w:r>
        <w:rPr>
          <w:rFonts w:asciiTheme="minorEastAsia" w:hAnsiTheme="minorEastAsia" w:hint="eastAsia"/>
          <w:szCs w:val="21"/>
        </w:rPr>
        <w:t>=【</w:t>
      </w:r>
      <w:r w:rsidR="00353004" w:rsidRPr="00353004">
        <w:rPr>
          <w:rFonts w:asciiTheme="minorEastAsia" w:hAnsiTheme="minorEastAsia" w:hint="eastAsia"/>
          <w:szCs w:val="21"/>
          <w:highlight w:val="yellow"/>
        </w:rPr>
        <w:t>采购成本</w:t>
      </w:r>
      <w:r>
        <w:rPr>
          <w:rFonts w:asciiTheme="minorEastAsia" w:hAnsiTheme="minorEastAsia" w:hint="eastAsia"/>
          <w:szCs w:val="21"/>
        </w:rPr>
        <w:t>】</w:t>
      </w:r>
      <w:r w:rsidRPr="004E4376">
        <w:rPr>
          <w:rFonts w:asciiTheme="minorEastAsia" w:hAnsiTheme="minorEastAsia" w:hint="eastAsia"/>
          <w:szCs w:val="21"/>
        </w:rPr>
        <w:t>/平均应付账款</w:t>
      </w:r>
    </w:p>
    <w:p w14:paraId="66E62A3B" w14:textId="77777777" w:rsidR="00C715C9" w:rsidRDefault="00C715C9">
      <w:pPr>
        <w:rPr>
          <w:rFonts w:asciiTheme="minorEastAsia" w:hAnsiTheme="minorEastAsia"/>
          <w:szCs w:val="21"/>
        </w:rPr>
      </w:pPr>
    </w:p>
    <w:p w14:paraId="26EEFA3E" w14:textId="361D7A9F" w:rsidR="00625CDE" w:rsidRDefault="003F5D5E" w:rsidP="00625CDE">
      <w:pPr>
        <w:rPr>
          <w:rFonts w:asciiTheme="minorEastAsia" w:hAnsiTheme="minorEastAsia"/>
          <w:b/>
          <w:szCs w:val="21"/>
        </w:rPr>
      </w:pPr>
      <w:r>
        <w:rPr>
          <w:rFonts w:asciiTheme="minorEastAsia" w:hAnsiTheme="minorEastAsia" w:hint="eastAsia"/>
          <w:b/>
          <w:szCs w:val="21"/>
        </w:rPr>
        <w:t>03</w:t>
      </w:r>
      <w:r w:rsidR="0090367F">
        <w:rPr>
          <w:rFonts w:asciiTheme="minorEastAsia" w:hAnsiTheme="minorEastAsia" w:hint="eastAsia"/>
          <w:b/>
          <w:szCs w:val="21"/>
        </w:rPr>
        <w:t>U05</w:t>
      </w:r>
      <w:r w:rsidR="00002F45" w:rsidRPr="00625CDE">
        <w:rPr>
          <w:rFonts w:asciiTheme="minorEastAsia" w:hAnsiTheme="minorEastAsia" w:hint="eastAsia"/>
          <w:b/>
          <w:szCs w:val="21"/>
        </w:rPr>
        <w:t xml:space="preserve"> </w:t>
      </w:r>
      <w:r w:rsidR="000B4CA9">
        <w:rPr>
          <w:rFonts w:asciiTheme="minorEastAsia" w:hAnsiTheme="minorEastAsia" w:hint="eastAsia"/>
          <w:b/>
          <w:szCs w:val="21"/>
        </w:rPr>
        <w:t>梦里床垫</w:t>
      </w:r>
      <w:r w:rsidR="00BC5CB5">
        <w:rPr>
          <w:rFonts w:asciiTheme="minorEastAsia" w:hAnsiTheme="minorEastAsia" w:hint="eastAsia"/>
          <w:b/>
          <w:szCs w:val="21"/>
        </w:rPr>
        <w:t>的</w:t>
      </w:r>
      <w:r w:rsidR="000B4CA9">
        <w:rPr>
          <w:rFonts w:asciiTheme="minorEastAsia" w:hAnsiTheme="minorEastAsia" w:hint="eastAsia"/>
          <w:b/>
          <w:szCs w:val="21"/>
        </w:rPr>
        <w:t>资产负债表</w:t>
      </w:r>
    </w:p>
    <w:p w14:paraId="3902EA13" w14:textId="4AEF6F3A" w:rsidR="00EF6609" w:rsidRDefault="00823ECD" w:rsidP="00EF6609">
      <w:pPr>
        <w:rPr>
          <w:rFonts w:asciiTheme="minorEastAsia" w:hAnsiTheme="minorEastAsia"/>
          <w:szCs w:val="21"/>
        </w:rPr>
      </w:pPr>
      <w:r>
        <w:rPr>
          <w:rFonts w:asciiTheme="minorEastAsia" w:hAnsiTheme="minorEastAsia" w:hint="eastAsia"/>
          <w:szCs w:val="21"/>
        </w:rPr>
        <w:t>接下来我们会</w:t>
      </w:r>
      <w:r w:rsidR="004A5FA6">
        <w:rPr>
          <w:rFonts w:asciiTheme="minorEastAsia" w:hAnsiTheme="minorEastAsia" w:hint="eastAsia"/>
          <w:szCs w:val="21"/>
        </w:rPr>
        <w:t>教</w:t>
      </w:r>
      <w:r>
        <w:rPr>
          <w:rFonts w:asciiTheme="minorEastAsia" w:hAnsiTheme="minorEastAsia" w:hint="eastAsia"/>
          <w:szCs w:val="21"/>
        </w:rPr>
        <w:t>你如何</w:t>
      </w:r>
      <w:r w:rsidR="000B4CA9">
        <w:rPr>
          <w:rFonts w:asciiTheme="minorEastAsia" w:hAnsiTheme="minorEastAsia" w:hint="eastAsia"/>
          <w:szCs w:val="21"/>
        </w:rPr>
        <w:t>计算</w:t>
      </w:r>
      <w:r>
        <w:rPr>
          <w:rFonts w:asciiTheme="minorEastAsia" w:hAnsiTheme="minorEastAsia" w:hint="eastAsia"/>
          <w:szCs w:val="21"/>
        </w:rPr>
        <w:t>和解读</w:t>
      </w:r>
      <w:r w:rsidR="004A5FA6">
        <w:rPr>
          <w:rFonts w:asciiTheme="minorEastAsia" w:hAnsiTheme="minorEastAsia" w:hint="eastAsia"/>
          <w:szCs w:val="21"/>
        </w:rPr>
        <w:t>梦里床垫的三大周转</w:t>
      </w:r>
      <w:r>
        <w:rPr>
          <w:rFonts w:asciiTheme="minorEastAsia" w:hAnsiTheme="minorEastAsia" w:hint="eastAsia"/>
          <w:szCs w:val="21"/>
        </w:rPr>
        <w:t>率</w:t>
      </w:r>
      <w:r w:rsidR="003240E5">
        <w:rPr>
          <w:rFonts w:asciiTheme="minorEastAsia" w:hAnsiTheme="minorEastAsia" w:hint="eastAsia"/>
          <w:szCs w:val="21"/>
        </w:rPr>
        <w:t>和相关账期</w:t>
      </w:r>
      <w:r w:rsidR="003F51D0">
        <w:rPr>
          <w:rFonts w:asciiTheme="minorEastAsia" w:hAnsiTheme="minorEastAsia" w:hint="eastAsia"/>
          <w:szCs w:val="21"/>
        </w:rPr>
        <w:t>。</w:t>
      </w:r>
      <w:r w:rsidR="00EF6609">
        <w:rPr>
          <w:rFonts w:asciiTheme="minorEastAsia" w:hAnsiTheme="minorEastAsia" w:hint="eastAsia"/>
          <w:szCs w:val="21"/>
        </w:rPr>
        <w:t>最后，我们会用摩新汽配的例子来测试你的学习成果，必要时你可以做一下笔记。</w:t>
      </w:r>
    </w:p>
    <w:p w14:paraId="014E0AD8" w14:textId="1206CDD0" w:rsidR="001F7F5F" w:rsidRDefault="008B70D2" w:rsidP="00625CDE">
      <w:pPr>
        <w:rPr>
          <w:rFonts w:asciiTheme="minorEastAsia" w:hAnsiTheme="minorEastAsia"/>
          <w:szCs w:val="21"/>
        </w:rPr>
      </w:pPr>
      <w:r>
        <w:rPr>
          <w:rFonts w:asciiTheme="minorEastAsia" w:hAnsiTheme="minorEastAsia" w:hint="eastAsia"/>
          <w:szCs w:val="21"/>
        </w:rPr>
        <w:t>以下是梦里床垫</w:t>
      </w:r>
      <w:r w:rsidR="00F42F2A" w:rsidRPr="0090367F">
        <w:rPr>
          <w:rFonts w:asciiTheme="minorEastAsia" w:hAnsiTheme="minorEastAsia" w:hint="eastAsia"/>
          <w:szCs w:val="21"/>
        </w:rPr>
        <w:t>最近一</w:t>
      </w:r>
      <w:r w:rsidRPr="0090367F">
        <w:rPr>
          <w:rFonts w:asciiTheme="minorEastAsia" w:hAnsiTheme="minorEastAsia" w:hint="eastAsia"/>
          <w:szCs w:val="21"/>
        </w:rPr>
        <w:t>年</w:t>
      </w:r>
      <w:r>
        <w:rPr>
          <w:rFonts w:asciiTheme="minorEastAsia" w:hAnsiTheme="minorEastAsia" w:hint="eastAsia"/>
          <w:szCs w:val="21"/>
        </w:rPr>
        <w:t>的资产负债表和利润表，请查看。</w:t>
      </w:r>
    </w:p>
    <w:p w14:paraId="2A126EBE" w14:textId="202F421F" w:rsidR="00347235" w:rsidRDefault="00347235" w:rsidP="00625CDE">
      <w:pPr>
        <w:rPr>
          <w:rFonts w:asciiTheme="minorEastAsia" w:hAnsiTheme="minorEastAsia"/>
          <w:szCs w:val="21"/>
        </w:rPr>
      </w:pPr>
    </w:p>
    <w:p w14:paraId="50086398" w14:textId="6CE1B13B" w:rsidR="00347235" w:rsidRDefault="00347235" w:rsidP="00625CDE">
      <w:pPr>
        <w:rPr>
          <w:rFonts w:asciiTheme="minorEastAsia" w:hAnsiTheme="minorEastAsia"/>
          <w:szCs w:val="21"/>
        </w:rPr>
      </w:pPr>
    </w:p>
    <w:p w14:paraId="29591DAB" w14:textId="5AD3FF10" w:rsidR="00347235" w:rsidRDefault="00347235" w:rsidP="00625CDE">
      <w:pPr>
        <w:rPr>
          <w:rFonts w:asciiTheme="minorEastAsia" w:hAnsiTheme="minorEastAsia"/>
          <w:szCs w:val="21"/>
        </w:rPr>
      </w:pPr>
    </w:p>
    <w:p w14:paraId="11ECEFC4" w14:textId="77777777" w:rsidR="00347235" w:rsidRPr="000B4CA9" w:rsidRDefault="00347235" w:rsidP="00625CDE">
      <w:pPr>
        <w:rPr>
          <w:rFonts w:asciiTheme="minorEastAsia" w:hAnsiTheme="minorEastAsia"/>
          <w:szCs w:val="21"/>
        </w:rPr>
      </w:pPr>
    </w:p>
    <w:tbl>
      <w:tblPr>
        <w:tblStyle w:val="4-5"/>
        <w:tblW w:w="0" w:type="auto"/>
        <w:tblLook w:val="04A0" w:firstRow="1" w:lastRow="0" w:firstColumn="1" w:lastColumn="0" w:noHBand="0" w:noVBand="1"/>
      </w:tblPr>
      <w:tblGrid>
        <w:gridCol w:w="2106"/>
        <w:gridCol w:w="2992"/>
        <w:gridCol w:w="3119"/>
      </w:tblGrid>
      <w:tr w:rsidR="003240E5" w:rsidRPr="00DC74DA" w14:paraId="4FF4E31C" w14:textId="77777777" w:rsidTr="00E84E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4451CED3" w14:textId="77777777" w:rsidR="003240E5" w:rsidRPr="00DC74DA" w:rsidRDefault="003240E5" w:rsidP="00E84E21">
            <w:pPr>
              <w:jc w:val="center"/>
              <w:rPr>
                <w:rFonts w:asciiTheme="minorEastAsia" w:hAnsiTheme="minorEastAsia"/>
                <w:b w:val="0"/>
                <w:szCs w:val="21"/>
              </w:rPr>
            </w:pPr>
          </w:p>
        </w:tc>
        <w:tc>
          <w:tcPr>
            <w:tcW w:w="6111" w:type="dxa"/>
            <w:gridSpan w:val="2"/>
          </w:tcPr>
          <w:p w14:paraId="353580CC" w14:textId="77777777" w:rsidR="003240E5" w:rsidRDefault="003240E5" w:rsidP="003240E5">
            <w:pPr>
              <w:ind w:firstLineChars="300" w:firstLine="630"/>
              <w:jc w:val="left"/>
              <w:cnfStyle w:val="100000000000" w:firstRow="1" w:lastRow="0" w:firstColumn="0" w:lastColumn="0" w:oddVBand="0" w:evenVBand="0" w:oddHBand="0" w:evenHBand="0" w:firstRowFirstColumn="0" w:firstRowLastColumn="0" w:lastRowFirstColumn="0" w:lastRowLastColumn="0"/>
              <w:rPr>
                <w:rFonts w:asciiTheme="minorEastAsia" w:hAnsiTheme="minorEastAsia"/>
                <w:b w:val="0"/>
                <w:szCs w:val="21"/>
              </w:rPr>
            </w:pPr>
            <w:r w:rsidRPr="00DC74DA">
              <w:rPr>
                <w:rFonts w:asciiTheme="minorEastAsia" w:hAnsiTheme="minorEastAsia" w:hint="eastAsia"/>
                <w:b w:val="0"/>
                <w:szCs w:val="21"/>
              </w:rPr>
              <w:t>梦里床垫资产负债表</w:t>
            </w:r>
            <w:r w:rsidR="00F42F2A">
              <w:rPr>
                <w:rFonts w:asciiTheme="minorEastAsia" w:hAnsiTheme="minorEastAsia" w:hint="eastAsia"/>
                <w:b w:val="0"/>
                <w:szCs w:val="21"/>
              </w:rPr>
              <w:t xml:space="preserve"> (单位：万元)</w:t>
            </w:r>
          </w:p>
          <w:p w14:paraId="1178522B" w14:textId="609AEF78" w:rsidR="00F90942" w:rsidRPr="00F42F2A" w:rsidRDefault="00F90942" w:rsidP="003240E5">
            <w:pPr>
              <w:ind w:firstLineChars="300" w:firstLine="630"/>
              <w:jc w:val="left"/>
              <w:cnfStyle w:val="100000000000" w:firstRow="1" w:lastRow="0" w:firstColumn="0" w:lastColumn="0" w:oddVBand="0" w:evenVBand="0" w:oddHBand="0" w:evenHBand="0" w:firstRowFirstColumn="0" w:firstRowLastColumn="0" w:lastRowFirstColumn="0" w:lastRowLastColumn="0"/>
              <w:rPr>
                <w:rFonts w:asciiTheme="minorEastAsia" w:hAnsiTheme="minorEastAsia"/>
                <w:b w:val="0"/>
                <w:szCs w:val="21"/>
              </w:rPr>
            </w:pPr>
            <w:proofErr w:type="spellStart"/>
            <w:r w:rsidRPr="00F90942">
              <w:rPr>
                <w:rFonts w:asciiTheme="minorEastAsia" w:hAnsiTheme="minorEastAsia" w:hint="eastAsia"/>
                <w:b w:val="0"/>
                <w:szCs w:val="21"/>
              </w:rPr>
              <w:t>xxxx</w:t>
            </w:r>
            <w:proofErr w:type="spellEnd"/>
            <w:r w:rsidRPr="00F90942">
              <w:rPr>
                <w:rFonts w:asciiTheme="minorEastAsia" w:hAnsiTheme="minorEastAsia" w:hint="eastAsia"/>
                <w:b w:val="0"/>
                <w:szCs w:val="21"/>
              </w:rPr>
              <w:t>年12月31日</w:t>
            </w:r>
          </w:p>
        </w:tc>
      </w:tr>
      <w:tr w:rsidR="003240E5" w:rsidRPr="00DC74DA" w14:paraId="16980189" w14:textId="77777777" w:rsidTr="00E84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00B97873" w14:textId="77777777" w:rsidR="003240E5" w:rsidRPr="00DC74DA" w:rsidRDefault="003240E5" w:rsidP="00E84E21">
            <w:pPr>
              <w:rPr>
                <w:rFonts w:asciiTheme="minorEastAsia" w:hAnsiTheme="minorEastAsia"/>
                <w:b w:val="0"/>
                <w:szCs w:val="21"/>
              </w:rPr>
            </w:pPr>
          </w:p>
        </w:tc>
        <w:tc>
          <w:tcPr>
            <w:tcW w:w="2992" w:type="dxa"/>
          </w:tcPr>
          <w:p w14:paraId="664E8DFF" w14:textId="77777777" w:rsidR="003240E5" w:rsidRPr="00DC74DA" w:rsidRDefault="0057669C" w:rsidP="00E84E21">
            <w:pPr>
              <w:cnfStyle w:val="000000100000" w:firstRow="0" w:lastRow="0" w:firstColumn="0" w:lastColumn="0" w:oddVBand="0" w:evenVBand="0" w:oddHBand="1" w:evenHBand="0" w:firstRowFirstColumn="0" w:firstRowLastColumn="0" w:lastRowFirstColumn="0" w:lastRowLastColumn="0"/>
              <w:rPr>
                <w:rFonts w:asciiTheme="minorEastAsia" w:hAnsiTheme="minorEastAsia"/>
                <w:b/>
                <w:szCs w:val="21"/>
              </w:rPr>
            </w:pPr>
            <w:r>
              <w:rPr>
                <w:rFonts w:asciiTheme="minorEastAsia" w:hAnsiTheme="minorEastAsia" w:hint="eastAsia"/>
                <w:b/>
                <w:szCs w:val="21"/>
              </w:rPr>
              <w:t>当年年初</w:t>
            </w:r>
          </w:p>
        </w:tc>
        <w:tc>
          <w:tcPr>
            <w:tcW w:w="3119" w:type="dxa"/>
          </w:tcPr>
          <w:p w14:paraId="6EAA4EA5" w14:textId="77777777" w:rsidR="003240E5" w:rsidRPr="00DC74DA" w:rsidRDefault="003240E5" w:rsidP="00E84E21">
            <w:pPr>
              <w:cnfStyle w:val="000000100000" w:firstRow="0" w:lastRow="0" w:firstColumn="0" w:lastColumn="0" w:oddVBand="0" w:evenVBand="0" w:oddHBand="1" w:evenHBand="0" w:firstRowFirstColumn="0" w:firstRowLastColumn="0" w:lastRowFirstColumn="0" w:lastRowLastColumn="0"/>
              <w:rPr>
                <w:rFonts w:asciiTheme="minorEastAsia" w:hAnsiTheme="minorEastAsia"/>
                <w:b/>
                <w:szCs w:val="21"/>
              </w:rPr>
            </w:pPr>
            <w:r>
              <w:rPr>
                <w:rFonts w:asciiTheme="minorEastAsia" w:hAnsiTheme="minorEastAsia" w:hint="eastAsia"/>
                <w:b/>
                <w:szCs w:val="21"/>
              </w:rPr>
              <w:t>当年</w:t>
            </w:r>
            <w:r w:rsidR="0057669C">
              <w:rPr>
                <w:rFonts w:asciiTheme="minorEastAsia" w:hAnsiTheme="minorEastAsia" w:hint="eastAsia"/>
                <w:b/>
                <w:szCs w:val="21"/>
              </w:rPr>
              <w:t>年末</w:t>
            </w:r>
          </w:p>
        </w:tc>
      </w:tr>
      <w:tr w:rsidR="003240E5" w:rsidRPr="00DC74DA" w14:paraId="439452F3" w14:textId="77777777" w:rsidTr="00E84E21">
        <w:tc>
          <w:tcPr>
            <w:cnfStyle w:val="001000000000" w:firstRow="0" w:lastRow="0" w:firstColumn="1" w:lastColumn="0" w:oddVBand="0" w:evenVBand="0" w:oddHBand="0" w:evenHBand="0" w:firstRowFirstColumn="0" w:firstRowLastColumn="0" w:lastRowFirstColumn="0" w:lastRowLastColumn="0"/>
            <w:tcW w:w="2106" w:type="dxa"/>
          </w:tcPr>
          <w:p w14:paraId="607FA655" w14:textId="77777777" w:rsidR="003240E5" w:rsidRPr="00DC74DA" w:rsidRDefault="003240E5" w:rsidP="00E84E21">
            <w:pPr>
              <w:jc w:val="left"/>
              <w:rPr>
                <w:rFonts w:asciiTheme="minorEastAsia" w:hAnsiTheme="minorEastAsia"/>
                <w:szCs w:val="21"/>
              </w:rPr>
            </w:pPr>
            <w:r w:rsidRPr="00DC74DA">
              <w:rPr>
                <w:rFonts w:asciiTheme="minorEastAsia" w:hAnsiTheme="minorEastAsia"/>
                <w:szCs w:val="21"/>
              </w:rPr>
              <w:t>流动资产</w:t>
            </w:r>
            <w:r w:rsidRPr="00DC74DA">
              <w:rPr>
                <w:rFonts w:asciiTheme="minorEastAsia" w:hAnsiTheme="minorEastAsia" w:hint="eastAsia"/>
                <w:szCs w:val="21"/>
              </w:rPr>
              <w:t>:</w:t>
            </w:r>
          </w:p>
        </w:tc>
        <w:tc>
          <w:tcPr>
            <w:tcW w:w="2992" w:type="dxa"/>
          </w:tcPr>
          <w:p w14:paraId="1C1CE23F" w14:textId="77777777" w:rsidR="003240E5" w:rsidRPr="00DC74DA" w:rsidRDefault="003240E5" w:rsidP="00E84E21">
            <w:pPr>
              <w:cnfStyle w:val="000000000000" w:firstRow="0" w:lastRow="0" w:firstColumn="0" w:lastColumn="0" w:oddVBand="0" w:evenVBand="0" w:oddHBand="0" w:evenHBand="0" w:firstRowFirstColumn="0" w:firstRowLastColumn="0" w:lastRowFirstColumn="0" w:lastRowLastColumn="0"/>
              <w:rPr>
                <w:rFonts w:asciiTheme="minorEastAsia" w:hAnsiTheme="minorEastAsia"/>
                <w:b/>
                <w:szCs w:val="21"/>
              </w:rPr>
            </w:pPr>
          </w:p>
        </w:tc>
        <w:tc>
          <w:tcPr>
            <w:tcW w:w="3119" w:type="dxa"/>
          </w:tcPr>
          <w:p w14:paraId="1B205CC9" w14:textId="77777777" w:rsidR="003240E5" w:rsidRPr="00DC74DA" w:rsidRDefault="003240E5" w:rsidP="00E84E21">
            <w:pPr>
              <w:jc w:val="left"/>
              <w:cnfStyle w:val="000000000000" w:firstRow="0" w:lastRow="0" w:firstColumn="0" w:lastColumn="0" w:oddVBand="0" w:evenVBand="0" w:oddHBand="0" w:evenHBand="0" w:firstRowFirstColumn="0" w:firstRowLastColumn="0" w:lastRowFirstColumn="0" w:lastRowLastColumn="0"/>
              <w:rPr>
                <w:rFonts w:asciiTheme="minorEastAsia" w:hAnsiTheme="minorEastAsia"/>
                <w:szCs w:val="21"/>
              </w:rPr>
            </w:pPr>
          </w:p>
        </w:tc>
      </w:tr>
      <w:tr w:rsidR="003240E5" w:rsidRPr="00DC74DA" w14:paraId="7A66191D" w14:textId="77777777" w:rsidTr="00E84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2C3F1C81" w14:textId="77777777" w:rsidR="003240E5" w:rsidRPr="00603366" w:rsidRDefault="003240E5" w:rsidP="00E84E21">
            <w:pPr>
              <w:rPr>
                <w:rFonts w:asciiTheme="minorEastAsia" w:hAnsiTheme="minorEastAsia"/>
                <w:szCs w:val="21"/>
              </w:rPr>
            </w:pPr>
            <w:r w:rsidRPr="00603366">
              <w:rPr>
                <w:rFonts w:asciiTheme="minorEastAsia" w:hAnsiTheme="minorEastAsia" w:hint="eastAsia"/>
                <w:b w:val="0"/>
                <w:szCs w:val="21"/>
              </w:rPr>
              <w:t>现金、现金等价物</w:t>
            </w:r>
          </w:p>
        </w:tc>
        <w:tc>
          <w:tcPr>
            <w:tcW w:w="2992" w:type="dxa"/>
          </w:tcPr>
          <w:p w14:paraId="0C354DBE" w14:textId="77777777" w:rsidR="003240E5" w:rsidRPr="00A31A60" w:rsidRDefault="003240E5" w:rsidP="00E84E21">
            <w:pPr>
              <w:cnfStyle w:val="000000100000" w:firstRow="0" w:lastRow="0" w:firstColumn="0" w:lastColumn="0" w:oddVBand="0" w:evenVBand="0" w:oddHBand="1" w:evenHBand="0" w:firstRowFirstColumn="0" w:firstRowLastColumn="0" w:lastRowFirstColumn="0" w:lastRowLastColumn="0"/>
              <w:rPr>
                <w:rFonts w:asciiTheme="minorEastAsia" w:hAnsiTheme="minorEastAsia"/>
                <w:szCs w:val="21"/>
              </w:rPr>
            </w:pPr>
            <w:r w:rsidRPr="00A31A60">
              <w:rPr>
                <w:rFonts w:asciiTheme="minorEastAsia" w:hAnsiTheme="minorEastAsia" w:hint="eastAsia"/>
                <w:szCs w:val="21"/>
              </w:rPr>
              <w:t>600</w:t>
            </w:r>
          </w:p>
        </w:tc>
        <w:tc>
          <w:tcPr>
            <w:tcW w:w="3119" w:type="dxa"/>
          </w:tcPr>
          <w:p w14:paraId="73F4336F" w14:textId="77777777" w:rsidR="003240E5" w:rsidRPr="00DC74DA" w:rsidRDefault="003240E5" w:rsidP="00E84E21">
            <w:pPr>
              <w:cnfStyle w:val="000000100000" w:firstRow="0" w:lastRow="0" w:firstColumn="0" w:lastColumn="0" w:oddVBand="0" w:evenVBand="0" w:oddHBand="1" w:evenHBand="0" w:firstRowFirstColumn="0" w:firstRowLastColumn="0" w:lastRowFirstColumn="0" w:lastRowLastColumn="0"/>
              <w:rPr>
                <w:rFonts w:asciiTheme="minorEastAsia" w:hAnsiTheme="minorEastAsia"/>
                <w:szCs w:val="21"/>
              </w:rPr>
            </w:pPr>
            <w:r w:rsidRPr="00DC74DA">
              <w:rPr>
                <w:rFonts w:asciiTheme="minorEastAsia" w:hAnsiTheme="minorEastAsia" w:hint="eastAsia"/>
                <w:szCs w:val="21"/>
              </w:rPr>
              <w:t>800</w:t>
            </w:r>
          </w:p>
        </w:tc>
      </w:tr>
      <w:tr w:rsidR="003240E5" w:rsidRPr="00DC74DA" w14:paraId="077FB2FF" w14:textId="77777777" w:rsidTr="00E84E21">
        <w:tc>
          <w:tcPr>
            <w:cnfStyle w:val="001000000000" w:firstRow="0" w:lastRow="0" w:firstColumn="1" w:lastColumn="0" w:oddVBand="0" w:evenVBand="0" w:oddHBand="0" w:evenHBand="0" w:firstRowFirstColumn="0" w:firstRowLastColumn="0" w:lastRowFirstColumn="0" w:lastRowLastColumn="0"/>
            <w:tcW w:w="2106" w:type="dxa"/>
          </w:tcPr>
          <w:p w14:paraId="39DE6E0A" w14:textId="77777777" w:rsidR="003240E5" w:rsidRPr="00603366" w:rsidRDefault="003240E5" w:rsidP="00E84E21">
            <w:pPr>
              <w:rPr>
                <w:rFonts w:asciiTheme="minorEastAsia" w:hAnsiTheme="minorEastAsia"/>
                <w:szCs w:val="21"/>
              </w:rPr>
            </w:pPr>
            <w:r w:rsidRPr="00603366">
              <w:rPr>
                <w:rFonts w:asciiTheme="minorEastAsia" w:hAnsiTheme="minorEastAsia" w:hint="eastAsia"/>
                <w:b w:val="0"/>
                <w:szCs w:val="21"/>
              </w:rPr>
              <w:t>应收账款</w:t>
            </w:r>
          </w:p>
        </w:tc>
        <w:tc>
          <w:tcPr>
            <w:tcW w:w="2992" w:type="dxa"/>
          </w:tcPr>
          <w:p w14:paraId="25303CE4" w14:textId="77777777" w:rsidR="003240E5" w:rsidRPr="00A31A60" w:rsidRDefault="003240E5" w:rsidP="00E84E21">
            <w:pPr>
              <w:cnfStyle w:val="000000000000" w:firstRow="0" w:lastRow="0" w:firstColumn="0" w:lastColumn="0" w:oddVBand="0" w:evenVBand="0" w:oddHBand="0" w:evenHBand="0" w:firstRowFirstColumn="0" w:firstRowLastColumn="0" w:lastRowFirstColumn="0" w:lastRowLastColumn="0"/>
              <w:rPr>
                <w:rFonts w:asciiTheme="minorEastAsia" w:hAnsiTheme="minorEastAsia"/>
                <w:szCs w:val="21"/>
              </w:rPr>
            </w:pPr>
            <w:r w:rsidRPr="00A31A60">
              <w:rPr>
                <w:rFonts w:asciiTheme="minorEastAsia" w:hAnsiTheme="minorEastAsia" w:hint="eastAsia"/>
                <w:szCs w:val="21"/>
              </w:rPr>
              <w:t>300</w:t>
            </w:r>
          </w:p>
        </w:tc>
        <w:tc>
          <w:tcPr>
            <w:tcW w:w="3119" w:type="dxa"/>
          </w:tcPr>
          <w:p w14:paraId="469CC6B4" w14:textId="77777777" w:rsidR="003240E5" w:rsidRPr="00DC74DA" w:rsidRDefault="003240E5" w:rsidP="00E84E21">
            <w:pPr>
              <w:cnfStyle w:val="000000000000" w:firstRow="0" w:lastRow="0" w:firstColumn="0" w:lastColumn="0" w:oddVBand="0" w:evenVBand="0" w:oddHBand="0" w:evenHBand="0" w:firstRowFirstColumn="0" w:firstRowLastColumn="0" w:lastRowFirstColumn="0" w:lastRowLastColumn="0"/>
              <w:rPr>
                <w:rFonts w:asciiTheme="minorEastAsia" w:hAnsiTheme="minorEastAsia"/>
                <w:szCs w:val="21"/>
              </w:rPr>
            </w:pPr>
            <w:r w:rsidRPr="00DC74DA">
              <w:rPr>
                <w:rFonts w:asciiTheme="minorEastAsia" w:hAnsiTheme="minorEastAsia" w:hint="eastAsia"/>
                <w:szCs w:val="21"/>
              </w:rPr>
              <w:t>500</w:t>
            </w:r>
          </w:p>
        </w:tc>
      </w:tr>
      <w:tr w:rsidR="003240E5" w:rsidRPr="00DC74DA" w14:paraId="07DFF4C3" w14:textId="77777777" w:rsidTr="00E84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49029EAD" w14:textId="77777777" w:rsidR="003240E5" w:rsidRPr="00603366" w:rsidRDefault="003240E5" w:rsidP="00E84E21">
            <w:pPr>
              <w:rPr>
                <w:rFonts w:asciiTheme="minorEastAsia" w:hAnsiTheme="minorEastAsia"/>
                <w:szCs w:val="21"/>
              </w:rPr>
            </w:pPr>
            <w:r w:rsidRPr="00603366">
              <w:rPr>
                <w:rFonts w:asciiTheme="minorEastAsia" w:hAnsiTheme="minorEastAsia"/>
                <w:b w:val="0"/>
                <w:szCs w:val="21"/>
              </w:rPr>
              <w:t>库存</w:t>
            </w:r>
          </w:p>
        </w:tc>
        <w:tc>
          <w:tcPr>
            <w:tcW w:w="2992" w:type="dxa"/>
          </w:tcPr>
          <w:p w14:paraId="048E3BFA" w14:textId="77777777" w:rsidR="003240E5" w:rsidRPr="00A31A60" w:rsidRDefault="003240E5" w:rsidP="00E84E21">
            <w:pPr>
              <w:cnfStyle w:val="000000100000" w:firstRow="0" w:lastRow="0" w:firstColumn="0" w:lastColumn="0" w:oddVBand="0" w:evenVBand="0" w:oddHBand="1" w:evenHBand="0" w:firstRowFirstColumn="0" w:firstRowLastColumn="0" w:lastRowFirstColumn="0" w:lastRowLastColumn="0"/>
              <w:rPr>
                <w:rFonts w:asciiTheme="minorEastAsia" w:hAnsiTheme="minorEastAsia"/>
                <w:szCs w:val="21"/>
              </w:rPr>
            </w:pPr>
            <w:r w:rsidRPr="00A31A60">
              <w:rPr>
                <w:rFonts w:asciiTheme="minorEastAsia" w:hAnsiTheme="minorEastAsia" w:hint="eastAsia"/>
                <w:szCs w:val="21"/>
              </w:rPr>
              <w:t>900</w:t>
            </w:r>
          </w:p>
        </w:tc>
        <w:tc>
          <w:tcPr>
            <w:tcW w:w="3119" w:type="dxa"/>
          </w:tcPr>
          <w:p w14:paraId="5F9F933A" w14:textId="77777777" w:rsidR="003240E5" w:rsidRPr="00DC74DA" w:rsidRDefault="003240E5" w:rsidP="00E84E21">
            <w:pPr>
              <w:cnfStyle w:val="000000100000" w:firstRow="0" w:lastRow="0" w:firstColumn="0" w:lastColumn="0" w:oddVBand="0" w:evenVBand="0" w:oddHBand="1" w:evenHBand="0" w:firstRowFirstColumn="0" w:firstRowLastColumn="0" w:lastRowFirstColumn="0" w:lastRowLastColumn="0"/>
              <w:rPr>
                <w:rFonts w:asciiTheme="minorEastAsia" w:hAnsiTheme="minorEastAsia"/>
                <w:szCs w:val="21"/>
              </w:rPr>
            </w:pPr>
            <w:r w:rsidRPr="00DC74DA">
              <w:rPr>
                <w:rFonts w:asciiTheme="minorEastAsia" w:hAnsiTheme="minorEastAsia" w:hint="eastAsia"/>
                <w:szCs w:val="21"/>
              </w:rPr>
              <w:t>1200</w:t>
            </w:r>
          </w:p>
        </w:tc>
      </w:tr>
      <w:tr w:rsidR="003240E5" w:rsidRPr="00DC74DA" w14:paraId="2DFD84F2" w14:textId="77777777" w:rsidTr="00E84E21">
        <w:tc>
          <w:tcPr>
            <w:cnfStyle w:val="001000000000" w:firstRow="0" w:lastRow="0" w:firstColumn="1" w:lastColumn="0" w:oddVBand="0" w:evenVBand="0" w:oddHBand="0" w:evenHBand="0" w:firstRowFirstColumn="0" w:firstRowLastColumn="0" w:lastRowFirstColumn="0" w:lastRowLastColumn="0"/>
            <w:tcW w:w="2106" w:type="dxa"/>
          </w:tcPr>
          <w:p w14:paraId="35BD8467" w14:textId="77777777" w:rsidR="003240E5" w:rsidRPr="00DC74DA" w:rsidRDefault="003240E5" w:rsidP="00E84E21">
            <w:pPr>
              <w:rPr>
                <w:rFonts w:asciiTheme="minorEastAsia" w:hAnsiTheme="minorEastAsia"/>
                <w:i/>
                <w:szCs w:val="21"/>
              </w:rPr>
            </w:pPr>
            <w:r w:rsidRPr="00DC74DA">
              <w:rPr>
                <w:rFonts w:asciiTheme="minorEastAsia" w:hAnsiTheme="minorEastAsia" w:hint="eastAsia"/>
                <w:i/>
                <w:szCs w:val="21"/>
              </w:rPr>
              <w:t>流动资产总计</w:t>
            </w:r>
          </w:p>
        </w:tc>
        <w:tc>
          <w:tcPr>
            <w:tcW w:w="2992" w:type="dxa"/>
          </w:tcPr>
          <w:p w14:paraId="428D39A9" w14:textId="77777777" w:rsidR="003240E5" w:rsidRPr="00562D2B" w:rsidRDefault="003240E5" w:rsidP="00E84E21">
            <w:pPr>
              <w:cnfStyle w:val="000000000000" w:firstRow="0" w:lastRow="0" w:firstColumn="0" w:lastColumn="0" w:oddVBand="0" w:evenVBand="0" w:oddHBand="0" w:evenHBand="0" w:firstRowFirstColumn="0" w:firstRowLastColumn="0" w:lastRowFirstColumn="0" w:lastRowLastColumn="0"/>
              <w:rPr>
                <w:rFonts w:asciiTheme="minorEastAsia" w:hAnsiTheme="minorEastAsia"/>
                <w:b/>
                <w:i/>
                <w:szCs w:val="21"/>
              </w:rPr>
            </w:pPr>
            <w:r>
              <w:rPr>
                <w:rFonts w:asciiTheme="minorEastAsia" w:hAnsiTheme="minorEastAsia" w:hint="eastAsia"/>
                <w:b/>
                <w:i/>
                <w:szCs w:val="21"/>
              </w:rPr>
              <w:t>1800</w:t>
            </w:r>
          </w:p>
        </w:tc>
        <w:tc>
          <w:tcPr>
            <w:tcW w:w="3119" w:type="dxa"/>
          </w:tcPr>
          <w:p w14:paraId="3EE9E4DB" w14:textId="77777777" w:rsidR="003240E5" w:rsidRPr="00DC74DA" w:rsidRDefault="003240E5" w:rsidP="00E84E21">
            <w:pPr>
              <w:cnfStyle w:val="000000000000" w:firstRow="0" w:lastRow="0" w:firstColumn="0" w:lastColumn="0" w:oddVBand="0" w:evenVBand="0" w:oddHBand="0" w:evenHBand="0" w:firstRowFirstColumn="0" w:firstRowLastColumn="0" w:lastRowFirstColumn="0" w:lastRowLastColumn="0"/>
              <w:rPr>
                <w:rFonts w:asciiTheme="minorEastAsia" w:hAnsiTheme="minorEastAsia"/>
                <w:b/>
                <w:i/>
                <w:szCs w:val="21"/>
              </w:rPr>
            </w:pPr>
            <w:r w:rsidRPr="00DC74DA">
              <w:rPr>
                <w:rFonts w:asciiTheme="minorEastAsia" w:hAnsiTheme="minorEastAsia" w:hint="eastAsia"/>
                <w:b/>
                <w:i/>
                <w:szCs w:val="21"/>
              </w:rPr>
              <w:t>2500</w:t>
            </w:r>
          </w:p>
        </w:tc>
      </w:tr>
      <w:tr w:rsidR="003240E5" w:rsidRPr="00DC74DA" w14:paraId="44CC7C26" w14:textId="77777777" w:rsidTr="00E84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71E1F427" w14:textId="77777777" w:rsidR="003240E5" w:rsidRPr="00DC74DA" w:rsidRDefault="003240E5" w:rsidP="00E84E21">
            <w:pPr>
              <w:rPr>
                <w:rFonts w:asciiTheme="minorEastAsia" w:hAnsiTheme="minorEastAsia"/>
                <w:szCs w:val="21"/>
              </w:rPr>
            </w:pPr>
            <w:r w:rsidRPr="00DC74DA">
              <w:rPr>
                <w:rFonts w:asciiTheme="minorEastAsia" w:hAnsiTheme="minorEastAsia" w:hint="eastAsia"/>
                <w:szCs w:val="21"/>
              </w:rPr>
              <w:t>长期</w:t>
            </w:r>
            <w:r w:rsidRPr="00DC74DA">
              <w:rPr>
                <w:rFonts w:asciiTheme="minorEastAsia" w:hAnsiTheme="minorEastAsia"/>
                <w:szCs w:val="21"/>
              </w:rPr>
              <w:t>资产</w:t>
            </w:r>
            <w:r w:rsidRPr="00DC74DA">
              <w:rPr>
                <w:rFonts w:asciiTheme="minorEastAsia" w:hAnsiTheme="minorEastAsia" w:hint="eastAsia"/>
                <w:szCs w:val="21"/>
              </w:rPr>
              <w:t>：</w:t>
            </w:r>
          </w:p>
        </w:tc>
        <w:tc>
          <w:tcPr>
            <w:tcW w:w="2992" w:type="dxa"/>
          </w:tcPr>
          <w:p w14:paraId="04607DDF" w14:textId="77777777" w:rsidR="003240E5" w:rsidRPr="00DC74DA" w:rsidRDefault="003240E5" w:rsidP="00E84E21">
            <w:pPr>
              <w:cnfStyle w:val="000000100000" w:firstRow="0" w:lastRow="0" w:firstColumn="0" w:lastColumn="0" w:oddVBand="0" w:evenVBand="0" w:oddHBand="1" w:evenHBand="0" w:firstRowFirstColumn="0" w:firstRowLastColumn="0" w:lastRowFirstColumn="0" w:lastRowLastColumn="0"/>
              <w:rPr>
                <w:rFonts w:asciiTheme="minorEastAsia" w:hAnsiTheme="minorEastAsia"/>
                <w:b/>
                <w:szCs w:val="21"/>
              </w:rPr>
            </w:pPr>
          </w:p>
        </w:tc>
        <w:tc>
          <w:tcPr>
            <w:tcW w:w="3119" w:type="dxa"/>
          </w:tcPr>
          <w:p w14:paraId="04C997AD" w14:textId="77777777" w:rsidR="003240E5" w:rsidRPr="00DC74DA" w:rsidRDefault="003240E5" w:rsidP="00E84E21">
            <w:pPr>
              <w:cnfStyle w:val="000000100000" w:firstRow="0" w:lastRow="0" w:firstColumn="0" w:lastColumn="0" w:oddVBand="0" w:evenVBand="0" w:oddHBand="1" w:evenHBand="0" w:firstRowFirstColumn="0" w:firstRowLastColumn="0" w:lastRowFirstColumn="0" w:lastRowLastColumn="0"/>
              <w:rPr>
                <w:rFonts w:asciiTheme="minorEastAsia" w:hAnsiTheme="minorEastAsia"/>
                <w:szCs w:val="21"/>
              </w:rPr>
            </w:pPr>
          </w:p>
        </w:tc>
      </w:tr>
      <w:tr w:rsidR="003240E5" w:rsidRPr="00DC74DA" w14:paraId="35ACA385" w14:textId="77777777" w:rsidTr="00E84E21">
        <w:tc>
          <w:tcPr>
            <w:cnfStyle w:val="001000000000" w:firstRow="0" w:lastRow="0" w:firstColumn="1" w:lastColumn="0" w:oddVBand="0" w:evenVBand="0" w:oddHBand="0" w:evenHBand="0" w:firstRowFirstColumn="0" w:firstRowLastColumn="0" w:lastRowFirstColumn="0" w:lastRowLastColumn="0"/>
            <w:tcW w:w="2106" w:type="dxa"/>
          </w:tcPr>
          <w:p w14:paraId="73C38F66" w14:textId="77777777" w:rsidR="003240E5" w:rsidRPr="00DC74DA" w:rsidRDefault="003240E5" w:rsidP="00E84E21">
            <w:pPr>
              <w:rPr>
                <w:rFonts w:asciiTheme="minorEastAsia" w:hAnsiTheme="minorEastAsia"/>
                <w:szCs w:val="21"/>
              </w:rPr>
            </w:pPr>
            <w:r w:rsidRPr="00DC74DA">
              <w:rPr>
                <w:rFonts w:asciiTheme="minorEastAsia" w:hAnsiTheme="minorEastAsia"/>
                <w:b w:val="0"/>
                <w:szCs w:val="21"/>
              </w:rPr>
              <w:t>仓库及运输设备</w:t>
            </w:r>
          </w:p>
        </w:tc>
        <w:tc>
          <w:tcPr>
            <w:tcW w:w="2992" w:type="dxa"/>
          </w:tcPr>
          <w:p w14:paraId="306134D7" w14:textId="77777777" w:rsidR="003240E5" w:rsidRPr="00A31A60" w:rsidRDefault="003240E5" w:rsidP="00E84E21">
            <w:pPr>
              <w:cnfStyle w:val="000000000000" w:firstRow="0" w:lastRow="0" w:firstColumn="0" w:lastColumn="0" w:oddVBand="0" w:evenVBand="0" w:oddHBand="0" w:evenHBand="0" w:firstRowFirstColumn="0" w:firstRowLastColumn="0" w:lastRowFirstColumn="0" w:lastRowLastColumn="0"/>
              <w:rPr>
                <w:rFonts w:asciiTheme="minorEastAsia" w:hAnsiTheme="minorEastAsia"/>
                <w:szCs w:val="21"/>
              </w:rPr>
            </w:pPr>
            <w:r w:rsidRPr="00A31A60">
              <w:rPr>
                <w:rFonts w:asciiTheme="minorEastAsia" w:hAnsiTheme="minorEastAsia" w:hint="eastAsia"/>
                <w:szCs w:val="21"/>
              </w:rPr>
              <w:t>150</w:t>
            </w:r>
          </w:p>
        </w:tc>
        <w:tc>
          <w:tcPr>
            <w:tcW w:w="3119" w:type="dxa"/>
          </w:tcPr>
          <w:p w14:paraId="1C34EE74" w14:textId="77777777" w:rsidR="003240E5" w:rsidRPr="00DC74DA" w:rsidRDefault="003240E5" w:rsidP="00E84E21">
            <w:pPr>
              <w:cnfStyle w:val="000000000000" w:firstRow="0" w:lastRow="0" w:firstColumn="0" w:lastColumn="0" w:oddVBand="0" w:evenVBand="0" w:oddHBand="0" w:evenHBand="0" w:firstRowFirstColumn="0" w:firstRowLastColumn="0" w:lastRowFirstColumn="0" w:lastRowLastColumn="0"/>
              <w:rPr>
                <w:rFonts w:asciiTheme="minorEastAsia" w:hAnsiTheme="minorEastAsia"/>
                <w:szCs w:val="21"/>
              </w:rPr>
            </w:pPr>
            <w:r w:rsidRPr="00DC74DA">
              <w:rPr>
                <w:rFonts w:asciiTheme="minorEastAsia" w:hAnsiTheme="minorEastAsia" w:hint="eastAsia"/>
                <w:szCs w:val="21"/>
              </w:rPr>
              <w:t>200</w:t>
            </w:r>
          </w:p>
        </w:tc>
      </w:tr>
      <w:tr w:rsidR="003240E5" w:rsidRPr="00DC74DA" w14:paraId="338B3B67" w14:textId="77777777" w:rsidTr="00E84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3B09F4D1" w14:textId="77777777" w:rsidR="003240E5" w:rsidRPr="00DC74DA" w:rsidRDefault="003240E5" w:rsidP="00E84E21">
            <w:pPr>
              <w:rPr>
                <w:rFonts w:asciiTheme="minorEastAsia" w:hAnsiTheme="minorEastAsia"/>
                <w:szCs w:val="21"/>
              </w:rPr>
            </w:pPr>
            <w:r w:rsidRPr="00DC74DA">
              <w:rPr>
                <w:rFonts w:asciiTheme="minorEastAsia" w:hAnsiTheme="minorEastAsia"/>
                <w:b w:val="0"/>
                <w:szCs w:val="21"/>
              </w:rPr>
              <w:t>其他资产</w:t>
            </w:r>
          </w:p>
        </w:tc>
        <w:tc>
          <w:tcPr>
            <w:tcW w:w="2992" w:type="dxa"/>
          </w:tcPr>
          <w:p w14:paraId="0801C50E" w14:textId="77777777" w:rsidR="003240E5" w:rsidRPr="00A31A60" w:rsidRDefault="003240E5" w:rsidP="00E84E21">
            <w:pPr>
              <w:cnfStyle w:val="000000100000" w:firstRow="0" w:lastRow="0" w:firstColumn="0" w:lastColumn="0" w:oddVBand="0" w:evenVBand="0" w:oddHBand="1" w:evenHBand="0" w:firstRowFirstColumn="0" w:firstRowLastColumn="0" w:lastRowFirstColumn="0" w:lastRowLastColumn="0"/>
              <w:rPr>
                <w:rFonts w:asciiTheme="minorEastAsia" w:hAnsiTheme="minorEastAsia"/>
                <w:szCs w:val="21"/>
              </w:rPr>
            </w:pPr>
            <w:r w:rsidRPr="00A31A60">
              <w:rPr>
                <w:rFonts w:asciiTheme="minorEastAsia" w:hAnsiTheme="minorEastAsia" w:hint="eastAsia"/>
                <w:szCs w:val="21"/>
              </w:rPr>
              <w:t>30</w:t>
            </w:r>
          </w:p>
        </w:tc>
        <w:tc>
          <w:tcPr>
            <w:tcW w:w="3119" w:type="dxa"/>
          </w:tcPr>
          <w:p w14:paraId="46F1565E" w14:textId="77777777" w:rsidR="003240E5" w:rsidRPr="00DC74DA" w:rsidRDefault="003240E5" w:rsidP="00E84E21">
            <w:pPr>
              <w:cnfStyle w:val="000000100000" w:firstRow="0" w:lastRow="0" w:firstColumn="0" w:lastColumn="0" w:oddVBand="0" w:evenVBand="0" w:oddHBand="1" w:evenHBand="0" w:firstRowFirstColumn="0" w:firstRowLastColumn="0" w:lastRowFirstColumn="0" w:lastRowLastColumn="0"/>
              <w:rPr>
                <w:rFonts w:asciiTheme="minorEastAsia" w:hAnsiTheme="minorEastAsia"/>
                <w:szCs w:val="21"/>
              </w:rPr>
            </w:pPr>
            <w:r w:rsidRPr="00DC74DA">
              <w:rPr>
                <w:rFonts w:asciiTheme="minorEastAsia" w:hAnsiTheme="minorEastAsia" w:hint="eastAsia"/>
                <w:szCs w:val="21"/>
              </w:rPr>
              <w:t>30</w:t>
            </w:r>
          </w:p>
        </w:tc>
      </w:tr>
      <w:tr w:rsidR="003240E5" w:rsidRPr="00DC74DA" w14:paraId="4D0C3C60" w14:textId="77777777" w:rsidTr="00E84E21">
        <w:tc>
          <w:tcPr>
            <w:cnfStyle w:val="001000000000" w:firstRow="0" w:lastRow="0" w:firstColumn="1" w:lastColumn="0" w:oddVBand="0" w:evenVBand="0" w:oddHBand="0" w:evenHBand="0" w:firstRowFirstColumn="0" w:firstRowLastColumn="0" w:lastRowFirstColumn="0" w:lastRowLastColumn="0"/>
            <w:tcW w:w="2106" w:type="dxa"/>
          </w:tcPr>
          <w:p w14:paraId="7F729D6E" w14:textId="77777777" w:rsidR="003240E5" w:rsidRPr="00DC74DA" w:rsidRDefault="003240E5" w:rsidP="00E84E21">
            <w:pPr>
              <w:rPr>
                <w:rFonts w:asciiTheme="minorEastAsia" w:hAnsiTheme="minorEastAsia"/>
                <w:szCs w:val="21"/>
              </w:rPr>
            </w:pPr>
            <w:r w:rsidRPr="00DC74DA">
              <w:rPr>
                <w:rFonts w:asciiTheme="minorEastAsia" w:hAnsiTheme="minorEastAsia"/>
                <w:i/>
                <w:szCs w:val="21"/>
              </w:rPr>
              <w:t>长期资产总计</w:t>
            </w:r>
          </w:p>
        </w:tc>
        <w:tc>
          <w:tcPr>
            <w:tcW w:w="2992" w:type="dxa"/>
          </w:tcPr>
          <w:p w14:paraId="6B0E7BF2" w14:textId="77777777" w:rsidR="003240E5" w:rsidRPr="00DC74DA" w:rsidRDefault="003240E5" w:rsidP="00E84E21">
            <w:pPr>
              <w:cnfStyle w:val="000000000000" w:firstRow="0" w:lastRow="0" w:firstColumn="0" w:lastColumn="0" w:oddVBand="0" w:evenVBand="0" w:oddHBand="0" w:evenHBand="0" w:firstRowFirstColumn="0" w:firstRowLastColumn="0" w:lastRowFirstColumn="0" w:lastRowLastColumn="0"/>
              <w:rPr>
                <w:rFonts w:asciiTheme="minorEastAsia" w:hAnsiTheme="minorEastAsia"/>
                <w:b/>
                <w:szCs w:val="21"/>
              </w:rPr>
            </w:pPr>
            <w:r>
              <w:rPr>
                <w:rFonts w:asciiTheme="minorEastAsia" w:hAnsiTheme="minorEastAsia" w:hint="eastAsia"/>
                <w:b/>
                <w:szCs w:val="21"/>
              </w:rPr>
              <w:t>180</w:t>
            </w:r>
          </w:p>
        </w:tc>
        <w:tc>
          <w:tcPr>
            <w:tcW w:w="3119" w:type="dxa"/>
          </w:tcPr>
          <w:p w14:paraId="25B5DDD7" w14:textId="77777777" w:rsidR="003240E5" w:rsidRPr="00DC74DA" w:rsidRDefault="003240E5" w:rsidP="00E84E21">
            <w:pPr>
              <w:cnfStyle w:val="000000000000" w:firstRow="0" w:lastRow="0" w:firstColumn="0" w:lastColumn="0" w:oddVBand="0" w:evenVBand="0" w:oddHBand="0" w:evenHBand="0" w:firstRowFirstColumn="0" w:firstRowLastColumn="0" w:lastRowFirstColumn="0" w:lastRowLastColumn="0"/>
              <w:rPr>
                <w:rFonts w:asciiTheme="minorEastAsia" w:hAnsiTheme="minorEastAsia"/>
                <w:szCs w:val="21"/>
              </w:rPr>
            </w:pPr>
            <w:r w:rsidRPr="00DC74DA">
              <w:rPr>
                <w:rFonts w:asciiTheme="minorEastAsia" w:hAnsiTheme="minorEastAsia" w:hint="eastAsia"/>
                <w:szCs w:val="21"/>
              </w:rPr>
              <w:t>230</w:t>
            </w:r>
          </w:p>
        </w:tc>
      </w:tr>
      <w:tr w:rsidR="003240E5" w:rsidRPr="00DC74DA" w14:paraId="76EAADB7" w14:textId="77777777" w:rsidTr="00E84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6974FC59" w14:textId="77777777" w:rsidR="003240E5" w:rsidRPr="00DC74DA" w:rsidRDefault="003240E5" w:rsidP="00E84E21">
            <w:pPr>
              <w:rPr>
                <w:rFonts w:asciiTheme="minorEastAsia" w:hAnsiTheme="minorEastAsia"/>
                <w:szCs w:val="21"/>
              </w:rPr>
            </w:pPr>
            <w:r w:rsidRPr="00DC74DA">
              <w:rPr>
                <w:rFonts w:asciiTheme="minorEastAsia" w:hAnsiTheme="minorEastAsia"/>
                <w:szCs w:val="21"/>
              </w:rPr>
              <w:t>流动负债</w:t>
            </w:r>
            <w:r w:rsidRPr="00DC74DA">
              <w:rPr>
                <w:rFonts w:asciiTheme="minorEastAsia" w:hAnsiTheme="minorEastAsia" w:hint="eastAsia"/>
                <w:szCs w:val="21"/>
              </w:rPr>
              <w:t>：</w:t>
            </w:r>
          </w:p>
        </w:tc>
        <w:tc>
          <w:tcPr>
            <w:tcW w:w="2992" w:type="dxa"/>
          </w:tcPr>
          <w:p w14:paraId="4801DB7E" w14:textId="77777777" w:rsidR="003240E5" w:rsidRPr="00DC74DA" w:rsidRDefault="003240E5" w:rsidP="00E84E21">
            <w:pPr>
              <w:cnfStyle w:val="000000100000" w:firstRow="0" w:lastRow="0" w:firstColumn="0" w:lastColumn="0" w:oddVBand="0" w:evenVBand="0" w:oddHBand="1" w:evenHBand="0" w:firstRowFirstColumn="0" w:firstRowLastColumn="0" w:lastRowFirstColumn="0" w:lastRowLastColumn="0"/>
              <w:rPr>
                <w:rFonts w:asciiTheme="minorEastAsia" w:hAnsiTheme="minorEastAsia"/>
                <w:b/>
                <w:szCs w:val="21"/>
              </w:rPr>
            </w:pPr>
          </w:p>
        </w:tc>
        <w:tc>
          <w:tcPr>
            <w:tcW w:w="3119" w:type="dxa"/>
          </w:tcPr>
          <w:p w14:paraId="0A4E3F9A" w14:textId="77777777" w:rsidR="003240E5" w:rsidRPr="00DC74DA" w:rsidRDefault="003240E5" w:rsidP="00E84E21">
            <w:pPr>
              <w:jc w:val="left"/>
              <w:cnfStyle w:val="000000100000" w:firstRow="0" w:lastRow="0" w:firstColumn="0" w:lastColumn="0" w:oddVBand="0" w:evenVBand="0" w:oddHBand="1" w:evenHBand="0" w:firstRowFirstColumn="0" w:firstRowLastColumn="0" w:lastRowFirstColumn="0" w:lastRowLastColumn="0"/>
              <w:rPr>
                <w:rFonts w:asciiTheme="minorEastAsia" w:hAnsiTheme="minorEastAsia"/>
                <w:szCs w:val="21"/>
              </w:rPr>
            </w:pPr>
          </w:p>
        </w:tc>
      </w:tr>
      <w:tr w:rsidR="003240E5" w:rsidRPr="00DC74DA" w14:paraId="442CBCE3" w14:textId="77777777" w:rsidTr="00E84E21">
        <w:tc>
          <w:tcPr>
            <w:cnfStyle w:val="001000000000" w:firstRow="0" w:lastRow="0" w:firstColumn="1" w:lastColumn="0" w:oddVBand="0" w:evenVBand="0" w:oddHBand="0" w:evenHBand="0" w:firstRowFirstColumn="0" w:firstRowLastColumn="0" w:lastRowFirstColumn="0" w:lastRowLastColumn="0"/>
            <w:tcW w:w="2106" w:type="dxa"/>
          </w:tcPr>
          <w:p w14:paraId="24173D38" w14:textId="77777777" w:rsidR="003240E5" w:rsidRPr="00603366" w:rsidRDefault="003240E5" w:rsidP="00E84E21">
            <w:pPr>
              <w:rPr>
                <w:rFonts w:asciiTheme="minorEastAsia" w:hAnsiTheme="minorEastAsia"/>
                <w:b w:val="0"/>
                <w:color w:val="000000" w:themeColor="text1"/>
                <w:szCs w:val="21"/>
              </w:rPr>
            </w:pPr>
            <w:r w:rsidRPr="00603366">
              <w:rPr>
                <w:rFonts w:asciiTheme="minorEastAsia" w:hAnsiTheme="minorEastAsia"/>
                <w:b w:val="0"/>
                <w:color w:val="000000" w:themeColor="text1"/>
                <w:szCs w:val="21"/>
              </w:rPr>
              <w:t>应付账款</w:t>
            </w:r>
          </w:p>
        </w:tc>
        <w:tc>
          <w:tcPr>
            <w:tcW w:w="2992" w:type="dxa"/>
          </w:tcPr>
          <w:p w14:paraId="2A944B03" w14:textId="17BB3F6E" w:rsidR="003240E5" w:rsidRPr="00D377EA" w:rsidRDefault="00147530" w:rsidP="00E84E21">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FF0000"/>
                <w:szCs w:val="21"/>
              </w:rPr>
            </w:pPr>
            <w:r w:rsidRPr="00D377EA">
              <w:rPr>
                <w:rFonts w:asciiTheme="minorEastAsia" w:hAnsiTheme="minorEastAsia" w:hint="eastAsia"/>
                <w:color w:val="FF0000"/>
                <w:szCs w:val="21"/>
              </w:rPr>
              <w:t>40</w:t>
            </w:r>
          </w:p>
        </w:tc>
        <w:tc>
          <w:tcPr>
            <w:tcW w:w="3119" w:type="dxa"/>
          </w:tcPr>
          <w:p w14:paraId="160E7860" w14:textId="27F7083A" w:rsidR="003240E5" w:rsidRPr="00D377EA" w:rsidRDefault="00147530" w:rsidP="00E84E21">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FF0000"/>
                <w:szCs w:val="21"/>
              </w:rPr>
            </w:pPr>
            <w:r w:rsidRPr="00D377EA">
              <w:rPr>
                <w:rFonts w:asciiTheme="minorEastAsia" w:hAnsiTheme="minorEastAsia" w:hint="eastAsia"/>
                <w:color w:val="FF0000"/>
                <w:szCs w:val="21"/>
              </w:rPr>
              <w:t>55</w:t>
            </w:r>
          </w:p>
        </w:tc>
      </w:tr>
      <w:tr w:rsidR="003240E5" w:rsidRPr="00DC74DA" w14:paraId="311811C3" w14:textId="77777777" w:rsidTr="00E84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03572B48" w14:textId="77777777" w:rsidR="003240E5" w:rsidRPr="00603366" w:rsidRDefault="003240E5" w:rsidP="00E84E21">
            <w:pPr>
              <w:rPr>
                <w:rFonts w:asciiTheme="minorEastAsia" w:hAnsiTheme="minorEastAsia"/>
                <w:b w:val="0"/>
                <w:color w:val="000000" w:themeColor="text1"/>
                <w:szCs w:val="21"/>
              </w:rPr>
            </w:pPr>
            <w:r w:rsidRPr="00603366">
              <w:rPr>
                <w:rFonts w:asciiTheme="minorEastAsia" w:hAnsiTheme="minorEastAsia" w:hint="eastAsia"/>
                <w:b w:val="0"/>
                <w:color w:val="000000" w:themeColor="text1"/>
                <w:szCs w:val="21"/>
              </w:rPr>
              <w:t>应付票据</w:t>
            </w:r>
          </w:p>
        </w:tc>
        <w:tc>
          <w:tcPr>
            <w:tcW w:w="2992" w:type="dxa"/>
          </w:tcPr>
          <w:p w14:paraId="42242254" w14:textId="5AAA70DD" w:rsidR="003240E5" w:rsidRPr="00D377EA" w:rsidRDefault="00147530" w:rsidP="00E84E21">
            <w:pPr>
              <w:cnfStyle w:val="000000100000" w:firstRow="0" w:lastRow="0" w:firstColumn="0" w:lastColumn="0" w:oddVBand="0" w:evenVBand="0" w:oddHBand="1" w:evenHBand="0" w:firstRowFirstColumn="0" w:firstRowLastColumn="0" w:lastRowFirstColumn="0" w:lastRowLastColumn="0"/>
              <w:rPr>
                <w:rFonts w:asciiTheme="minorEastAsia" w:hAnsiTheme="minorEastAsia"/>
                <w:color w:val="FF0000"/>
                <w:szCs w:val="21"/>
              </w:rPr>
            </w:pPr>
            <w:r w:rsidRPr="00D377EA">
              <w:rPr>
                <w:rFonts w:asciiTheme="minorEastAsia" w:hAnsiTheme="minorEastAsia" w:hint="eastAsia"/>
                <w:color w:val="FF0000"/>
                <w:szCs w:val="21"/>
              </w:rPr>
              <w:t>3</w:t>
            </w:r>
            <w:r w:rsidR="003240E5" w:rsidRPr="00D377EA">
              <w:rPr>
                <w:rFonts w:asciiTheme="minorEastAsia" w:hAnsiTheme="minorEastAsia" w:hint="eastAsia"/>
                <w:color w:val="FF0000"/>
                <w:szCs w:val="21"/>
              </w:rPr>
              <w:t>00</w:t>
            </w:r>
          </w:p>
        </w:tc>
        <w:tc>
          <w:tcPr>
            <w:tcW w:w="3119" w:type="dxa"/>
          </w:tcPr>
          <w:p w14:paraId="7F45BAB1" w14:textId="63FC6F70" w:rsidR="003240E5" w:rsidRPr="00D377EA" w:rsidRDefault="00147530" w:rsidP="00E84E21">
            <w:pPr>
              <w:cnfStyle w:val="000000100000" w:firstRow="0" w:lastRow="0" w:firstColumn="0" w:lastColumn="0" w:oddVBand="0" w:evenVBand="0" w:oddHBand="1" w:evenHBand="0" w:firstRowFirstColumn="0" w:firstRowLastColumn="0" w:lastRowFirstColumn="0" w:lastRowLastColumn="0"/>
              <w:rPr>
                <w:rFonts w:asciiTheme="minorEastAsia" w:hAnsiTheme="minorEastAsia"/>
                <w:color w:val="FF0000"/>
                <w:szCs w:val="21"/>
              </w:rPr>
            </w:pPr>
            <w:r w:rsidRPr="00D377EA">
              <w:rPr>
                <w:rFonts w:asciiTheme="minorEastAsia" w:hAnsiTheme="minorEastAsia" w:hint="eastAsia"/>
                <w:color w:val="FF0000"/>
                <w:szCs w:val="21"/>
              </w:rPr>
              <w:t>3</w:t>
            </w:r>
            <w:r w:rsidR="003240E5" w:rsidRPr="00D377EA">
              <w:rPr>
                <w:rFonts w:asciiTheme="minorEastAsia" w:hAnsiTheme="minorEastAsia" w:hint="eastAsia"/>
                <w:color w:val="FF0000"/>
                <w:szCs w:val="21"/>
              </w:rPr>
              <w:t>00</w:t>
            </w:r>
          </w:p>
        </w:tc>
      </w:tr>
      <w:tr w:rsidR="003240E5" w:rsidRPr="00DC74DA" w14:paraId="7E3CD001" w14:textId="77777777" w:rsidTr="00E84E21">
        <w:tc>
          <w:tcPr>
            <w:cnfStyle w:val="001000000000" w:firstRow="0" w:lastRow="0" w:firstColumn="1" w:lastColumn="0" w:oddVBand="0" w:evenVBand="0" w:oddHBand="0" w:evenHBand="0" w:firstRowFirstColumn="0" w:firstRowLastColumn="0" w:lastRowFirstColumn="0" w:lastRowLastColumn="0"/>
            <w:tcW w:w="2106" w:type="dxa"/>
          </w:tcPr>
          <w:p w14:paraId="036E2A41" w14:textId="77777777" w:rsidR="003240E5" w:rsidRPr="00603366" w:rsidRDefault="003240E5" w:rsidP="00E84E21">
            <w:pPr>
              <w:rPr>
                <w:rFonts w:asciiTheme="minorEastAsia" w:hAnsiTheme="minorEastAsia"/>
                <w:b w:val="0"/>
                <w:color w:val="000000" w:themeColor="text1"/>
                <w:szCs w:val="21"/>
              </w:rPr>
            </w:pPr>
            <w:r w:rsidRPr="00603366">
              <w:rPr>
                <w:rFonts w:asciiTheme="minorEastAsia" w:hAnsiTheme="minorEastAsia" w:hint="eastAsia"/>
                <w:b w:val="0"/>
                <w:color w:val="000000" w:themeColor="text1"/>
                <w:szCs w:val="21"/>
              </w:rPr>
              <w:t>短期银行（及其他）贷款</w:t>
            </w:r>
          </w:p>
        </w:tc>
        <w:tc>
          <w:tcPr>
            <w:tcW w:w="2992" w:type="dxa"/>
          </w:tcPr>
          <w:p w14:paraId="3457ACDF" w14:textId="600945D1" w:rsidR="003240E5" w:rsidRPr="00D377EA" w:rsidRDefault="00147530" w:rsidP="00E84E21">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FF0000"/>
                <w:szCs w:val="21"/>
              </w:rPr>
            </w:pPr>
            <w:r w:rsidRPr="00D377EA">
              <w:rPr>
                <w:rFonts w:asciiTheme="minorEastAsia" w:hAnsiTheme="minorEastAsia" w:hint="eastAsia"/>
                <w:color w:val="FF0000"/>
                <w:szCs w:val="21"/>
              </w:rPr>
              <w:t>510</w:t>
            </w:r>
          </w:p>
        </w:tc>
        <w:tc>
          <w:tcPr>
            <w:tcW w:w="3119" w:type="dxa"/>
          </w:tcPr>
          <w:p w14:paraId="228FB5C3" w14:textId="47E1B8D9" w:rsidR="003240E5" w:rsidRPr="00D377EA" w:rsidRDefault="00147530" w:rsidP="00E84E21">
            <w:pPr>
              <w:cnfStyle w:val="000000000000" w:firstRow="0" w:lastRow="0" w:firstColumn="0" w:lastColumn="0" w:oddVBand="0" w:evenVBand="0" w:oddHBand="0" w:evenHBand="0" w:firstRowFirstColumn="0" w:firstRowLastColumn="0" w:lastRowFirstColumn="0" w:lastRowLastColumn="0"/>
              <w:rPr>
                <w:rFonts w:asciiTheme="minorEastAsia" w:hAnsiTheme="minorEastAsia"/>
                <w:color w:val="FF0000"/>
                <w:szCs w:val="21"/>
              </w:rPr>
            </w:pPr>
            <w:r w:rsidRPr="00D377EA">
              <w:rPr>
                <w:rFonts w:asciiTheme="minorEastAsia" w:hAnsiTheme="minorEastAsia" w:hint="eastAsia"/>
                <w:color w:val="FF0000"/>
                <w:szCs w:val="21"/>
              </w:rPr>
              <w:t>645</w:t>
            </w:r>
          </w:p>
        </w:tc>
      </w:tr>
      <w:tr w:rsidR="003240E5" w:rsidRPr="00DC74DA" w14:paraId="6F68326E" w14:textId="77777777" w:rsidTr="00E84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7E04B237" w14:textId="77777777" w:rsidR="003240E5" w:rsidRPr="00DC74DA" w:rsidRDefault="003240E5" w:rsidP="00E84E21">
            <w:pPr>
              <w:rPr>
                <w:rFonts w:asciiTheme="minorEastAsia" w:hAnsiTheme="minorEastAsia"/>
                <w:b w:val="0"/>
                <w:i/>
                <w:szCs w:val="21"/>
              </w:rPr>
            </w:pPr>
            <w:r w:rsidRPr="00DC74DA">
              <w:rPr>
                <w:rFonts w:asciiTheme="minorEastAsia" w:hAnsiTheme="minorEastAsia"/>
                <w:i/>
                <w:szCs w:val="21"/>
              </w:rPr>
              <w:t>流动负债总计</w:t>
            </w:r>
          </w:p>
        </w:tc>
        <w:tc>
          <w:tcPr>
            <w:tcW w:w="2992" w:type="dxa"/>
          </w:tcPr>
          <w:p w14:paraId="1535F1ED" w14:textId="77777777" w:rsidR="003240E5" w:rsidRPr="00562D2B" w:rsidRDefault="003240E5" w:rsidP="00E84E21">
            <w:pPr>
              <w:cnfStyle w:val="000000100000" w:firstRow="0" w:lastRow="0" w:firstColumn="0" w:lastColumn="0" w:oddVBand="0" w:evenVBand="0" w:oddHBand="1" w:evenHBand="0" w:firstRowFirstColumn="0" w:firstRowLastColumn="0" w:lastRowFirstColumn="0" w:lastRowLastColumn="0"/>
              <w:rPr>
                <w:rFonts w:asciiTheme="minorEastAsia" w:hAnsiTheme="minorEastAsia"/>
                <w:b/>
                <w:i/>
                <w:szCs w:val="21"/>
              </w:rPr>
            </w:pPr>
            <w:r>
              <w:rPr>
                <w:rFonts w:asciiTheme="minorEastAsia" w:hAnsiTheme="minorEastAsia" w:hint="eastAsia"/>
                <w:b/>
                <w:i/>
                <w:szCs w:val="21"/>
              </w:rPr>
              <w:t>850</w:t>
            </w:r>
          </w:p>
        </w:tc>
        <w:tc>
          <w:tcPr>
            <w:tcW w:w="3119" w:type="dxa"/>
          </w:tcPr>
          <w:p w14:paraId="518ED402" w14:textId="77777777" w:rsidR="003240E5" w:rsidRPr="00DC74DA" w:rsidRDefault="003240E5" w:rsidP="00E84E21">
            <w:pPr>
              <w:cnfStyle w:val="000000100000" w:firstRow="0" w:lastRow="0" w:firstColumn="0" w:lastColumn="0" w:oddVBand="0" w:evenVBand="0" w:oddHBand="1" w:evenHBand="0" w:firstRowFirstColumn="0" w:firstRowLastColumn="0" w:lastRowFirstColumn="0" w:lastRowLastColumn="0"/>
              <w:rPr>
                <w:rFonts w:asciiTheme="minorEastAsia" w:hAnsiTheme="minorEastAsia"/>
                <w:b/>
                <w:i/>
                <w:szCs w:val="21"/>
              </w:rPr>
            </w:pPr>
            <w:r w:rsidRPr="00DC74DA">
              <w:rPr>
                <w:rFonts w:asciiTheme="minorEastAsia" w:hAnsiTheme="minorEastAsia" w:hint="eastAsia"/>
                <w:b/>
                <w:i/>
                <w:szCs w:val="21"/>
              </w:rPr>
              <w:t>1000</w:t>
            </w:r>
          </w:p>
        </w:tc>
      </w:tr>
      <w:tr w:rsidR="003240E5" w:rsidRPr="00DC74DA" w14:paraId="565E25B6" w14:textId="77777777" w:rsidTr="00E84E21">
        <w:tc>
          <w:tcPr>
            <w:cnfStyle w:val="001000000000" w:firstRow="0" w:lastRow="0" w:firstColumn="1" w:lastColumn="0" w:oddVBand="0" w:evenVBand="0" w:oddHBand="0" w:evenHBand="0" w:firstRowFirstColumn="0" w:firstRowLastColumn="0" w:lastRowFirstColumn="0" w:lastRowLastColumn="0"/>
            <w:tcW w:w="2106" w:type="dxa"/>
          </w:tcPr>
          <w:p w14:paraId="0B63A0C6" w14:textId="77777777" w:rsidR="003240E5" w:rsidRPr="00DC74DA" w:rsidRDefault="003240E5" w:rsidP="00E84E21">
            <w:pPr>
              <w:rPr>
                <w:rFonts w:asciiTheme="minorEastAsia" w:hAnsiTheme="minorEastAsia"/>
                <w:b w:val="0"/>
                <w:szCs w:val="21"/>
              </w:rPr>
            </w:pPr>
            <w:r w:rsidRPr="00DC74DA">
              <w:rPr>
                <w:rFonts w:asciiTheme="minorEastAsia" w:hAnsiTheme="minorEastAsia"/>
                <w:szCs w:val="21"/>
              </w:rPr>
              <w:t>长期负债</w:t>
            </w:r>
            <w:r w:rsidRPr="00DC74DA">
              <w:rPr>
                <w:rFonts w:asciiTheme="minorEastAsia" w:hAnsiTheme="minorEastAsia" w:hint="eastAsia"/>
                <w:szCs w:val="21"/>
              </w:rPr>
              <w:t>：</w:t>
            </w:r>
          </w:p>
        </w:tc>
        <w:tc>
          <w:tcPr>
            <w:tcW w:w="2992" w:type="dxa"/>
          </w:tcPr>
          <w:p w14:paraId="081B7452" w14:textId="77777777" w:rsidR="003240E5" w:rsidRPr="00DC74DA" w:rsidRDefault="003240E5" w:rsidP="00E84E21">
            <w:pPr>
              <w:cnfStyle w:val="000000000000" w:firstRow="0" w:lastRow="0" w:firstColumn="0" w:lastColumn="0" w:oddVBand="0" w:evenVBand="0" w:oddHBand="0" w:evenHBand="0" w:firstRowFirstColumn="0" w:firstRowLastColumn="0" w:lastRowFirstColumn="0" w:lastRowLastColumn="0"/>
              <w:rPr>
                <w:rFonts w:asciiTheme="minorEastAsia" w:hAnsiTheme="minorEastAsia"/>
                <w:b/>
                <w:szCs w:val="21"/>
              </w:rPr>
            </w:pPr>
          </w:p>
        </w:tc>
        <w:tc>
          <w:tcPr>
            <w:tcW w:w="3119" w:type="dxa"/>
          </w:tcPr>
          <w:p w14:paraId="204A1D98" w14:textId="77777777" w:rsidR="003240E5" w:rsidRPr="00DC74DA" w:rsidRDefault="003240E5" w:rsidP="00E84E21">
            <w:pPr>
              <w:cnfStyle w:val="000000000000" w:firstRow="0" w:lastRow="0" w:firstColumn="0" w:lastColumn="0" w:oddVBand="0" w:evenVBand="0" w:oddHBand="0" w:evenHBand="0" w:firstRowFirstColumn="0" w:firstRowLastColumn="0" w:lastRowFirstColumn="0" w:lastRowLastColumn="0"/>
              <w:rPr>
                <w:rFonts w:asciiTheme="minorEastAsia" w:hAnsiTheme="minorEastAsia"/>
                <w:szCs w:val="21"/>
              </w:rPr>
            </w:pPr>
          </w:p>
        </w:tc>
      </w:tr>
      <w:tr w:rsidR="003240E5" w:rsidRPr="00DC74DA" w14:paraId="3712C26A" w14:textId="77777777" w:rsidTr="00E84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74D99A9E" w14:textId="77777777" w:rsidR="003240E5" w:rsidRPr="00603366" w:rsidRDefault="003240E5" w:rsidP="00E84E21">
            <w:pPr>
              <w:rPr>
                <w:rFonts w:asciiTheme="minorEastAsia" w:hAnsiTheme="minorEastAsia"/>
                <w:b w:val="0"/>
                <w:szCs w:val="21"/>
              </w:rPr>
            </w:pPr>
            <w:r w:rsidRPr="00603366">
              <w:rPr>
                <w:rFonts w:asciiTheme="minorEastAsia" w:hAnsiTheme="minorEastAsia"/>
                <w:b w:val="0"/>
                <w:szCs w:val="21"/>
              </w:rPr>
              <w:t>长期贷款</w:t>
            </w:r>
          </w:p>
        </w:tc>
        <w:tc>
          <w:tcPr>
            <w:tcW w:w="2992" w:type="dxa"/>
          </w:tcPr>
          <w:p w14:paraId="5B0DA7FE" w14:textId="77777777" w:rsidR="003240E5" w:rsidRPr="00A31A60" w:rsidRDefault="003240E5" w:rsidP="00E84E21">
            <w:pPr>
              <w:cnfStyle w:val="000000100000" w:firstRow="0" w:lastRow="0" w:firstColumn="0" w:lastColumn="0" w:oddVBand="0" w:evenVBand="0" w:oddHBand="1" w:evenHBand="0" w:firstRowFirstColumn="0" w:firstRowLastColumn="0" w:lastRowFirstColumn="0" w:lastRowLastColumn="0"/>
              <w:rPr>
                <w:rFonts w:asciiTheme="minorEastAsia" w:hAnsiTheme="minorEastAsia"/>
                <w:szCs w:val="21"/>
              </w:rPr>
            </w:pPr>
            <w:r w:rsidRPr="00A31A60">
              <w:rPr>
                <w:rFonts w:asciiTheme="minorEastAsia" w:hAnsiTheme="minorEastAsia" w:hint="eastAsia"/>
                <w:szCs w:val="21"/>
              </w:rPr>
              <w:t>400</w:t>
            </w:r>
          </w:p>
        </w:tc>
        <w:tc>
          <w:tcPr>
            <w:tcW w:w="3119" w:type="dxa"/>
          </w:tcPr>
          <w:p w14:paraId="35F29A35" w14:textId="77777777" w:rsidR="003240E5" w:rsidRPr="00DC74DA" w:rsidRDefault="003240E5" w:rsidP="00E84E21">
            <w:pPr>
              <w:cnfStyle w:val="000000100000" w:firstRow="0" w:lastRow="0" w:firstColumn="0" w:lastColumn="0" w:oddVBand="0" w:evenVBand="0" w:oddHBand="1" w:evenHBand="0" w:firstRowFirstColumn="0" w:firstRowLastColumn="0" w:lastRowFirstColumn="0" w:lastRowLastColumn="0"/>
              <w:rPr>
                <w:rFonts w:asciiTheme="minorEastAsia" w:hAnsiTheme="minorEastAsia"/>
                <w:szCs w:val="21"/>
              </w:rPr>
            </w:pPr>
            <w:r w:rsidRPr="00DC74DA">
              <w:rPr>
                <w:rFonts w:asciiTheme="minorEastAsia" w:hAnsiTheme="minorEastAsia" w:hint="eastAsia"/>
                <w:szCs w:val="21"/>
              </w:rPr>
              <w:t>500</w:t>
            </w:r>
          </w:p>
        </w:tc>
      </w:tr>
      <w:tr w:rsidR="003240E5" w:rsidRPr="00DC74DA" w14:paraId="6651127D" w14:textId="77777777" w:rsidTr="00E84E21">
        <w:tc>
          <w:tcPr>
            <w:cnfStyle w:val="001000000000" w:firstRow="0" w:lastRow="0" w:firstColumn="1" w:lastColumn="0" w:oddVBand="0" w:evenVBand="0" w:oddHBand="0" w:evenHBand="0" w:firstRowFirstColumn="0" w:firstRowLastColumn="0" w:lastRowFirstColumn="0" w:lastRowLastColumn="0"/>
            <w:tcW w:w="2106" w:type="dxa"/>
          </w:tcPr>
          <w:p w14:paraId="65B92A35" w14:textId="77777777" w:rsidR="003240E5" w:rsidRPr="00603366" w:rsidRDefault="003240E5" w:rsidP="00E84E21">
            <w:pPr>
              <w:rPr>
                <w:rFonts w:asciiTheme="minorEastAsia" w:hAnsiTheme="minorEastAsia"/>
                <w:b w:val="0"/>
                <w:szCs w:val="21"/>
              </w:rPr>
            </w:pPr>
            <w:r w:rsidRPr="00603366">
              <w:rPr>
                <w:rFonts w:asciiTheme="minorEastAsia" w:hAnsiTheme="minorEastAsia"/>
                <w:b w:val="0"/>
                <w:szCs w:val="21"/>
              </w:rPr>
              <w:t>其他负债</w:t>
            </w:r>
          </w:p>
        </w:tc>
        <w:tc>
          <w:tcPr>
            <w:tcW w:w="2992" w:type="dxa"/>
          </w:tcPr>
          <w:p w14:paraId="0B951AF5" w14:textId="77777777" w:rsidR="003240E5" w:rsidRPr="00A31A60" w:rsidRDefault="003240E5" w:rsidP="00E84E21">
            <w:pPr>
              <w:cnfStyle w:val="000000000000" w:firstRow="0" w:lastRow="0" w:firstColumn="0" w:lastColumn="0" w:oddVBand="0" w:evenVBand="0" w:oddHBand="0" w:evenHBand="0" w:firstRowFirstColumn="0" w:firstRowLastColumn="0" w:lastRowFirstColumn="0" w:lastRowLastColumn="0"/>
              <w:rPr>
                <w:rFonts w:asciiTheme="minorEastAsia" w:hAnsiTheme="minorEastAsia"/>
                <w:szCs w:val="21"/>
              </w:rPr>
            </w:pPr>
            <w:r w:rsidRPr="00A31A60">
              <w:rPr>
                <w:rFonts w:asciiTheme="minorEastAsia" w:hAnsiTheme="minorEastAsia" w:hint="eastAsia"/>
                <w:szCs w:val="21"/>
              </w:rPr>
              <w:t>0</w:t>
            </w:r>
          </w:p>
        </w:tc>
        <w:tc>
          <w:tcPr>
            <w:tcW w:w="3119" w:type="dxa"/>
          </w:tcPr>
          <w:p w14:paraId="7237EB76" w14:textId="77777777" w:rsidR="003240E5" w:rsidRPr="00DC74DA" w:rsidRDefault="003240E5" w:rsidP="00E84E21">
            <w:pPr>
              <w:cnfStyle w:val="000000000000" w:firstRow="0" w:lastRow="0" w:firstColumn="0" w:lastColumn="0" w:oddVBand="0" w:evenVBand="0" w:oddHBand="0" w:evenHBand="0" w:firstRowFirstColumn="0" w:firstRowLastColumn="0" w:lastRowFirstColumn="0" w:lastRowLastColumn="0"/>
              <w:rPr>
                <w:rFonts w:asciiTheme="minorEastAsia" w:hAnsiTheme="minorEastAsia"/>
                <w:szCs w:val="21"/>
              </w:rPr>
            </w:pPr>
            <w:r w:rsidRPr="00DC74DA">
              <w:rPr>
                <w:rFonts w:asciiTheme="minorEastAsia" w:hAnsiTheme="minorEastAsia" w:hint="eastAsia"/>
                <w:szCs w:val="21"/>
              </w:rPr>
              <w:t>0</w:t>
            </w:r>
          </w:p>
        </w:tc>
      </w:tr>
      <w:tr w:rsidR="003240E5" w:rsidRPr="00DC74DA" w14:paraId="4E144C92" w14:textId="77777777" w:rsidTr="00E84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4F3F32BB" w14:textId="77777777" w:rsidR="003240E5" w:rsidRPr="00DC74DA" w:rsidRDefault="003240E5" w:rsidP="00E84E21">
            <w:pPr>
              <w:rPr>
                <w:rFonts w:asciiTheme="minorEastAsia" w:hAnsiTheme="minorEastAsia"/>
                <w:szCs w:val="21"/>
              </w:rPr>
            </w:pPr>
            <w:r w:rsidRPr="00DC74DA">
              <w:rPr>
                <w:rFonts w:asciiTheme="minorEastAsia" w:hAnsiTheme="minorEastAsia"/>
                <w:i/>
                <w:szCs w:val="21"/>
              </w:rPr>
              <w:t>长期负债总计</w:t>
            </w:r>
          </w:p>
        </w:tc>
        <w:tc>
          <w:tcPr>
            <w:tcW w:w="2992" w:type="dxa"/>
          </w:tcPr>
          <w:p w14:paraId="468A0A4C" w14:textId="77777777" w:rsidR="003240E5" w:rsidRPr="00562D2B" w:rsidRDefault="003240E5" w:rsidP="00E84E21">
            <w:pPr>
              <w:cnfStyle w:val="000000100000" w:firstRow="0" w:lastRow="0" w:firstColumn="0" w:lastColumn="0" w:oddVBand="0" w:evenVBand="0" w:oddHBand="1" w:evenHBand="0" w:firstRowFirstColumn="0" w:firstRowLastColumn="0" w:lastRowFirstColumn="0" w:lastRowLastColumn="0"/>
              <w:rPr>
                <w:rFonts w:asciiTheme="minorEastAsia" w:hAnsiTheme="minorEastAsia"/>
                <w:b/>
                <w:i/>
                <w:szCs w:val="21"/>
              </w:rPr>
            </w:pPr>
            <w:r>
              <w:rPr>
                <w:rFonts w:asciiTheme="minorEastAsia" w:hAnsiTheme="minorEastAsia" w:hint="eastAsia"/>
                <w:b/>
                <w:i/>
                <w:szCs w:val="21"/>
              </w:rPr>
              <w:t>400</w:t>
            </w:r>
          </w:p>
        </w:tc>
        <w:tc>
          <w:tcPr>
            <w:tcW w:w="3119" w:type="dxa"/>
          </w:tcPr>
          <w:p w14:paraId="38B9E1B2" w14:textId="77777777" w:rsidR="003240E5" w:rsidRPr="00DC74DA" w:rsidRDefault="003240E5" w:rsidP="00E84E21">
            <w:pPr>
              <w:cnfStyle w:val="000000100000" w:firstRow="0" w:lastRow="0" w:firstColumn="0" w:lastColumn="0" w:oddVBand="0" w:evenVBand="0" w:oddHBand="1" w:evenHBand="0" w:firstRowFirstColumn="0" w:firstRowLastColumn="0" w:lastRowFirstColumn="0" w:lastRowLastColumn="0"/>
              <w:rPr>
                <w:rFonts w:asciiTheme="minorEastAsia" w:hAnsiTheme="minorEastAsia"/>
                <w:b/>
                <w:i/>
                <w:szCs w:val="21"/>
              </w:rPr>
            </w:pPr>
            <w:r w:rsidRPr="00DC74DA">
              <w:rPr>
                <w:rFonts w:asciiTheme="minorEastAsia" w:hAnsiTheme="minorEastAsia" w:hint="eastAsia"/>
                <w:b/>
                <w:i/>
                <w:szCs w:val="21"/>
              </w:rPr>
              <w:t>500</w:t>
            </w:r>
          </w:p>
        </w:tc>
      </w:tr>
      <w:tr w:rsidR="003240E5" w:rsidRPr="00DC74DA" w14:paraId="70B3DD67" w14:textId="77777777" w:rsidTr="00E84E21">
        <w:tc>
          <w:tcPr>
            <w:cnfStyle w:val="001000000000" w:firstRow="0" w:lastRow="0" w:firstColumn="1" w:lastColumn="0" w:oddVBand="0" w:evenVBand="0" w:oddHBand="0" w:evenHBand="0" w:firstRowFirstColumn="0" w:firstRowLastColumn="0" w:lastRowFirstColumn="0" w:lastRowLastColumn="0"/>
            <w:tcW w:w="2106" w:type="dxa"/>
          </w:tcPr>
          <w:p w14:paraId="7BCA4DE2" w14:textId="77777777" w:rsidR="003240E5" w:rsidRPr="00DC74DA" w:rsidRDefault="003240E5" w:rsidP="00E84E21">
            <w:pPr>
              <w:rPr>
                <w:rFonts w:asciiTheme="minorEastAsia" w:hAnsiTheme="minorEastAsia"/>
                <w:szCs w:val="21"/>
              </w:rPr>
            </w:pPr>
            <w:r w:rsidRPr="00DC74DA">
              <w:rPr>
                <w:rFonts w:asciiTheme="minorEastAsia" w:hAnsiTheme="minorEastAsia"/>
                <w:szCs w:val="21"/>
              </w:rPr>
              <w:t>权益</w:t>
            </w:r>
          </w:p>
        </w:tc>
        <w:tc>
          <w:tcPr>
            <w:tcW w:w="2992" w:type="dxa"/>
          </w:tcPr>
          <w:p w14:paraId="1B1AD6EF" w14:textId="77777777" w:rsidR="003240E5" w:rsidRPr="00A31A60" w:rsidRDefault="006F648C" w:rsidP="00E84E21">
            <w:pPr>
              <w:cnfStyle w:val="000000000000" w:firstRow="0" w:lastRow="0" w:firstColumn="0" w:lastColumn="0" w:oddVBand="0" w:evenVBand="0" w:oddHBand="0" w:evenHBand="0" w:firstRowFirstColumn="0" w:firstRowLastColumn="0" w:lastRowFirstColumn="0" w:lastRowLastColumn="0"/>
              <w:rPr>
                <w:rFonts w:asciiTheme="minorEastAsia" w:hAnsiTheme="minorEastAsia"/>
                <w:szCs w:val="21"/>
              </w:rPr>
            </w:pPr>
            <w:r>
              <w:rPr>
                <w:rFonts w:asciiTheme="minorEastAsia" w:hAnsiTheme="minorEastAsia"/>
                <w:szCs w:val="21"/>
              </w:rPr>
              <w:t>730</w:t>
            </w:r>
          </w:p>
        </w:tc>
        <w:tc>
          <w:tcPr>
            <w:tcW w:w="3119" w:type="dxa"/>
          </w:tcPr>
          <w:p w14:paraId="6FB43DCD" w14:textId="77777777" w:rsidR="003240E5" w:rsidRPr="00DC74DA" w:rsidRDefault="006F648C" w:rsidP="00E84E21">
            <w:pPr>
              <w:cnfStyle w:val="000000000000" w:firstRow="0" w:lastRow="0" w:firstColumn="0" w:lastColumn="0" w:oddVBand="0" w:evenVBand="0" w:oddHBand="0" w:evenHBand="0" w:firstRowFirstColumn="0" w:firstRowLastColumn="0" w:lastRowFirstColumn="0" w:lastRowLastColumn="0"/>
              <w:rPr>
                <w:rFonts w:asciiTheme="minorEastAsia" w:hAnsiTheme="minorEastAsia"/>
                <w:szCs w:val="21"/>
              </w:rPr>
            </w:pPr>
            <w:r>
              <w:rPr>
                <w:rFonts w:asciiTheme="minorEastAsia" w:hAnsiTheme="minorEastAsia" w:hint="eastAsia"/>
                <w:szCs w:val="21"/>
              </w:rPr>
              <w:t>125</w:t>
            </w:r>
            <w:r w:rsidR="003240E5" w:rsidRPr="00DC74DA">
              <w:rPr>
                <w:rFonts w:asciiTheme="minorEastAsia" w:hAnsiTheme="minorEastAsia" w:hint="eastAsia"/>
                <w:szCs w:val="21"/>
              </w:rPr>
              <w:t>0</w:t>
            </w:r>
          </w:p>
        </w:tc>
      </w:tr>
      <w:tr w:rsidR="003240E5" w:rsidRPr="00DC74DA" w14:paraId="422B3E33" w14:textId="77777777" w:rsidTr="00E84E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6" w:type="dxa"/>
          </w:tcPr>
          <w:p w14:paraId="3F41A30B" w14:textId="77777777" w:rsidR="003240E5" w:rsidRPr="00DC74DA" w:rsidRDefault="003240E5" w:rsidP="00E84E21">
            <w:pPr>
              <w:rPr>
                <w:rFonts w:asciiTheme="minorEastAsia" w:hAnsiTheme="minorEastAsia"/>
                <w:szCs w:val="21"/>
              </w:rPr>
            </w:pPr>
            <w:r w:rsidRPr="00DC74DA">
              <w:rPr>
                <w:rFonts w:asciiTheme="minorEastAsia" w:hAnsiTheme="minorEastAsia"/>
                <w:i/>
                <w:szCs w:val="21"/>
              </w:rPr>
              <w:t>负债与权益总计</w:t>
            </w:r>
          </w:p>
        </w:tc>
        <w:tc>
          <w:tcPr>
            <w:tcW w:w="2992" w:type="dxa"/>
          </w:tcPr>
          <w:p w14:paraId="5418A2C1" w14:textId="77777777" w:rsidR="003240E5" w:rsidRPr="004D212F" w:rsidRDefault="006F648C" w:rsidP="00E84E21">
            <w:pPr>
              <w:cnfStyle w:val="000000100000" w:firstRow="0" w:lastRow="0" w:firstColumn="0" w:lastColumn="0" w:oddVBand="0" w:evenVBand="0" w:oddHBand="1" w:evenHBand="0" w:firstRowFirstColumn="0" w:firstRowLastColumn="0" w:lastRowFirstColumn="0" w:lastRowLastColumn="0"/>
              <w:rPr>
                <w:rFonts w:asciiTheme="minorEastAsia" w:hAnsiTheme="minorEastAsia"/>
                <w:b/>
                <w:i/>
                <w:szCs w:val="21"/>
              </w:rPr>
            </w:pPr>
            <w:r>
              <w:rPr>
                <w:rFonts w:asciiTheme="minorEastAsia" w:hAnsiTheme="minorEastAsia"/>
                <w:b/>
                <w:i/>
                <w:szCs w:val="21"/>
              </w:rPr>
              <w:t>1980</w:t>
            </w:r>
          </w:p>
        </w:tc>
        <w:tc>
          <w:tcPr>
            <w:tcW w:w="3119" w:type="dxa"/>
          </w:tcPr>
          <w:p w14:paraId="5028A413" w14:textId="77777777" w:rsidR="003240E5" w:rsidRPr="00DC74DA" w:rsidRDefault="006F648C" w:rsidP="00E84E21">
            <w:pPr>
              <w:cnfStyle w:val="000000100000" w:firstRow="0" w:lastRow="0" w:firstColumn="0" w:lastColumn="0" w:oddVBand="0" w:evenVBand="0" w:oddHBand="1" w:evenHBand="0" w:firstRowFirstColumn="0" w:firstRowLastColumn="0" w:lastRowFirstColumn="0" w:lastRowLastColumn="0"/>
              <w:rPr>
                <w:rFonts w:asciiTheme="minorEastAsia" w:hAnsiTheme="minorEastAsia"/>
                <w:b/>
                <w:i/>
                <w:szCs w:val="21"/>
              </w:rPr>
            </w:pPr>
            <w:r>
              <w:rPr>
                <w:rFonts w:asciiTheme="minorEastAsia" w:hAnsiTheme="minorEastAsia" w:hint="eastAsia"/>
                <w:b/>
                <w:i/>
                <w:szCs w:val="21"/>
              </w:rPr>
              <w:t>275</w:t>
            </w:r>
            <w:r w:rsidR="003240E5" w:rsidRPr="00DC74DA">
              <w:rPr>
                <w:rFonts w:asciiTheme="minorEastAsia" w:hAnsiTheme="minorEastAsia" w:hint="eastAsia"/>
                <w:b/>
                <w:i/>
                <w:szCs w:val="21"/>
              </w:rPr>
              <w:t>0</w:t>
            </w:r>
          </w:p>
        </w:tc>
      </w:tr>
    </w:tbl>
    <w:p w14:paraId="774AAC2F" w14:textId="760BF9AA" w:rsidR="006C4BC8" w:rsidRPr="0090367F" w:rsidRDefault="006C4BC8" w:rsidP="00625CDE">
      <w:pPr>
        <w:rPr>
          <w:rFonts w:asciiTheme="minorEastAsia" w:hAnsiTheme="minorEastAsia"/>
          <w:b/>
          <w:szCs w:val="21"/>
        </w:rPr>
      </w:pPr>
    </w:p>
    <w:tbl>
      <w:tblPr>
        <w:tblStyle w:val="4-5"/>
        <w:tblW w:w="0" w:type="auto"/>
        <w:tblLook w:val="04A0" w:firstRow="1" w:lastRow="0" w:firstColumn="1" w:lastColumn="0" w:noHBand="0" w:noVBand="1"/>
      </w:tblPr>
      <w:tblGrid>
        <w:gridCol w:w="4148"/>
        <w:gridCol w:w="4148"/>
      </w:tblGrid>
      <w:tr w:rsidR="004E4376" w14:paraId="223F99C0" w14:textId="77777777" w:rsidTr="00562D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2"/>
          </w:tcPr>
          <w:p w14:paraId="5AA33F01" w14:textId="77777777" w:rsidR="00F90942" w:rsidRDefault="00841F63" w:rsidP="006C4BC8">
            <w:pPr>
              <w:jc w:val="center"/>
              <w:rPr>
                <w:rFonts w:asciiTheme="minorEastAsia" w:hAnsiTheme="minorEastAsia"/>
                <w:color w:val="FFFFFF"/>
                <w:szCs w:val="21"/>
              </w:rPr>
            </w:pPr>
            <w:r>
              <w:rPr>
                <w:rFonts w:asciiTheme="minorEastAsia" w:hAnsiTheme="minorEastAsia" w:hint="eastAsia"/>
                <w:color w:val="FFFFFF"/>
                <w:szCs w:val="21"/>
              </w:rPr>
              <w:t>梦里床垫</w:t>
            </w:r>
            <w:r w:rsidR="004E4376" w:rsidRPr="008D309E">
              <w:rPr>
                <w:rFonts w:asciiTheme="minorEastAsia" w:hAnsiTheme="minorEastAsia" w:hint="eastAsia"/>
                <w:color w:val="FFFFFF"/>
                <w:szCs w:val="21"/>
              </w:rPr>
              <w:t>利润表</w:t>
            </w:r>
            <w:r w:rsidR="004E4376" w:rsidRPr="005529C8">
              <w:rPr>
                <w:rFonts w:asciiTheme="minorEastAsia" w:hAnsiTheme="minorEastAsia" w:hint="eastAsia"/>
                <w:color w:val="FFFFFF"/>
                <w:szCs w:val="21"/>
              </w:rPr>
              <w:t>（万元）</w:t>
            </w:r>
            <w:r w:rsidR="006C4BC8">
              <w:rPr>
                <w:rFonts w:asciiTheme="minorEastAsia" w:hAnsiTheme="minorEastAsia" w:hint="eastAsia"/>
                <w:color w:val="FFFFFF"/>
                <w:szCs w:val="21"/>
              </w:rPr>
              <w:t xml:space="preserve"> </w:t>
            </w:r>
            <w:r w:rsidR="006C4BC8">
              <w:rPr>
                <w:rFonts w:asciiTheme="minorEastAsia" w:hAnsiTheme="minorEastAsia"/>
                <w:color w:val="FFFFFF"/>
                <w:szCs w:val="21"/>
              </w:rPr>
              <w:t xml:space="preserve">          </w:t>
            </w:r>
          </w:p>
          <w:p w14:paraId="2EE85632" w14:textId="11E3E0DF" w:rsidR="004E4376" w:rsidRDefault="006C4BC8" w:rsidP="00F90942">
            <w:pPr>
              <w:ind w:firstLineChars="1500" w:firstLine="3162"/>
            </w:pPr>
            <w:proofErr w:type="spellStart"/>
            <w:r>
              <w:rPr>
                <w:rFonts w:asciiTheme="minorEastAsia" w:hAnsiTheme="minorEastAsia" w:hint="eastAsia"/>
                <w:color w:val="FFFFFF"/>
                <w:szCs w:val="21"/>
              </w:rPr>
              <w:t>xxxx</w:t>
            </w:r>
            <w:proofErr w:type="spellEnd"/>
            <w:r>
              <w:rPr>
                <w:rFonts w:asciiTheme="minorEastAsia" w:hAnsiTheme="minorEastAsia" w:hint="eastAsia"/>
                <w:color w:val="FFFFFF"/>
                <w:szCs w:val="21"/>
              </w:rPr>
              <w:t>年12月31日</w:t>
            </w:r>
          </w:p>
        </w:tc>
      </w:tr>
      <w:tr w:rsidR="004E4376" w14:paraId="02569BD6" w14:textId="77777777" w:rsidTr="00562D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7CFA2F91" w14:textId="77777777" w:rsidR="004E4376" w:rsidRDefault="004E4376" w:rsidP="00562D2B">
            <w:r>
              <w:rPr>
                <w:rFonts w:hint="eastAsia"/>
              </w:rPr>
              <w:t>销售收入</w:t>
            </w:r>
            <w:r w:rsidR="002F10D9">
              <w:rPr>
                <w:rFonts w:hint="eastAsia"/>
              </w:rPr>
              <w:t>（均为赊销）</w:t>
            </w:r>
          </w:p>
        </w:tc>
        <w:tc>
          <w:tcPr>
            <w:tcW w:w="4148" w:type="dxa"/>
          </w:tcPr>
          <w:p w14:paraId="24FFBF32" w14:textId="77777777" w:rsidR="004E4376" w:rsidRDefault="00125706" w:rsidP="00562D2B">
            <w:pPr>
              <w:cnfStyle w:val="000000100000" w:firstRow="0" w:lastRow="0" w:firstColumn="0" w:lastColumn="0" w:oddVBand="0" w:evenVBand="0" w:oddHBand="1" w:evenHBand="0" w:firstRowFirstColumn="0" w:firstRowLastColumn="0" w:lastRowFirstColumn="0" w:lastRowLastColumn="0"/>
            </w:pPr>
            <w:r>
              <w:rPr>
                <w:rFonts w:hint="eastAsia"/>
              </w:rPr>
              <w:t>4</w:t>
            </w:r>
            <w:r w:rsidR="00B431DB">
              <w:rPr>
                <w:rFonts w:hint="eastAsia"/>
              </w:rPr>
              <w:t>000</w:t>
            </w:r>
          </w:p>
        </w:tc>
      </w:tr>
      <w:tr w:rsidR="004E4376" w14:paraId="75C86D45" w14:textId="77777777" w:rsidTr="00562D2B">
        <w:tc>
          <w:tcPr>
            <w:cnfStyle w:val="001000000000" w:firstRow="0" w:lastRow="0" w:firstColumn="1" w:lastColumn="0" w:oddVBand="0" w:evenVBand="0" w:oddHBand="0" w:evenHBand="0" w:firstRowFirstColumn="0" w:firstRowLastColumn="0" w:lastRowFirstColumn="0" w:lastRowLastColumn="0"/>
            <w:tcW w:w="4148" w:type="dxa"/>
          </w:tcPr>
          <w:p w14:paraId="4FA51CD6" w14:textId="77777777" w:rsidR="004E4376" w:rsidRDefault="004E4376" w:rsidP="00562D2B">
            <w:r>
              <w:rPr>
                <w:rFonts w:hint="eastAsia"/>
              </w:rPr>
              <w:t>销货成本</w:t>
            </w:r>
          </w:p>
        </w:tc>
        <w:tc>
          <w:tcPr>
            <w:tcW w:w="4148" w:type="dxa"/>
          </w:tcPr>
          <w:p w14:paraId="0C500B26" w14:textId="77777777" w:rsidR="004E4376" w:rsidRDefault="004E4376" w:rsidP="00562D2B">
            <w:pPr>
              <w:cnfStyle w:val="000000000000" w:firstRow="0" w:lastRow="0" w:firstColumn="0" w:lastColumn="0" w:oddVBand="0" w:evenVBand="0" w:oddHBand="0" w:evenHBand="0" w:firstRowFirstColumn="0" w:firstRowLastColumn="0" w:lastRowFirstColumn="0" w:lastRowLastColumn="0"/>
            </w:pPr>
            <w:r>
              <w:t>(</w:t>
            </w:r>
            <w:r w:rsidR="00125706">
              <w:rPr>
                <w:rFonts w:hint="eastAsia"/>
              </w:rPr>
              <w:t>3</w:t>
            </w:r>
            <w:r w:rsidR="00B431DB">
              <w:rPr>
                <w:rFonts w:hint="eastAsia"/>
              </w:rPr>
              <w:t>5</w:t>
            </w:r>
            <w:r>
              <w:rPr>
                <w:rFonts w:hint="eastAsia"/>
              </w:rPr>
              <w:t>00</w:t>
            </w:r>
            <w:r>
              <w:t>)</w:t>
            </w:r>
          </w:p>
        </w:tc>
      </w:tr>
      <w:tr w:rsidR="004E4376" w14:paraId="4492C914" w14:textId="77777777" w:rsidTr="00562D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514E050" w14:textId="77777777" w:rsidR="004E4376" w:rsidRDefault="004E4376" w:rsidP="00562D2B">
            <w:r>
              <w:rPr>
                <w:rFonts w:hint="eastAsia"/>
              </w:rPr>
              <w:t>资产减值损失</w:t>
            </w:r>
          </w:p>
        </w:tc>
        <w:tc>
          <w:tcPr>
            <w:tcW w:w="4148" w:type="dxa"/>
          </w:tcPr>
          <w:p w14:paraId="2CEE1470" w14:textId="77777777" w:rsidR="004E4376" w:rsidRDefault="004E4376" w:rsidP="00562D2B">
            <w:pPr>
              <w:cnfStyle w:val="000000100000" w:firstRow="0" w:lastRow="0" w:firstColumn="0" w:lastColumn="0" w:oddVBand="0" w:evenVBand="0" w:oddHBand="1" w:evenHBand="0" w:firstRowFirstColumn="0" w:firstRowLastColumn="0" w:lastRowFirstColumn="0" w:lastRowLastColumn="0"/>
            </w:pPr>
            <w:r>
              <w:t>(20)</w:t>
            </w:r>
          </w:p>
        </w:tc>
      </w:tr>
      <w:tr w:rsidR="004E4376" w14:paraId="3643148D" w14:textId="77777777" w:rsidTr="00562D2B">
        <w:tc>
          <w:tcPr>
            <w:cnfStyle w:val="001000000000" w:firstRow="0" w:lastRow="0" w:firstColumn="1" w:lastColumn="0" w:oddVBand="0" w:evenVBand="0" w:oddHBand="0" w:evenHBand="0" w:firstRowFirstColumn="0" w:firstRowLastColumn="0" w:lastRowFirstColumn="0" w:lastRowLastColumn="0"/>
            <w:tcW w:w="4148" w:type="dxa"/>
            <w:shd w:val="clear" w:color="auto" w:fill="F4B083" w:themeFill="accent2" w:themeFillTint="99"/>
          </w:tcPr>
          <w:p w14:paraId="4E38ED8A" w14:textId="77777777" w:rsidR="004E4376" w:rsidRDefault="004E4376" w:rsidP="00562D2B">
            <w:proofErr w:type="gramStart"/>
            <w:r>
              <w:rPr>
                <w:rFonts w:hint="eastAsia"/>
              </w:rPr>
              <w:t>息</w:t>
            </w:r>
            <w:proofErr w:type="gramEnd"/>
            <w:r>
              <w:rPr>
                <w:rFonts w:hint="eastAsia"/>
              </w:rPr>
              <w:t>税前利润</w:t>
            </w:r>
          </w:p>
        </w:tc>
        <w:tc>
          <w:tcPr>
            <w:tcW w:w="4148" w:type="dxa"/>
            <w:shd w:val="clear" w:color="auto" w:fill="F4B083" w:themeFill="accent2" w:themeFillTint="99"/>
          </w:tcPr>
          <w:p w14:paraId="78FDA8D6" w14:textId="77777777" w:rsidR="004E4376" w:rsidRDefault="004E4376" w:rsidP="00562D2B">
            <w:pPr>
              <w:cnfStyle w:val="000000000000" w:firstRow="0" w:lastRow="0" w:firstColumn="0" w:lastColumn="0" w:oddVBand="0" w:evenVBand="0" w:oddHBand="0" w:evenHBand="0" w:firstRowFirstColumn="0" w:firstRowLastColumn="0" w:lastRowFirstColumn="0" w:lastRowLastColumn="0"/>
            </w:pPr>
            <w:r>
              <w:t>480</w:t>
            </w:r>
          </w:p>
        </w:tc>
      </w:tr>
      <w:tr w:rsidR="004E4376" w14:paraId="0D07A89F" w14:textId="77777777" w:rsidTr="00562D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67833F9" w14:textId="77777777" w:rsidR="004E4376" w:rsidRDefault="004E4376" w:rsidP="00562D2B">
            <w:r>
              <w:rPr>
                <w:rFonts w:hint="eastAsia"/>
              </w:rPr>
              <w:t>利息费用</w:t>
            </w:r>
          </w:p>
        </w:tc>
        <w:tc>
          <w:tcPr>
            <w:tcW w:w="4148" w:type="dxa"/>
          </w:tcPr>
          <w:p w14:paraId="0C6EADA1" w14:textId="77777777" w:rsidR="004E4376" w:rsidRDefault="004E4376" w:rsidP="00562D2B">
            <w:pPr>
              <w:cnfStyle w:val="000000100000" w:firstRow="0" w:lastRow="0" w:firstColumn="0" w:lastColumn="0" w:oddVBand="0" w:evenVBand="0" w:oddHBand="1" w:evenHBand="0" w:firstRowFirstColumn="0" w:firstRowLastColumn="0" w:lastRowFirstColumn="0" w:lastRowLastColumn="0"/>
            </w:pPr>
            <w:r>
              <w:t>(50)</w:t>
            </w:r>
          </w:p>
        </w:tc>
      </w:tr>
      <w:tr w:rsidR="004E4376" w14:paraId="7ABF68BC" w14:textId="77777777" w:rsidTr="00562D2B">
        <w:tc>
          <w:tcPr>
            <w:cnfStyle w:val="001000000000" w:firstRow="0" w:lastRow="0" w:firstColumn="1" w:lastColumn="0" w:oddVBand="0" w:evenVBand="0" w:oddHBand="0" w:evenHBand="0" w:firstRowFirstColumn="0" w:firstRowLastColumn="0" w:lastRowFirstColumn="0" w:lastRowLastColumn="0"/>
            <w:tcW w:w="4148" w:type="dxa"/>
          </w:tcPr>
          <w:p w14:paraId="79DC98E6" w14:textId="77777777" w:rsidR="004E4376" w:rsidRDefault="004E4376" w:rsidP="00562D2B">
            <w:r>
              <w:rPr>
                <w:rFonts w:hint="eastAsia"/>
              </w:rPr>
              <w:t>所得税费用</w:t>
            </w:r>
          </w:p>
        </w:tc>
        <w:tc>
          <w:tcPr>
            <w:tcW w:w="4148" w:type="dxa"/>
          </w:tcPr>
          <w:p w14:paraId="1EE2B827" w14:textId="77777777" w:rsidR="004E4376" w:rsidRDefault="004E4376" w:rsidP="00562D2B">
            <w:pPr>
              <w:cnfStyle w:val="000000000000" w:firstRow="0" w:lastRow="0" w:firstColumn="0" w:lastColumn="0" w:oddVBand="0" w:evenVBand="0" w:oddHBand="0" w:evenHBand="0" w:firstRowFirstColumn="0" w:firstRowLastColumn="0" w:lastRowFirstColumn="0" w:lastRowLastColumn="0"/>
            </w:pPr>
            <w:r>
              <w:t>(</w:t>
            </w:r>
            <w:r>
              <w:rPr>
                <w:rFonts w:hint="eastAsia"/>
              </w:rPr>
              <w:t>50</w:t>
            </w:r>
            <w:r>
              <w:t>)</w:t>
            </w:r>
          </w:p>
        </w:tc>
      </w:tr>
      <w:tr w:rsidR="004E4376" w14:paraId="7F0D2359" w14:textId="77777777" w:rsidTr="00562D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Borders>
              <w:bottom w:val="single" w:sz="4" w:space="0" w:color="auto"/>
            </w:tcBorders>
            <w:shd w:val="clear" w:color="auto" w:fill="F4B083" w:themeFill="accent2" w:themeFillTint="99"/>
          </w:tcPr>
          <w:p w14:paraId="1C21F9D2" w14:textId="77777777" w:rsidR="004E4376" w:rsidRDefault="004E4376" w:rsidP="00562D2B">
            <w:r>
              <w:rPr>
                <w:rFonts w:hint="eastAsia"/>
              </w:rPr>
              <w:t>净利润</w:t>
            </w:r>
          </w:p>
        </w:tc>
        <w:tc>
          <w:tcPr>
            <w:tcW w:w="4148" w:type="dxa"/>
            <w:tcBorders>
              <w:bottom w:val="single" w:sz="4" w:space="0" w:color="auto"/>
            </w:tcBorders>
            <w:shd w:val="clear" w:color="auto" w:fill="F4B083" w:themeFill="accent2" w:themeFillTint="99"/>
          </w:tcPr>
          <w:p w14:paraId="5E79BB23" w14:textId="77777777" w:rsidR="004E4376" w:rsidRDefault="004E4376" w:rsidP="00562D2B">
            <w:pPr>
              <w:cnfStyle w:val="000000100000" w:firstRow="0" w:lastRow="0" w:firstColumn="0" w:lastColumn="0" w:oddVBand="0" w:evenVBand="0" w:oddHBand="1" w:evenHBand="0" w:firstRowFirstColumn="0" w:firstRowLastColumn="0" w:lastRowFirstColumn="0" w:lastRowLastColumn="0"/>
            </w:pPr>
            <w:r>
              <w:rPr>
                <w:rFonts w:hint="eastAsia"/>
              </w:rPr>
              <w:t>380</w:t>
            </w:r>
          </w:p>
        </w:tc>
      </w:tr>
    </w:tbl>
    <w:p w14:paraId="36121447" w14:textId="77777777" w:rsidR="00C715C9" w:rsidRDefault="00C715C9" w:rsidP="00625CDE">
      <w:pPr>
        <w:rPr>
          <w:rFonts w:asciiTheme="minorEastAsia" w:hAnsiTheme="minorEastAsia"/>
          <w:b/>
          <w:szCs w:val="21"/>
        </w:rPr>
      </w:pPr>
    </w:p>
    <w:p w14:paraId="6EA0C6E0" w14:textId="08F6767C" w:rsidR="0057669C" w:rsidRDefault="0057669C" w:rsidP="0057669C">
      <w:pPr>
        <w:rPr>
          <w:rFonts w:asciiTheme="minorEastAsia" w:hAnsiTheme="minorEastAsia"/>
          <w:b/>
          <w:szCs w:val="21"/>
        </w:rPr>
      </w:pPr>
      <w:r w:rsidRPr="000B4CA9">
        <w:rPr>
          <w:rFonts w:asciiTheme="minorEastAsia" w:hAnsiTheme="minorEastAsia" w:hint="eastAsia"/>
          <w:b/>
          <w:szCs w:val="21"/>
        </w:rPr>
        <w:t>03</w:t>
      </w:r>
      <w:r w:rsidRPr="000B4CA9">
        <w:rPr>
          <w:rFonts w:asciiTheme="minorEastAsia" w:hAnsiTheme="minorEastAsia"/>
          <w:b/>
          <w:szCs w:val="21"/>
        </w:rPr>
        <w:t>U</w:t>
      </w:r>
      <w:r w:rsidR="00F56A90">
        <w:rPr>
          <w:rFonts w:asciiTheme="minorEastAsia" w:hAnsiTheme="minorEastAsia" w:hint="eastAsia"/>
          <w:b/>
          <w:szCs w:val="21"/>
        </w:rPr>
        <w:t>06</w:t>
      </w:r>
      <w:r w:rsidRPr="000B4CA9">
        <w:rPr>
          <w:rFonts w:asciiTheme="minorEastAsia" w:hAnsiTheme="minorEastAsia"/>
          <w:b/>
          <w:szCs w:val="21"/>
        </w:rPr>
        <w:t xml:space="preserve"> </w:t>
      </w:r>
      <w:r>
        <w:rPr>
          <w:rFonts w:asciiTheme="minorEastAsia" w:hAnsiTheme="minorEastAsia" w:hint="eastAsia"/>
          <w:b/>
          <w:szCs w:val="21"/>
        </w:rPr>
        <w:t>存货</w:t>
      </w:r>
      <w:r w:rsidR="00F612A5">
        <w:rPr>
          <w:rFonts w:asciiTheme="minorEastAsia" w:hAnsiTheme="minorEastAsia" w:hint="eastAsia"/>
          <w:b/>
          <w:szCs w:val="21"/>
        </w:rPr>
        <w:t>周转率</w:t>
      </w:r>
    </w:p>
    <w:p w14:paraId="28FA6C79" w14:textId="0AD3F52C" w:rsidR="00BF1C58" w:rsidRDefault="00BF1C58" w:rsidP="0057669C">
      <w:pPr>
        <w:rPr>
          <w:rFonts w:asciiTheme="minorEastAsia" w:hAnsiTheme="minorEastAsia"/>
          <w:szCs w:val="21"/>
        </w:rPr>
      </w:pPr>
      <w:r>
        <w:rPr>
          <w:rFonts w:asciiTheme="minorEastAsia" w:hAnsiTheme="minorEastAsia"/>
          <w:szCs w:val="21"/>
        </w:rPr>
        <w:t>刚才我们已经</w:t>
      </w:r>
      <w:r w:rsidR="00AA2B8F">
        <w:rPr>
          <w:rFonts w:asciiTheme="minorEastAsia" w:hAnsiTheme="minorEastAsia" w:hint="eastAsia"/>
          <w:szCs w:val="21"/>
        </w:rPr>
        <w:t>初步</w:t>
      </w:r>
      <w:r w:rsidR="00F42F2A">
        <w:rPr>
          <w:rFonts w:asciiTheme="minorEastAsia" w:hAnsiTheme="minorEastAsia"/>
          <w:szCs w:val="21"/>
        </w:rPr>
        <w:t>了解</w:t>
      </w:r>
      <w:r w:rsidR="00AA2B8F">
        <w:rPr>
          <w:rFonts w:asciiTheme="minorEastAsia" w:hAnsiTheme="minorEastAsia"/>
          <w:szCs w:val="21"/>
        </w:rPr>
        <w:t>了</w:t>
      </w:r>
      <w:r>
        <w:rPr>
          <w:rFonts w:asciiTheme="minorEastAsia" w:hAnsiTheme="minorEastAsia"/>
          <w:szCs w:val="21"/>
        </w:rPr>
        <w:t>存货周转率的计算公式</w:t>
      </w:r>
      <w:r>
        <w:rPr>
          <w:rFonts w:asciiTheme="minorEastAsia" w:hAnsiTheme="minorEastAsia" w:hint="eastAsia"/>
          <w:szCs w:val="21"/>
        </w:rPr>
        <w:t>：</w:t>
      </w:r>
    </w:p>
    <w:p w14:paraId="77E5E2E3" w14:textId="7CF6964F" w:rsidR="008C4E06" w:rsidRDefault="00BF1C58" w:rsidP="0057669C">
      <w:pPr>
        <w:rPr>
          <w:rFonts w:asciiTheme="minorEastAsia" w:hAnsiTheme="minorEastAsia"/>
          <w:szCs w:val="21"/>
        </w:rPr>
      </w:pPr>
      <w:r w:rsidRPr="00AA2B8F">
        <w:rPr>
          <w:rFonts w:asciiTheme="minorEastAsia" w:hAnsiTheme="minorEastAsia"/>
          <w:b/>
          <w:szCs w:val="21"/>
        </w:rPr>
        <w:t>存货周转率</w:t>
      </w:r>
      <w:r w:rsidRPr="00AA2B8F">
        <w:rPr>
          <w:rFonts w:asciiTheme="minorEastAsia" w:hAnsiTheme="minorEastAsia" w:hint="eastAsia"/>
          <w:b/>
          <w:szCs w:val="21"/>
        </w:rPr>
        <w:t>=</w:t>
      </w:r>
      <w:r w:rsidRPr="00AA2B8F">
        <w:rPr>
          <w:rFonts w:asciiTheme="minorEastAsia" w:hAnsiTheme="minorEastAsia"/>
          <w:b/>
          <w:szCs w:val="21"/>
        </w:rPr>
        <w:t>销货成本</w:t>
      </w:r>
      <w:r w:rsidRPr="00AA2B8F">
        <w:rPr>
          <w:rFonts w:asciiTheme="minorEastAsia" w:hAnsiTheme="minorEastAsia" w:hint="eastAsia"/>
          <w:b/>
          <w:szCs w:val="21"/>
        </w:rPr>
        <w:t>/平均存</w:t>
      </w:r>
      <w:r w:rsidRPr="00F90942">
        <w:rPr>
          <w:rFonts w:asciiTheme="minorEastAsia" w:hAnsiTheme="minorEastAsia" w:hint="eastAsia"/>
          <w:b/>
          <w:szCs w:val="21"/>
        </w:rPr>
        <w:t>货</w:t>
      </w:r>
      <w:r w:rsidR="00D426AA" w:rsidRPr="00F90942">
        <w:rPr>
          <w:rFonts w:asciiTheme="minorEastAsia" w:hAnsiTheme="minorEastAsia" w:hint="eastAsia"/>
          <w:szCs w:val="21"/>
        </w:rPr>
        <w:t>（销货成本</w:t>
      </w:r>
      <w:r w:rsidR="008314ED" w:rsidRPr="00F90942">
        <w:rPr>
          <w:rFonts w:asciiTheme="minorEastAsia" w:hAnsiTheme="minorEastAsia" w:hint="eastAsia"/>
          <w:szCs w:val="21"/>
        </w:rPr>
        <w:t>（英文缩写</w:t>
      </w:r>
      <w:r w:rsidR="00E65AEC" w:rsidRPr="00F90942">
        <w:rPr>
          <w:rFonts w:asciiTheme="minorEastAsia" w:hAnsiTheme="minorEastAsia" w:hint="eastAsia"/>
          <w:szCs w:val="21"/>
        </w:rPr>
        <w:t>为</w:t>
      </w:r>
      <w:r w:rsidR="008314ED" w:rsidRPr="00F90942">
        <w:rPr>
          <w:rFonts w:asciiTheme="minorEastAsia" w:hAnsiTheme="minorEastAsia" w:hint="eastAsia"/>
          <w:szCs w:val="21"/>
        </w:rPr>
        <w:t>COGS）</w:t>
      </w:r>
      <w:r w:rsidR="00D426AA" w:rsidRPr="00F90942">
        <w:rPr>
          <w:rFonts w:asciiTheme="minorEastAsia" w:hAnsiTheme="minorEastAsia" w:hint="eastAsia"/>
          <w:szCs w:val="21"/>
        </w:rPr>
        <w:t>即</w:t>
      </w:r>
      <w:r w:rsidR="00D426AA" w:rsidRPr="00F90942">
        <w:rPr>
          <w:rFonts w:asciiTheme="minorEastAsia" w:hAnsiTheme="minorEastAsia"/>
          <w:szCs w:val="21"/>
        </w:rPr>
        <w:t>指企业当期已售商品的成本</w:t>
      </w:r>
    </w:p>
    <w:p w14:paraId="2DFB81F6" w14:textId="4E4363CE" w:rsidR="00BF1C58" w:rsidRDefault="00BF1C58" w:rsidP="0057669C">
      <w:pPr>
        <w:rPr>
          <w:rFonts w:asciiTheme="minorEastAsia" w:hAnsiTheme="minorEastAsia"/>
          <w:szCs w:val="21"/>
        </w:rPr>
      </w:pPr>
      <w:r>
        <w:rPr>
          <w:rFonts w:asciiTheme="minorEastAsia" w:hAnsiTheme="minorEastAsia" w:hint="eastAsia"/>
          <w:szCs w:val="21"/>
        </w:rPr>
        <w:t>要怎么理解呢？我们</w:t>
      </w:r>
      <w:r w:rsidR="00F42F2A">
        <w:rPr>
          <w:rFonts w:asciiTheme="minorEastAsia" w:hAnsiTheme="minorEastAsia" w:hint="eastAsia"/>
          <w:szCs w:val="21"/>
        </w:rPr>
        <w:t>先</w:t>
      </w:r>
      <w:r>
        <w:rPr>
          <w:rFonts w:asciiTheme="minorEastAsia" w:hAnsiTheme="minorEastAsia" w:hint="eastAsia"/>
          <w:szCs w:val="21"/>
        </w:rPr>
        <w:t>来举个</w:t>
      </w:r>
      <w:r w:rsidR="00F42F2A">
        <w:rPr>
          <w:rFonts w:asciiTheme="minorEastAsia" w:hAnsiTheme="minorEastAsia" w:hint="eastAsia"/>
          <w:szCs w:val="21"/>
        </w:rPr>
        <w:t>更</w:t>
      </w:r>
      <w:r>
        <w:rPr>
          <w:rFonts w:asciiTheme="minorEastAsia" w:hAnsiTheme="minorEastAsia" w:hint="eastAsia"/>
          <w:szCs w:val="21"/>
        </w:rPr>
        <w:t>简单的例子：</w:t>
      </w:r>
    </w:p>
    <w:p w14:paraId="60747B6E" w14:textId="178EC586" w:rsidR="000343C0" w:rsidRPr="00C250D7" w:rsidRDefault="00C250D7" w:rsidP="00C250D7">
      <w:pPr>
        <w:rPr>
          <w:rFonts w:asciiTheme="minorEastAsia" w:hAnsiTheme="minorEastAsia"/>
          <w:szCs w:val="21"/>
        </w:rPr>
      </w:pPr>
      <w:r w:rsidRPr="00C250D7">
        <w:rPr>
          <w:rFonts w:asciiTheme="minorEastAsia" w:hAnsiTheme="minorEastAsia" w:hint="eastAsia"/>
          <w:szCs w:val="21"/>
        </w:rPr>
        <w:t>假设你在一个</w:t>
      </w:r>
      <w:r w:rsidR="000343C0">
        <w:rPr>
          <w:rFonts w:asciiTheme="minorEastAsia" w:hAnsiTheme="minorEastAsia" w:hint="eastAsia"/>
          <w:szCs w:val="21"/>
        </w:rPr>
        <w:t>住宅</w:t>
      </w:r>
      <w:r w:rsidRPr="00C250D7">
        <w:rPr>
          <w:rFonts w:asciiTheme="minorEastAsia" w:hAnsiTheme="minorEastAsia" w:hint="eastAsia"/>
          <w:szCs w:val="21"/>
        </w:rPr>
        <w:t>小区里卖面包。你每个月花1000元</w:t>
      </w:r>
      <w:r w:rsidR="00E27FEE">
        <w:rPr>
          <w:rFonts w:asciiTheme="minorEastAsia" w:hAnsiTheme="minorEastAsia" w:hint="eastAsia"/>
          <w:szCs w:val="21"/>
        </w:rPr>
        <w:t>成本</w:t>
      </w:r>
      <w:r w:rsidRPr="00C250D7">
        <w:rPr>
          <w:rFonts w:asciiTheme="minorEastAsia" w:hAnsiTheme="minorEastAsia" w:hint="eastAsia"/>
          <w:szCs w:val="21"/>
        </w:rPr>
        <w:t>购买面包（</w:t>
      </w:r>
      <w:r w:rsidR="00DC5C67">
        <w:rPr>
          <w:rFonts w:asciiTheme="minorEastAsia" w:hAnsiTheme="minorEastAsia" w:hint="eastAsia"/>
          <w:szCs w:val="21"/>
        </w:rPr>
        <w:t>库存），这些面包（库存</w:t>
      </w:r>
      <w:r w:rsidRPr="00C250D7">
        <w:rPr>
          <w:rFonts w:asciiTheme="minorEastAsia" w:hAnsiTheme="minorEastAsia" w:hint="eastAsia"/>
          <w:szCs w:val="21"/>
        </w:rPr>
        <w:t>）也会在一个月内正好卖光。第2个月，你</w:t>
      </w:r>
      <w:r w:rsidR="00055C81">
        <w:rPr>
          <w:rFonts w:asciiTheme="minorEastAsia" w:hAnsiTheme="minorEastAsia" w:hint="eastAsia"/>
          <w:szCs w:val="21"/>
        </w:rPr>
        <w:t>会</w:t>
      </w:r>
      <w:r w:rsidRPr="00C250D7">
        <w:rPr>
          <w:rFonts w:asciiTheme="minorEastAsia" w:hAnsiTheme="minorEastAsia" w:hint="eastAsia"/>
          <w:szCs w:val="21"/>
        </w:rPr>
        <w:t>同样购买1000元的</w:t>
      </w:r>
      <w:r w:rsidR="00E27FEE">
        <w:rPr>
          <w:rFonts w:asciiTheme="minorEastAsia" w:hAnsiTheme="minorEastAsia" w:hint="eastAsia"/>
          <w:szCs w:val="21"/>
        </w:rPr>
        <w:t>面包</w:t>
      </w:r>
      <w:r w:rsidRPr="00C250D7">
        <w:rPr>
          <w:rFonts w:asciiTheme="minorEastAsia" w:hAnsiTheme="minorEastAsia" w:hint="eastAsia"/>
          <w:szCs w:val="21"/>
        </w:rPr>
        <w:t>，然后在一个月内</w:t>
      </w:r>
      <w:r w:rsidRPr="00C250D7">
        <w:rPr>
          <w:rFonts w:asciiTheme="minorEastAsia" w:hAnsiTheme="minorEastAsia" w:hint="eastAsia"/>
          <w:szCs w:val="21"/>
        </w:rPr>
        <w:lastRenderedPageBreak/>
        <w:t>卖光</w:t>
      </w:r>
      <w:r w:rsidR="00E27FEE">
        <w:rPr>
          <w:rFonts w:asciiTheme="minorEastAsia" w:hAnsiTheme="minorEastAsia" w:hint="eastAsia"/>
          <w:szCs w:val="21"/>
        </w:rPr>
        <w:t>，依次类推，一年中每个月都是如此</w:t>
      </w:r>
      <w:r w:rsidRPr="00C250D7">
        <w:rPr>
          <w:rFonts w:asciiTheme="minorEastAsia" w:hAnsiTheme="minorEastAsia" w:hint="eastAsia"/>
          <w:szCs w:val="21"/>
        </w:rPr>
        <w:t>……</w:t>
      </w:r>
    </w:p>
    <w:p w14:paraId="6FB01BE0" w14:textId="55469894" w:rsidR="00BF1C58" w:rsidRDefault="00DC7A3B" w:rsidP="00D805A7">
      <w:pPr>
        <w:pStyle w:val="a8"/>
        <w:numPr>
          <w:ilvl w:val="0"/>
          <w:numId w:val="32"/>
        </w:numPr>
        <w:ind w:firstLineChars="0"/>
        <w:rPr>
          <w:rFonts w:asciiTheme="minorEastAsia" w:hAnsiTheme="minorEastAsia"/>
          <w:szCs w:val="21"/>
        </w:rPr>
      </w:pPr>
      <w:r>
        <w:rPr>
          <w:rFonts w:asciiTheme="minorEastAsia" w:hAnsiTheme="minorEastAsia" w:hint="eastAsia"/>
          <w:szCs w:val="21"/>
        </w:rPr>
        <w:t>思考一下</w:t>
      </w:r>
      <w:r w:rsidR="00C250D7" w:rsidRPr="00D805A7">
        <w:rPr>
          <w:rFonts w:asciiTheme="minorEastAsia" w:hAnsiTheme="minorEastAsia" w:hint="eastAsia"/>
          <w:szCs w:val="21"/>
        </w:rPr>
        <w:t>，</w:t>
      </w:r>
      <w:r w:rsidR="00C250D7" w:rsidRPr="00D805A7">
        <w:rPr>
          <w:rFonts w:asciiTheme="minorEastAsia" w:hAnsiTheme="minorEastAsia"/>
          <w:szCs w:val="21"/>
        </w:rPr>
        <w:t>你</w:t>
      </w:r>
      <w:r w:rsidR="00055C81" w:rsidRPr="008262CD">
        <w:rPr>
          <w:rFonts w:asciiTheme="minorEastAsia" w:hAnsiTheme="minorEastAsia"/>
          <w:szCs w:val="21"/>
        </w:rPr>
        <w:t>每个月</w:t>
      </w:r>
      <w:r w:rsidR="00C250D7" w:rsidRPr="00D805A7">
        <w:rPr>
          <w:rFonts w:asciiTheme="minorEastAsia" w:hAnsiTheme="minorEastAsia"/>
          <w:szCs w:val="21"/>
        </w:rPr>
        <w:t>账面上的库存是多少</w:t>
      </w:r>
      <w:r w:rsidR="00C250D7" w:rsidRPr="00D805A7">
        <w:rPr>
          <w:rFonts w:asciiTheme="minorEastAsia" w:hAnsiTheme="minorEastAsia" w:hint="eastAsia"/>
          <w:szCs w:val="21"/>
        </w:rPr>
        <w:t>？（给你5秒钟想一想）</w:t>
      </w:r>
      <w:r>
        <w:rPr>
          <w:noProof/>
        </w:rPr>
        <w:drawing>
          <wp:inline distT="0" distB="0" distL="0" distR="0" wp14:anchorId="00C77FBF" wp14:editId="007C818E">
            <wp:extent cx="266286" cy="208492"/>
            <wp:effectExtent l="0" t="0" r="635"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flipH="1" flipV="1">
                      <a:off x="0" y="0"/>
                      <a:ext cx="298528" cy="233737"/>
                    </a:xfrm>
                    <a:prstGeom prst="rect">
                      <a:avLst/>
                    </a:prstGeom>
                  </pic:spPr>
                </pic:pic>
              </a:graphicData>
            </a:graphic>
          </wp:inline>
        </w:drawing>
      </w:r>
    </w:p>
    <w:p w14:paraId="522A5650" w14:textId="77777777" w:rsidR="00EC4EA6" w:rsidRPr="00EC4EA6" w:rsidRDefault="00EC4EA6" w:rsidP="00EC4EA6">
      <w:pPr>
        <w:rPr>
          <w:rFonts w:asciiTheme="minorEastAsia" w:hAnsiTheme="minorEastAsia"/>
          <w:szCs w:val="21"/>
        </w:rPr>
      </w:pPr>
      <w:r>
        <w:rPr>
          <w:rFonts w:asciiTheme="minorEastAsia" w:hAnsiTheme="minorEastAsia"/>
          <w:szCs w:val="21"/>
        </w:rPr>
        <w:t>请填写</w:t>
      </w:r>
      <w:r w:rsidR="007F2B0F">
        <w:rPr>
          <w:rFonts w:asciiTheme="minorEastAsia" w:hAnsiTheme="minorEastAsia" w:hint="eastAsia"/>
          <w:szCs w:val="21"/>
        </w:rPr>
        <w:t>：</w:t>
      </w:r>
      <w:r>
        <w:rPr>
          <w:rFonts w:asciiTheme="minorEastAsia" w:hAnsiTheme="minorEastAsia" w:hint="eastAsia"/>
          <w:szCs w:val="21"/>
        </w:rPr>
        <w:t xml:space="preserve"> 【   】元    </w:t>
      </w:r>
    </w:p>
    <w:p w14:paraId="3D3E114E" w14:textId="23C45805" w:rsidR="00C250D7" w:rsidRPr="00EC4EA6" w:rsidRDefault="00EC4EA6" w:rsidP="00EC4EA6">
      <w:pPr>
        <w:rPr>
          <w:rFonts w:asciiTheme="minorEastAsia" w:hAnsiTheme="minorEastAsia"/>
          <w:szCs w:val="21"/>
        </w:rPr>
      </w:pPr>
      <w:r w:rsidRPr="007478E3">
        <w:rPr>
          <w:rFonts w:asciiTheme="minorEastAsia" w:hAnsiTheme="minorEastAsia"/>
          <w:b/>
          <w:szCs w:val="21"/>
        </w:rPr>
        <w:t>反馈</w:t>
      </w:r>
      <w:r w:rsidRPr="007478E3">
        <w:rPr>
          <w:rFonts w:asciiTheme="minorEastAsia" w:hAnsiTheme="minorEastAsia" w:hint="eastAsia"/>
          <w:b/>
          <w:szCs w:val="21"/>
        </w:rPr>
        <w:t>：</w:t>
      </w:r>
      <w:r w:rsidR="00055C81">
        <w:rPr>
          <w:rFonts w:asciiTheme="minorEastAsia" w:hAnsiTheme="minorEastAsia" w:hint="eastAsia"/>
          <w:b/>
          <w:szCs w:val="21"/>
        </w:rPr>
        <w:t>每个月都是1000元，</w:t>
      </w:r>
      <w:r w:rsidR="00C250D7" w:rsidRPr="00EC4EA6">
        <w:rPr>
          <w:rFonts w:asciiTheme="minorEastAsia" w:hAnsiTheme="minorEastAsia" w:hint="eastAsia"/>
          <w:szCs w:val="21"/>
        </w:rPr>
        <w:t>永远显示的是1000元</w:t>
      </w:r>
      <w:r w:rsidR="00D805A7" w:rsidRPr="00EC4EA6">
        <w:rPr>
          <w:rFonts w:asciiTheme="minorEastAsia" w:hAnsiTheme="minorEastAsia" w:hint="eastAsia"/>
          <w:szCs w:val="21"/>
        </w:rPr>
        <w:t>。也就是说，库存只占用了你1000元的流动资产。</w:t>
      </w:r>
    </w:p>
    <w:p w14:paraId="112AB9CD" w14:textId="3E718D16" w:rsidR="00125706" w:rsidRDefault="00055C81" w:rsidP="00125706">
      <w:pPr>
        <w:rPr>
          <w:rFonts w:asciiTheme="minorEastAsia" w:hAnsiTheme="minorEastAsia"/>
          <w:szCs w:val="21"/>
        </w:rPr>
      </w:pPr>
      <w:r w:rsidRPr="007478E3">
        <w:rPr>
          <w:rFonts w:hint="eastAsia"/>
          <w:b/>
          <w:noProof/>
        </w:rPr>
        <mc:AlternateContent>
          <mc:Choice Requires="wps">
            <w:drawing>
              <wp:anchor distT="0" distB="0" distL="114300" distR="114300" simplePos="0" relativeHeight="251659264" behindDoc="0" locked="0" layoutInCell="1" allowOverlap="1" wp14:anchorId="4382DCC9" wp14:editId="04158268">
                <wp:simplePos x="0" y="0"/>
                <wp:positionH relativeFrom="margin">
                  <wp:align>left</wp:align>
                </wp:positionH>
                <wp:positionV relativeFrom="paragraph">
                  <wp:posOffset>85090</wp:posOffset>
                </wp:positionV>
                <wp:extent cx="910167" cy="363855"/>
                <wp:effectExtent l="57150" t="38100" r="61595" b="74295"/>
                <wp:wrapNone/>
                <wp:docPr id="1" name="矩形 1"/>
                <wp:cNvGraphicFramePr/>
                <a:graphic xmlns:a="http://schemas.openxmlformats.org/drawingml/2006/main">
                  <a:graphicData uri="http://schemas.microsoft.com/office/word/2010/wordprocessingShape">
                    <wps:wsp>
                      <wps:cNvSpPr/>
                      <wps:spPr>
                        <a:xfrm>
                          <a:off x="0" y="0"/>
                          <a:ext cx="910167" cy="363855"/>
                        </a:xfrm>
                        <a:prstGeom prst="rect">
                          <a:avLst/>
                        </a:prstGeom>
                      </wps:spPr>
                      <wps:style>
                        <a:lnRef idx="0">
                          <a:schemeClr val="accent6"/>
                        </a:lnRef>
                        <a:fillRef idx="3">
                          <a:schemeClr val="accent6"/>
                        </a:fillRef>
                        <a:effectRef idx="3">
                          <a:schemeClr val="accent6"/>
                        </a:effectRef>
                        <a:fontRef idx="minor">
                          <a:schemeClr val="lt1"/>
                        </a:fontRef>
                      </wps:style>
                      <wps:txbx>
                        <w:txbxContent>
                          <w:p w14:paraId="43B949E2" w14:textId="77777777" w:rsidR="001B2DA1" w:rsidRDefault="001B2DA1" w:rsidP="00125706">
                            <w:pPr>
                              <w:jc w:val="center"/>
                            </w:pPr>
                            <w:r>
                              <w:rPr>
                                <w:rFonts w:hint="eastAsia"/>
                              </w:rPr>
                              <w:t>1000</w:t>
                            </w:r>
                            <w:r>
                              <w:rPr>
                                <w:rFonts w:hint="eastAsia"/>
                              </w:rPr>
                              <w:t>元</w:t>
                            </w:r>
                            <w:r>
                              <w:t>库存</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382DCC9" id="矩形 1" o:spid="_x0000_s1026" style="position:absolute;left:0;text-align:left;margin-left:0;margin-top:6.7pt;width:71.65pt;height:28.65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" fillcolor="#77b64e [3033]" stroked="f">
                <v:fill color2="#6eaa46 [3177]" rotate="t" colors="0 #81b861;.5 #6fb242;1 #61a235" focus="100%" type="gradient">
                  <o:fill v:ext="view" type="gradientUnscaled"/>
                </v:fill>
                <v:shadow on="t" color="black" opacity="41287f" offset="0,1.5pt"/>
                <v:textbox>
                  <w:txbxContent>
                    <w:p w14:paraId="43B949E2" w14:textId="77777777" w:rsidR="001B2DA1" w:rsidRDefault="001B2DA1" w:rsidP="00125706">
                      <w:pPr>
                        <w:jc w:val="center"/>
                      </w:pPr>
                      <w:r>
                        <w:rPr>
                          <w:rFonts w:hint="eastAsia"/>
                        </w:rPr>
                        <w:t>1000</w:t>
                      </w:r>
                      <w:r>
                        <w:rPr>
                          <w:rFonts w:hint="eastAsia"/>
                        </w:rPr>
                        <w:t>元</w:t>
                      </w:r>
                      <w:r>
                        <w:t>库存</w:t>
                      </w:r>
                    </w:p>
                  </w:txbxContent>
                </v:textbox>
                <w10:wrap anchorx="margin"/>
              </v:rect>
            </w:pict>
          </mc:Fallback>
        </mc:AlternateContent>
      </w:r>
    </w:p>
    <w:p w14:paraId="2F26A67F" w14:textId="77777777" w:rsidR="00125706" w:rsidRPr="00125706" w:rsidRDefault="00125706" w:rsidP="00125706">
      <w:pPr>
        <w:rPr>
          <w:rFonts w:asciiTheme="minorEastAsia" w:hAnsiTheme="minorEastAsia"/>
          <w:szCs w:val="21"/>
        </w:rPr>
      </w:pPr>
    </w:p>
    <w:p w14:paraId="78CE1260" w14:textId="77777777" w:rsidR="00C250D7" w:rsidRDefault="00DC7A3B" w:rsidP="00D805A7">
      <w:pPr>
        <w:pStyle w:val="a8"/>
        <w:numPr>
          <w:ilvl w:val="0"/>
          <w:numId w:val="32"/>
        </w:numPr>
        <w:ind w:firstLineChars="0"/>
        <w:rPr>
          <w:rFonts w:asciiTheme="minorEastAsia" w:hAnsiTheme="minorEastAsia"/>
          <w:szCs w:val="21"/>
        </w:rPr>
      </w:pPr>
      <w:r>
        <w:rPr>
          <w:rFonts w:asciiTheme="minorEastAsia" w:hAnsiTheme="minorEastAsia" w:hint="eastAsia"/>
          <w:szCs w:val="21"/>
        </w:rPr>
        <w:t>思考一下</w:t>
      </w:r>
      <w:r w:rsidRPr="00D805A7">
        <w:rPr>
          <w:rFonts w:asciiTheme="minorEastAsia" w:hAnsiTheme="minorEastAsia" w:hint="eastAsia"/>
          <w:szCs w:val="21"/>
        </w:rPr>
        <w:t>，</w:t>
      </w:r>
      <w:r w:rsidR="00C250D7" w:rsidRPr="00D805A7">
        <w:rPr>
          <w:rFonts w:asciiTheme="minorEastAsia" w:hAnsiTheme="minorEastAsia"/>
          <w:szCs w:val="21"/>
        </w:rPr>
        <w:t>你一年中卖掉了</w:t>
      </w:r>
      <w:r w:rsidR="00C250D7" w:rsidRPr="008262CD">
        <w:rPr>
          <w:rFonts w:asciiTheme="minorEastAsia" w:hAnsiTheme="minorEastAsia"/>
          <w:szCs w:val="21"/>
        </w:rPr>
        <w:t>几次</w:t>
      </w:r>
      <w:r w:rsidR="00C250D7" w:rsidRPr="00D805A7">
        <w:rPr>
          <w:rFonts w:asciiTheme="minorEastAsia" w:hAnsiTheme="minorEastAsia"/>
          <w:szCs w:val="21"/>
        </w:rPr>
        <w:t>库存</w:t>
      </w:r>
      <w:r w:rsidR="00C250D7" w:rsidRPr="00D805A7">
        <w:rPr>
          <w:rFonts w:asciiTheme="minorEastAsia" w:hAnsiTheme="minorEastAsia" w:hint="eastAsia"/>
          <w:szCs w:val="21"/>
        </w:rPr>
        <w:t>？（给你5秒钟想一想）</w:t>
      </w:r>
      <w:r>
        <w:rPr>
          <w:noProof/>
        </w:rPr>
        <w:drawing>
          <wp:inline distT="0" distB="0" distL="0" distR="0" wp14:anchorId="1A1135BC" wp14:editId="2147268B">
            <wp:extent cx="266286" cy="208492"/>
            <wp:effectExtent l="0" t="0" r="635"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flipH="1" flipV="1">
                      <a:off x="0" y="0"/>
                      <a:ext cx="298528" cy="233737"/>
                    </a:xfrm>
                    <a:prstGeom prst="rect">
                      <a:avLst/>
                    </a:prstGeom>
                  </pic:spPr>
                </pic:pic>
              </a:graphicData>
            </a:graphic>
          </wp:inline>
        </w:drawing>
      </w:r>
    </w:p>
    <w:p w14:paraId="14A3EE94" w14:textId="3471B980" w:rsidR="007F2B0F" w:rsidRPr="007F2B0F" w:rsidRDefault="007F2B0F" w:rsidP="007F2B0F">
      <w:pPr>
        <w:rPr>
          <w:rFonts w:asciiTheme="minorEastAsia" w:hAnsiTheme="minorEastAsia"/>
          <w:szCs w:val="21"/>
        </w:rPr>
      </w:pPr>
      <w:r>
        <w:rPr>
          <w:rFonts w:asciiTheme="minorEastAsia" w:hAnsiTheme="minorEastAsia"/>
          <w:szCs w:val="21"/>
        </w:rPr>
        <w:t>请填写</w:t>
      </w:r>
      <w:r>
        <w:rPr>
          <w:rFonts w:asciiTheme="minorEastAsia" w:hAnsiTheme="minorEastAsia" w:hint="eastAsia"/>
          <w:szCs w:val="21"/>
        </w:rPr>
        <w:t>：</w:t>
      </w:r>
      <w:r w:rsidR="00EF1CD9">
        <w:rPr>
          <w:rFonts w:asciiTheme="minorEastAsia" w:hAnsiTheme="minorEastAsia" w:hint="eastAsia"/>
          <w:szCs w:val="21"/>
        </w:rPr>
        <w:t xml:space="preserve"> </w:t>
      </w:r>
      <w:r>
        <w:rPr>
          <w:rFonts w:asciiTheme="minorEastAsia" w:hAnsiTheme="minorEastAsia" w:hint="eastAsia"/>
          <w:szCs w:val="21"/>
        </w:rPr>
        <w:t>【   】</w:t>
      </w:r>
      <w:r w:rsidR="008A5B45" w:rsidRPr="008262CD">
        <w:rPr>
          <w:rFonts w:asciiTheme="minorEastAsia" w:hAnsiTheme="minorEastAsia" w:hint="eastAsia"/>
          <w:szCs w:val="21"/>
        </w:rPr>
        <w:t>次</w:t>
      </w:r>
    </w:p>
    <w:p w14:paraId="7004676C" w14:textId="77777777" w:rsidR="00125706" w:rsidRPr="007478E3" w:rsidRDefault="007478E3" w:rsidP="007478E3">
      <w:pPr>
        <w:rPr>
          <w:rFonts w:asciiTheme="minorEastAsia" w:hAnsiTheme="minorEastAsia"/>
          <w:szCs w:val="21"/>
        </w:rPr>
      </w:pPr>
      <w:r w:rsidRPr="007478E3">
        <w:rPr>
          <w:rFonts w:asciiTheme="minorEastAsia" w:hAnsiTheme="minorEastAsia"/>
          <w:b/>
          <w:szCs w:val="21"/>
        </w:rPr>
        <w:t>反馈</w:t>
      </w:r>
      <w:r w:rsidRPr="007478E3">
        <w:rPr>
          <w:rFonts w:asciiTheme="minorEastAsia" w:hAnsiTheme="minorEastAsia" w:hint="eastAsia"/>
          <w:b/>
          <w:szCs w:val="21"/>
        </w:rPr>
        <w:t xml:space="preserve">： </w:t>
      </w:r>
      <w:r w:rsidR="00DC7A3B" w:rsidRPr="007478E3">
        <w:rPr>
          <w:rFonts w:asciiTheme="minorEastAsia" w:hAnsiTheme="minorEastAsia" w:hint="eastAsia"/>
          <w:szCs w:val="21"/>
        </w:rPr>
        <w:t>你的“1000元库存”</w:t>
      </w:r>
      <w:r w:rsidR="00C250D7" w:rsidRPr="007478E3">
        <w:rPr>
          <w:rFonts w:asciiTheme="minorEastAsia" w:hAnsiTheme="minorEastAsia" w:hint="eastAsia"/>
          <w:szCs w:val="21"/>
        </w:rPr>
        <w:t>每个月卖掉</w:t>
      </w:r>
      <w:r w:rsidR="00125706" w:rsidRPr="007478E3">
        <w:rPr>
          <w:rFonts w:asciiTheme="minorEastAsia" w:hAnsiTheme="minorEastAsia" w:hint="eastAsia"/>
          <w:szCs w:val="21"/>
        </w:rPr>
        <w:t>1次，一年卖掉</w:t>
      </w:r>
      <w:r w:rsidR="00D805A7" w:rsidRPr="007478E3">
        <w:rPr>
          <w:rFonts w:asciiTheme="minorEastAsia" w:hAnsiTheme="minorEastAsia" w:hint="eastAsia"/>
          <w:szCs w:val="21"/>
        </w:rPr>
        <w:t>了</w:t>
      </w:r>
      <w:r w:rsidR="00125706" w:rsidRPr="007478E3">
        <w:rPr>
          <w:rFonts w:asciiTheme="minorEastAsia" w:hAnsiTheme="minorEastAsia" w:hint="eastAsia"/>
          <w:szCs w:val="21"/>
        </w:rPr>
        <w:t>（也即周转了）12次</w:t>
      </w:r>
      <w:r w:rsidR="00DC4EB5" w:rsidRPr="007478E3">
        <w:rPr>
          <w:rFonts w:asciiTheme="minorEastAsia" w:hAnsiTheme="minorEastAsia" w:hint="eastAsia"/>
          <w:szCs w:val="21"/>
        </w:rPr>
        <w:t>。</w:t>
      </w:r>
    </w:p>
    <w:tbl>
      <w:tblPr>
        <w:tblStyle w:val="ac"/>
        <w:tblW w:w="0" w:type="auto"/>
        <w:tblLook w:val="04A0" w:firstRow="1" w:lastRow="0" w:firstColumn="1" w:lastColumn="0" w:noHBand="0" w:noVBand="1"/>
      </w:tblPr>
      <w:tblGrid>
        <w:gridCol w:w="1129"/>
        <w:gridCol w:w="2835"/>
        <w:gridCol w:w="2552"/>
      </w:tblGrid>
      <w:tr w:rsidR="00125706" w14:paraId="1DFEE5AC" w14:textId="77777777" w:rsidTr="00DC4EB5">
        <w:trPr>
          <w:trHeight w:val="591"/>
        </w:trPr>
        <w:tc>
          <w:tcPr>
            <w:tcW w:w="1129" w:type="dxa"/>
          </w:tcPr>
          <w:p w14:paraId="74009B42" w14:textId="77777777" w:rsidR="00125706" w:rsidRDefault="00125706" w:rsidP="00DC4EB5">
            <w:pPr>
              <w:jc w:val="center"/>
              <w:rPr>
                <w:rFonts w:asciiTheme="minorEastAsia" w:hAnsiTheme="minorEastAsia"/>
                <w:szCs w:val="21"/>
              </w:rPr>
            </w:pPr>
            <w:r>
              <w:rPr>
                <w:rFonts w:asciiTheme="minorEastAsia" w:hAnsiTheme="minorEastAsia"/>
                <w:szCs w:val="21"/>
              </w:rPr>
              <w:t>第一个月</w:t>
            </w:r>
          </w:p>
        </w:tc>
        <w:tc>
          <w:tcPr>
            <w:tcW w:w="2835" w:type="dxa"/>
          </w:tcPr>
          <w:p w14:paraId="56512B16" w14:textId="77777777" w:rsidR="00125706" w:rsidRDefault="00125706" w:rsidP="00125706">
            <w:pPr>
              <w:rPr>
                <w:rFonts w:asciiTheme="minorEastAsia" w:hAnsiTheme="minorEastAsia"/>
                <w:szCs w:val="21"/>
              </w:rPr>
            </w:pPr>
            <w:r>
              <w:rPr>
                <w:rFonts w:asciiTheme="minorEastAsia" w:hAnsiTheme="minorEastAsia" w:hint="eastAsia"/>
                <w:noProof/>
                <w:szCs w:val="21"/>
              </w:rPr>
              <mc:AlternateContent>
                <mc:Choice Requires="wps">
                  <w:drawing>
                    <wp:anchor distT="0" distB="0" distL="114300" distR="114300" simplePos="0" relativeHeight="251663360" behindDoc="0" locked="0" layoutInCell="1" allowOverlap="1" wp14:anchorId="419E73A5" wp14:editId="76C74FEA">
                      <wp:simplePos x="0" y="0"/>
                      <wp:positionH relativeFrom="margin">
                        <wp:posOffset>96097</wp:posOffset>
                      </wp:positionH>
                      <wp:positionV relativeFrom="paragraph">
                        <wp:posOffset>39370</wp:posOffset>
                      </wp:positionV>
                      <wp:extent cx="1231900" cy="274955"/>
                      <wp:effectExtent l="0" t="0" r="25400" b="10795"/>
                      <wp:wrapNone/>
                      <wp:docPr id="3" name="矩形 3"/>
                      <wp:cNvGraphicFramePr/>
                      <a:graphic xmlns:a="http://schemas.openxmlformats.org/drawingml/2006/main">
                        <a:graphicData uri="http://schemas.microsoft.com/office/word/2010/wordprocessingShape">
                          <wps:wsp>
                            <wps:cNvSpPr/>
                            <wps:spPr>
                              <a:xfrm>
                                <a:off x="0" y="0"/>
                                <a:ext cx="1231900" cy="274955"/>
                              </a:xfrm>
                              <a:prstGeom prst="rect">
                                <a:avLst/>
                              </a:prstGeom>
                            </wps:spPr>
                            <wps:style>
                              <a:lnRef idx="1">
                                <a:schemeClr val="accent6"/>
                              </a:lnRef>
                              <a:fillRef idx="3">
                                <a:schemeClr val="accent6"/>
                              </a:fillRef>
                              <a:effectRef idx="2">
                                <a:schemeClr val="accent6"/>
                              </a:effectRef>
                              <a:fontRef idx="minor">
                                <a:schemeClr val="lt1"/>
                              </a:fontRef>
                            </wps:style>
                            <wps:txbx>
                              <w:txbxContent>
                                <w:p w14:paraId="578D886A" w14:textId="77777777" w:rsidR="001B2DA1" w:rsidRPr="00125706" w:rsidRDefault="001B2DA1" w:rsidP="00125706">
                                  <w:pPr>
                                    <w:jc w:val="center"/>
                                    <w:rPr>
                                      <w:rFonts w:asciiTheme="minorEastAsia" w:hAnsiTheme="minorEastAsia"/>
                                      <w:sz w:val="18"/>
                                      <w:szCs w:val="18"/>
                                    </w:rPr>
                                  </w:pPr>
                                  <w:r w:rsidRPr="00125706">
                                    <w:rPr>
                                      <w:rFonts w:asciiTheme="minorEastAsia" w:hAnsiTheme="minorEastAsia" w:hint="eastAsia"/>
                                      <w:sz w:val="18"/>
                                      <w:szCs w:val="18"/>
                                    </w:rPr>
                                    <w:t>1000元</w:t>
                                  </w:r>
                                  <w:r w:rsidRPr="00125706">
                                    <w:rPr>
                                      <w:rFonts w:asciiTheme="minorEastAsia" w:hAnsiTheme="minorEastAsia"/>
                                      <w:sz w:val="18"/>
                                      <w:szCs w:val="18"/>
                                    </w:rPr>
                                    <w:t>库存</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9E73A5" id="矩形 3" o:spid="_x0000_s1027" style="position:absolute;left:0;text-align:left;margin-left:7.55pt;margin-top:3.1pt;width:97pt;height:21.6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" fillcolor="#77b64e [3033]" strokecolor="#70ad47 [3209]" strokeweight=".5pt">
                      <v:fill color2="#6eaa46 [3177]" rotate="t" colors="0 #81b861;.5 #6fb242;1 #61a235" focus="100%" type="gradient">
                        <o:fill v:ext="view" type="gradientUnscaled"/>
                      </v:fill>
                      <v:textbox>
                        <w:txbxContent>
                          <w:p w14:paraId="578D886A" w14:textId="77777777" w:rsidR="001B2DA1" w:rsidRPr="00125706" w:rsidRDefault="001B2DA1" w:rsidP="00125706">
                            <w:pPr>
                              <w:jc w:val="center"/>
                              <w:rPr>
                                <w:rFonts w:asciiTheme="minorEastAsia" w:hAnsiTheme="minorEastAsia"/>
                                <w:sz w:val="18"/>
                                <w:szCs w:val="18"/>
                              </w:rPr>
                            </w:pPr>
                            <w:r w:rsidRPr="00125706">
                              <w:rPr>
                                <w:rFonts w:asciiTheme="minorEastAsia" w:hAnsiTheme="minorEastAsia" w:hint="eastAsia"/>
                                <w:sz w:val="18"/>
                                <w:szCs w:val="18"/>
                              </w:rPr>
                              <w:t>1000元</w:t>
                            </w:r>
                            <w:r w:rsidRPr="00125706">
                              <w:rPr>
                                <w:rFonts w:asciiTheme="minorEastAsia" w:hAnsiTheme="minorEastAsia"/>
                                <w:sz w:val="18"/>
                                <w:szCs w:val="18"/>
                              </w:rPr>
                              <w:t>库存</w:t>
                            </w:r>
                          </w:p>
                        </w:txbxContent>
                      </v:textbox>
                      <w10:wrap anchorx="margin"/>
                    </v:rect>
                  </w:pict>
                </mc:Fallback>
              </mc:AlternateContent>
            </w:r>
          </w:p>
        </w:tc>
        <w:tc>
          <w:tcPr>
            <w:tcW w:w="2552" w:type="dxa"/>
          </w:tcPr>
          <w:p w14:paraId="02EECB6E" w14:textId="77777777" w:rsidR="00125706" w:rsidRDefault="00DC4EB5" w:rsidP="00125706">
            <w:pPr>
              <w:rPr>
                <w:rFonts w:asciiTheme="minorEastAsia" w:hAnsiTheme="minorEastAsia"/>
                <w:szCs w:val="21"/>
              </w:rPr>
            </w:pPr>
            <w:r>
              <w:rPr>
                <w:rFonts w:asciiTheme="minorEastAsia" w:hAnsiTheme="minorEastAsia" w:hint="eastAsia"/>
                <w:szCs w:val="21"/>
              </w:rPr>
              <w:t>变现</w:t>
            </w:r>
            <w:r>
              <w:rPr>
                <w:noProof/>
              </w:rPr>
              <w:drawing>
                <wp:inline distT="0" distB="0" distL="0" distR="0" wp14:anchorId="5751AF14" wp14:editId="73B681D5">
                  <wp:extent cx="384810" cy="174081"/>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3848" cy="191741"/>
                          </a:xfrm>
                          <a:prstGeom prst="rect">
                            <a:avLst/>
                          </a:prstGeom>
                        </pic:spPr>
                      </pic:pic>
                    </a:graphicData>
                  </a:graphic>
                </wp:inline>
              </w:drawing>
            </w:r>
          </w:p>
        </w:tc>
      </w:tr>
      <w:tr w:rsidR="00125706" w14:paraId="6C529665" w14:textId="77777777" w:rsidTr="00DC4EB5">
        <w:trPr>
          <w:trHeight w:val="557"/>
        </w:trPr>
        <w:tc>
          <w:tcPr>
            <w:tcW w:w="1129" w:type="dxa"/>
          </w:tcPr>
          <w:p w14:paraId="56BDBF7E" w14:textId="77777777" w:rsidR="00125706" w:rsidRDefault="00125706" w:rsidP="00125706">
            <w:pPr>
              <w:rPr>
                <w:rFonts w:asciiTheme="minorEastAsia" w:hAnsiTheme="minorEastAsia"/>
                <w:szCs w:val="21"/>
              </w:rPr>
            </w:pPr>
            <w:r>
              <w:rPr>
                <w:rFonts w:asciiTheme="minorEastAsia" w:hAnsiTheme="minorEastAsia" w:hint="eastAsia"/>
                <w:szCs w:val="21"/>
              </w:rPr>
              <w:t>第二个月</w:t>
            </w:r>
          </w:p>
        </w:tc>
        <w:tc>
          <w:tcPr>
            <w:tcW w:w="2835" w:type="dxa"/>
          </w:tcPr>
          <w:p w14:paraId="4868249B" w14:textId="77777777" w:rsidR="00125706" w:rsidRDefault="00125706" w:rsidP="00125706">
            <w:pPr>
              <w:rPr>
                <w:rFonts w:asciiTheme="minorEastAsia" w:hAnsiTheme="minorEastAsia"/>
                <w:szCs w:val="21"/>
              </w:rPr>
            </w:pPr>
            <w:r>
              <w:rPr>
                <w:rFonts w:asciiTheme="minorEastAsia" w:hAnsiTheme="minorEastAsia" w:hint="eastAsia"/>
                <w:noProof/>
                <w:szCs w:val="21"/>
              </w:rPr>
              <mc:AlternateContent>
                <mc:Choice Requires="wps">
                  <w:drawing>
                    <wp:anchor distT="0" distB="0" distL="114300" distR="114300" simplePos="0" relativeHeight="251665408" behindDoc="0" locked="0" layoutInCell="1" allowOverlap="1" wp14:anchorId="3B9FB3FA" wp14:editId="78C8515D">
                      <wp:simplePos x="0" y="0"/>
                      <wp:positionH relativeFrom="margin">
                        <wp:posOffset>108797</wp:posOffset>
                      </wp:positionH>
                      <wp:positionV relativeFrom="paragraph">
                        <wp:posOffset>51435</wp:posOffset>
                      </wp:positionV>
                      <wp:extent cx="1231900" cy="262467"/>
                      <wp:effectExtent l="0" t="0" r="25400" b="23495"/>
                      <wp:wrapNone/>
                      <wp:docPr id="4" name="矩形 4"/>
                      <wp:cNvGraphicFramePr/>
                      <a:graphic xmlns:a="http://schemas.openxmlformats.org/drawingml/2006/main">
                        <a:graphicData uri="http://schemas.microsoft.com/office/word/2010/wordprocessingShape">
                          <wps:wsp>
                            <wps:cNvSpPr/>
                            <wps:spPr>
                              <a:xfrm>
                                <a:off x="0" y="0"/>
                                <a:ext cx="1231900" cy="262467"/>
                              </a:xfrm>
                              <a:prstGeom prst="rect">
                                <a:avLst/>
                              </a:prstGeom>
                            </wps:spPr>
                            <wps:style>
                              <a:lnRef idx="1">
                                <a:schemeClr val="accent6"/>
                              </a:lnRef>
                              <a:fillRef idx="3">
                                <a:schemeClr val="accent6"/>
                              </a:fillRef>
                              <a:effectRef idx="2">
                                <a:schemeClr val="accent6"/>
                              </a:effectRef>
                              <a:fontRef idx="minor">
                                <a:schemeClr val="lt1"/>
                              </a:fontRef>
                            </wps:style>
                            <wps:txbx>
                              <w:txbxContent>
                                <w:p w14:paraId="6BA9BF9F" w14:textId="77777777" w:rsidR="001B2DA1" w:rsidRPr="00125706" w:rsidRDefault="001B2DA1" w:rsidP="00125706">
                                  <w:pPr>
                                    <w:jc w:val="center"/>
                                    <w:rPr>
                                      <w:rFonts w:asciiTheme="minorEastAsia" w:hAnsiTheme="minorEastAsia"/>
                                      <w:sz w:val="18"/>
                                      <w:szCs w:val="18"/>
                                    </w:rPr>
                                  </w:pPr>
                                  <w:r w:rsidRPr="00125706">
                                    <w:rPr>
                                      <w:rFonts w:asciiTheme="minorEastAsia" w:hAnsiTheme="minorEastAsia" w:hint="eastAsia"/>
                                      <w:sz w:val="18"/>
                                      <w:szCs w:val="18"/>
                                    </w:rPr>
                                    <w:t>1000元</w:t>
                                  </w:r>
                                  <w:r w:rsidRPr="00125706">
                                    <w:rPr>
                                      <w:rFonts w:asciiTheme="minorEastAsia" w:hAnsiTheme="minorEastAsia"/>
                                      <w:sz w:val="18"/>
                                      <w:szCs w:val="18"/>
                                    </w:rPr>
                                    <w:t>库存</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9FB3FA" id="矩形 4" o:spid="_x0000_s1028" style="position:absolute;left:0;text-align:left;margin-left:8.55pt;margin-top:4.05pt;width:97pt;height:20.6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" fillcolor="#77b64e [3033]" strokecolor="#70ad47 [3209]" strokeweight=".5pt">
                      <v:fill color2="#6eaa46 [3177]" rotate="t" colors="0 #81b861;.5 #6fb242;1 #61a235" focus="100%" type="gradient">
                        <o:fill v:ext="view" type="gradientUnscaled"/>
                      </v:fill>
                      <v:textbox>
                        <w:txbxContent>
                          <w:p w14:paraId="6BA9BF9F" w14:textId="77777777" w:rsidR="001B2DA1" w:rsidRPr="00125706" w:rsidRDefault="001B2DA1" w:rsidP="00125706">
                            <w:pPr>
                              <w:jc w:val="center"/>
                              <w:rPr>
                                <w:rFonts w:asciiTheme="minorEastAsia" w:hAnsiTheme="minorEastAsia"/>
                                <w:sz w:val="18"/>
                                <w:szCs w:val="18"/>
                              </w:rPr>
                            </w:pPr>
                            <w:r w:rsidRPr="00125706">
                              <w:rPr>
                                <w:rFonts w:asciiTheme="minorEastAsia" w:hAnsiTheme="minorEastAsia" w:hint="eastAsia"/>
                                <w:sz w:val="18"/>
                                <w:szCs w:val="18"/>
                              </w:rPr>
                              <w:t>1000元</w:t>
                            </w:r>
                            <w:r w:rsidRPr="00125706">
                              <w:rPr>
                                <w:rFonts w:asciiTheme="minorEastAsia" w:hAnsiTheme="minorEastAsia"/>
                                <w:sz w:val="18"/>
                                <w:szCs w:val="18"/>
                              </w:rPr>
                              <w:t>库存</w:t>
                            </w:r>
                          </w:p>
                        </w:txbxContent>
                      </v:textbox>
                      <w10:wrap anchorx="margin"/>
                    </v:rect>
                  </w:pict>
                </mc:Fallback>
              </mc:AlternateContent>
            </w:r>
          </w:p>
        </w:tc>
        <w:tc>
          <w:tcPr>
            <w:tcW w:w="2552" w:type="dxa"/>
          </w:tcPr>
          <w:p w14:paraId="5E51345C" w14:textId="77777777" w:rsidR="00125706" w:rsidRDefault="00DC4EB5" w:rsidP="00125706">
            <w:pPr>
              <w:rPr>
                <w:rFonts w:asciiTheme="minorEastAsia" w:hAnsiTheme="minorEastAsia"/>
                <w:szCs w:val="21"/>
              </w:rPr>
            </w:pPr>
            <w:r>
              <w:rPr>
                <w:rFonts w:asciiTheme="minorEastAsia" w:hAnsiTheme="minorEastAsia" w:hint="eastAsia"/>
                <w:szCs w:val="21"/>
              </w:rPr>
              <w:t>变现</w:t>
            </w:r>
            <w:r>
              <w:rPr>
                <w:noProof/>
              </w:rPr>
              <w:drawing>
                <wp:inline distT="0" distB="0" distL="0" distR="0" wp14:anchorId="37E64AEE" wp14:editId="18D566E7">
                  <wp:extent cx="384810" cy="174081"/>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3848" cy="191741"/>
                          </a:xfrm>
                          <a:prstGeom prst="rect">
                            <a:avLst/>
                          </a:prstGeom>
                        </pic:spPr>
                      </pic:pic>
                    </a:graphicData>
                  </a:graphic>
                </wp:inline>
              </w:drawing>
            </w:r>
          </w:p>
        </w:tc>
      </w:tr>
      <w:tr w:rsidR="00125706" w14:paraId="50EAA1EF" w14:textId="77777777" w:rsidTr="00DC4EB5">
        <w:trPr>
          <w:trHeight w:val="551"/>
        </w:trPr>
        <w:tc>
          <w:tcPr>
            <w:tcW w:w="1129" w:type="dxa"/>
          </w:tcPr>
          <w:p w14:paraId="37608CE4" w14:textId="77777777" w:rsidR="00125706" w:rsidRDefault="00125706" w:rsidP="00125706">
            <w:pPr>
              <w:rPr>
                <w:rFonts w:asciiTheme="minorEastAsia" w:hAnsiTheme="minorEastAsia"/>
                <w:szCs w:val="21"/>
              </w:rPr>
            </w:pPr>
            <w:r>
              <w:rPr>
                <w:rFonts w:asciiTheme="minorEastAsia" w:hAnsiTheme="minorEastAsia" w:hint="eastAsia"/>
                <w:szCs w:val="21"/>
              </w:rPr>
              <w:t>第三个月</w:t>
            </w:r>
          </w:p>
        </w:tc>
        <w:tc>
          <w:tcPr>
            <w:tcW w:w="2835" w:type="dxa"/>
          </w:tcPr>
          <w:p w14:paraId="0E09C566" w14:textId="77777777" w:rsidR="00125706" w:rsidRDefault="00125706" w:rsidP="00125706">
            <w:pPr>
              <w:rPr>
                <w:rFonts w:asciiTheme="minorEastAsia" w:hAnsiTheme="minorEastAsia"/>
                <w:szCs w:val="21"/>
              </w:rPr>
            </w:pPr>
            <w:r>
              <w:rPr>
                <w:rFonts w:asciiTheme="minorEastAsia" w:hAnsiTheme="minorEastAsia" w:hint="eastAsia"/>
                <w:noProof/>
                <w:szCs w:val="21"/>
              </w:rPr>
              <mc:AlternateContent>
                <mc:Choice Requires="wps">
                  <w:drawing>
                    <wp:anchor distT="0" distB="0" distL="114300" distR="114300" simplePos="0" relativeHeight="251667456" behindDoc="0" locked="0" layoutInCell="1" allowOverlap="1" wp14:anchorId="4DD9689C" wp14:editId="288F0775">
                      <wp:simplePos x="0" y="0"/>
                      <wp:positionH relativeFrom="margin">
                        <wp:posOffset>113030</wp:posOffset>
                      </wp:positionH>
                      <wp:positionV relativeFrom="paragraph">
                        <wp:posOffset>30057</wp:posOffset>
                      </wp:positionV>
                      <wp:extent cx="1231900" cy="262255"/>
                      <wp:effectExtent l="0" t="0" r="25400" b="23495"/>
                      <wp:wrapNone/>
                      <wp:docPr id="5" name="矩形 5"/>
                      <wp:cNvGraphicFramePr/>
                      <a:graphic xmlns:a="http://schemas.openxmlformats.org/drawingml/2006/main">
                        <a:graphicData uri="http://schemas.microsoft.com/office/word/2010/wordprocessingShape">
                          <wps:wsp>
                            <wps:cNvSpPr/>
                            <wps:spPr>
                              <a:xfrm>
                                <a:off x="0" y="0"/>
                                <a:ext cx="1231900" cy="262255"/>
                              </a:xfrm>
                              <a:prstGeom prst="rect">
                                <a:avLst/>
                              </a:prstGeom>
                            </wps:spPr>
                            <wps:style>
                              <a:lnRef idx="1">
                                <a:schemeClr val="accent6"/>
                              </a:lnRef>
                              <a:fillRef idx="3">
                                <a:schemeClr val="accent6"/>
                              </a:fillRef>
                              <a:effectRef idx="2">
                                <a:schemeClr val="accent6"/>
                              </a:effectRef>
                              <a:fontRef idx="minor">
                                <a:schemeClr val="lt1"/>
                              </a:fontRef>
                            </wps:style>
                            <wps:txbx>
                              <w:txbxContent>
                                <w:p w14:paraId="4A2E737A" w14:textId="77777777" w:rsidR="001B2DA1" w:rsidRPr="00125706" w:rsidRDefault="001B2DA1" w:rsidP="00125706">
                                  <w:pPr>
                                    <w:jc w:val="center"/>
                                    <w:rPr>
                                      <w:rFonts w:asciiTheme="minorEastAsia" w:hAnsiTheme="minorEastAsia"/>
                                      <w:sz w:val="18"/>
                                      <w:szCs w:val="18"/>
                                    </w:rPr>
                                  </w:pPr>
                                  <w:r w:rsidRPr="00125706">
                                    <w:rPr>
                                      <w:rFonts w:asciiTheme="minorEastAsia" w:hAnsiTheme="minorEastAsia" w:hint="eastAsia"/>
                                      <w:sz w:val="18"/>
                                      <w:szCs w:val="18"/>
                                    </w:rPr>
                                    <w:t>1000元</w:t>
                                  </w:r>
                                  <w:r w:rsidRPr="00125706">
                                    <w:rPr>
                                      <w:rFonts w:asciiTheme="minorEastAsia" w:hAnsiTheme="minorEastAsia"/>
                                      <w:sz w:val="18"/>
                                      <w:szCs w:val="18"/>
                                    </w:rPr>
                                    <w:t>库存</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D9689C" id="矩形 5" o:spid="_x0000_s1029" style="position:absolute;left:0;text-align:left;margin-left:8.9pt;margin-top:2.35pt;width:97pt;height:20.6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" fillcolor="#77b64e [3033]" strokecolor="#70ad47 [3209]" strokeweight=".5pt">
                      <v:fill color2="#6eaa46 [3177]" rotate="t" colors="0 #81b861;.5 #6fb242;1 #61a235" focus="100%" type="gradient">
                        <o:fill v:ext="view" type="gradientUnscaled"/>
                      </v:fill>
                      <v:textbox>
                        <w:txbxContent>
                          <w:p w14:paraId="4A2E737A" w14:textId="77777777" w:rsidR="001B2DA1" w:rsidRPr="00125706" w:rsidRDefault="001B2DA1" w:rsidP="00125706">
                            <w:pPr>
                              <w:jc w:val="center"/>
                              <w:rPr>
                                <w:rFonts w:asciiTheme="minorEastAsia" w:hAnsiTheme="minorEastAsia"/>
                                <w:sz w:val="18"/>
                                <w:szCs w:val="18"/>
                              </w:rPr>
                            </w:pPr>
                            <w:r w:rsidRPr="00125706">
                              <w:rPr>
                                <w:rFonts w:asciiTheme="minorEastAsia" w:hAnsiTheme="minorEastAsia" w:hint="eastAsia"/>
                                <w:sz w:val="18"/>
                                <w:szCs w:val="18"/>
                              </w:rPr>
                              <w:t>1000元</w:t>
                            </w:r>
                            <w:r w:rsidRPr="00125706">
                              <w:rPr>
                                <w:rFonts w:asciiTheme="minorEastAsia" w:hAnsiTheme="minorEastAsia"/>
                                <w:sz w:val="18"/>
                                <w:szCs w:val="18"/>
                              </w:rPr>
                              <w:t>库存</w:t>
                            </w:r>
                          </w:p>
                        </w:txbxContent>
                      </v:textbox>
                      <w10:wrap anchorx="margin"/>
                    </v:rect>
                  </w:pict>
                </mc:Fallback>
              </mc:AlternateContent>
            </w:r>
          </w:p>
        </w:tc>
        <w:tc>
          <w:tcPr>
            <w:tcW w:w="2552" w:type="dxa"/>
          </w:tcPr>
          <w:p w14:paraId="27E680DF" w14:textId="77777777" w:rsidR="00125706" w:rsidRDefault="00DC4EB5" w:rsidP="00125706">
            <w:pPr>
              <w:rPr>
                <w:rFonts w:asciiTheme="minorEastAsia" w:hAnsiTheme="minorEastAsia"/>
                <w:szCs w:val="21"/>
              </w:rPr>
            </w:pPr>
            <w:r>
              <w:rPr>
                <w:rFonts w:asciiTheme="minorEastAsia" w:hAnsiTheme="minorEastAsia" w:hint="eastAsia"/>
                <w:szCs w:val="21"/>
              </w:rPr>
              <w:t>变现</w:t>
            </w:r>
            <w:r>
              <w:rPr>
                <w:noProof/>
              </w:rPr>
              <w:drawing>
                <wp:inline distT="0" distB="0" distL="0" distR="0" wp14:anchorId="121DE4BB" wp14:editId="1FDC8984">
                  <wp:extent cx="384810" cy="174081"/>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3848" cy="191741"/>
                          </a:xfrm>
                          <a:prstGeom prst="rect">
                            <a:avLst/>
                          </a:prstGeom>
                        </pic:spPr>
                      </pic:pic>
                    </a:graphicData>
                  </a:graphic>
                </wp:inline>
              </w:drawing>
            </w:r>
          </w:p>
        </w:tc>
      </w:tr>
      <w:tr w:rsidR="00125706" w14:paraId="0CAAB0BA" w14:textId="77777777" w:rsidTr="00125706">
        <w:tc>
          <w:tcPr>
            <w:tcW w:w="1129" w:type="dxa"/>
          </w:tcPr>
          <w:p w14:paraId="54532D22" w14:textId="77777777" w:rsidR="00125706" w:rsidRDefault="00125706" w:rsidP="00125706">
            <w:pPr>
              <w:rPr>
                <w:rFonts w:asciiTheme="minorEastAsia" w:hAnsiTheme="minorEastAsia"/>
                <w:szCs w:val="21"/>
              </w:rPr>
            </w:pPr>
            <w:r>
              <w:rPr>
                <w:rFonts w:asciiTheme="minorEastAsia" w:hAnsiTheme="minorEastAsia" w:hint="eastAsia"/>
                <w:szCs w:val="21"/>
              </w:rPr>
              <w:t>……</w:t>
            </w:r>
          </w:p>
        </w:tc>
        <w:tc>
          <w:tcPr>
            <w:tcW w:w="2835" w:type="dxa"/>
          </w:tcPr>
          <w:p w14:paraId="15F74CFE" w14:textId="77777777" w:rsidR="00125706" w:rsidRDefault="00DC4EB5" w:rsidP="00125706">
            <w:pPr>
              <w:rPr>
                <w:rFonts w:asciiTheme="minorEastAsia" w:hAnsiTheme="minorEastAsia"/>
                <w:szCs w:val="21"/>
              </w:rPr>
            </w:pPr>
            <w:r>
              <w:rPr>
                <w:rFonts w:asciiTheme="minorEastAsia" w:hAnsiTheme="minorEastAsia" w:hint="eastAsia"/>
                <w:szCs w:val="21"/>
              </w:rPr>
              <w:t>……</w:t>
            </w:r>
          </w:p>
        </w:tc>
        <w:tc>
          <w:tcPr>
            <w:tcW w:w="2552" w:type="dxa"/>
          </w:tcPr>
          <w:p w14:paraId="4B51655E" w14:textId="77777777" w:rsidR="00125706" w:rsidRDefault="00DC4EB5" w:rsidP="00DC4EB5">
            <w:pPr>
              <w:rPr>
                <w:rFonts w:asciiTheme="minorEastAsia" w:hAnsiTheme="minorEastAsia"/>
                <w:szCs w:val="21"/>
              </w:rPr>
            </w:pPr>
            <w:r>
              <w:rPr>
                <w:rFonts w:asciiTheme="minorEastAsia" w:hAnsiTheme="minorEastAsia" w:hint="eastAsia"/>
                <w:szCs w:val="21"/>
              </w:rPr>
              <w:t>……</w:t>
            </w:r>
          </w:p>
        </w:tc>
      </w:tr>
      <w:tr w:rsidR="00125706" w14:paraId="647833BC" w14:textId="77777777" w:rsidTr="00125706">
        <w:tc>
          <w:tcPr>
            <w:tcW w:w="1129" w:type="dxa"/>
          </w:tcPr>
          <w:p w14:paraId="0B4A806D" w14:textId="77777777" w:rsidR="00125706" w:rsidRDefault="00125706" w:rsidP="00125706">
            <w:pPr>
              <w:rPr>
                <w:rFonts w:asciiTheme="minorEastAsia" w:hAnsiTheme="minorEastAsia"/>
                <w:szCs w:val="21"/>
              </w:rPr>
            </w:pPr>
            <w:r>
              <w:rPr>
                <w:rFonts w:asciiTheme="minorEastAsia" w:hAnsiTheme="minorEastAsia" w:hint="eastAsia"/>
                <w:szCs w:val="21"/>
              </w:rPr>
              <w:t>……</w:t>
            </w:r>
          </w:p>
        </w:tc>
        <w:tc>
          <w:tcPr>
            <w:tcW w:w="2835" w:type="dxa"/>
          </w:tcPr>
          <w:p w14:paraId="442D998F" w14:textId="77777777" w:rsidR="00125706" w:rsidRDefault="00DC4EB5" w:rsidP="00125706">
            <w:pPr>
              <w:rPr>
                <w:rFonts w:asciiTheme="minorEastAsia" w:hAnsiTheme="minorEastAsia"/>
                <w:szCs w:val="21"/>
              </w:rPr>
            </w:pPr>
            <w:r>
              <w:rPr>
                <w:rFonts w:asciiTheme="minorEastAsia" w:hAnsiTheme="minorEastAsia" w:hint="eastAsia"/>
                <w:szCs w:val="21"/>
              </w:rPr>
              <w:t>……</w:t>
            </w:r>
          </w:p>
        </w:tc>
        <w:tc>
          <w:tcPr>
            <w:tcW w:w="2552" w:type="dxa"/>
          </w:tcPr>
          <w:p w14:paraId="2468D320" w14:textId="77777777" w:rsidR="00125706" w:rsidRDefault="00DC4EB5" w:rsidP="00125706">
            <w:pPr>
              <w:rPr>
                <w:rFonts w:asciiTheme="minorEastAsia" w:hAnsiTheme="minorEastAsia"/>
                <w:szCs w:val="21"/>
              </w:rPr>
            </w:pPr>
            <w:r>
              <w:rPr>
                <w:rFonts w:asciiTheme="minorEastAsia" w:hAnsiTheme="minorEastAsia" w:hint="eastAsia"/>
                <w:szCs w:val="21"/>
              </w:rPr>
              <w:t>……</w:t>
            </w:r>
          </w:p>
        </w:tc>
      </w:tr>
    </w:tbl>
    <w:p w14:paraId="7265AD94" w14:textId="77777777" w:rsidR="00125706" w:rsidRPr="00125706" w:rsidRDefault="005621C3" w:rsidP="00125706">
      <w:pPr>
        <w:rPr>
          <w:rFonts w:asciiTheme="minorEastAsia" w:hAnsiTheme="minorEastAsia"/>
          <w:szCs w:val="21"/>
        </w:rPr>
      </w:pPr>
      <w:r w:rsidRPr="002F58C1">
        <w:rPr>
          <w:rFonts w:asciiTheme="minorEastAsia" w:hAnsiTheme="minorEastAsia" w:hint="eastAsia"/>
          <w:szCs w:val="21"/>
          <w:highlight w:val="yellow"/>
        </w:rPr>
        <w:t>注意：</w:t>
      </w:r>
      <w:r w:rsidR="006F350A" w:rsidRPr="002F58C1">
        <w:rPr>
          <w:rFonts w:asciiTheme="minorEastAsia" w:hAnsiTheme="minorEastAsia" w:hint="eastAsia"/>
          <w:szCs w:val="21"/>
          <w:highlight w:val="yellow"/>
        </w:rPr>
        <w:t>你的</w:t>
      </w:r>
      <w:r w:rsidRPr="002F58C1">
        <w:rPr>
          <w:rFonts w:asciiTheme="minorEastAsia" w:hAnsiTheme="minorEastAsia" w:hint="eastAsia"/>
          <w:szCs w:val="21"/>
          <w:highlight w:val="yellow"/>
        </w:rPr>
        <w:t>“</w:t>
      </w:r>
      <w:r w:rsidR="006F350A" w:rsidRPr="002F58C1">
        <w:rPr>
          <w:rFonts w:asciiTheme="minorEastAsia" w:hAnsiTheme="minorEastAsia" w:hint="eastAsia"/>
          <w:szCs w:val="21"/>
          <w:highlight w:val="yellow"/>
        </w:rPr>
        <w:t>1000</w:t>
      </w:r>
      <w:r w:rsidRPr="002F58C1">
        <w:rPr>
          <w:rFonts w:asciiTheme="minorEastAsia" w:hAnsiTheme="minorEastAsia" w:hint="eastAsia"/>
          <w:szCs w:val="21"/>
          <w:highlight w:val="yellow"/>
        </w:rPr>
        <w:t>元库存”</w:t>
      </w:r>
      <w:r w:rsidR="006F350A" w:rsidRPr="002F58C1">
        <w:rPr>
          <w:rFonts w:asciiTheme="minorEastAsia" w:hAnsiTheme="minorEastAsia" w:hint="eastAsia"/>
          <w:szCs w:val="21"/>
          <w:highlight w:val="yellow"/>
        </w:rPr>
        <w:t>，</w:t>
      </w:r>
      <w:r w:rsidR="009123F0" w:rsidRPr="002F58C1">
        <w:rPr>
          <w:rFonts w:asciiTheme="minorEastAsia" w:hAnsiTheme="minorEastAsia" w:hint="eastAsia"/>
          <w:szCs w:val="21"/>
          <w:highlight w:val="yellow"/>
        </w:rPr>
        <w:t>一年中变现了12次</w:t>
      </w:r>
      <w:r w:rsidR="006F350A" w:rsidRPr="002F58C1">
        <w:rPr>
          <w:rFonts w:asciiTheme="minorEastAsia" w:hAnsiTheme="minorEastAsia" w:hint="eastAsia"/>
          <w:szCs w:val="21"/>
          <w:highlight w:val="yellow"/>
        </w:rPr>
        <w:t>！</w:t>
      </w:r>
    </w:p>
    <w:p w14:paraId="41C0F164" w14:textId="6385146F" w:rsidR="00125706" w:rsidRDefault="00125706" w:rsidP="00D805A7">
      <w:pPr>
        <w:pStyle w:val="a8"/>
        <w:numPr>
          <w:ilvl w:val="0"/>
          <w:numId w:val="32"/>
        </w:numPr>
        <w:ind w:firstLineChars="0"/>
        <w:rPr>
          <w:rFonts w:asciiTheme="minorEastAsia" w:hAnsiTheme="minorEastAsia"/>
          <w:szCs w:val="21"/>
        </w:rPr>
      </w:pPr>
      <w:r w:rsidRPr="00D805A7">
        <w:rPr>
          <w:rFonts w:asciiTheme="minorEastAsia" w:hAnsiTheme="minorEastAsia" w:hint="eastAsia"/>
          <w:szCs w:val="21"/>
        </w:rPr>
        <w:t>你</w:t>
      </w:r>
      <w:r w:rsidR="00F42F2A">
        <w:rPr>
          <w:rFonts w:asciiTheme="minorEastAsia" w:hAnsiTheme="minorEastAsia" w:hint="eastAsia"/>
          <w:szCs w:val="21"/>
        </w:rPr>
        <w:t>在</w:t>
      </w:r>
      <w:r w:rsidRPr="00D805A7">
        <w:rPr>
          <w:rFonts w:asciiTheme="minorEastAsia" w:hAnsiTheme="minorEastAsia" w:hint="eastAsia"/>
          <w:szCs w:val="21"/>
        </w:rPr>
        <w:t>一年里</w:t>
      </w:r>
      <w:r w:rsidR="00F42F2A">
        <w:rPr>
          <w:rFonts w:asciiTheme="minorEastAsia" w:hAnsiTheme="minorEastAsia" w:hint="eastAsia"/>
          <w:szCs w:val="21"/>
        </w:rPr>
        <w:t>的销货</w:t>
      </w:r>
      <w:r w:rsidRPr="00D805A7">
        <w:rPr>
          <w:rFonts w:asciiTheme="minorEastAsia" w:hAnsiTheme="minorEastAsia" w:hint="eastAsia"/>
          <w:szCs w:val="21"/>
        </w:rPr>
        <w:t>成本</w:t>
      </w:r>
      <w:r w:rsidR="00F42F2A">
        <w:rPr>
          <w:rFonts w:asciiTheme="minorEastAsia" w:hAnsiTheme="minorEastAsia" w:hint="eastAsia"/>
          <w:szCs w:val="21"/>
        </w:rPr>
        <w:t>是多少</w:t>
      </w:r>
      <w:r w:rsidRPr="00D805A7">
        <w:rPr>
          <w:rFonts w:asciiTheme="minorEastAsia" w:hAnsiTheme="minorEastAsia" w:hint="eastAsia"/>
          <w:szCs w:val="21"/>
        </w:rPr>
        <w:t>？</w:t>
      </w:r>
    </w:p>
    <w:p w14:paraId="21F94F17" w14:textId="77777777" w:rsidR="008A1EEF" w:rsidRPr="008A1EEF" w:rsidRDefault="008A1EEF" w:rsidP="008A1EEF">
      <w:pPr>
        <w:rPr>
          <w:rFonts w:asciiTheme="minorEastAsia" w:hAnsiTheme="minorEastAsia"/>
          <w:szCs w:val="21"/>
        </w:rPr>
      </w:pPr>
      <w:r w:rsidRPr="008A1EEF">
        <w:rPr>
          <w:rFonts w:asciiTheme="minorEastAsia" w:hAnsiTheme="minorEastAsia"/>
          <w:szCs w:val="21"/>
        </w:rPr>
        <w:t>请填写</w:t>
      </w:r>
      <w:r w:rsidRPr="008A1EEF">
        <w:rPr>
          <w:rFonts w:asciiTheme="minorEastAsia" w:hAnsiTheme="minorEastAsia" w:hint="eastAsia"/>
          <w:szCs w:val="21"/>
        </w:rPr>
        <w:t>： 【   】元</w:t>
      </w:r>
    </w:p>
    <w:p w14:paraId="03384DF1" w14:textId="0F197A19" w:rsidR="008A5B45" w:rsidRPr="008262CD" w:rsidRDefault="008A1EEF" w:rsidP="0057669C">
      <w:pPr>
        <w:rPr>
          <w:rFonts w:asciiTheme="minorEastAsia" w:hAnsiTheme="minorEastAsia"/>
          <w:b/>
          <w:szCs w:val="21"/>
        </w:rPr>
      </w:pPr>
      <w:r w:rsidRPr="008A1EEF">
        <w:rPr>
          <w:rFonts w:asciiTheme="minorEastAsia" w:hAnsiTheme="minorEastAsia" w:hint="eastAsia"/>
          <w:b/>
          <w:szCs w:val="21"/>
        </w:rPr>
        <w:t>反馈：</w:t>
      </w:r>
      <w:r w:rsidR="00125706" w:rsidRPr="008A1EEF">
        <w:rPr>
          <w:rFonts w:asciiTheme="minorEastAsia" w:hAnsiTheme="minorEastAsia" w:hint="eastAsia"/>
          <w:szCs w:val="21"/>
        </w:rPr>
        <w:t>很简单，就是</w:t>
      </w:r>
      <w:r w:rsidR="00F42F2A">
        <w:rPr>
          <w:rFonts w:asciiTheme="minorEastAsia" w:hAnsiTheme="minorEastAsia" w:hint="eastAsia"/>
          <w:szCs w:val="21"/>
        </w:rPr>
        <w:t>每个月</w:t>
      </w:r>
      <w:r w:rsidR="00125706" w:rsidRPr="008A1EEF">
        <w:rPr>
          <w:rFonts w:asciiTheme="minorEastAsia" w:hAnsiTheme="minorEastAsia" w:hint="eastAsia"/>
          <w:szCs w:val="21"/>
        </w:rPr>
        <w:t>1000</w:t>
      </w:r>
      <w:r w:rsidR="00D805A7" w:rsidRPr="008A1EEF">
        <w:rPr>
          <w:rFonts w:asciiTheme="minorEastAsia" w:hAnsiTheme="minorEastAsia" w:hint="eastAsia"/>
          <w:szCs w:val="21"/>
        </w:rPr>
        <w:t>元</w:t>
      </w:r>
      <w:r w:rsidR="00125706" w:rsidRPr="008A1EEF">
        <w:rPr>
          <w:rFonts w:asciiTheme="minorEastAsia" w:hAnsiTheme="minorEastAsia" w:hint="eastAsia"/>
          <w:szCs w:val="21"/>
        </w:rPr>
        <w:t>*</w:t>
      </w:r>
      <w:r w:rsidR="00125706" w:rsidRPr="008A1EEF">
        <w:rPr>
          <w:rFonts w:asciiTheme="minorEastAsia" w:hAnsiTheme="minorEastAsia"/>
          <w:szCs w:val="21"/>
        </w:rPr>
        <w:t>12</w:t>
      </w:r>
      <w:r w:rsidR="00D805A7" w:rsidRPr="008A1EEF">
        <w:rPr>
          <w:rFonts w:asciiTheme="minorEastAsia" w:hAnsiTheme="minorEastAsia"/>
          <w:szCs w:val="21"/>
        </w:rPr>
        <w:t>个月</w:t>
      </w:r>
      <w:r w:rsidR="00125706" w:rsidRPr="008A1EEF">
        <w:rPr>
          <w:rFonts w:asciiTheme="minorEastAsia" w:hAnsiTheme="minorEastAsia" w:hint="eastAsia"/>
          <w:szCs w:val="21"/>
        </w:rPr>
        <w:t>=</w:t>
      </w:r>
      <w:r w:rsidR="00125706" w:rsidRPr="008A1EEF">
        <w:rPr>
          <w:rFonts w:asciiTheme="minorEastAsia" w:hAnsiTheme="minorEastAsia"/>
          <w:szCs w:val="21"/>
        </w:rPr>
        <w:t>1.2万元的总成本</w:t>
      </w:r>
      <w:r w:rsidR="00125706" w:rsidRPr="008A1EEF">
        <w:rPr>
          <w:rFonts w:asciiTheme="minorEastAsia" w:hAnsiTheme="minorEastAsia" w:hint="eastAsia"/>
          <w:szCs w:val="21"/>
        </w:rPr>
        <w:t>。</w:t>
      </w:r>
    </w:p>
    <w:p w14:paraId="4A7AC226" w14:textId="0F62A769" w:rsidR="00F42F2A" w:rsidRDefault="00125706" w:rsidP="0057669C">
      <w:pPr>
        <w:rPr>
          <w:rFonts w:asciiTheme="minorEastAsia" w:hAnsiTheme="minorEastAsia"/>
          <w:szCs w:val="21"/>
        </w:rPr>
      </w:pPr>
      <w:r w:rsidRPr="00F90942">
        <w:rPr>
          <w:rFonts w:asciiTheme="minorEastAsia" w:hAnsiTheme="minorEastAsia"/>
          <w:szCs w:val="21"/>
        </w:rPr>
        <w:t>我们来总结一下</w:t>
      </w:r>
      <w:r w:rsidRPr="00F90942">
        <w:rPr>
          <w:rFonts w:asciiTheme="minorEastAsia" w:hAnsiTheme="minorEastAsia" w:hint="eastAsia"/>
          <w:szCs w:val="21"/>
        </w:rPr>
        <w:t>：</w:t>
      </w:r>
      <w:r w:rsidRPr="00F90942">
        <w:rPr>
          <w:rFonts w:asciiTheme="minorEastAsia" w:hAnsiTheme="minorEastAsia"/>
          <w:szCs w:val="21"/>
        </w:rPr>
        <w:t>你记录在流动资产下的库存</w:t>
      </w:r>
      <w:r w:rsidRPr="00F90942">
        <w:rPr>
          <w:rFonts w:asciiTheme="minorEastAsia" w:hAnsiTheme="minorEastAsia" w:hint="eastAsia"/>
          <w:szCs w:val="21"/>
        </w:rPr>
        <w:t>，</w:t>
      </w:r>
      <w:r w:rsidRPr="00F90942">
        <w:rPr>
          <w:rFonts w:asciiTheme="minorEastAsia" w:hAnsiTheme="minorEastAsia"/>
          <w:szCs w:val="21"/>
        </w:rPr>
        <w:t>始终是</w:t>
      </w:r>
      <w:r w:rsidRPr="00F90942">
        <w:rPr>
          <w:rFonts w:asciiTheme="minorEastAsia" w:hAnsiTheme="minorEastAsia" w:hint="eastAsia"/>
          <w:szCs w:val="21"/>
        </w:rPr>
        <w:t>1000元</w:t>
      </w:r>
      <w:r w:rsidR="00F42F2A" w:rsidRPr="00F90942">
        <w:rPr>
          <w:rFonts w:asciiTheme="minorEastAsia" w:hAnsiTheme="minorEastAsia" w:hint="eastAsia"/>
          <w:szCs w:val="21"/>
        </w:rPr>
        <w:t>，也就是</w:t>
      </w:r>
      <w:r w:rsidR="00F42F2A" w:rsidRPr="00F90942">
        <w:rPr>
          <w:rFonts w:asciiTheme="minorEastAsia" w:hAnsiTheme="minorEastAsia" w:hint="eastAsia"/>
          <w:szCs w:val="21"/>
          <w:u w:val="single"/>
        </w:rPr>
        <w:t>平均库存</w:t>
      </w:r>
      <w:r w:rsidR="008262CD" w:rsidRPr="00F90942">
        <w:rPr>
          <w:rFonts w:asciiTheme="minorEastAsia" w:hAnsiTheme="minorEastAsia" w:hint="eastAsia"/>
          <w:szCs w:val="21"/>
        </w:rPr>
        <w:t>为</w:t>
      </w:r>
      <w:r w:rsidR="00F42F2A" w:rsidRPr="00F90942">
        <w:rPr>
          <w:rFonts w:asciiTheme="minorEastAsia" w:hAnsiTheme="minorEastAsia" w:hint="eastAsia"/>
          <w:szCs w:val="21"/>
        </w:rPr>
        <w:t>1000元，一年的</w:t>
      </w:r>
      <w:r w:rsidR="00F42F2A" w:rsidRPr="00F90942">
        <w:rPr>
          <w:rFonts w:asciiTheme="minorEastAsia" w:hAnsiTheme="minorEastAsia" w:hint="eastAsia"/>
          <w:szCs w:val="21"/>
          <w:u w:val="single"/>
        </w:rPr>
        <w:t>销货成本</w:t>
      </w:r>
      <w:r w:rsidR="00F42F2A" w:rsidRPr="00F90942">
        <w:rPr>
          <w:rFonts w:asciiTheme="minorEastAsia" w:hAnsiTheme="minorEastAsia" w:hint="eastAsia"/>
          <w:szCs w:val="21"/>
        </w:rPr>
        <w:t>是1.2万元。销货成本1.2万元除以平均库存1000元，等于库存周转率12。</w:t>
      </w:r>
    </w:p>
    <w:p w14:paraId="1199DF3A" w14:textId="77777777" w:rsidR="00F42F2A" w:rsidRDefault="00F42F2A" w:rsidP="0057669C">
      <w:pPr>
        <w:rPr>
          <w:rFonts w:asciiTheme="minorEastAsia" w:hAnsiTheme="minorEastAsia"/>
          <w:szCs w:val="21"/>
        </w:rPr>
      </w:pPr>
    </w:p>
    <w:p w14:paraId="57157854" w14:textId="5FBDF4D8" w:rsidR="00F42F2A" w:rsidRPr="008262CD" w:rsidRDefault="008262CD" w:rsidP="0057669C">
      <w:pPr>
        <w:rPr>
          <w:rFonts w:asciiTheme="minorEastAsia" w:hAnsiTheme="minorEastAsia"/>
          <w:b/>
          <w:szCs w:val="21"/>
        </w:rPr>
      </w:pPr>
      <w:r w:rsidRPr="008262CD">
        <w:rPr>
          <w:rFonts w:asciiTheme="minorEastAsia" w:hAnsiTheme="minorEastAsia" w:hint="eastAsia"/>
          <w:b/>
          <w:szCs w:val="21"/>
        </w:rPr>
        <w:t xml:space="preserve">03U07 </w:t>
      </w:r>
      <w:r w:rsidR="00F42F2A" w:rsidRPr="00B504B1">
        <w:rPr>
          <w:rFonts w:asciiTheme="minorEastAsia" w:hAnsiTheme="minorEastAsia"/>
          <w:b/>
          <w:szCs w:val="21"/>
        </w:rPr>
        <w:t>梦里床垫的存货周转率</w:t>
      </w:r>
    </w:p>
    <w:p w14:paraId="141D468E" w14:textId="5E7812E1" w:rsidR="00125706" w:rsidRDefault="00125706" w:rsidP="0057669C">
      <w:pPr>
        <w:rPr>
          <w:rFonts w:asciiTheme="minorEastAsia" w:hAnsiTheme="minorEastAsia"/>
          <w:szCs w:val="21"/>
        </w:rPr>
      </w:pPr>
      <w:r>
        <w:rPr>
          <w:rFonts w:asciiTheme="minorEastAsia" w:hAnsiTheme="minorEastAsia"/>
          <w:szCs w:val="21"/>
        </w:rPr>
        <w:t>回到梦里床垫</w:t>
      </w:r>
      <w:r>
        <w:rPr>
          <w:rFonts w:asciiTheme="minorEastAsia" w:hAnsiTheme="minorEastAsia" w:hint="eastAsia"/>
          <w:szCs w:val="21"/>
        </w:rPr>
        <w:t>，</w:t>
      </w:r>
      <w:r w:rsidR="00E90665">
        <w:rPr>
          <w:rFonts w:asciiTheme="minorEastAsia" w:hAnsiTheme="minorEastAsia"/>
          <w:szCs w:val="21"/>
        </w:rPr>
        <w:t>我们</w:t>
      </w:r>
      <w:r w:rsidR="00020380">
        <w:rPr>
          <w:rFonts w:asciiTheme="minorEastAsia" w:hAnsiTheme="minorEastAsia"/>
          <w:szCs w:val="21"/>
        </w:rPr>
        <w:t>怎么计算它的存货周转率</w:t>
      </w:r>
      <w:r w:rsidR="00E90665">
        <w:rPr>
          <w:rFonts w:asciiTheme="minorEastAsia" w:hAnsiTheme="minorEastAsia"/>
          <w:szCs w:val="21"/>
        </w:rPr>
        <w:t>呢</w:t>
      </w:r>
      <w:r>
        <w:rPr>
          <w:rFonts w:asciiTheme="minorEastAsia" w:hAnsiTheme="minorEastAsia" w:hint="eastAsia"/>
          <w:szCs w:val="21"/>
        </w:rPr>
        <w:t>？</w:t>
      </w:r>
    </w:p>
    <w:p w14:paraId="4228616B" w14:textId="29FAFD2C" w:rsidR="006903B6" w:rsidRDefault="00125706" w:rsidP="0057669C">
      <w:pPr>
        <w:rPr>
          <w:rFonts w:asciiTheme="minorEastAsia" w:hAnsiTheme="minorEastAsia"/>
          <w:szCs w:val="21"/>
        </w:rPr>
      </w:pPr>
      <w:r>
        <w:rPr>
          <w:rFonts w:asciiTheme="minorEastAsia" w:hAnsiTheme="minorEastAsia"/>
          <w:szCs w:val="21"/>
        </w:rPr>
        <w:t>先来看</w:t>
      </w:r>
      <w:r w:rsidRPr="00125706">
        <w:rPr>
          <w:rFonts w:asciiTheme="minorEastAsia" w:hAnsiTheme="minorEastAsia"/>
          <w:b/>
          <w:szCs w:val="21"/>
        </w:rPr>
        <w:t>销货成本</w:t>
      </w:r>
      <w:r>
        <w:rPr>
          <w:rFonts w:asciiTheme="minorEastAsia" w:hAnsiTheme="minorEastAsia" w:hint="eastAsia"/>
          <w:szCs w:val="21"/>
        </w:rPr>
        <w:t>，利润表上显示3500万</w:t>
      </w:r>
      <w:r w:rsidR="00D805A7">
        <w:rPr>
          <w:rFonts w:asciiTheme="minorEastAsia" w:hAnsiTheme="minorEastAsia" w:hint="eastAsia"/>
          <w:szCs w:val="21"/>
        </w:rPr>
        <w:t>元</w:t>
      </w:r>
      <w:r>
        <w:rPr>
          <w:rFonts w:asciiTheme="minorEastAsia" w:hAnsiTheme="minorEastAsia" w:hint="eastAsia"/>
          <w:szCs w:val="21"/>
        </w:rPr>
        <w:t>；</w:t>
      </w:r>
    </w:p>
    <w:p w14:paraId="222E29AD" w14:textId="5A074062" w:rsidR="00125706" w:rsidRDefault="00125706" w:rsidP="0057669C">
      <w:pPr>
        <w:rPr>
          <w:rFonts w:asciiTheme="minorEastAsia" w:hAnsiTheme="minorEastAsia"/>
          <w:szCs w:val="21"/>
        </w:rPr>
      </w:pPr>
      <w:r>
        <w:rPr>
          <w:rFonts w:asciiTheme="minorEastAsia" w:hAnsiTheme="minorEastAsia" w:hint="eastAsia"/>
          <w:szCs w:val="21"/>
        </w:rPr>
        <w:t>账面上的</w:t>
      </w:r>
      <w:r w:rsidRPr="006903B6">
        <w:rPr>
          <w:rFonts w:asciiTheme="minorEastAsia" w:hAnsiTheme="minorEastAsia" w:hint="eastAsia"/>
          <w:b/>
          <w:szCs w:val="21"/>
        </w:rPr>
        <w:t>存货</w:t>
      </w:r>
      <w:r w:rsidR="006903B6">
        <w:rPr>
          <w:rFonts w:asciiTheme="minorEastAsia" w:hAnsiTheme="minorEastAsia" w:hint="eastAsia"/>
          <w:szCs w:val="21"/>
        </w:rPr>
        <w:t>怎么计算呢？我们需要计算的是，梦里床垫通常会在账面上放多少库存。通过会计报表，我们只能得到两个数字——期初900</w:t>
      </w:r>
      <w:r w:rsidR="00E90665">
        <w:rPr>
          <w:rFonts w:asciiTheme="minorEastAsia" w:hAnsiTheme="minorEastAsia" w:hint="eastAsia"/>
          <w:szCs w:val="21"/>
        </w:rPr>
        <w:t>万元，期末</w:t>
      </w:r>
      <w:r w:rsidR="006903B6">
        <w:rPr>
          <w:rFonts w:asciiTheme="minorEastAsia" w:hAnsiTheme="minorEastAsia" w:hint="eastAsia"/>
          <w:szCs w:val="21"/>
        </w:rPr>
        <w:t>1200万元，</w:t>
      </w:r>
      <w:r w:rsidR="004557F3">
        <w:rPr>
          <w:rFonts w:asciiTheme="minorEastAsia" w:hAnsiTheme="minorEastAsia" w:hint="eastAsia"/>
          <w:szCs w:val="21"/>
        </w:rPr>
        <w:t>所以</w:t>
      </w:r>
      <w:r w:rsidR="006903B6">
        <w:rPr>
          <w:rFonts w:asciiTheme="minorEastAsia" w:hAnsiTheme="minorEastAsia" w:hint="eastAsia"/>
          <w:szCs w:val="21"/>
        </w:rPr>
        <w:t>平均</w:t>
      </w:r>
      <w:r w:rsidR="004557F3">
        <w:rPr>
          <w:rFonts w:asciiTheme="minorEastAsia" w:hAnsiTheme="minorEastAsia" w:hint="eastAsia"/>
          <w:szCs w:val="21"/>
        </w:rPr>
        <w:t>库存是</w:t>
      </w:r>
      <w:r w:rsidR="006903B6">
        <w:rPr>
          <w:rFonts w:asciiTheme="minorEastAsia" w:hAnsiTheme="minorEastAsia" w:hint="eastAsia"/>
          <w:szCs w:val="21"/>
        </w:rPr>
        <w:t>（900</w:t>
      </w:r>
      <w:r w:rsidR="004557F3">
        <w:rPr>
          <w:rFonts w:asciiTheme="minorEastAsia" w:hAnsiTheme="minorEastAsia" w:hint="eastAsia"/>
          <w:szCs w:val="21"/>
        </w:rPr>
        <w:t>万</w:t>
      </w:r>
      <w:r w:rsidR="006903B6">
        <w:rPr>
          <w:rFonts w:asciiTheme="minorEastAsia" w:hAnsiTheme="minorEastAsia" w:hint="eastAsia"/>
          <w:szCs w:val="21"/>
        </w:rPr>
        <w:t>+</w:t>
      </w:r>
      <w:r w:rsidR="006903B6">
        <w:rPr>
          <w:rFonts w:asciiTheme="minorEastAsia" w:hAnsiTheme="minorEastAsia"/>
          <w:szCs w:val="21"/>
        </w:rPr>
        <w:t>1200</w:t>
      </w:r>
      <w:r w:rsidR="004557F3">
        <w:rPr>
          <w:rFonts w:asciiTheme="minorEastAsia" w:hAnsiTheme="minorEastAsia"/>
          <w:szCs w:val="21"/>
        </w:rPr>
        <w:t>万</w:t>
      </w:r>
      <w:r w:rsidR="006903B6">
        <w:rPr>
          <w:rFonts w:asciiTheme="minorEastAsia" w:hAnsiTheme="minorEastAsia" w:hint="eastAsia"/>
          <w:szCs w:val="21"/>
        </w:rPr>
        <w:t>）/2=</w:t>
      </w:r>
      <w:r w:rsidR="006903B6">
        <w:rPr>
          <w:rFonts w:asciiTheme="minorEastAsia" w:hAnsiTheme="minorEastAsia"/>
          <w:szCs w:val="21"/>
        </w:rPr>
        <w:t>1050</w:t>
      </w:r>
      <w:r w:rsidR="004557F3">
        <w:rPr>
          <w:rFonts w:asciiTheme="minorEastAsia" w:hAnsiTheme="minorEastAsia"/>
          <w:szCs w:val="21"/>
        </w:rPr>
        <w:t>万元</w:t>
      </w:r>
      <w:r w:rsidR="006903B6">
        <w:rPr>
          <w:rFonts w:asciiTheme="minorEastAsia" w:hAnsiTheme="minorEastAsia" w:hint="eastAsia"/>
          <w:szCs w:val="21"/>
        </w:rPr>
        <w:t>。所以我们大致认为，梦里床垫通常会保存</w:t>
      </w:r>
      <w:r w:rsidR="00DC5C67">
        <w:rPr>
          <w:rFonts w:asciiTheme="minorEastAsia" w:hAnsiTheme="minorEastAsia" w:hint="eastAsia"/>
          <w:szCs w:val="21"/>
        </w:rPr>
        <w:t>1050万元</w:t>
      </w:r>
      <w:r w:rsidR="006903B6">
        <w:rPr>
          <w:rFonts w:asciiTheme="minorEastAsia" w:hAnsiTheme="minorEastAsia" w:hint="eastAsia"/>
          <w:szCs w:val="21"/>
        </w:rPr>
        <w:t>的库存。</w:t>
      </w:r>
    </w:p>
    <w:p w14:paraId="3C619C1F" w14:textId="77777777" w:rsidR="008262CD" w:rsidRDefault="00F948A2" w:rsidP="0057669C">
      <w:pPr>
        <w:rPr>
          <w:rFonts w:asciiTheme="minorEastAsia" w:hAnsiTheme="minorEastAsia"/>
          <w:szCs w:val="21"/>
        </w:rPr>
      </w:pPr>
      <w:r>
        <w:rPr>
          <w:rFonts w:asciiTheme="minorEastAsia" w:hAnsiTheme="minorEastAsia" w:hint="eastAsia"/>
          <w:szCs w:val="21"/>
        </w:rPr>
        <w:t>在一年中，</w:t>
      </w:r>
      <w:r w:rsidR="00020380">
        <w:rPr>
          <w:rFonts w:asciiTheme="minorEastAsia" w:hAnsiTheme="minorEastAsia" w:hint="eastAsia"/>
          <w:szCs w:val="21"/>
        </w:rPr>
        <w:t>“1050万元库存”</w:t>
      </w:r>
      <w:r w:rsidR="006903B6">
        <w:rPr>
          <w:rFonts w:asciiTheme="minorEastAsia" w:hAnsiTheme="minorEastAsia" w:hint="eastAsia"/>
          <w:szCs w:val="21"/>
        </w:rPr>
        <w:t>卖了（也即周转了）多少次，能够达到3500万元呢？</w:t>
      </w:r>
    </w:p>
    <w:p w14:paraId="6B81B51F" w14:textId="499ED048" w:rsidR="00DD42FA" w:rsidRPr="008262CD" w:rsidRDefault="004557F3" w:rsidP="0057669C">
      <w:pPr>
        <w:rPr>
          <w:rFonts w:asciiTheme="minorEastAsia" w:hAnsiTheme="minorEastAsia"/>
          <w:szCs w:val="21"/>
        </w:rPr>
      </w:pPr>
      <w:r w:rsidRPr="00020380">
        <w:rPr>
          <w:rFonts w:asciiTheme="minorEastAsia" w:hAnsiTheme="minorEastAsia"/>
          <w:b/>
          <w:szCs w:val="21"/>
        </w:rPr>
        <w:t>存货周转率</w:t>
      </w:r>
      <w:r w:rsidRPr="00020380">
        <w:rPr>
          <w:rFonts w:asciiTheme="minorEastAsia" w:hAnsiTheme="minorEastAsia" w:hint="eastAsia"/>
          <w:b/>
          <w:szCs w:val="21"/>
        </w:rPr>
        <w:t>=</w:t>
      </w:r>
      <w:r w:rsidRPr="00020380">
        <w:rPr>
          <w:rFonts w:asciiTheme="minorEastAsia" w:hAnsiTheme="minorEastAsia"/>
          <w:b/>
          <w:szCs w:val="21"/>
        </w:rPr>
        <w:t>销货成本</w:t>
      </w:r>
      <w:r w:rsidRPr="00020380">
        <w:rPr>
          <w:rFonts w:asciiTheme="minorEastAsia" w:hAnsiTheme="minorEastAsia" w:hint="eastAsia"/>
          <w:b/>
          <w:szCs w:val="21"/>
        </w:rPr>
        <w:t>/平均存货</w:t>
      </w:r>
      <w:r w:rsidRPr="008262CD">
        <w:rPr>
          <w:rFonts w:asciiTheme="minorEastAsia" w:hAnsiTheme="minorEastAsia" w:hint="eastAsia"/>
          <w:szCs w:val="21"/>
        </w:rPr>
        <w:t>，也就是</w:t>
      </w:r>
      <w:r w:rsidR="006903B6">
        <w:rPr>
          <w:rFonts w:asciiTheme="minorEastAsia" w:hAnsiTheme="minorEastAsia" w:hint="eastAsia"/>
          <w:szCs w:val="21"/>
        </w:rPr>
        <w:t>3500</w:t>
      </w:r>
      <w:r>
        <w:rPr>
          <w:rFonts w:asciiTheme="minorEastAsia" w:hAnsiTheme="minorEastAsia" w:hint="eastAsia"/>
          <w:szCs w:val="21"/>
        </w:rPr>
        <w:t>万</w:t>
      </w:r>
      <w:r w:rsidR="006903B6">
        <w:rPr>
          <w:rFonts w:asciiTheme="minorEastAsia" w:hAnsiTheme="minorEastAsia" w:hint="eastAsia"/>
          <w:szCs w:val="21"/>
        </w:rPr>
        <w:t>/1050</w:t>
      </w:r>
      <w:r>
        <w:rPr>
          <w:rFonts w:asciiTheme="minorEastAsia" w:hAnsiTheme="minorEastAsia" w:hint="eastAsia"/>
          <w:szCs w:val="21"/>
        </w:rPr>
        <w:t>万</w:t>
      </w:r>
      <w:r w:rsidR="006903B6">
        <w:rPr>
          <w:rFonts w:asciiTheme="minorEastAsia" w:hAnsiTheme="minorEastAsia" w:hint="eastAsia"/>
          <w:szCs w:val="21"/>
        </w:rPr>
        <w:t>=</w:t>
      </w:r>
      <w:r w:rsidR="006903B6">
        <w:rPr>
          <w:rFonts w:asciiTheme="minorEastAsia" w:hAnsiTheme="minorEastAsia"/>
          <w:szCs w:val="21"/>
        </w:rPr>
        <w:t>3.33次</w:t>
      </w:r>
      <w:r w:rsidR="006903B6">
        <w:rPr>
          <w:rFonts w:asciiTheme="minorEastAsia" w:hAnsiTheme="minorEastAsia" w:hint="eastAsia"/>
          <w:szCs w:val="21"/>
        </w:rPr>
        <w:t>。</w:t>
      </w:r>
    </w:p>
    <w:p w14:paraId="461534B8" w14:textId="1BDEE697" w:rsidR="00F948A2" w:rsidRPr="008262CD" w:rsidRDefault="00F948A2" w:rsidP="00A943FF">
      <w:pPr>
        <w:rPr>
          <w:rFonts w:asciiTheme="minorEastAsia" w:hAnsiTheme="minorEastAsia"/>
          <w:szCs w:val="21"/>
        </w:rPr>
      </w:pPr>
      <w:r w:rsidRPr="008262CD">
        <w:rPr>
          <w:rFonts w:asciiTheme="minorEastAsia" w:hAnsiTheme="minorEastAsia"/>
          <w:szCs w:val="21"/>
        </w:rPr>
        <w:t>再来看看存货周转天数。</w:t>
      </w:r>
    </w:p>
    <w:p w14:paraId="6A0E505C" w14:textId="27142F43" w:rsidR="00A943FF" w:rsidRPr="00BA27F2" w:rsidRDefault="00A943FF" w:rsidP="00A943FF">
      <w:pPr>
        <w:rPr>
          <w:rFonts w:asciiTheme="minorEastAsia" w:hAnsiTheme="minorEastAsia"/>
          <w:szCs w:val="21"/>
        </w:rPr>
      </w:pPr>
      <w:r w:rsidRPr="005657B1">
        <w:rPr>
          <w:rFonts w:asciiTheme="minorEastAsia" w:hAnsiTheme="minorEastAsia" w:hint="eastAsia"/>
          <w:b/>
          <w:szCs w:val="21"/>
        </w:rPr>
        <w:t>存货周转天数</w:t>
      </w:r>
      <w:r w:rsidRPr="00A943FF">
        <w:rPr>
          <w:rFonts w:asciiTheme="minorEastAsia" w:hAnsiTheme="minorEastAsia" w:hint="eastAsia"/>
          <w:b/>
          <w:szCs w:val="21"/>
        </w:rPr>
        <w:t>=365天</w:t>
      </w:r>
      <w:r w:rsidRPr="00A943FF">
        <w:rPr>
          <w:rFonts w:asciiTheme="minorEastAsia" w:hAnsiTheme="minorEastAsia"/>
          <w:b/>
          <w:szCs w:val="21"/>
        </w:rPr>
        <w:t>/</w:t>
      </w:r>
      <w:r w:rsidRPr="00A943FF">
        <w:rPr>
          <w:rFonts w:asciiTheme="minorEastAsia" w:hAnsiTheme="minorEastAsia" w:hint="eastAsia"/>
          <w:b/>
          <w:szCs w:val="21"/>
        </w:rPr>
        <w:t>存货周转</w:t>
      </w:r>
      <w:r w:rsidR="004557F3">
        <w:rPr>
          <w:rFonts w:asciiTheme="minorEastAsia" w:hAnsiTheme="minorEastAsia" w:hint="eastAsia"/>
          <w:b/>
          <w:szCs w:val="21"/>
        </w:rPr>
        <w:t>率</w:t>
      </w:r>
      <w:r w:rsidRPr="00A943FF">
        <w:rPr>
          <w:rFonts w:asciiTheme="minorEastAsia" w:hAnsiTheme="minorEastAsia" w:hint="eastAsia"/>
          <w:b/>
          <w:szCs w:val="21"/>
        </w:rPr>
        <w:t>=365</w:t>
      </w:r>
      <w:r w:rsidRPr="00A943FF">
        <w:rPr>
          <w:rFonts w:asciiTheme="minorEastAsia" w:hAnsiTheme="minorEastAsia"/>
          <w:b/>
          <w:szCs w:val="21"/>
        </w:rPr>
        <w:t>/3.33</w:t>
      </w:r>
      <w:r w:rsidRPr="00A943FF">
        <w:rPr>
          <w:rFonts w:asciiTheme="minorEastAsia" w:hAnsiTheme="minorEastAsia" w:hint="eastAsia"/>
          <w:b/>
          <w:szCs w:val="21"/>
        </w:rPr>
        <w:t>=</w:t>
      </w:r>
      <w:r w:rsidRPr="00A943FF">
        <w:rPr>
          <w:rFonts w:asciiTheme="minorEastAsia" w:hAnsiTheme="minorEastAsia"/>
          <w:b/>
          <w:szCs w:val="21"/>
        </w:rPr>
        <w:t>109.6天</w:t>
      </w:r>
      <w:r>
        <w:rPr>
          <w:rFonts w:asciiTheme="minorEastAsia" w:hAnsiTheme="minorEastAsia" w:hint="eastAsia"/>
          <w:b/>
          <w:szCs w:val="21"/>
        </w:rPr>
        <w:t>。</w:t>
      </w:r>
      <w:r w:rsidRPr="00BA27F2">
        <w:rPr>
          <w:rFonts w:asciiTheme="minorEastAsia" w:hAnsiTheme="minorEastAsia" w:hint="eastAsia"/>
          <w:szCs w:val="21"/>
        </w:rPr>
        <w:t>也即，每次需要109.6天，梦里才能将1050万元的库存卖掉。</w:t>
      </w:r>
    </w:p>
    <w:p w14:paraId="422DBB0E" w14:textId="77777777" w:rsidR="000E55E8" w:rsidRDefault="000E55E8" w:rsidP="0057669C">
      <w:pPr>
        <w:rPr>
          <w:rFonts w:asciiTheme="minorEastAsia" w:hAnsiTheme="minorEastAsia"/>
          <w:szCs w:val="21"/>
        </w:rPr>
      </w:pPr>
    </w:p>
    <w:p w14:paraId="6F6DD58F" w14:textId="7B178748" w:rsidR="00EB623B" w:rsidRDefault="00B74BAD" w:rsidP="0057669C">
      <w:pPr>
        <w:rPr>
          <w:rFonts w:asciiTheme="minorEastAsia" w:hAnsiTheme="minorEastAsia"/>
          <w:szCs w:val="21"/>
        </w:rPr>
      </w:pPr>
      <w:r w:rsidRPr="000B4CA9">
        <w:rPr>
          <w:rFonts w:asciiTheme="minorEastAsia" w:hAnsiTheme="minorEastAsia" w:hint="eastAsia"/>
          <w:b/>
          <w:szCs w:val="21"/>
        </w:rPr>
        <w:t>03</w:t>
      </w:r>
      <w:r w:rsidRPr="000B4CA9">
        <w:rPr>
          <w:rFonts w:asciiTheme="minorEastAsia" w:hAnsiTheme="minorEastAsia"/>
          <w:b/>
          <w:szCs w:val="21"/>
        </w:rPr>
        <w:t>U</w:t>
      </w:r>
      <w:r w:rsidR="008262CD">
        <w:rPr>
          <w:rFonts w:asciiTheme="minorEastAsia" w:hAnsiTheme="minorEastAsia" w:hint="eastAsia"/>
          <w:b/>
          <w:szCs w:val="21"/>
        </w:rPr>
        <w:t>08</w:t>
      </w:r>
      <w:r w:rsidR="00F70EA1">
        <w:rPr>
          <w:rFonts w:asciiTheme="minorEastAsia" w:hAnsiTheme="minorEastAsia" w:hint="eastAsia"/>
          <w:b/>
          <w:szCs w:val="21"/>
        </w:rPr>
        <w:t>a</w:t>
      </w:r>
      <w:r w:rsidR="00F70EA1">
        <w:rPr>
          <w:rFonts w:asciiTheme="minorEastAsia" w:hAnsiTheme="minorEastAsia"/>
          <w:b/>
          <w:szCs w:val="21"/>
        </w:rPr>
        <w:t xml:space="preserve"> </w:t>
      </w:r>
      <w:r>
        <w:rPr>
          <w:rFonts w:asciiTheme="minorEastAsia" w:hAnsiTheme="minorEastAsia"/>
          <w:b/>
          <w:szCs w:val="21"/>
        </w:rPr>
        <w:t xml:space="preserve"> </w:t>
      </w:r>
      <w:r w:rsidR="00F70EA1">
        <w:rPr>
          <w:rFonts w:asciiTheme="minorEastAsia" w:hAnsiTheme="minorEastAsia" w:hint="eastAsia"/>
          <w:b/>
          <w:szCs w:val="21"/>
        </w:rPr>
        <w:t>思考题</w:t>
      </w:r>
      <w:r w:rsidR="00EB623B">
        <w:rPr>
          <w:rFonts w:asciiTheme="minorEastAsia" w:hAnsiTheme="minorEastAsia" w:hint="eastAsia"/>
          <w:szCs w:val="21"/>
        </w:rPr>
        <w:t>：</w:t>
      </w:r>
      <w:r w:rsidR="00D015FD">
        <w:rPr>
          <w:rFonts w:asciiTheme="minorEastAsia" w:hAnsiTheme="minorEastAsia" w:hint="eastAsia"/>
          <w:b/>
          <w:szCs w:val="21"/>
        </w:rPr>
        <w:t>库存周转</w:t>
      </w:r>
      <w:r w:rsidR="00DF7758">
        <w:rPr>
          <w:rFonts w:asciiTheme="minorEastAsia" w:hAnsiTheme="minorEastAsia" w:hint="eastAsia"/>
          <w:b/>
          <w:szCs w:val="21"/>
        </w:rPr>
        <w:t>速度快好</w:t>
      </w:r>
      <w:r w:rsidR="004D3890">
        <w:rPr>
          <w:rFonts w:asciiTheme="minorEastAsia" w:hAnsiTheme="minorEastAsia" w:hint="eastAsia"/>
          <w:b/>
          <w:szCs w:val="21"/>
        </w:rPr>
        <w:t>，</w:t>
      </w:r>
      <w:r w:rsidR="00DF7758">
        <w:rPr>
          <w:rFonts w:asciiTheme="minorEastAsia" w:hAnsiTheme="minorEastAsia" w:hint="eastAsia"/>
          <w:b/>
          <w:szCs w:val="21"/>
        </w:rPr>
        <w:t>还是慢好？</w:t>
      </w:r>
    </w:p>
    <w:p w14:paraId="63A6C81B" w14:textId="77777777" w:rsidR="00EB623B" w:rsidRDefault="00F70EA1" w:rsidP="0057669C">
      <w:pPr>
        <w:rPr>
          <w:rFonts w:asciiTheme="minorEastAsia" w:hAnsiTheme="minorEastAsia"/>
          <w:szCs w:val="21"/>
        </w:rPr>
      </w:pPr>
      <w:r>
        <w:rPr>
          <w:rFonts w:asciiTheme="minorEastAsia" w:hAnsiTheme="minorEastAsia"/>
          <w:szCs w:val="21"/>
        </w:rPr>
        <w:t>作为卖面包的小老板</w:t>
      </w:r>
      <w:r>
        <w:rPr>
          <w:rFonts w:asciiTheme="minorEastAsia" w:hAnsiTheme="minorEastAsia" w:hint="eastAsia"/>
          <w:szCs w:val="21"/>
        </w:rPr>
        <w:t>，</w:t>
      </w:r>
      <w:r w:rsidR="00DF7758">
        <w:rPr>
          <w:rFonts w:asciiTheme="minorEastAsia" w:hAnsiTheme="minorEastAsia"/>
          <w:szCs w:val="21"/>
        </w:rPr>
        <w:t>你认为</w:t>
      </w:r>
      <w:r>
        <w:rPr>
          <w:rFonts w:asciiTheme="minorEastAsia" w:hAnsiTheme="minorEastAsia" w:hint="eastAsia"/>
          <w:szCs w:val="21"/>
        </w:rPr>
        <w:t>1000元的库存</w:t>
      </w:r>
      <w:r w:rsidR="00DF7758">
        <w:rPr>
          <w:rFonts w:asciiTheme="minorEastAsia" w:hAnsiTheme="minorEastAsia" w:hint="eastAsia"/>
          <w:szCs w:val="21"/>
        </w:rPr>
        <w:t>面包</w:t>
      </w:r>
      <w:r>
        <w:rPr>
          <w:rFonts w:asciiTheme="minorEastAsia" w:hAnsiTheme="minorEastAsia" w:hint="eastAsia"/>
          <w:szCs w:val="21"/>
        </w:rPr>
        <w:t>，一年卖掉12次比较好，还是一年卖掉</w:t>
      </w:r>
      <w:r w:rsidR="00B43CC7">
        <w:rPr>
          <w:rFonts w:asciiTheme="minorEastAsia" w:hAnsiTheme="minorEastAsia" w:hint="eastAsia"/>
          <w:szCs w:val="21"/>
        </w:rPr>
        <w:t>2次比较好？</w:t>
      </w:r>
    </w:p>
    <w:tbl>
      <w:tblPr>
        <w:tblStyle w:val="ac"/>
        <w:tblW w:w="0" w:type="auto"/>
        <w:tblLook w:val="04A0" w:firstRow="1" w:lastRow="0" w:firstColumn="1" w:lastColumn="0" w:noHBand="0" w:noVBand="1"/>
      </w:tblPr>
      <w:tblGrid>
        <w:gridCol w:w="8296"/>
      </w:tblGrid>
      <w:tr w:rsidR="00B74BAD" w14:paraId="0DFDFBA6" w14:textId="77777777" w:rsidTr="00B74BAD">
        <w:trPr>
          <w:trHeight w:val="503"/>
        </w:trPr>
        <w:tc>
          <w:tcPr>
            <w:tcW w:w="8296" w:type="dxa"/>
          </w:tcPr>
          <w:p w14:paraId="1057A913" w14:textId="77777777" w:rsidR="00B74BAD" w:rsidRDefault="00B74BAD" w:rsidP="0057669C">
            <w:pPr>
              <w:rPr>
                <w:rFonts w:asciiTheme="minorEastAsia" w:hAnsiTheme="minorEastAsia"/>
                <w:szCs w:val="21"/>
              </w:rPr>
            </w:pPr>
          </w:p>
        </w:tc>
      </w:tr>
    </w:tbl>
    <w:p w14:paraId="63ABB631" w14:textId="77777777" w:rsidR="00EB623B" w:rsidRDefault="00B74BAD" w:rsidP="0057669C">
      <w:pPr>
        <w:rPr>
          <w:rFonts w:asciiTheme="minorEastAsia" w:hAnsiTheme="minorEastAsia"/>
          <w:szCs w:val="21"/>
        </w:rPr>
      </w:pPr>
      <w:r w:rsidRPr="00D015FD">
        <w:rPr>
          <w:rFonts w:asciiTheme="minorEastAsia" w:hAnsiTheme="minorEastAsia" w:hint="eastAsia"/>
          <w:b/>
          <w:szCs w:val="21"/>
        </w:rPr>
        <w:lastRenderedPageBreak/>
        <w:t>反馈：</w:t>
      </w:r>
      <w:r w:rsidR="00657177">
        <w:rPr>
          <w:rFonts w:asciiTheme="minorEastAsia" w:hAnsiTheme="minorEastAsia" w:hint="eastAsia"/>
          <w:szCs w:val="21"/>
        </w:rPr>
        <w:t>谢谢你的回答。点击下一步，查看我们的解释。</w:t>
      </w:r>
    </w:p>
    <w:p w14:paraId="4D795A0E" w14:textId="77777777" w:rsidR="00EB623B" w:rsidRDefault="00EB623B" w:rsidP="0057669C">
      <w:pPr>
        <w:rPr>
          <w:rFonts w:asciiTheme="minorEastAsia" w:hAnsiTheme="minorEastAsia"/>
          <w:szCs w:val="21"/>
        </w:rPr>
      </w:pPr>
    </w:p>
    <w:p w14:paraId="4380A646" w14:textId="388B7469" w:rsidR="00EB623B" w:rsidRPr="00132CBE" w:rsidRDefault="00B74BAD" w:rsidP="0057669C">
      <w:pPr>
        <w:rPr>
          <w:rFonts w:asciiTheme="minorEastAsia" w:hAnsiTheme="minorEastAsia"/>
          <w:b/>
          <w:szCs w:val="21"/>
        </w:rPr>
      </w:pPr>
      <w:r w:rsidRPr="00132CBE">
        <w:rPr>
          <w:rFonts w:asciiTheme="minorEastAsia" w:hAnsiTheme="minorEastAsia" w:hint="eastAsia"/>
          <w:b/>
          <w:szCs w:val="21"/>
        </w:rPr>
        <w:t>03</w:t>
      </w:r>
      <w:r w:rsidRPr="00132CBE">
        <w:rPr>
          <w:rFonts w:asciiTheme="minorEastAsia" w:hAnsiTheme="minorEastAsia"/>
          <w:b/>
          <w:szCs w:val="21"/>
        </w:rPr>
        <w:t>U</w:t>
      </w:r>
      <w:r w:rsidR="008262CD">
        <w:rPr>
          <w:rFonts w:asciiTheme="minorEastAsia" w:hAnsiTheme="minorEastAsia" w:hint="eastAsia"/>
          <w:b/>
          <w:szCs w:val="21"/>
        </w:rPr>
        <w:t>09</w:t>
      </w:r>
      <w:r w:rsidRPr="00132CBE">
        <w:rPr>
          <w:rFonts w:asciiTheme="minorEastAsia" w:hAnsiTheme="minorEastAsia"/>
          <w:b/>
          <w:szCs w:val="21"/>
        </w:rPr>
        <w:t xml:space="preserve"> </w:t>
      </w:r>
      <w:r w:rsidR="00132CBE" w:rsidRPr="00132CBE">
        <w:rPr>
          <w:rFonts w:asciiTheme="minorEastAsia" w:hAnsiTheme="minorEastAsia" w:hint="eastAsia"/>
          <w:b/>
          <w:szCs w:val="21"/>
        </w:rPr>
        <w:t>存货周转率的</w:t>
      </w:r>
      <w:r w:rsidR="00132CBE">
        <w:rPr>
          <w:rFonts w:asciiTheme="minorEastAsia" w:hAnsiTheme="minorEastAsia" w:hint="eastAsia"/>
          <w:b/>
          <w:szCs w:val="21"/>
        </w:rPr>
        <w:t>解读</w:t>
      </w:r>
    </w:p>
    <w:p w14:paraId="3977A771" w14:textId="77777777" w:rsidR="00441819" w:rsidRPr="008409A7" w:rsidRDefault="00441819" w:rsidP="00441819">
      <w:pPr>
        <w:rPr>
          <w:rFonts w:asciiTheme="minorEastAsia" w:hAnsiTheme="minorEastAsia"/>
          <w:szCs w:val="21"/>
        </w:rPr>
      </w:pPr>
      <w:r>
        <w:rPr>
          <w:rFonts w:asciiTheme="minorEastAsia" w:hAnsiTheme="minorEastAsia"/>
          <w:szCs w:val="21"/>
        </w:rPr>
        <w:t>一般来说</w:t>
      </w:r>
      <w:r>
        <w:rPr>
          <w:rFonts w:asciiTheme="minorEastAsia" w:hAnsiTheme="minorEastAsia" w:hint="eastAsia"/>
          <w:szCs w:val="21"/>
        </w:rPr>
        <w:t>，</w:t>
      </w:r>
      <w:r>
        <w:rPr>
          <w:rFonts w:asciiTheme="minorEastAsia" w:hAnsiTheme="minorEastAsia"/>
          <w:szCs w:val="21"/>
        </w:rPr>
        <w:t>存货周转率越高</w:t>
      </w:r>
      <w:r>
        <w:rPr>
          <w:rFonts w:asciiTheme="minorEastAsia" w:hAnsiTheme="minorEastAsia" w:hint="eastAsia"/>
          <w:szCs w:val="21"/>
        </w:rPr>
        <w:t>，</w:t>
      </w:r>
      <w:r>
        <w:rPr>
          <w:rFonts w:asciiTheme="minorEastAsia" w:hAnsiTheme="minorEastAsia"/>
          <w:szCs w:val="21"/>
        </w:rPr>
        <w:t>周转天数越短</w:t>
      </w:r>
      <w:r>
        <w:rPr>
          <w:rFonts w:asciiTheme="minorEastAsia" w:hAnsiTheme="minorEastAsia" w:hint="eastAsia"/>
          <w:szCs w:val="21"/>
        </w:rPr>
        <w:t>，</w:t>
      </w:r>
      <w:r>
        <w:rPr>
          <w:rFonts w:asciiTheme="minorEastAsia" w:hAnsiTheme="minorEastAsia"/>
          <w:szCs w:val="21"/>
        </w:rPr>
        <w:t>说明企业的存货周转速度就越快</w:t>
      </w:r>
      <w:r>
        <w:rPr>
          <w:rFonts w:asciiTheme="minorEastAsia" w:hAnsiTheme="minorEastAsia" w:hint="eastAsia"/>
          <w:szCs w:val="21"/>
        </w:rPr>
        <w:t>，</w:t>
      </w:r>
      <w:r>
        <w:rPr>
          <w:rFonts w:asciiTheme="minorEastAsia" w:hAnsiTheme="minorEastAsia"/>
          <w:szCs w:val="21"/>
        </w:rPr>
        <w:t>流动性也就越强</w:t>
      </w:r>
      <w:r>
        <w:rPr>
          <w:rFonts w:asciiTheme="minorEastAsia" w:hAnsiTheme="minorEastAsia" w:hint="eastAsia"/>
          <w:szCs w:val="21"/>
        </w:rPr>
        <w:t>。</w:t>
      </w:r>
    </w:p>
    <w:p w14:paraId="3E5F75FD" w14:textId="77777777" w:rsidR="00441819" w:rsidRPr="00441819" w:rsidRDefault="00441819" w:rsidP="00625CDE">
      <w:pPr>
        <w:rPr>
          <w:rFonts w:asciiTheme="minorEastAsia" w:hAnsiTheme="minorEastAsia"/>
          <w:szCs w:val="21"/>
        </w:rPr>
      </w:pPr>
      <w:r>
        <w:rPr>
          <w:rFonts w:asciiTheme="minorEastAsia" w:hAnsiTheme="minorEastAsia"/>
          <w:szCs w:val="21"/>
        </w:rPr>
        <w:t>1000</w:t>
      </w:r>
      <w:r w:rsidR="001B7B37">
        <w:rPr>
          <w:rFonts w:asciiTheme="minorEastAsia" w:hAnsiTheme="minorEastAsia"/>
          <w:szCs w:val="21"/>
        </w:rPr>
        <w:t>元的库存周转</w:t>
      </w:r>
      <w:r w:rsidR="00EB0DCA">
        <w:rPr>
          <w:rFonts w:asciiTheme="minorEastAsia" w:hAnsiTheme="minorEastAsia" w:hint="eastAsia"/>
          <w:szCs w:val="21"/>
        </w:rPr>
        <w:t>12次的话，每一个月就能变现一次；1000</w:t>
      </w:r>
      <w:r w:rsidR="001B7B37">
        <w:rPr>
          <w:rFonts w:asciiTheme="minorEastAsia" w:hAnsiTheme="minorEastAsia" w:hint="eastAsia"/>
          <w:szCs w:val="21"/>
        </w:rPr>
        <w:t>元的库存只周转</w:t>
      </w:r>
      <w:r w:rsidR="00EB0DCA">
        <w:rPr>
          <w:rFonts w:asciiTheme="minorEastAsia" w:hAnsiTheme="minorEastAsia" w:hint="eastAsia"/>
          <w:szCs w:val="21"/>
        </w:rPr>
        <w:t>两次的话，要半年才能变现一次。尽管账面上的库存都是1000元，它的流动性质量是完全不同的。</w:t>
      </w:r>
    </w:p>
    <w:p w14:paraId="6F3E3FE0" w14:textId="78CF451F" w:rsidR="0057669C" w:rsidRPr="00B74BAD" w:rsidRDefault="00486991" w:rsidP="00625CDE">
      <w:pPr>
        <w:rPr>
          <w:rFonts w:asciiTheme="minorEastAsia" w:hAnsiTheme="minorEastAsia"/>
          <w:szCs w:val="21"/>
        </w:rPr>
      </w:pPr>
      <w:r>
        <w:rPr>
          <w:rFonts w:asciiTheme="minorEastAsia" w:hAnsiTheme="minorEastAsia"/>
          <w:szCs w:val="21"/>
        </w:rPr>
        <w:t>其实</w:t>
      </w:r>
      <w:r w:rsidR="006C229A">
        <w:rPr>
          <w:rFonts w:asciiTheme="minorEastAsia" w:hAnsiTheme="minorEastAsia"/>
          <w:szCs w:val="21"/>
        </w:rPr>
        <w:t>对于库存</w:t>
      </w:r>
      <w:r>
        <w:rPr>
          <w:rFonts w:asciiTheme="minorEastAsia" w:hAnsiTheme="minorEastAsia"/>
          <w:szCs w:val="21"/>
        </w:rPr>
        <w:t>的</w:t>
      </w:r>
      <w:r w:rsidR="006C229A">
        <w:rPr>
          <w:rFonts w:asciiTheme="minorEastAsia" w:hAnsiTheme="minorEastAsia"/>
          <w:szCs w:val="21"/>
        </w:rPr>
        <w:t>周转周期</w:t>
      </w:r>
      <w:r w:rsidR="00EB623B" w:rsidRPr="00EB623B">
        <w:rPr>
          <w:rFonts w:asciiTheme="minorEastAsia" w:hAnsiTheme="minorEastAsia"/>
          <w:szCs w:val="21"/>
        </w:rPr>
        <w:t>，</w:t>
      </w:r>
      <w:r>
        <w:rPr>
          <w:rFonts w:asciiTheme="minorEastAsia" w:hAnsiTheme="minorEastAsia"/>
          <w:szCs w:val="21"/>
        </w:rPr>
        <w:t>并</w:t>
      </w:r>
      <w:r w:rsidR="00EB623B" w:rsidRPr="00EB623B">
        <w:rPr>
          <w:rFonts w:asciiTheme="minorEastAsia" w:hAnsiTheme="minorEastAsia"/>
          <w:szCs w:val="21"/>
        </w:rPr>
        <w:t>没有绝对的评价标准，通常是同行业相互比较，或与企业内部的其他期间相比较分析。</w:t>
      </w:r>
      <w:proofErr w:type="gramStart"/>
      <w:r w:rsidR="007B17DF">
        <w:rPr>
          <w:rFonts w:asciiTheme="minorEastAsia" w:hAnsiTheme="minorEastAsia" w:hint="eastAsia"/>
          <w:szCs w:val="21"/>
        </w:rPr>
        <w:t>如果账期偏长</w:t>
      </w:r>
      <w:proofErr w:type="gramEnd"/>
      <w:r w:rsidR="00EB623B">
        <w:rPr>
          <w:rFonts w:asciiTheme="minorEastAsia" w:hAnsiTheme="minorEastAsia" w:hint="eastAsia"/>
          <w:szCs w:val="21"/>
        </w:rPr>
        <w:t>，意味着</w:t>
      </w:r>
      <w:r w:rsidR="007B17DF">
        <w:rPr>
          <w:rFonts w:asciiTheme="minorEastAsia" w:hAnsiTheme="minorEastAsia" w:hint="eastAsia"/>
          <w:szCs w:val="21"/>
        </w:rPr>
        <w:t>大量</w:t>
      </w:r>
      <w:r w:rsidR="00EB623B">
        <w:rPr>
          <w:rFonts w:asciiTheme="minorEastAsia" w:hAnsiTheme="minorEastAsia" w:hint="eastAsia"/>
          <w:szCs w:val="21"/>
        </w:rPr>
        <w:t>资本被困在存货里，</w:t>
      </w:r>
      <w:r w:rsidR="006C229A">
        <w:rPr>
          <w:rFonts w:asciiTheme="minorEastAsia" w:hAnsiTheme="minorEastAsia" w:hint="eastAsia"/>
          <w:szCs w:val="21"/>
        </w:rPr>
        <w:t>一时间很难变现，</w:t>
      </w:r>
      <w:r w:rsidR="007B17DF">
        <w:rPr>
          <w:rFonts w:asciiTheme="minorEastAsia" w:hAnsiTheme="minorEastAsia" w:hint="eastAsia"/>
          <w:szCs w:val="21"/>
        </w:rPr>
        <w:t>甚至有可能</w:t>
      </w:r>
      <w:r w:rsidR="00EB623B">
        <w:rPr>
          <w:rFonts w:asciiTheme="minorEastAsia" w:hAnsiTheme="minorEastAsia" w:hint="eastAsia"/>
          <w:szCs w:val="21"/>
        </w:rPr>
        <w:t>一些存货早就过时不能卖了</w:t>
      </w:r>
      <w:r>
        <w:rPr>
          <w:rFonts w:asciiTheme="minorEastAsia" w:hAnsiTheme="minorEastAsia" w:hint="eastAsia"/>
          <w:szCs w:val="21"/>
        </w:rPr>
        <w:t>，这就会严重影响流动性</w:t>
      </w:r>
      <w:r w:rsidR="00EB623B">
        <w:rPr>
          <w:rFonts w:asciiTheme="minorEastAsia" w:hAnsiTheme="minorEastAsia" w:hint="eastAsia"/>
          <w:szCs w:val="21"/>
        </w:rPr>
        <w:t>。</w:t>
      </w:r>
      <w:proofErr w:type="gramStart"/>
      <w:r w:rsidR="00EB0DCA">
        <w:rPr>
          <w:rFonts w:asciiTheme="minorEastAsia" w:hAnsiTheme="minorEastAsia" w:hint="eastAsia"/>
          <w:szCs w:val="21"/>
        </w:rPr>
        <w:t>当然</w:t>
      </w:r>
      <w:r w:rsidR="007B17DF">
        <w:rPr>
          <w:rFonts w:asciiTheme="minorEastAsia" w:hAnsiTheme="minorEastAsia" w:hint="eastAsia"/>
          <w:szCs w:val="21"/>
        </w:rPr>
        <w:t>账期也</w:t>
      </w:r>
      <w:proofErr w:type="gramEnd"/>
      <w:r w:rsidR="007B17DF">
        <w:rPr>
          <w:rFonts w:asciiTheme="minorEastAsia" w:hAnsiTheme="minorEastAsia" w:hint="eastAsia"/>
          <w:szCs w:val="21"/>
        </w:rPr>
        <w:t>不宜过短</w:t>
      </w:r>
      <w:r w:rsidR="00EF2BCD">
        <w:rPr>
          <w:rFonts w:asciiTheme="minorEastAsia" w:hAnsiTheme="minorEastAsia" w:hint="eastAsia"/>
          <w:szCs w:val="21"/>
        </w:rPr>
        <w:t>(注意是过短，一般而言</w:t>
      </w:r>
      <w:proofErr w:type="gramStart"/>
      <w:r w:rsidR="002237FB">
        <w:rPr>
          <w:rFonts w:asciiTheme="minorEastAsia" w:hAnsiTheme="minorEastAsia" w:hint="eastAsia"/>
          <w:szCs w:val="21"/>
        </w:rPr>
        <w:t>库存账期宜</w:t>
      </w:r>
      <w:proofErr w:type="gramEnd"/>
      <w:r w:rsidR="002237FB">
        <w:rPr>
          <w:rFonts w:asciiTheme="minorEastAsia" w:hAnsiTheme="minorEastAsia" w:hint="eastAsia"/>
          <w:szCs w:val="21"/>
        </w:rPr>
        <w:t>短不宜长</w:t>
      </w:r>
      <w:r w:rsidR="00EF2BCD">
        <w:rPr>
          <w:rFonts w:asciiTheme="minorEastAsia" w:hAnsiTheme="minorEastAsia" w:hint="eastAsia"/>
          <w:szCs w:val="21"/>
        </w:rPr>
        <w:t>)</w:t>
      </w:r>
      <w:r w:rsidR="00EB0DCA">
        <w:rPr>
          <w:rFonts w:asciiTheme="minorEastAsia" w:hAnsiTheme="minorEastAsia" w:hint="eastAsia"/>
          <w:szCs w:val="21"/>
        </w:rPr>
        <w:t>，否则会造成</w:t>
      </w:r>
      <w:r w:rsidR="00695245">
        <w:rPr>
          <w:rFonts w:asciiTheme="minorEastAsia" w:hAnsiTheme="minorEastAsia" w:hint="eastAsia"/>
          <w:szCs w:val="21"/>
        </w:rPr>
        <w:t>存货不足，</w:t>
      </w:r>
      <w:r w:rsidR="00EB623B">
        <w:rPr>
          <w:rFonts w:asciiTheme="minorEastAsia" w:hAnsiTheme="minorEastAsia" w:hint="eastAsia"/>
          <w:szCs w:val="21"/>
        </w:rPr>
        <w:t>影响销售。</w:t>
      </w:r>
      <w:r w:rsidR="008262CD">
        <w:rPr>
          <w:rFonts w:asciiTheme="minorEastAsia" w:hAnsiTheme="minorEastAsia" w:hint="eastAsia"/>
          <w:szCs w:val="21"/>
        </w:rPr>
        <w:t>一般而言，</w:t>
      </w:r>
      <w:r w:rsidR="00B74BAD" w:rsidRPr="008262CD">
        <w:rPr>
          <w:rFonts w:asciiTheme="minorEastAsia" w:hAnsiTheme="minorEastAsia" w:hint="eastAsia"/>
          <w:szCs w:val="21"/>
        </w:rPr>
        <w:t>理想的周转率也是接近行业平均水平。</w:t>
      </w:r>
    </w:p>
    <w:p w14:paraId="422573D4" w14:textId="77777777" w:rsidR="0057669C" w:rsidRPr="00EB0DCA" w:rsidRDefault="0057669C" w:rsidP="00625CDE">
      <w:pPr>
        <w:rPr>
          <w:rFonts w:asciiTheme="minorEastAsia" w:hAnsiTheme="minorEastAsia"/>
          <w:b/>
          <w:szCs w:val="21"/>
        </w:rPr>
      </w:pPr>
    </w:p>
    <w:p w14:paraId="31D964CF" w14:textId="29AE615B" w:rsidR="000B4CA9" w:rsidRPr="000B4CA9" w:rsidRDefault="000B4CA9" w:rsidP="00625CDE">
      <w:pPr>
        <w:rPr>
          <w:rFonts w:asciiTheme="minorEastAsia" w:hAnsiTheme="minorEastAsia"/>
          <w:b/>
          <w:szCs w:val="21"/>
        </w:rPr>
      </w:pPr>
      <w:r w:rsidRPr="000B4CA9">
        <w:rPr>
          <w:rFonts w:asciiTheme="minorEastAsia" w:hAnsiTheme="minorEastAsia" w:hint="eastAsia"/>
          <w:b/>
          <w:szCs w:val="21"/>
        </w:rPr>
        <w:t>03</w:t>
      </w:r>
      <w:r w:rsidRPr="000B4CA9">
        <w:rPr>
          <w:rFonts w:asciiTheme="minorEastAsia" w:hAnsiTheme="minorEastAsia"/>
          <w:b/>
          <w:szCs w:val="21"/>
        </w:rPr>
        <w:t>U</w:t>
      </w:r>
      <w:r w:rsidR="008262CD">
        <w:rPr>
          <w:rFonts w:asciiTheme="minorEastAsia" w:hAnsiTheme="minorEastAsia" w:hint="eastAsia"/>
          <w:b/>
          <w:szCs w:val="21"/>
        </w:rPr>
        <w:t>10</w:t>
      </w:r>
      <w:r w:rsidRPr="000B4CA9">
        <w:rPr>
          <w:rFonts w:asciiTheme="minorEastAsia" w:hAnsiTheme="minorEastAsia"/>
          <w:b/>
          <w:szCs w:val="21"/>
        </w:rPr>
        <w:t xml:space="preserve"> </w:t>
      </w:r>
      <w:r w:rsidR="00FC7FC0">
        <w:rPr>
          <w:rFonts w:asciiTheme="minorEastAsia" w:hAnsiTheme="minorEastAsia" w:hint="eastAsia"/>
          <w:b/>
          <w:szCs w:val="21"/>
        </w:rPr>
        <w:t>梦里床垫 -</w:t>
      </w:r>
      <w:r w:rsidR="00FC7FC0">
        <w:rPr>
          <w:rFonts w:asciiTheme="minorEastAsia" w:hAnsiTheme="minorEastAsia"/>
          <w:b/>
          <w:szCs w:val="21"/>
        </w:rPr>
        <w:t xml:space="preserve"> </w:t>
      </w:r>
      <w:r w:rsidR="00FC7FC0">
        <w:rPr>
          <w:rFonts w:asciiTheme="minorEastAsia" w:hAnsiTheme="minorEastAsia" w:hint="eastAsia"/>
          <w:b/>
          <w:szCs w:val="21"/>
        </w:rPr>
        <w:t>应收账款周转率</w:t>
      </w:r>
    </w:p>
    <w:p w14:paraId="7BFD160A" w14:textId="77777777" w:rsidR="00B74BAD" w:rsidRDefault="00454B2D" w:rsidP="000B4CA9">
      <w:pPr>
        <w:rPr>
          <w:rFonts w:asciiTheme="minorEastAsia" w:hAnsiTheme="minorEastAsia"/>
          <w:szCs w:val="21"/>
        </w:rPr>
      </w:pPr>
      <w:r>
        <w:rPr>
          <w:rFonts w:asciiTheme="minorEastAsia" w:hAnsiTheme="minorEastAsia" w:hint="eastAsia"/>
          <w:szCs w:val="21"/>
        </w:rPr>
        <w:t>库存指标告诉了我们，</w:t>
      </w:r>
      <w:r w:rsidR="00B74BAD">
        <w:rPr>
          <w:rFonts w:asciiTheme="minorEastAsia" w:hAnsiTheme="minorEastAsia" w:hint="eastAsia"/>
          <w:szCs w:val="21"/>
        </w:rPr>
        <w:t>多快可以卖掉仓库里的货物。那么卖掉了以后，我们多快可以把钱收回来呢？这时候我们就要计算</w:t>
      </w:r>
      <w:r w:rsidR="00B74BAD">
        <w:rPr>
          <w:rFonts w:asciiTheme="minorEastAsia" w:hAnsiTheme="minorEastAsia"/>
          <w:szCs w:val="21"/>
        </w:rPr>
        <w:t>应收账款周转率</w:t>
      </w:r>
      <w:r w:rsidR="00B74BAD">
        <w:rPr>
          <w:rFonts w:asciiTheme="minorEastAsia" w:hAnsiTheme="minorEastAsia" w:hint="eastAsia"/>
          <w:szCs w:val="21"/>
        </w:rPr>
        <w:t>：</w:t>
      </w:r>
    </w:p>
    <w:p w14:paraId="37436A5B" w14:textId="77777777" w:rsidR="00B20D1E" w:rsidRPr="000B4CA9" w:rsidRDefault="00474263" w:rsidP="000B4CA9">
      <w:pPr>
        <w:rPr>
          <w:rFonts w:asciiTheme="minorEastAsia" w:hAnsiTheme="minorEastAsia"/>
          <w:szCs w:val="21"/>
        </w:rPr>
      </w:pPr>
      <w:r w:rsidRPr="008409A7">
        <w:rPr>
          <w:rFonts w:asciiTheme="minorEastAsia" w:hAnsiTheme="minorEastAsia"/>
          <w:b/>
          <w:szCs w:val="21"/>
        </w:rPr>
        <w:t>应收账款周转率</w:t>
      </w:r>
      <w:r w:rsidRPr="008409A7">
        <w:rPr>
          <w:rFonts w:asciiTheme="minorEastAsia" w:hAnsiTheme="minorEastAsia" w:hint="eastAsia"/>
          <w:b/>
          <w:szCs w:val="21"/>
        </w:rPr>
        <w:t>=</w:t>
      </w:r>
      <w:r w:rsidR="00B20D1E" w:rsidRPr="008409A7">
        <w:rPr>
          <w:rFonts w:asciiTheme="minorEastAsia" w:hAnsiTheme="minorEastAsia"/>
          <w:b/>
          <w:szCs w:val="21"/>
        </w:rPr>
        <w:t>销售收入</w:t>
      </w:r>
      <w:r w:rsidR="00B20D1E" w:rsidRPr="008409A7">
        <w:rPr>
          <w:rFonts w:asciiTheme="minorEastAsia" w:hAnsiTheme="minorEastAsia" w:hint="eastAsia"/>
          <w:b/>
          <w:szCs w:val="21"/>
        </w:rPr>
        <w:t>/平均应收账款</w:t>
      </w:r>
      <w:r w:rsidR="00FF53A5">
        <w:rPr>
          <w:rFonts w:asciiTheme="minorEastAsia" w:hAnsiTheme="minorEastAsia" w:hint="eastAsia"/>
          <w:szCs w:val="21"/>
        </w:rPr>
        <w:t>——</w:t>
      </w:r>
      <w:r w:rsidR="00786EB2">
        <w:rPr>
          <w:rFonts w:asciiTheme="minorEastAsia" w:hAnsiTheme="minorEastAsia" w:hint="eastAsia"/>
          <w:szCs w:val="21"/>
        </w:rPr>
        <w:t>和库存的</w:t>
      </w:r>
      <w:r w:rsidR="009A3806">
        <w:rPr>
          <w:rFonts w:asciiTheme="minorEastAsia" w:hAnsiTheme="minorEastAsia" w:hint="eastAsia"/>
          <w:szCs w:val="21"/>
        </w:rPr>
        <w:t>计算</w:t>
      </w:r>
      <w:r w:rsidR="00786EB2">
        <w:rPr>
          <w:rFonts w:asciiTheme="minorEastAsia" w:hAnsiTheme="minorEastAsia" w:hint="eastAsia"/>
          <w:szCs w:val="21"/>
        </w:rPr>
        <w:t>方法类似，</w:t>
      </w:r>
      <w:r w:rsidR="00486991">
        <w:rPr>
          <w:rFonts w:asciiTheme="minorEastAsia" w:hAnsiTheme="minorEastAsia" w:hint="eastAsia"/>
          <w:szCs w:val="21"/>
        </w:rPr>
        <w:t>就是</w:t>
      </w:r>
      <w:r w:rsidR="008409A7">
        <w:rPr>
          <w:rFonts w:asciiTheme="minorEastAsia" w:hAnsiTheme="minorEastAsia" w:hint="eastAsia"/>
          <w:szCs w:val="21"/>
        </w:rPr>
        <w:t>用</w:t>
      </w:r>
      <w:r w:rsidR="00486991">
        <w:rPr>
          <w:rFonts w:asciiTheme="minorEastAsia" w:hAnsiTheme="minorEastAsia" w:hint="eastAsia"/>
          <w:szCs w:val="21"/>
        </w:rPr>
        <w:t>一年</w:t>
      </w:r>
      <w:r w:rsidR="008409A7">
        <w:rPr>
          <w:rFonts w:asciiTheme="minorEastAsia" w:hAnsiTheme="minorEastAsia" w:hint="eastAsia"/>
          <w:szCs w:val="21"/>
        </w:rPr>
        <w:t>中总共赚了多少钱——即销售收入，去除以账面上一般保留了多少待收款项</w:t>
      </w:r>
      <w:r w:rsidR="000213FF">
        <w:rPr>
          <w:rFonts w:asciiTheme="minorEastAsia" w:hAnsiTheme="minorEastAsia" w:hint="eastAsia"/>
          <w:szCs w:val="21"/>
        </w:rPr>
        <w:t>，</w:t>
      </w:r>
      <w:r w:rsidR="008409A7">
        <w:rPr>
          <w:rFonts w:asciiTheme="minorEastAsia" w:hAnsiTheme="minorEastAsia" w:hint="eastAsia"/>
          <w:szCs w:val="21"/>
        </w:rPr>
        <w:t>从而计算</w:t>
      </w:r>
      <w:r w:rsidR="000213FF">
        <w:rPr>
          <w:rFonts w:asciiTheme="minorEastAsia" w:hAnsiTheme="minorEastAsia" w:hint="eastAsia"/>
          <w:szCs w:val="21"/>
        </w:rPr>
        <w:t>得出一年中变现</w:t>
      </w:r>
      <w:r w:rsidR="00652F3E">
        <w:rPr>
          <w:rFonts w:asciiTheme="minorEastAsia" w:hAnsiTheme="minorEastAsia" w:hint="eastAsia"/>
          <w:szCs w:val="21"/>
        </w:rPr>
        <w:t>了</w:t>
      </w:r>
      <w:r w:rsidR="000213FF">
        <w:rPr>
          <w:rFonts w:asciiTheme="minorEastAsia" w:hAnsiTheme="minorEastAsia" w:hint="eastAsia"/>
          <w:szCs w:val="21"/>
        </w:rPr>
        <w:t>几次</w:t>
      </w:r>
      <w:r w:rsidR="000A11D1">
        <w:rPr>
          <w:rFonts w:asciiTheme="minorEastAsia" w:hAnsiTheme="minorEastAsia" w:hint="eastAsia"/>
          <w:szCs w:val="21"/>
        </w:rPr>
        <w:t>。</w:t>
      </w:r>
    </w:p>
    <w:p w14:paraId="3053EE1D" w14:textId="45395C65" w:rsidR="00C715C9" w:rsidRPr="000A11D1" w:rsidRDefault="00474263" w:rsidP="00625CDE">
      <w:pPr>
        <w:rPr>
          <w:rFonts w:asciiTheme="minorEastAsia" w:hAnsiTheme="minorEastAsia"/>
          <w:szCs w:val="21"/>
        </w:rPr>
      </w:pPr>
      <w:r>
        <w:rPr>
          <w:rFonts w:asciiTheme="minorEastAsia" w:hAnsiTheme="minorEastAsia" w:hint="eastAsia"/>
          <w:szCs w:val="21"/>
        </w:rPr>
        <w:t>梦里床垫的</w:t>
      </w:r>
      <w:r>
        <w:rPr>
          <w:rFonts w:asciiTheme="minorEastAsia" w:hAnsiTheme="minorEastAsia"/>
          <w:szCs w:val="21"/>
        </w:rPr>
        <w:t>应收账款周转率即为</w:t>
      </w:r>
      <w:r>
        <w:rPr>
          <w:rFonts w:asciiTheme="minorEastAsia" w:hAnsiTheme="minorEastAsia" w:hint="eastAsia"/>
          <w:szCs w:val="21"/>
        </w:rPr>
        <w:t>：</w:t>
      </w:r>
      <w:r w:rsidR="00D30246">
        <w:rPr>
          <w:rFonts w:asciiTheme="minorEastAsia" w:hAnsiTheme="minorEastAsia"/>
          <w:szCs w:val="21"/>
        </w:rPr>
        <w:t>4</w:t>
      </w:r>
      <w:r w:rsidR="004E4376">
        <w:rPr>
          <w:rFonts w:asciiTheme="minorEastAsia" w:hAnsiTheme="minorEastAsia"/>
          <w:szCs w:val="21"/>
        </w:rPr>
        <w:t>000</w:t>
      </w:r>
      <w:r w:rsidR="008C4E06">
        <w:rPr>
          <w:rFonts w:asciiTheme="minorEastAsia" w:hAnsiTheme="minorEastAsia"/>
          <w:szCs w:val="21"/>
        </w:rPr>
        <w:t>万</w:t>
      </w:r>
      <w:r w:rsidR="004E4376">
        <w:rPr>
          <w:rFonts w:asciiTheme="minorEastAsia" w:hAnsiTheme="minorEastAsia"/>
          <w:szCs w:val="21"/>
        </w:rPr>
        <w:t>/</w:t>
      </w:r>
      <w:r w:rsidR="00C715C9">
        <w:rPr>
          <w:rFonts w:asciiTheme="minorEastAsia" w:hAnsiTheme="minorEastAsia" w:hint="eastAsia"/>
          <w:szCs w:val="21"/>
        </w:rPr>
        <w:t>【（</w:t>
      </w:r>
      <w:r w:rsidR="00D30246">
        <w:rPr>
          <w:rFonts w:asciiTheme="minorEastAsia" w:hAnsiTheme="minorEastAsia"/>
          <w:szCs w:val="21"/>
        </w:rPr>
        <w:t>300</w:t>
      </w:r>
      <w:r w:rsidR="008C4E06">
        <w:rPr>
          <w:rFonts w:asciiTheme="minorEastAsia" w:hAnsiTheme="minorEastAsia"/>
          <w:szCs w:val="21"/>
        </w:rPr>
        <w:t>万</w:t>
      </w:r>
      <w:r w:rsidR="00C715C9">
        <w:rPr>
          <w:rFonts w:asciiTheme="minorEastAsia" w:hAnsiTheme="minorEastAsia" w:hint="eastAsia"/>
          <w:szCs w:val="21"/>
        </w:rPr>
        <w:t>+</w:t>
      </w:r>
      <w:r w:rsidR="00D30246">
        <w:rPr>
          <w:rFonts w:asciiTheme="minorEastAsia" w:hAnsiTheme="minorEastAsia"/>
          <w:szCs w:val="21"/>
        </w:rPr>
        <w:t>5</w:t>
      </w:r>
      <w:r w:rsidR="00C715C9">
        <w:rPr>
          <w:rFonts w:asciiTheme="minorEastAsia" w:hAnsiTheme="minorEastAsia"/>
          <w:szCs w:val="21"/>
        </w:rPr>
        <w:t>00</w:t>
      </w:r>
      <w:r w:rsidR="008C4E06">
        <w:rPr>
          <w:rFonts w:asciiTheme="minorEastAsia" w:hAnsiTheme="minorEastAsia"/>
          <w:szCs w:val="21"/>
        </w:rPr>
        <w:t>万</w:t>
      </w:r>
      <w:r w:rsidR="00C715C9">
        <w:rPr>
          <w:rFonts w:asciiTheme="minorEastAsia" w:hAnsiTheme="minorEastAsia" w:hint="eastAsia"/>
          <w:szCs w:val="21"/>
        </w:rPr>
        <w:t>）/2】</w:t>
      </w:r>
      <w:r w:rsidR="00D30246">
        <w:rPr>
          <w:rFonts w:asciiTheme="minorEastAsia" w:hAnsiTheme="minorEastAsia"/>
          <w:szCs w:val="21"/>
        </w:rPr>
        <w:t>=10</w:t>
      </w:r>
      <w:r w:rsidR="000A11D1">
        <w:rPr>
          <w:rFonts w:asciiTheme="minorEastAsia" w:hAnsiTheme="minorEastAsia" w:hint="eastAsia"/>
          <w:szCs w:val="21"/>
        </w:rPr>
        <w:t>。</w:t>
      </w:r>
    </w:p>
    <w:p w14:paraId="1185F99E" w14:textId="68A6AC31" w:rsidR="008C4E06" w:rsidRDefault="008C4E06" w:rsidP="00D015FD">
      <w:pPr>
        <w:rPr>
          <w:rFonts w:asciiTheme="minorEastAsia" w:hAnsiTheme="minorEastAsia"/>
          <w:szCs w:val="21"/>
        </w:rPr>
      </w:pPr>
      <w:r>
        <w:rPr>
          <w:rFonts w:asciiTheme="minorEastAsia" w:hAnsiTheme="minorEastAsia"/>
          <w:szCs w:val="21"/>
        </w:rPr>
        <w:t>再来看应收账款账期，</w:t>
      </w:r>
      <w:r w:rsidR="001B2DA1">
        <w:rPr>
          <w:rFonts w:asciiTheme="minorEastAsia" w:hAnsiTheme="minorEastAsia" w:hint="eastAsia"/>
          <w:szCs w:val="21"/>
        </w:rPr>
        <w:t xml:space="preserve"> </w:t>
      </w:r>
    </w:p>
    <w:p w14:paraId="1EE2AC33" w14:textId="2E2FFCA0" w:rsidR="00D015FD" w:rsidRDefault="00D015FD" w:rsidP="00D015FD">
      <w:pPr>
        <w:rPr>
          <w:rFonts w:asciiTheme="minorEastAsia" w:hAnsiTheme="minorEastAsia"/>
          <w:szCs w:val="21"/>
        </w:rPr>
      </w:pPr>
      <w:r w:rsidRPr="009B0846">
        <w:rPr>
          <w:rFonts w:asciiTheme="minorEastAsia" w:hAnsiTheme="minorEastAsia"/>
          <w:szCs w:val="21"/>
        </w:rPr>
        <w:t>应收</w:t>
      </w:r>
      <w:proofErr w:type="gramStart"/>
      <w:r w:rsidRPr="009B0846">
        <w:rPr>
          <w:rFonts w:asciiTheme="minorEastAsia" w:hAnsiTheme="minorEastAsia"/>
          <w:szCs w:val="21"/>
        </w:rPr>
        <w:t>账款账期</w:t>
      </w:r>
      <w:proofErr w:type="gramEnd"/>
      <w:r w:rsidRPr="009B0846">
        <w:rPr>
          <w:rFonts w:asciiTheme="minorEastAsia" w:hAnsiTheme="minorEastAsia" w:hint="eastAsia"/>
          <w:szCs w:val="21"/>
        </w:rPr>
        <w:t>=</w:t>
      </w:r>
      <w:r>
        <w:rPr>
          <w:rFonts w:asciiTheme="minorEastAsia" w:hAnsiTheme="minorEastAsia"/>
          <w:szCs w:val="21"/>
        </w:rPr>
        <w:t>36</w:t>
      </w:r>
      <w:r>
        <w:rPr>
          <w:rFonts w:asciiTheme="minorEastAsia" w:hAnsiTheme="minorEastAsia" w:hint="eastAsia"/>
          <w:szCs w:val="21"/>
        </w:rPr>
        <w:t>5</w:t>
      </w:r>
      <w:r w:rsidR="008C4E06">
        <w:rPr>
          <w:rFonts w:asciiTheme="minorEastAsia" w:hAnsiTheme="minorEastAsia" w:hint="eastAsia"/>
          <w:szCs w:val="21"/>
        </w:rPr>
        <w:t>天</w:t>
      </w:r>
      <w:r>
        <w:rPr>
          <w:rFonts w:asciiTheme="minorEastAsia" w:hAnsiTheme="minorEastAsia"/>
          <w:szCs w:val="21"/>
        </w:rPr>
        <w:t>/</w:t>
      </w:r>
      <w:r w:rsidRPr="009B0846">
        <w:rPr>
          <w:rFonts w:asciiTheme="minorEastAsia" w:hAnsiTheme="minorEastAsia"/>
          <w:szCs w:val="21"/>
        </w:rPr>
        <w:t xml:space="preserve"> </w:t>
      </w:r>
      <w:r>
        <w:rPr>
          <w:rFonts w:asciiTheme="minorEastAsia" w:hAnsiTheme="minorEastAsia" w:hint="eastAsia"/>
          <w:szCs w:val="21"/>
        </w:rPr>
        <w:t>应收账款周转率=</w:t>
      </w:r>
      <w:r w:rsidR="00D30246">
        <w:rPr>
          <w:rFonts w:asciiTheme="minorEastAsia" w:hAnsiTheme="minorEastAsia"/>
          <w:szCs w:val="21"/>
        </w:rPr>
        <w:t>36.5</w:t>
      </w:r>
      <w:r>
        <w:rPr>
          <w:rFonts w:asciiTheme="minorEastAsia" w:hAnsiTheme="minorEastAsia" w:hint="eastAsia"/>
          <w:szCs w:val="21"/>
        </w:rPr>
        <w:t>天</w:t>
      </w:r>
    </w:p>
    <w:p w14:paraId="78F4D5F3" w14:textId="2B3AF1A1" w:rsidR="000213FF" w:rsidRDefault="008409A7" w:rsidP="000213FF">
      <w:pPr>
        <w:rPr>
          <w:rFonts w:asciiTheme="minorEastAsia" w:hAnsiTheme="minorEastAsia"/>
          <w:szCs w:val="21"/>
        </w:rPr>
      </w:pPr>
      <w:r>
        <w:rPr>
          <w:rFonts w:asciiTheme="minorEastAsia" w:hAnsiTheme="minorEastAsia"/>
          <w:szCs w:val="21"/>
        </w:rPr>
        <w:t>也就是说</w:t>
      </w:r>
      <w:r>
        <w:rPr>
          <w:rFonts w:asciiTheme="minorEastAsia" w:hAnsiTheme="minorEastAsia" w:hint="eastAsia"/>
          <w:szCs w:val="21"/>
        </w:rPr>
        <w:t>，</w:t>
      </w:r>
      <w:r w:rsidR="000213FF">
        <w:rPr>
          <w:rFonts w:asciiTheme="minorEastAsia" w:hAnsiTheme="minorEastAsia"/>
          <w:szCs w:val="21"/>
        </w:rPr>
        <w:t>梦里的账面上一般会有</w:t>
      </w:r>
      <w:r w:rsidR="00D30246">
        <w:rPr>
          <w:rFonts w:asciiTheme="minorEastAsia" w:hAnsiTheme="minorEastAsia"/>
          <w:szCs w:val="21"/>
        </w:rPr>
        <w:t>400</w:t>
      </w:r>
      <w:r w:rsidR="000213FF">
        <w:rPr>
          <w:rFonts w:asciiTheme="minorEastAsia" w:hAnsiTheme="minorEastAsia" w:hint="eastAsia"/>
          <w:szCs w:val="21"/>
        </w:rPr>
        <w:t>万元的应收款，</w:t>
      </w:r>
      <w:r w:rsidR="00D30246">
        <w:rPr>
          <w:rFonts w:asciiTheme="minorEastAsia" w:hAnsiTheme="minorEastAsia"/>
          <w:szCs w:val="21"/>
        </w:rPr>
        <w:t>36.5</w:t>
      </w:r>
      <w:r w:rsidR="000213FF">
        <w:rPr>
          <w:rFonts w:asciiTheme="minorEastAsia" w:hAnsiTheme="minorEastAsia" w:hint="eastAsia"/>
          <w:szCs w:val="21"/>
        </w:rPr>
        <w:t>天可以全部收回，一年收回</w:t>
      </w:r>
      <w:r w:rsidR="00D30246">
        <w:rPr>
          <w:rFonts w:asciiTheme="minorEastAsia" w:hAnsiTheme="minorEastAsia"/>
          <w:szCs w:val="21"/>
        </w:rPr>
        <w:t>10</w:t>
      </w:r>
      <w:r w:rsidR="000213FF">
        <w:rPr>
          <w:rFonts w:asciiTheme="minorEastAsia" w:hAnsiTheme="minorEastAsia" w:hint="eastAsia"/>
          <w:szCs w:val="21"/>
        </w:rPr>
        <w:t>次。</w:t>
      </w:r>
    </w:p>
    <w:p w14:paraId="63C0B8AC" w14:textId="77777777" w:rsidR="000A11D1" w:rsidRDefault="000A11D1" w:rsidP="000213FF">
      <w:pPr>
        <w:rPr>
          <w:rFonts w:asciiTheme="minorEastAsia" w:hAnsiTheme="minorEastAsia"/>
          <w:szCs w:val="21"/>
        </w:rPr>
      </w:pPr>
    </w:p>
    <w:p w14:paraId="73797FD0" w14:textId="38224536" w:rsidR="00603366" w:rsidRPr="000A11D1" w:rsidRDefault="008262CD" w:rsidP="009B0846">
      <w:pPr>
        <w:rPr>
          <w:rFonts w:asciiTheme="minorEastAsia" w:hAnsiTheme="minorEastAsia"/>
          <w:szCs w:val="21"/>
        </w:rPr>
      </w:pPr>
      <w:r>
        <w:rPr>
          <w:rFonts w:asciiTheme="minorEastAsia" w:hAnsiTheme="minorEastAsia" w:hint="eastAsia"/>
          <w:b/>
          <w:szCs w:val="21"/>
        </w:rPr>
        <w:t>03U11</w:t>
      </w:r>
      <w:r w:rsidR="000A11D1" w:rsidRPr="000A11D1">
        <w:rPr>
          <w:rFonts w:asciiTheme="minorEastAsia" w:hAnsiTheme="minorEastAsia" w:hint="eastAsia"/>
          <w:b/>
          <w:szCs w:val="21"/>
        </w:rPr>
        <w:t>a</w:t>
      </w:r>
      <w:r w:rsidR="000A11D1" w:rsidRPr="000A11D1">
        <w:rPr>
          <w:rFonts w:asciiTheme="minorEastAsia" w:hAnsiTheme="minorEastAsia"/>
          <w:b/>
          <w:szCs w:val="21"/>
        </w:rPr>
        <w:t xml:space="preserve"> </w:t>
      </w:r>
      <w:r w:rsidR="00603366">
        <w:rPr>
          <w:rFonts w:asciiTheme="minorEastAsia" w:hAnsiTheme="minorEastAsia" w:hint="eastAsia"/>
          <w:b/>
          <w:szCs w:val="21"/>
        </w:rPr>
        <w:t>小调查：</w:t>
      </w:r>
      <w:r w:rsidR="000A11D1">
        <w:rPr>
          <w:rFonts w:asciiTheme="minorEastAsia" w:hAnsiTheme="minorEastAsia"/>
          <w:b/>
          <w:szCs w:val="21"/>
        </w:rPr>
        <w:t>影响</w:t>
      </w:r>
      <w:r w:rsidR="00E10DC8">
        <w:rPr>
          <w:rFonts w:asciiTheme="minorEastAsia" w:hAnsiTheme="minorEastAsia"/>
          <w:b/>
          <w:szCs w:val="21"/>
        </w:rPr>
        <w:t>应收款</w:t>
      </w:r>
      <w:r w:rsidR="000A11D1">
        <w:rPr>
          <w:rFonts w:asciiTheme="minorEastAsia" w:hAnsiTheme="minorEastAsia"/>
          <w:b/>
          <w:szCs w:val="21"/>
        </w:rPr>
        <w:t>周转速度的原因</w:t>
      </w:r>
    </w:p>
    <w:p w14:paraId="17294CE5" w14:textId="77777777" w:rsidR="00603366" w:rsidRPr="00BD3573" w:rsidRDefault="00BD3573" w:rsidP="00BD3573">
      <w:pPr>
        <w:rPr>
          <w:rFonts w:asciiTheme="minorEastAsia" w:hAnsiTheme="minorEastAsia"/>
          <w:szCs w:val="21"/>
        </w:rPr>
      </w:pPr>
      <w:r>
        <w:rPr>
          <w:rFonts w:asciiTheme="minorEastAsia" w:hAnsiTheme="minorEastAsia"/>
          <w:szCs w:val="21"/>
        </w:rPr>
        <w:t>如果你发现自己公司的应收款周转速度</w:t>
      </w:r>
      <w:r w:rsidR="00603366" w:rsidRPr="00BD3573">
        <w:rPr>
          <w:rFonts w:asciiTheme="minorEastAsia" w:hAnsiTheme="minorEastAsia"/>
          <w:szCs w:val="21"/>
        </w:rPr>
        <w:t>与同行业相比明显偏低</w:t>
      </w:r>
      <w:r w:rsidR="00603366" w:rsidRPr="00BD3573">
        <w:rPr>
          <w:rFonts w:asciiTheme="minorEastAsia" w:hAnsiTheme="minorEastAsia" w:hint="eastAsia"/>
          <w:szCs w:val="21"/>
        </w:rPr>
        <w:t>，</w:t>
      </w:r>
      <w:r w:rsidR="00603366" w:rsidRPr="00BD3573">
        <w:rPr>
          <w:rFonts w:asciiTheme="minorEastAsia" w:hAnsiTheme="minorEastAsia"/>
          <w:szCs w:val="21"/>
        </w:rPr>
        <w:t>可能是什么原因造成的</w:t>
      </w:r>
      <w:r w:rsidR="00603366" w:rsidRPr="00BD3573">
        <w:rPr>
          <w:rFonts w:asciiTheme="minorEastAsia" w:hAnsiTheme="minorEastAsia" w:hint="eastAsia"/>
          <w:szCs w:val="21"/>
        </w:rPr>
        <w:t>？（   ）</w:t>
      </w:r>
    </w:p>
    <w:p w14:paraId="2677AA43" w14:textId="77777777" w:rsidR="00603366" w:rsidRPr="00603366" w:rsidRDefault="00603366" w:rsidP="00603366">
      <w:pPr>
        <w:pStyle w:val="a8"/>
        <w:numPr>
          <w:ilvl w:val="0"/>
          <w:numId w:val="29"/>
        </w:numPr>
        <w:ind w:firstLineChars="0"/>
        <w:rPr>
          <w:rFonts w:asciiTheme="minorEastAsia" w:hAnsiTheme="minorEastAsia"/>
          <w:szCs w:val="21"/>
        </w:rPr>
      </w:pPr>
      <w:r w:rsidRPr="00603366">
        <w:rPr>
          <w:rFonts w:asciiTheme="minorEastAsia" w:hAnsiTheme="minorEastAsia"/>
          <w:szCs w:val="21"/>
        </w:rPr>
        <w:t>收账工作不力</w:t>
      </w:r>
    </w:p>
    <w:p w14:paraId="57CB813D" w14:textId="77777777" w:rsidR="00603366" w:rsidRPr="00603366" w:rsidRDefault="00603366" w:rsidP="00603366">
      <w:pPr>
        <w:pStyle w:val="a8"/>
        <w:numPr>
          <w:ilvl w:val="0"/>
          <w:numId w:val="29"/>
        </w:numPr>
        <w:ind w:firstLineChars="0"/>
        <w:rPr>
          <w:rFonts w:asciiTheme="minorEastAsia" w:hAnsiTheme="minorEastAsia"/>
          <w:szCs w:val="21"/>
        </w:rPr>
      </w:pPr>
      <w:r w:rsidRPr="00603366">
        <w:rPr>
          <w:rFonts w:asciiTheme="minorEastAsia" w:hAnsiTheme="minorEastAsia"/>
          <w:szCs w:val="21"/>
        </w:rPr>
        <w:t>客户处于财务困境</w:t>
      </w:r>
    </w:p>
    <w:p w14:paraId="3529E424" w14:textId="77777777" w:rsidR="00603366" w:rsidRPr="00603366" w:rsidRDefault="00603366" w:rsidP="00603366">
      <w:pPr>
        <w:pStyle w:val="a8"/>
        <w:numPr>
          <w:ilvl w:val="0"/>
          <w:numId w:val="29"/>
        </w:numPr>
        <w:ind w:firstLineChars="0"/>
        <w:rPr>
          <w:rFonts w:asciiTheme="minorEastAsia" w:hAnsiTheme="minorEastAsia"/>
          <w:szCs w:val="21"/>
        </w:rPr>
      </w:pPr>
      <w:r w:rsidRPr="00603366">
        <w:rPr>
          <w:rFonts w:asciiTheme="minorEastAsia" w:hAnsiTheme="minorEastAsia"/>
          <w:szCs w:val="21"/>
        </w:rPr>
        <w:t>企业在价值链中处于弱势</w:t>
      </w:r>
    </w:p>
    <w:p w14:paraId="232210E5" w14:textId="77777777" w:rsidR="00603366" w:rsidRDefault="00603366" w:rsidP="00603366">
      <w:pPr>
        <w:pStyle w:val="a8"/>
        <w:numPr>
          <w:ilvl w:val="0"/>
          <w:numId w:val="29"/>
        </w:numPr>
        <w:ind w:firstLineChars="0"/>
        <w:rPr>
          <w:rFonts w:asciiTheme="minorEastAsia" w:hAnsiTheme="minorEastAsia"/>
          <w:szCs w:val="21"/>
        </w:rPr>
      </w:pPr>
      <w:r w:rsidRPr="00603366">
        <w:rPr>
          <w:rFonts w:asciiTheme="minorEastAsia" w:hAnsiTheme="minorEastAsia"/>
          <w:szCs w:val="21"/>
        </w:rPr>
        <w:t>企业的战略选择</w:t>
      </w:r>
    </w:p>
    <w:p w14:paraId="6CEEF688" w14:textId="0C72607D" w:rsidR="00BA7D75" w:rsidRPr="008262CD" w:rsidRDefault="00F113EC" w:rsidP="00F42F2A">
      <w:pPr>
        <w:pStyle w:val="a8"/>
        <w:numPr>
          <w:ilvl w:val="0"/>
          <w:numId w:val="29"/>
        </w:numPr>
        <w:ind w:firstLineChars="0"/>
        <w:rPr>
          <w:rFonts w:asciiTheme="minorEastAsia" w:hAnsiTheme="minorEastAsia"/>
          <w:szCs w:val="21"/>
        </w:rPr>
      </w:pPr>
      <w:r w:rsidRPr="008262CD">
        <w:rPr>
          <w:rFonts w:asciiTheme="minorEastAsia" w:hAnsiTheme="minorEastAsia"/>
          <w:szCs w:val="21"/>
        </w:rPr>
        <w:t>其他</w:t>
      </w:r>
      <w:r w:rsidR="00BA7D75" w:rsidRPr="008262CD">
        <w:rPr>
          <w:rFonts w:asciiTheme="minorEastAsia" w:hAnsiTheme="minorEastAsia" w:hint="eastAsia"/>
          <w:szCs w:val="21"/>
        </w:rPr>
        <w:t>：</w:t>
      </w:r>
      <w:r w:rsidR="00BA7D75" w:rsidRPr="008262CD">
        <w:rPr>
          <w:rFonts w:asciiTheme="minorEastAsia" w:hAnsiTheme="minorEastAsia"/>
          <w:szCs w:val="21"/>
        </w:rPr>
        <w:t>_________</w:t>
      </w:r>
      <w:r w:rsidR="007A37C0" w:rsidRPr="008262CD">
        <w:rPr>
          <w:rFonts w:asciiTheme="minorEastAsia" w:hAnsiTheme="minorEastAsia"/>
          <w:szCs w:val="21"/>
        </w:rPr>
        <w:t xml:space="preserve">  【既然有其他，反馈说以上都有可能就有点问题了】</w:t>
      </w:r>
    </w:p>
    <w:p w14:paraId="2674BB57" w14:textId="58A936B7" w:rsidR="00603366" w:rsidRPr="00BA7D75" w:rsidRDefault="00BD3573" w:rsidP="00BA7D75">
      <w:pPr>
        <w:rPr>
          <w:rFonts w:asciiTheme="minorEastAsia" w:hAnsiTheme="minorEastAsia"/>
          <w:szCs w:val="21"/>
        </w:rPr>
      </w:pPr>
      <w:r w:rsidRPr="00BA7D75">
        <w:rPr>
          <w:rFonts w:asciiTheme="minorEastAsia" w:hAnsiTheme="minorEastAsia"/>
          <w:b/>
          <w:szCs w:val="21"/>
        </w:rPr>
        <w:t>反馈</w:t>
      </w:r>
      <w:r w:rsidRPr="00BA7D75">
        <w:rPr>
          <w:rFonts w:asciiTheme="minorEastAsia" w:hAnsiTheme="minorEastAsia" w:hint="eastAsia"/>
          <w:b/>
          <w:szCs w:val="21"/>
        </w:rPr>
        <w:t>：</w:t>
      </w:r>
      <w:r w:rsidR="008262CD" w:rsidRPr="008262CD">
        <w:rPr>
          <w:rFonts w:asciiTheme="minorEastAsia" w:hAnsiTheme="minorEastAsia" w:hint="eastAsia"/>
          <w:szCs w:val="21"/>
        </w:rPr>
        <w:t>A、B、C、D</w:t>
      </w:r>
      <w:r w:rsidR="00603366" w:rsidRPr="00BA7D75">
        <w:rPr>
          <w:rFonts w:asciiTheme="minorEastAsia" w:hAnsiTheme="minorEastAsia"/>
          <w:szCs w:val="21"/>
        </w:rPr>
        <w:t>都是可能造成应收款周转率偏低的原因</w:t>
      </w:r>
      <w:r w:rsidR="00603366" w:rsidRPr="00BA7D75">
        <w:rPr>
          <w:rFonts w:asciiTheme="minorEastAsia" w:hAnsiTheme="minorEastAsia" w:hint="eastAsia"/>
          <w:szCs w:val="21"/>
        </w:rPr>
        <w:t>。</w:t>
      </w:r>
    </w:p>
    <w:p w14:paraId="6743BCDD" w14:textId="77777777" w:rsidR="00493D7E" w:rsidRDefault="00493D7E" w:rsidP="009B0846">
      <w:pPr>
        <w:rPr>
          <w:rFonts w:asciiTheme="minorEastAsia" w:hAnsiTheme="minorEastAsia"/>
          <w:szCs w:val="21"/>
        </w:rPr>
      </w:pPr>
    </w:p>
    <w:p w14:paraId="2CB15655" w14:textId="6722A224" w:rsidR="00493D7E" w:rsidRPr="0082165C" w:rsidRDefault="008262CD" w:rsidP="009B0846">
      <w:pPr>
        <w:rPr>
          <w:rFonts w:asciiTheme="minorEastAsia" w:hAnsiTheme="minorEastAsia"/>
          <w:b/>
          <w:szCs w:val="21"/>
        </w:rPr>
      </w:pPr>
      <w:r>
        <w:rPr>
          <w:rFonts w:asciiTheme="minorEastAsia" w:hAnsiTheme="minorEastAsia" w:hint="eastAsia"/>
          <w:b/>
          <w:szCs w:val="21"/>
        </w:rPr>
        <w:t>03U12</w:t>
      </w:r>
      <w:r w:rsidR="00493D7E" w:rsidRPr="0082165C">
        <w:rPr>
          <w:rFonts w:asciiTheme="minorEastAsia" w:hAnsiTheme="minorEastAsia" w:hint="eastAsia"/>
          <w:b/>
          <w:szCs w:val="21"/>
        </w:rPr>
        <w:t xml:space="preserve"> 应收款周转率的解读</w:t>
      </w:r>
    </w:p>
    <w:p w14:paraId="2A49D1DF" w14:textId="603E1C58" w:rsidR="009B0846" w:rsidRDefault="0082165C" w:rsidP="009B0846">
      <w:pPr>
        <w:rPr>
          <w:rFonts w:asciiTheme="minorEastAsia" w:hAnsiTheme="minorEastAsia"/>
          <w:szCs w:val="21"/>
        </w:rPr>
      </w:pPr>
      <w:r>
        <w:rPr>
          <w:rFonts w:asciiTheme="minorEastAsia" w:hAnsiTheme="minorEastAsia"/>
          <w:szCs w:val="21"/>
        </w:rPr>
        <w:t>就像王卫老板</w:t>
      </w:r>
      <w:r w:rsidR="003901E3">
        <w:rPr>
          <w:rFonts w:asciiTheme="minorEastAsia" w:hAnsiTheme="minorEastAsia"/>
          <w:szCs w:val="21"/>
        </w:rPr>
        <w:t>所</w:t>
      </w:r>
      <w:r>
        <w:rPr>
          <w:rFonts w:asciiTheme="minorEastAsia" w:hAnsiTheme="minorEastAsia"/>
          <w:szCs w:val="21"/>
        </w:rPr>
        <w:t>说的那样</w:t>
      </w:r>
      <w:r>
        <w:rPr>
          <w:rFonts w:asciiTheme="minorEastAsia" w:hAnsiTheme="minorEastAsia" w:hint="eastAsia"/>
          <w:szCs w:val="21"/>
        </w:rPr>
        <w:t>，</w:t>
      </w:r>
      <w:r>
        <w:rPr>
          <w:rFonts w:asciiTheme="minorEastAsia" w:hAnsiTheme="minorEastAsia"/>
          <w:szCs w:val="21"/>
        </w:rPr>
        <w:t>做生意不就是为了赚应收</w:t>
      </w:r>
      <w:r>
        <w:rPr>
          <w:rFonts w:asciiTheme="minorEastAsia" w:hAnsiTheme="minorEastAsia" w:hint="eastAsia"/>
          <w:szCs w:val="21"/>
        </w:rPr>
        <w:t>，</w:t>
      </w:r>
      <w:r>
        <w:rPr>
          <w:rFonts w:asciiTheme="minorEastAsia" w:hAnsiTheme="minorEastAsia"/>
          <w:szCs w:val="21"/>
        </w:rPr>
        <w:t>然后</w:t>
      </w:r>
      <w:r w:rsidR="0001648B">
        <w:rPr>
          <w:rFonts w:asciiTheme="minorEastAsia" w:hAnsiTheme="minorEastAsia" w:hint="eastAsia"/>
          <w:szCs w:val="21"/>
        </w:rPr>
        <w:t>赶紧</w:t>
      </w:r>
      <w:r>
        <w:rPr>
          <w:rFonts w:asciiTheme="minorEastAsia" w:hAnsiTheme="minorEastAsia"/>
          <w:szCs w:val="21"/>
        </w:rPr>
        <w:t>让应收变现嘛</w:t>
      </w:r>
      <w:r>
        <w:rPr>
          <w:rFonts w:asciiTheme="minorEastAsia" w:hAnsiTheme="minorEastAsia" w:hint="eastAsia"/>
          <w:szCs w:val="21"/>
        </w:rPr>
        <w:t>。</w:t>
      </w:r>
      <w:r w:rsidR="00304BC0">
        <w:rPr>
          <w:rFonts w:asciiTheme="minorEastAsia" w:hAnsiTheme="minorEastAsia"/>
          <w:szCs w:val="21"/>
        </w:rPr>
        <w:t>如果应收款可以迅速收回</w:t>
      </w:r>
      <w:r w:rsidR="00304BC0">
        <w:rPr>
          <w:rFonts w:asciiTheme="minorEastAsia" w:hAnsiTheme="minorEastAsia" w:hint="eastAsia"/>
          <w:szCs w:val="21"/>
        </w:rPr>
        <w:t>，</w:t>
      </w:r>
      <w:r w:rsidR="00304BC0">
        <w:rPr>
          <w:rFonts w:asciiTheme="minorEastAsia" w:hAnsiTheme="minorEastAsia"/>
          <w:szCs w:val="21"/>
        </w:rPr>
        <w:t>收账期短</w:t>
      </w:r>
      <w:r w:rsidR="00304BC0">
        <w:rPr>
          <w:rFonts w:asciiTheme="minorEastAsia" w:hAnsiTheme="minorEastAsia" w:hint="eastAsia"/>
          <w:szCs w:val="21"/>
        </w:rPr>
        <w:t>，</w:t>
      </w:r>
      <w:r w:rsidR="00515474">
        <w:rPr>
          <w:rFonts w:asciiTheme="minorEastAsia" w:hAnsiTheme="minorEastAsia"/>
          <w:szCs w:val="21"/>
        </w:rPr>
        <w:t>那就说明这</w:t>
      </w:r>
      <w:r w:rsidR="008436F1">
        <w:rPr>
          <w:rFonts w:asciiTheme="minorEastAsia" w:hAnsiTheme="minorEastAsia" w:hint="eastAsia"/>
          <w:szCs w:val="21"/>
        </w:rPr>
        <w:t>部分</w:t>
      </w:r>
      <w:r w:rsidR="00515474">
        <w:rPr>
          <w:rFonts w:asciiTheme="minorEastAsia" w:hAnsiTheme="minorEastAsia"/>
          <w:szCs w:val="21"/>
        </w:rPr>
        <w:t>流动资产</w:t>
      </w:r>
      <w:r w:rsidR="00515474">
        <w:rPr>
          <w:rFonts w:asciiTheme="minorEastAsia" w:hAnsiTheme="minorEastAsia" w:hint="eastAsia"/>
          <w:szCs w:val="21"/>
        </w:rPr>
        <w:t>（即应收账款）</w:t>
      </w:r>
      <w:r w:rsidR="003901E3">
        <w:rPr>
          <w:rFonts w:asciiTheme="minorEastAsia" w:hAnsiTheme="minorEastAsia" w:hint="eastAsia"/>
          <w:szCs w:val="21"/>
        </w:rPr>
        <w:t>的</w:t>
      </w:r>
      <w:r w:rsidR="00515474">
        <w:rPr>
          <w:rFonts w:asciiTheme="minorEastAsia" w:hAnsiTheme="minorEastAsia"/>
          <w:szCs w:val="21"/>
        </w:rPr>
        <w:t>流动性很好</w:t>
      </w:r>
      <w:r w:rsidR="00515474">
        <w:rPr>
          <w:rFonts w:asciiTheme="minorEastAsia" w:hAnsiTheme="minorEastAsia" w:hint="eastAsia"/>
          <w:szCs w:val="21"/>
        </w:rPr>
        <w:t>。</w:t>
      </w:r>
      <w:r w:rsidR="003901E3">
        <w:rPr>
          <w:rFonts w:asciiTheme="minorEastAsia" w:hAnsiTheme="minorEastAsia" w:hint="eastAsia"/>
          <w:szCs w:val="21"/>
        </w:rPr>
        <w:t>同样在账面上保留了550</w:t>
      </w:r>
      <w:r w:rsidR="008436F1">
        <w:rPr>
          <w:rFonts w:asciiTheme="minorEastAsia" w:hAnsiTheme="minorEastAsia" w:hint="eastAsia"/>
          <w:szCs w:val="21"/>
        </w:rPr>
        <w:t>万元的应收</w:t>
      </w:r>
      <w:r w:rsidR="003901E3">
        <w:rPr>
          <w:rFonts w:asciiTheme="minorEastAsia" w:hAnsiTheme="minorEastAsia" w:hint="eastAsia"/>
          <w:szCs w:val="21"/>
        </w:rPr>
        <w:t>款，5</w:t>
      </w:r>
      <w:r w:rsidR="008436F1">
        <w:rPr>
          <w:rFonts w:asciiTheme="minorEastAsia" w:hAnsiTheme="minorEastAsia" w:hint="eastAsia"/>
          <w:szCs w:val="21"/>
        </w:rPr>
        <w:t>天</w:t>
      </w:r>
      <w:r w:rsidR="003901E3">
        <w:rPr>
          <w:rFonts w:asciiTheme="minorEastAsia" w:hAnsiTheme="minorEastAsia" w:hint="eastAsia"/>
          <w:szCs w:val="21"/>
        </w:rPr>
        <w:t>能收回和100天才能收回，其流动性质量存在天壤之别。</w:t>
      </w:r>
      <w:r w:rsidR="00C60E67" w:rsidRPr="003E4829">
        <w:rPr>
          <w:rFonts w:asciiTheme="minorEastAsia" w:hAnsiTheme="minorEastAsia" w:hint="eastAsia"/>
          <w:szCs w:val="21"/>
        </w:rPr>
        <w:t>当然了，</w:t>
      </w:r>
      <w:r w:rsidR="003E4829">
        <w:rPr>
          <w:rFonts w:asciiTheme="minorEastAsia" w:hAnsiTheme="minorEastAsia" w:hint="eastAsia"/>
          <w:szCs w:val="21"/>
        </w:rPr>
        <w:t>一般而言</w:t>
      </w:r>
      <w:r w:rsidR="00C60E67" w:rsidRPr="003E4829">
        <w:rPr>
          <w:rFonts w:asciiTheme="minorEastAsia" w:hAnsiTheme="minorEastAsia" w:hint="eastAsia"/>
          <w:szCs w:val="21"/>
        </w:rPr>
        <w:t>收账期也是与行业的平均水平相符为佳。</w:t>
      </w:r>
      <w:r w:rsidR="00C60E67">
        <w:rPr>
          <w:rFonts w:asciiTheme="minorEastAsia" w:hAnsiTheme="minorEastAsia" w:hint="eastAsia"/>
          <w:szCs w:val="21"/>
        </w:rPr>
        <w:t>收账期过短的话</w:t>
      </w:r>
      <w:r w:rsidR="002237FB">
        <w:rPr>
          <w:rFonts w:asciiTheme="minorEastAsia" w:hAnsiTheme="minorEastAsia" w:hint="eastAsia"/>
          <w:szCs w:val="21"/>
        </w:rPr>
        <w:t>（注意是过短，一般而言收账期宜短不宜长）</w:t>
      </w:r>
      <w:r w:rsidR="00C60E67">
        <w:rPr>
          <w:rFonts w:asciiTheme="minorEastAsia" w:hAnsiTheme="minorEastAsia" w:hint="eastAsia"/>
          <w:szCs w:val="21"/>
        </w:rPr>
        <w:t>，也可能是因为公司的信贷政策过于严格，这会影响销售情况。</w:t>
      </w:r>
    </w:p>
    <w:p w14:paraId="6D052D6D" w14:textId="77777777" w:rsidR="005F34C2" w:rsidRPr="002237FB" w:rsidRDefault="005F34C2" w:rsidP="009B0846">
      <w:pPr>
        <w:rPr>
          <w:rFonts w:asciiTheme="minorEastAsia" w:hAnsiTheme="minorEastAsia"/>
          <w:szCs w:val="21"/>
        </w:rPr>
      </w:pPr>
    </w:p>
    <w:p w14:paraId="7AACB17E" w14:textId="73333976" w:rsidR="000B4CA9" w:rsidRPr="000B4CA9" w:rsidRDefault="000B4CA9" w:rsidP="000B4CA9">
      <w:pPr>
        <w:rPr>
          <w:rFonts w:asciiTheme="minorEastAsia" w:hAnsiTheme="minorEastAsia"/>
          <w:b/>
          <w:szCs w:val="21"/>
        </w:rPr>
      </w:pPr>
      <w:r w:rsidRPr="000B4CA9">
        <w:rPr>
          <w:rFonts w:asciiTheme="minorEastAsia" w:hAnsiTheme="minorEastAsia" w:hint="eastAsia"/>
          <w:b/>
          <w:szCs w:val="21"/>
        </w:rPr>
        <w:t>03</w:t>
      </w:r>
      <w:r w:rsidRPr="000B4CA9">
        <w:rPr>
          <w:rFonts w:asciiTheme="minorEastAsia" w:hAnsiTheme="minorEastAsia"/>
          <w:b/>
          <w:szCs w:val="21"/>
        </w:rPr>
        <w:t>U</w:t>
      </w:r>
      <w:r w:rsidR="000874BF">
        <w:rPr>
          <w:rFonts w:asciiTheme="minorEastAsia" w:hAnsiTheme="minorEastAsia" w:hint="eastAsia"/>
          <w:b/>
          <w:szCs w:val="21"/>
        </w:rPr>
        <w:t>13</w:t>
      </w:r>
      <w:r w:rsidRPr="000B4CA9">
        <w:rPr>
          <w:rFonts w:asciiTheme="minorEastAsia" w:hAnsiTheme="minorEastAsia"/>
          <w:b/>
          <w:szCs w:val="21"/>
        </w:rPr>
        <w:t xml:space="preserve"> </w:t>
      </w:r>
      <w:r w:rsidR="007701A2">
        <w:rPr>
          <w:rFonts w:asciiTheme="minorEastAsia" w:hAnsiTheme="minorEastAsia" w:hint="eastAsia"/>
          <w:b/>
          <w:szCs w:val="21"/>
        </w:rPr>
        <w:t>梦里床垫 -</w:t>
      </w:r>
      <w:r w:rsidR="007701A2">
        <w:rPr>
          <w:rFonts w:asciiTheme="minorEastAsia" w:hAnsiTheme="minorEastAsia"/>
          <w:b/>
          <w:szCs w:val="21"/>
        </w:rPr>
        <w:t xml:space="preserve"> </w:t>
      </w:r>
      <w:r w:rsidR="007701A2">
        <w:rPr>
          <w:rFonts w:asciiTheme="minorEastAsia" w:hAnsiTheme="minorEastAsia" w:hint="eastAsia"/>
          <w:b/>
          <w:szCs w:val="21"/>
        </w:rPr>
        <w:t>应付账款周转率</w:t>
      </w:r>
    </w:p>
    <w:p w14:paraId="23AE3EDB" w14:textId="349EE849" w:rsidR="00BF38F6" w:rsidRPr="000874BF" w:rsidRDefault="00BF38F6" w:rsidP="00C01191">
      <w:pPr>
        <w:rPr>
          <w:rFonts w:asciiTheme="minorEastAsia" w:hAnsiTheme="minorEastAsia"/>
          <w:szCs w:val="21"/>
        </w:rPr>
      </w:pPr>
      <w:r w:rsidRPr="000874BF">
        <w:rPr>
          <w:rFonts w:asciiTheme="minorEastAsia" w:hAnsiTheme="minorEastAsia"/>
          <w:szCs w:val="21"/>
        </w:rPr>
        <w:lastRenderedPageBreak/>
        <w:t>再来看应付账款周转率。</w:t>
      </w:r>
    </w:p>
    <w:p w14:paraId="4E223B90" w14:textId="77777777" w:rsidR="00B71F7B" w:rsidRDefault="004E4376" w:rsidP="00C01191">
      <w:pPr>
        <w:rPr>
          <w:rFonts w:asciiTheme="minorEastAsia" w:hAnsiTheme="minorEastAsia"/>
          <w:b/>
          <w:szCs w:val="21"/>
        </w:rPr>
      </w:pPr>
      <w:r w:rsidRPr="00C01191">
        <w:rPr>
          <w:rFonts w:asciiTheme="minorEastAsia" w:hAnsiTheme="minorEastAsia" w:hint="eastAsia"/>
          <w:b/>
          <w:szCs w:val="21"/>
        </w:rPr>
        <w:t>应付账款周转率=采购成本/平均应付账款</w:t>
      </w:r>
    </w:p>
    <w:p w14:paraId="1253E8D8" w14:textId="77777777" w:rsidR="00B71F7B" w:rsidRPr="00F113EC" w:rsidRDefault="00B71F7B" w:rsidP="00B71F7B">
      <w:pPr>
        <w:pBdr>
          <w:bottom w:val="single" w:sz="6" w:space="1" w:color="auto"/>
        </w:pBdr>
        <w:rPr>
          <w:rFonts w:asciiTheme="minorEastAsia" w:hAnsiTheme="minorEastAsia"/>
          <w:szCs w:val="21"/>
        </w:rPr>
      </w:pPr>
      <w:r w:rsidRPr="00B71F7B">
        <w:rPr>
          <w:rFonts w:asciiTheme="minorEastAsia" w:hAnsiTheme="minorEastAsia"/>
          <w:szCs w:val="21"/>
        </w:rPr>
        <w:t>这里出现了一个</w:t>
      </w:r>
      <w:r>
        <w:rPr>
          <w:rFonts w:asciiTheme="minorEastAsia" w:hAnsiTheme="minorEastAsia" w:hint="eastAsia"/>
          <w:szCs w:val="21"/>
        </w:rPr>
        <w:t>“采购成本”的概念，那么，一年内的采购成本是怎么计算出来的呢？我们先举个小例子帮助你理解：</w:t>
      </w:r>
    </w:p>
    <w:p w14:paraId="38185EAA" w14:textId="77777777" w:rsidR="00B71F7B" w:rsidRDefault="00B71F7B" w:rsidP="00B71F7B">
      <w:pPr>
        <w:rPr>
          <w:rFonts w:asciiTheme="minorEastAsia" w:hAnsiTheme="minorEastAsia"/>
          <w:szCs w:val="21"/>
        </w:rPr>
      </w:pPr>
      <w:r>
        <w:rPr>
          <w:rFonts w:asciiTheme="minorEastAsia" w:hAnsiTheme="minorEastAsia"/>
          <w:szCs w:val="21"/>
        </w:rPr>
        <w:t>你</w:t>
      </w:r>
      <w:r>
        <w:rPr>
          <w:rFonts w:asciiTheme="minorEastAsia" w:hAnsiTheme="minorEastAsia" w:hint="eastAsia"/>
          <w:szCs w:val="21"/>
        </w:rPr>
        <w:t>年初</w:t>
      </w:r>
      <w:r>
        <w:rPr>
          <w:rFonts w:asciiTheme="minorEastAsia" w:hAnsiTheme="minorEastAsia"/>
          <w:szCs w:val="21"/>
        </w:rPr>
        <w:t>的时候数了数</w:t>
      </w:r>
      <w:r>
        <w:rPr>
          <w:rFonts w:asciiTheme="minorEastAsia" w:hAnsiTheme="minorEastAsia" w:hint="eastAsia"/>
          <w:szCs w:val="21"/>
        </w:rPr>
        <w:t>，家</w:t>
      </w:r>
      <w:r>
        <w:rPr>
          <w:rFonts w:asciiTheme="minorEastAsia" w:hAnsiTheme="minorEastAsia"/>
          <w:szCs w:val="21"/>
        </w:rPr>
        <w:t>里共有10袋大米</w:t>
      </w:r>
      <w:r>
        <w:rPr>
          <w:rFonts w:asciiTheme="minorEastAsia" w:hAnsiTheme="minorEastAsia" w:hint="eastAsia"/>
          <w:szCs w:val="21"/>
        </w:rPr>
        <w:t>。年末的时候数了数，家里共有3</w:t>
      </w:r>
      <w:r w:rsidR="006634DD">
        <w:rPr>
          <w:rFonts w:asciiTheme="minorEastAsia" w:hAnsiTheme="minorEastAsia" w:hint="eastAsia"/>
          <w:szCs w:val="21"/>
        </w:rPr>
        <w:t>袋大米。你们家</w:t>
      </w:r>
      <w:r>
        <w:rPr>
          <w:rFonts w:asciiTheme="minorEastAsia" w:hAnsiTheme="minorEastAsia" w:hint="eastAsia"/>
          <w:szCs w:val="21"/>
        </w:rPr>
        <w:t>一年</w:t>
      </w:r>
      <w:r w:rsidR="006634DD">
        <w:rPr>
          <w:rFonts w:asciiTheme="minorEastAsia" w:hAnsiTheme="minorEastAsia" w:hint="eastAsia"/>
          <w:szCs w:val="21"/>
        </w:rPr>
        <w:t>总共</w:t>
      </w:r>
      <w:r>
        <w:rPr>
          <w:rFonts w:asciiTheme="minorEastAsia" w:hAnsiTheme="minorEastAsia" w:hint="eastAsia"/>
          <w:szCs w:val="21"/>
        </w:rPr>
        <w:t>吃掉12袋大米。那么你一年中购买过几袋大米？</w:t>
      </w:r>
    </w:p>
    <w:p w14:paraId="19F48271" w14:textId="34467462" w:rsidR="00B3302F" w:rsidRDefault="00F90942" w:rsidP="00B71F7B">
      <w:pPr>
        <w:rPr>
          <w:rFonts w:asciiTheme="minorEastAsia" w:hAnsiTheme="minorEastAsia"/>
          <w:szCs w:val="21"/>
        </w:rPr>
      </w:pPr>
      <w:r>
        <w:rPr>
          <w:rFonts w:asciiTheme="minorEastAsia" w:hAnsiTheme="minorEastAsia" w:hint="eastAsia"/>
          <w:szCs w:val="21"/>
        </w:rPr>
        <w:t>请</w:t>
      </w:r>
      <w:r>
        <w:rPr>
          <w:rFonts w:asciiTheme="minorEastAsia" w:hAnsiTheme="minorEastAsia"/>
          <w:szCs w:val="21"/>
        </w:rPr>
        <w:t>花几秒钟思考一下……</w:t>
      </w:r>
    </w:p>
    <w:p w14:paraId="543CE4FE" w14:textId="77777777" w:rsidR="00B71F7B" w:rsidRDefault="000A754D" w:rsidP="00B71F7B">
      <w:pPr>
        <w:rPr>
          <w:rFonts w:asciiTheme="minorEastAsia" w:hAnsiTheme="minorEastAsia"/>
          <w:szCs w:val="21"/>
        </w:rPr>
      </w:pPr>
      <w:r w:rsidRPr="000A754D">
        <w:rPr>
          <w:rFonts w:asciiTheme="minorEastAsia" w:hAnsiTheme="minorEastAsia"/>
          <w:b/>
          <w:szCs w:val="21"/>
        </w:rPr>
        <w:t>反馈</w:t>
      </w:r>
      <w:r w:rsidRPr="000A754D">
        <w:rPr>
          <w:rFonts w:asciiTheme="minorEastAsia" w:hAnsiTheme="minorEastAsia" w:hint="eastAsia"/>
          <w:b/>
          <w:szCs w:val="21"/>
        </w:rPr>
        <w:t>：</w:t>
      </w:r>
      <w:r w:rsidR="00B71F7B">
        <w:rPr>
          <w:rFonts w:asciiTheme="minorEastAsia" w:hAnsiTheme="minorEastAsia"/>
          <w:szCs w:val="21"/>
        </w:rPr>
        <w:t>年初</w:t>
      </w:r>
      <w:r w:rsidR="00B71F7B">
        <w:rPr>
          <w:rFonts w:asciiTheme="minorEastAsia" w:hAnsiTheme="minorEastAsia" w:hint="eastAsia"/>
          <w:szCs w:val="21"/>
        </w:rPr>
        <w:t>（10）-年末（3）+采购的数量=</w:t>
      </w:r>
      <w:r w:rsidR="00B71F7B">
        <w:rPr>
          <w:rFonts w:asciiTheme="minorEastAsia" w:hAnsiTheme="minorEastAsia"/>
          <w:szCs w:val="21"/>
        </w:rPr>
        <w:t>12袋大米</w:t>
      </w:r>
      <w:r w:rsidR="00B71F7B">
        <w:rPr>
          <w:rFonts w:asciiTheme="minorEastAsia" w:hAnsiTheme="minorEastAsia" w:hint="eastAsia"/>
          <w:szCs w:val="21"/>
        </w:rPr>
        <w:t>，</w:t>
      </w:r>
      <w:r w:rsidR="00B71F7B">
        <w:rPr>
          <w:rFonts w:asciiTheme="minorEastAsia" w:hAnsiTheme="minorEastAsia"/>
          <w:szCs w:val="21"/>
        </w:rPr>
        <w:t>所以采购成本就等于</w:t>
      </w:r>
      <w:r w:rsidR="00B71F7B">
        <w:rPr>
          <w:rFonts w:asciiTheme="minorEastAsia" w:hAnsiTheme="minorEastAsia" w:hint="eastAsia"/>
          <w:szCs w:val="21"/>
        </w:rPr>
        <w:t>5袋大米。</w:t>
      </w:r>
    </w:p>
    <w:p w14:paraId="47B19114" w14:textId="0F30511E" w:rsidR="00BF38F6" w:rsidRPr="000874BF" w:rsidRDefault="00B71F7B" w:rsidP="00B71F7B">
      <w:pPr>
        <w:rPr>
          <w:rFonts w:asciiTheme="minorEastAsia" w:hAnsiTheme="minorEastAsia"/>
          <w:b/>
          <w:szCs w:val="21"/>
        </w:rPr>
      </w:pPr>
      <w:r>
        <w:rPr>
          <w:rFonts w:asciiTheme="minorEastAsia" w:hAnsiTheme="minorEastAsia" w:hint="eastAsia"/>
          <w:b/>
          <w:szCs w:val="21"/>
        </w:rPr>
        <w:t>------------------------------------------------------------------------------</w:t>
      </w:r>
    </w:p>
    <w:p w14:paraId="3E798671" w14:textId="3D54B9FB" w:rsidR="00CF7305" w:rsidRPr="00563A65" w:rsidRDefault="00B71F7B" w:rsidP="00B71F7B">
      <w:pPr>
        <w:rPr>
          <w:rFonts w:asciiTheme="minorEastAsia" w:hAnsiTheme="minorEastAsia"/>
          <w:color w:val="FF0000"/>
          <w:szCs w:val="21"/>
        </w:rPr>
      </w:pPr>
      <w:r w:rsidRPr="00F06939">
        <w:rPr>
          <w:rFonts w:asciiTheme="minorEastAsia" w:hAnsiTheme="minorEastAsia"/>
          <w:szCs w:val="21"/>
        </w:rPr>
        <w:t>根据公式</w:t>
      </w:r>
      <w:r w:rsidRPr="00F06939">
        <w:rPr>
          <w:rFonts w:asciiTheme="minorEastAsia" w:hAnsiTheme="minorEastAsia" w:hint="eastAsia"/>
          <w:szCs w:val="21"/>
        </w:rPr>
        <w:t>：</w:t>
      </w:r>
      <w:r w:rsidRPr="000874BF">
        <w:rPr>
          <w:rFonts w:asciiTheme="minorEastAsia" w:hAnsiTheme="minorEastAsia" w:hint="eastAsia"/>
          <w:szCs w:val="21"/>
        </w:rPr>
        <w:t>销货成本</w:t>
      </w:r>
      <w:r w:rsidRPr="000874BF">
        <w:rPr>
          <w:rFonts w:asciiTheme="minorEastAsia" w:hAnsiTheme="minorEastAsia"/>
          <w:szCs w:val="21"/>
        </w:rPr>
        <w:t>COGS</w:t>
      </w:r>
      <w:r w:rsidRPr="000874BF">
        <w:rPr>
          <w:rFonts w:asciiTheme="minorEastAsia" w:hAnsiTheme="minorEastAsia" w:hint="eastAsia"/>
          <w:szCs w:val="21"/>
        </w:rPr>
        <w:t>【</w:t>
      </w:r>
      <w:r>
        <w:rPr>
          <w:rFonts w:asciiTheme="minorEastAsia" w:hAnsiTheme="minorEastAsia" w:hint="eastAsia"/>
          <w:szCs w:val="21"/>
        </w:rPr>
        <w:t>即一年内卖掉货物的账面成本】=期初库存-期末库存+采购成本，我们可以得出梦里床垫的采购成本为：</w:t>
      </w:r>
      <w:r w:rsidR="00563A65" w:rsidRPr="00563A65">
        <w:rPr>
          <w:rFonts w:asciiTheme="minorEastAsia" w:hAnsiTheme="minorEastAsia" w:hint="eastAsia"/>
          <w:color w:val="FF0000"/>
          <w:szCs w:val="21"/>
        </w:rPr>
        <w:t>900-1200+采购成本=3500，采购成本=3800</w:t>
      </w:r>
      <w:r w:rsidR="00563A65">
        <w:rPr>
          <w:rFonts w:asciiTheme="minorEastAsia" w:hAnsiTheme="minorEastAsia" w:hint="eastAsia"/>
          <w:color w:val="FF0000"/>
          <w:szCs w:val="21"/>
        </w:rPr>
        <w:t>万元</w:t>
      </w:r>
    </w:p>
    <w:p w14:paraId="139B6927" w14:textId="40698373" w:rsidR="00C01191" w:rsidRPr="00B71F7B" w:rsidRDefault="00B71F7B" w:rsidP="00C01191">
      <w:pPr>
        <w:rPr>
          <w:rFonts w:asciiTheme="minorEastAsia" w:hAnsiTheme="minorEastAsia"/>
          <w:b/>
          <w:szCs w:val="21"/>
        </w:rPr>
      </w:pPr>
      <w:r w:rsidRPr="00C01191">
        <w:rPr>
          <w:rFonts w:asciiTheme="minorEastAsia" w:hAnsiTheme="minorEastAsia" w:hint="eastAsia"/>
          <w:b/>
          <w:szCs w:val="21"/>
        </w:rPr>
        <w:t>应付账款周转率</w:t>
      </w:r>
      <w:r w:rsidRPr="00D377EA">
        <w:rPr>
          <w:rFonts w:asciiTheme="minorEastAsia" w:hAnsiTheme="minorEastAsia" w:hint="eastAsia"/>
          <w:b/>
          <w:color w:val="FF0000"/>
          <w:szCs w:val="21"/>
        </w:rPr>
        <w:t>=</w:t>
      </w:r>
      <w:r w:rsidRPr="00D377EA">
        <w:rPr>
          <w:rFonts w:asciiTheme="minorEastAsia" w:hAnsiTheme="minorEastAsia"/>
          <w:b/>
          <w:color w:val="FF0000"/>
          <w:szCs w:val="21"/>
        </w:rPr>
        <w:t>3</w:t>
      </w:r>
      <w:r w:rsidR="00563A65" w:rsidRPr="00D377EA">
        <w:rPr>
          <w:rFonts w:asciiTheme="minorEastAsia" w:hAnsiTheme="minorEastAsia" w:hint="eastAsia"/>
          <w:b/>
          <w:color w:val="FF0000"/>
          <w:szCs w:val="21"/>
        </w:rPr>
        <w:t>8</w:t>
      </w:r>
      <w:r w:rsidR="00C01191" w:rsidRPr="00D377EA">
        <w:rPr>
          <w:rFonts w:asciiTheme="minorEastAsia" w:hAnsiTheme="minorEastAsia"/>
          <w:b/>
          <w:color w:val="FF0000"/>
          <w:szCs w:val="21"/>
        </w:rPr>
        <w:t>00</w:t>
      </w:r>
      <w:r w:rsidR="00BF38F6" w:rsidRPr="00D377EA">
        <w:rPr>
          <w:rFonts w:asciiTheme="minorEastAsia" w:hAnsiTheme="minorEastAsia"/>
          <w:b/>
          <w:color w:val="FF0000"/>
          <w:szCs w:val="21"/>
        </w:rPr>
        <w:t>万</w:t>
      </w:r>
      <w:r w:rsidR="00C01191" w:rsidRPr="00D377EA">
        <w:rPr>
          <w:rFonts w:asciiTheme="minorEastAsia" w:hAnsiTheme="minorEastAsia"/>
          <w:b/>
          <w:color w:val="FF0000"/>
          <w:szCs w:val="21"/>
        </w:rPr>
        <w:t>/</w:t>
      </w:r>
      <w:r w:rsidR="00C01191" w:rsidRPr="00D377EA">
        <w:rPr>
          <w:rFonts w:asciiTheme="minorEastAsia" w:hAnsiTheme="minorEastAsia" w:hint="eastAsia"/>
          <w:b/>
          <w:color w:val="FF0000"/>
          <w:szCs w:val="21"/>
        </w:rPr>
        <w:t>【（</w:t>
      </w:r>
      <w:r w:rsidR="00D377EA" w:rsidRPr="00D377EA">
        <w:rPr>
          <w:rFonts w:asciiTheme="minorEastAsia" w:hAnsiTheme="minorEastAsia" w:hint="eastAsia"/>
          <w:b/>
          <w:color w:val="FF0000"/>
          <w:szCs w:val="21"/>
        </w:rPr>
        <w:t>40</w:t>
      </w:r>
      <w:r w:rsidR="00BF38F6" w:rsidRPr="00D377EA">
        <w:rPr>
          <w:rFonts w:asciiTheme="minorEastAsia" w:hAnsiTheme="minorEastAsia" w:hint="eastAsia"/>
          <w:b/>
          <w:color w:val="FF0000"/>
          <w:szCs w:val="21"/>
        </w:rPr>
        <w:t>万</w:t>
      </w:r>
      <w:r w:rsidR="00C01191" w:rsidRPr="00D377EA">
        <w:rPr>
          <w:rFonts w:asciiTheme="minorEastAsia" w:hAnsiTheme="minorEastAsia" w:hint="eastAsia"/>
          <w:b/>
          <w:color w:val="FF0000"/>
          <w:szCs w:val="21"/>
        </w:rPr>
        <w:t>+</w:t>
      </w:r>
      <w:r w:rsidR="00D377EA" w:rsidRPr="00D377EA">
        <w:rPr>
          <w:rFonts w:asciiTheme="minorEastAsia" w:hAnsiTheme="minorEastAsia" w:hint="eastAsia"/>
          <w:b/>
          <w:color w:val="FF0000"/>
          <w:szCs w:val="21"/>
        </w:rPr>
        <w:t>55</w:t>
      </w:r>
      <w:r w:rsidR="00BF38F6" w:rsidRPr="00D377EA">
        <w:rPr>
          <w:rFonts w:asciiTheme="minorEastAsia" w:hAnsiTheme="minorEastAsia"/>
          <w:b/>
          <w:color w:val="FF0000"/>
          <w:szCs w:val="21"/>
        </w:rPr>
        <w:t>万</w:t>
      </w:r>
      <w:r w:rsidR="00C01191" w:rsidRPr="00D377EA">
        <w:rPr>
          <w:rFonts w:asciiTheme="minorEastAsia" w:hAnsiTheme="minorEastAsia" w:hint="eastAsia"/>
          <w:b/>
          <w:color w:val="FF0000"/>
          <w:szCs w:val="21"/>
        </w:rPr>
        <w:t>）/2】=</w:t>
      </w:r>
      <w:r w:rsidR="00D377EA" w:rsidRPr="00D377EA">
        <w:rPr>
          <w:rFonts w:asciiTheme="minorEastAsia" w:hAnsiTheme="minorEastAsia" w:hint="eastAsia"/>
          <w:b/>
          <w:color w:val="FF0000"/>
          <w:szCs w:val="21"/>
        </w:rPr>
        <w:t>80</w:t>
      </w:r>
      <w:r w:rsidR="00C01191">
        <w:rPr>
          <w:rFonts w:asciiTheme="minorEastAsia" w:hAnsiTheme="minorEastAsia" w:hint="eastAsia"/>
          <w:szCs w:val="21"/>
        </w:rPr>
        <w:t>——就是用一年中</w:t>
      </w:r>
      <w:proofErr w:type="gramStart"/>
      <w:r w:rsidR="00C01191">
        <w:rPr>
          <w:rFonts w:asciiTheme="minorEastAsia" w:hAnsiTheme="minorEastAsia" w:hint="eastAsia"/>
          <w:szCs w:val="21"/>
        </w:rPr>
        <w:t>总共</w:t>
      </w:r>
      <w:r w:rsidR="000010AA">
        <w:rPr>
          <w:rFonts w:asciiTheme="minorEastAsia" w:hAnsiTheme="minorEastAsia" w:hint="eastAsia"/>
          <w:szCs w:val="21"/>
        </w:rPr>
        <w:t>付掉的</w:t>
      </w:r>
      <w:proofErr w:type="gramEnd"/>
      <w:r w:rsidR="000010AA">
        <w:rPr>
          <w:rFonts w:asciiTheme="minorEastAsia" w:hAnsiTheme="minorEastAsia" w:hint="eastAsia"/>
          <w:szCs w:val="21"/>
        </w:rPr>
        <w:t>采购费除以应付款</w:t>
      </w:r>
      <w:r w:rsidR="00BF38F6">
        <w:rPr>
          <w:rFonts w:asciiTheme="minorEastAsia" w:hAnsiTheme="minorEastAsia" w:hint="eastAsia"/>
          <w:szCs w:val="21"/>
        </w:rPr>
        <w:t>平均值</w:t>
      </w:r>
      <w:r>
        <w:rPr>
          <w:rFonts w:asciiTheme="minorEastAsia" w:hAnsiTheme="minorEastAsia" w:hint="eastAsia"/>
          <w:szCs w:val="21"/>
        </w:rPr>
        <w:t>，从而计算得出一年中要</w:t>
      </w:r>
      <w:r w:rsidR="00BF38F6">
        <w:rPr>
          <w:rFonts w:asciiTheme="minorEastAsia" w:hAnsiTheme="minorEastAsia" w:hint="eastAsia"/>
          <w:szCs w:val="21"/>
        </w:rPr>
        <w:t>支付</w:t>
      </w:r>
      <w:r>
        <w:rPr>
          <w:rFonts w:asciiTheme="minorEastAsia" w:hAnsiTheme="minorEastAsia" w:hint="eastAsia"/>
          <w:szCs w:val="21"/>
        </w:rPr>
        <w:t>80</w:t>
      </w:r>
      <w:r w:rsidR="00877CC4">
        <w:rPr>
          <w:rFonts w:asciiTheme="minorEastAsia" w:hAnsiTheme="minorEastAsia" w:hint="eastAsia"/>
          <w:szCs w:val="21"/>
        </w:rPr>
        <w:t>次</w:t>
      </w:r>
      <w:r w:rsidR="00BF38F6">
        <w:rPr>
          <w:rFonts w:asciiTheme="minorEastAsia" w:hAnsiTheme="minorEastAsia" w:hint="eastAsia"/>
          <w:szCs w:val="21"/>
        </w:rPr>
        <w:t>应付</w:t>
      </w:r>
      <w:r w:rsidR="00877CC4">
        <w:rPr>
          <w:rFonts w:asciiTheme="minorEastAsia" w:hAnsiTheme="minorEastAsia" w:hint="eastAsia"/>
          <w:szCs w:val="21"/>
        </w:rPr>
        <w:t>。</w:t>
      </w:r>
    </w:p>
    <w:p w14:paraId="4C1DBA9C" w14:textId="597426EC" w:rsidR="00DF316E" w:rsidRDefault="00612D61" w:rsidP="00625CDE">
      <w:pPr>
        <w:rPr>
          <w:rFonts w:asciiTheme="minorEastAsia" w:hAnsiTheme="minorEastAsia"/>
          <w:szCs w:val="21"/>
        </w:rPr>
      </w:pPr>
      <w:r>
        <w:rPr>
          <w:rFonts w:asciiTheme="minorEastAsia" w:hAnsiTheme="minorEastAsia"/>
          <w:szCs w:val="21"/>
        </w:rPr>
        <w:t>应付</w:t>
      </w:r>
      <w:proofErr w:type="gramStart"/>
      <w:r>
        <w:rPr>
          <w:rFonts w:asciiTheme="minorEastAsia" w:hAnsiTheme="minorEastAsia"/>
          <w:szCs w:val="21"/>
        </w:rPr>
        <w:t>账款账期</w:t>
      </w:r>
      <w:proofErr w:type="gramEnd"/>
      <w:r>
        <w:rPr>
          <w:rFonts w:asciiTheme="minorEastAsia" w:hAnsiTheme="minorEastAsia" w:hint="eastAsia"/>
          <w:szCs w:val="21"/>
        </w:rPr>
        <w:t>=</w:t>
      </w:r>
      <w:r w:rsidR="00755A80">
        <w:rPr>
          <w:rFonts w:asciiTheme="minorEastAsia" w:hAnsiTheme="minorEastAsia" w:hint="eastAsia"/>
          <w:szCs w:val="21"/>
        </w:rPr>
        <w:t>365</w:t>
      </w:r>
      <w:r w:rsidR="00BF38F6">
        <w:rPr>
          <w:rFonts w:asciiTheme="minorEastAsia" w:hAnsiTheme="minorEastAsia" w:hint="eastAsia"/>
          <w:szCs w:val="21"/>
        </w:rPr>
        <w:t>天</w:t>
      </w:r>
      <w:r w:rsidR="00755A80">
        <w:rPr>
          <w:rFonts w:asciiTheme="minorEastAsia" w:hAnsiTheme="minorEastAsia"/>
          <w:szCs w:val="21"/>
        </w:rPr>
        <w:t>/</w:t>
      </w:r>
      <w:r w:rsidR="00755A80" w:rsidRPr="00344AF8">
        <w:rPr>
          <w:rFonts w:asciiTheme="minorEastAsia" w:hAnsiTheme="minorEastAsia" w:hint="eastAsia"/>
          <w:szCs w:val="21"/>
        </w:rPr>
        <w:t>应付账款周转率</w:t>
      </w:r>
      <w:r w:rsidR="00755A80">
        <w:rPr>
          <w:rFonts w:asciiTheme="minorEastAsia" w:hAnsiTheme="minorEastAsia" w:hint="eastAsia"/>
          <w:szCs w:val="21"/>
        </w:rPr>
        <w:t>=</w:t>
      </w:r>
      <w:r w:rsidR="00B71F7B">
        <w:rPr>
          <w:rFonts w:asciiTheme="minorEastAsia" w:hAnsiTheme="minorEastAsia"/>
          <w:szCs w:val="21"/>
        </w:rPr>
        <w:t>4.56</w:t>
      </w:r>
      <w:r>
        <w:rPr>
          <w:rFonts w:asciiTheme="minorEastAsia" w:hAnsiTheme="minorEastAsia" w:hint="eastAsia"/>
          <w:szCs w:val="21"/>
        </w:rPr>
        <w:t>天</w:t>
      </w:r>
      <w:r w:rsidR="00DF316E">
        <w:rPr>
          <w:rFonts w:asciiTheme="minorEastAsia" w:hAnsiTheme="minorEastAsia" w:hint="eastAsia"/>
          <w:szCs w:val="21"/>
        </w:rPr>
        <w:t>。</w:t>
      </w:r>
    </w:p>
    <w:p w14:paraId="2B8CCA6A" w14:textId="4B128C4B" w:rsidR="00B20D1E" w:rsidRDefault="00776852" w:rsidP="00625CDE">
      <w:pPr>
        <w:rPr>
          <w:rFonts w:asciiTheme="minorEastAsia" w:hAnsiTheme="minorEastAsia"/>
          <w:szCs w:val="21"/>
        </w:rPr>
      </w:pPr>
      <w:r>
        <w:rPr>
          <w:rFonts w:asciiTheme="minorEastAsia" w:hAnsiTheme="minorEastAsia" w:hint="eastAsia"/>
          <w:szCs w:val="21"/>
        </w:rPr>
        <w:t>也就是说，梦里床垫的账面上一般会有</w:t>
      </w:r>
      <w:r w:rsidR="00D377EA" w:rsidRPr="00D377EA">
        <w:rPr>
          <w:rFonts w:asciiTheme="minorEastAsia" w:hAnsiTheme="minorEastAsia" w:hint="eastAsia"/>
          <w:color w:val="FF0000"/>
          <w:szCs w:val="21"/>
        </w:rPr>
        <w:t>47.5</w:t>
      </w:r>
      <w:r w:rsidR="00B71F7B" w:rsidRPr="00D377EA">
        <w:rPr>
          <w:rFonts w:asciiTheme="minorEastAsia" w:hAnsiTheme="minorEastAsia" w:hint="eastAsia"/>
          <w:color w:val="FF0000"/>
          <w:szCs w:val="21"/>
        </w:rPr>
        <w:t>万</w:t>
      </w:r>
      <w:r w:rsidR="00B71F7B">
        <w:rPr>
          <w:rFonts w:asciiTheme="minorEastAsia" w:hAnsiTheme="minorEastAsia" w:hint="eastAsia"/>
          <w:szCs w:val="21"/>
        </w:rPr>
        <w:t>的应付款，4.56</w:t>
      </w:r>
      <w:r w:rsidR="000010AA">
        <w:rPr>
          <w:rFonts w:asciiTheme="minorEastAsia" w:hAnsiTheme="minorEastAsia" w:hint="eastAsia"/>
          <w:szCs w:val="21"/>
        </w:rPr>
        <w:t>天就需</w:t>
      </w:r>
      <w:r w:rsidR="00517316">
        <w:rPr>
          <w:rFonts w:asciiTheme="minorEastAsia" w:hAnsiTheme="minorEastAsia" w:hint="eastAsia"/>
          <w:szCs w:val="21"/>
        </w:rPr>
        <w:t>全部付清，每年偿付</w:t>
      </w:r>
      <w:r w:rsidR="00B71F7B">
        <w:rPr>
          <w:rFonts w:asciiTheme="minorEastAsia" w:hAnsiTheme="minorEastAsia" w:hint="eastAsia"/>
          <w:szCs w:val="21"/>
        </w:rPr>
        <w:t>应付款80次。</w:t>
      </w:r>
    </w:p>
    <w:p w14:paraId="533E12E2" w14:textId="77777777" w:rsidR="002733BA" w:rsidRDefault="002733BA" w:rsidP="00625CDE">
      <w:pPr>
        <w:rPr>
          <w:rFonts w:asciiTheme="minorEastAsia" w:hAnsiTheme="minorEastAsia"/>
          <w:szCs w:val="21"/>
        </w:rPr>
      </w:pPr>
    </w:p>
    <w:p w14:paraId="0F6741CB" w14:textId="0D136115" w:rsidR="002733BA" w:rsidRDefault="000874BF" w:rsidP="00625CDE">
      <w:pPr>
        <w:rPr>
          <w:rFonts w:asciiTheme="minorEastAsia" w:hAnsiTheme="minorEastAsia"/>
          <w:b/>
          <w:szCs w:val="21"/>
        </w:rPr>
      </w:pPr>
      <w:r>
        <w:rPr>
          <w:rFonts w:asciiTheme="minorEastAsia" w:hAnsiTheme="minorEastAsia" w:hint="eastAsia"/>
          <w:b/>
          <w:szCs w:val="21"/>
        </w:rPr>
        <w:t>03U14</w:t>
      </w:r>
      <w:r w:rsidR="002733BA" w:rsidRPr="002733BA">
        <w:rPr>
          <w:rFonts w:asciiTheme="minorEastAsia" w:hAnsiTheme="minorEastAsia" w:hint="eastAsia"/>
          <w:b/>
          <w:szCs w:val="21"/>
        </w:rPr>
        <w:t>a</w:t>
      </w:r>
      <w:r w:rsidR="002733BA" w:rsidRPr="002733BA">
        <w:rPr>
          <w:rFonts w:asciiTheme="minorEastAsia" w:hAnsiTheme="minorEastAsia"/>
          <w:b/>
          <w:szCs w:val="21"/>
        </w:rPr>
        <w:t xml:space="preserve"> </w:t>
      </w:r>
      <w:r w:rsidR="00B71F7B">
        <w:rPr>
          <w:rFonts w:asciiTheme="minorEastAsia" w:hAnsiTheme="minorEastAsia" w:hint="eastAsia"/>
          <w:b/>
          <w:szCs w:val="21"/>
        </w:rPr>
        <w:t>应付款</w:t>
      </w:r>
      <w:r w:rsidR="00B71F7B">
        <w:rPr>
          <w:rFonts w:asciiTheme="minorEastAsia" w:hAnsiTheme="minorEastAsia"/>
          <w:b/>
          <w:szCs w:val="21"/>
        </w:rPr>
        <w:t>周转速度</w:t>
      </w:r>
      <w:r w:rsidR="00B71F7B">
        <w:rPr>
          <w:rFonts w:asciiTheme="minorEastAsia" w:hAnsiTheme="minorEastAsia" w:hint="eastAsia"/>
          <w:b/>
          <w:szCs w:val="21"/>
        </w:rPr>
        <w:t>快</w:t>
      </w:r>
      <w:r w:rsidR="00B71F7B">
        <w:rPr>
          <w:rFonts w:asciiTheme="minorEastAsia" w:hAnsiTheme="minorEastAsia"/>
          <w:b/>
          <w:szCs w:val="21"/>
        </w:rPr>
        <w:t>好还是慢好</w:t>
      </w:r>
      <w:r w:rsidR="00B71F7B">
        <w:rPr>
          <w:rFonts w:asciiTheme="minorEastAsia" w:hAnsiTheme="minorEastAsia" w:hint="eastAsia"/>
          <w:b/>
          <w:szCs w:val="21"/>
        </w:rPr>
        <w:t>？</w:t>
      </w:r>
    </w:p>
    <w:p w14:paraId="0753CC7C" w14:textId="77777777" w:rsidR="007330E5" w:rsidRPr="007330E5" w:rsidRDefault="00AB1583" w:rsidP="00625CDE">
      <w:pPr>
        <w:rPr>
          <w:rFonts w:asciiTheme="minorEastAsia" w:hAnsiTheme="minorEastAsia"/>
          <w:szCs w:val="21"/>
        </w:rPr>
      </w:pPr>
      <w:r>
        <w:rPr>
          <w:rFonts w:asciiTheme="minorEastAsia" w:hAnsiTheme="minorEastAsia"/>
          <w:szCs w:val="21"/>
        </w:rPr>
        <w:t>如果你发现自己公司的应付款周转速度与同行业相比明显偏高</w:t>
      </w:r>
      <w:r w:rsidR="002733BA" w:rsidRPr="00F81CF7">
        <w:rPr>
          <w:rFonts w:asciiTheme="minorEastAsia" w:hAnsiTheme="minorEastAsia" w:hint="eastAsia"/>
          <w:szCs w:val="21"/>
        </w:rPr>
        <w:t>，</w:t>
      </w:r>
      <w:r w:rsidR="002733BA" w:rsidRPr="00F81CF7">
        <w:rPr>
          <w:rFonts w:asciiTheme="minorEastAsia" w:hAnsiTheme="minorEastAsia"/>
          <w:szCs w:val="21"/>
        </w:rPr>
        <w:t>可能是什么原因造成的</w:t>
      </w:r>
      <w:r w:rsidR="002733BA" w:rsidRPr="00F81CF7">
        <w:rPr>
          <w:rFonts w:asciiTheme="minorEastAsia" w:hAnsiTheme="minorEastAsia" w:hint="eastAsia"/>
          <w:szCs w:val="21"/>
        </w:rPr>
        <w:t>？</w:t>
      </w:r>
      <w:r>
        <w:rPr>
          <w:rFonts w:asciiTheme="minorEastAsia" w:hAnsiTheme="minorEastAsia" w:hint="eastAsia"/>
          <w:szCs w:val="21"/>
        </w:rPr>
        <w:t>（  ）</w:t>
      </w:r>
    </w:p>
    <w:p w14:paraId="34D86C51" w14:textId="77777777" w:rsidR="00625CDE" w:rsidRPr="00AB1583" w:rsidRDefault="00625CDE" w:rsidP="00AB1583">
      <w:pPr>
        <w:pStyle w:val="a8"/>
        <w:numPr>
          <w:ilvl w:val="0"/>
          <w:numId w:val="37"/>
        </w:numPr>
        <w:ind w:firstLineChars="0"/>
        <w:rPr>
          <w:rFonts w:asciiTheme="minorEastAsia" w:hAnsiTheme="minorEastAsia"/>
          <w:szCs w:val="21"/>
        </w:rPr>
      </w:pPr>
      <w:r w:rsidRPr="00AB1583">
        <w:rPr>
          <w:rFonts w:asciiTheme="minorEastAsia" w:hAnsiTheme="minorEastAsia"/>
          <w:szCs w:val="21"/>
        </w:rPr>
        <w:t>供应商收账</w:t>
      </w:r>
      <w:r w:rsidR="007330E5">
        <w:rPr>
          <w:rFonts w:asciiTheme="minorEastAsia" w:hAnsiTheme="minorEastAsia"/>
          <w:szCs w:val="21"/>
        </w:rPr>
        <w:t>卖力</w:t>
      </w:r>
    </w:p>
    <w:p w14:paraId="6DC02CE6" w14:textId="77777777" w:rsidR="00625CDE" w:rsidRPr="0011439F" w:rsidRDefault="00625CDE" w:rsidP="0011439F">
      <w:pPr>
        <w:pStyle w:val="a8"/>
        <w:numPr>
          <w:ilvl w:val="0"/>
          <w:numId w:val="37"/>
        </w:numPr>
        <w:ind w:firstLineChars="0"/>
        <w:rPr>
          <w:rFonts w:asciiTheme="minorEastAsia" w:hAnsiTheme="minorEastAsia"/>
          <w:szCs w:val="21"/>
        </w:rPr>
      </w:pPr>
      <w:r w:rsidRPr="0011439F">
        <w:rPr>
          <w:rFonts w:asciiTheme="minorEastAsia" w:hAnsiTheme="minorEastAsia"/>
          <w:szCs w:val="21"/>
        </w:rPr>
        <w:t>企业在价值链中处于</w:t>
      </w:r>
      <w:r w:rsidR="007330E5">
        <w:rPr>
          <w:rFonts w:asciiTheme="minorEastAsia" w:hAnsiTheme="minorEastAsia" w:hint="eastAsia"/>
          <w:szCs w:val="21"/>
        </w:rPr>
        <w:t>弱势</w:t>
      </w:r>
    </w:p>
    <w:p w14:paraId="00876CB8" w14:textId="77777777" w:rsidR="00625CDE" w:rsidRDefault="00625CDE" w:rsidP="0011439F">
      <w:pPr>
        <w:pStyle w:val="a8"/>
        <w:numPr>
          <w:ilvl w:val="0"/>
          <w:numId w:val="37"/>
        </w:numPr>
        <w:ind w:firstLineChars="0"/>
        <w:rPr>
          <w:rFonts w:asciiTheme="minorEastAsia" w:hAnsiTheme="minorEastAsia"/>
          <w:szCs w:val="21"/>
        </w:rPr>
      </w:pPr>
      <w:r w:rsidRPr="0011439F">
        <w:rPr>
          <w:rFonts w:asciiTheme="minorEastAsia" w:hAnsiTheme="minorEastAsia"/>
          <w:szCs w:val="21"/>
        </w:rPr>
        <w:t>企业处于财务困境</w:t>
      </w:r>
      <w:r w:rsidR="007330E5">
        <w:rPr>
          <w:rFonts w:asciiTheme="minorEastAsia" w:hAnsiTheme="minorEastAsia" w:hint="eastAsia"/>
          <w:szCs w:val="21"/>
        </w:rPr>
        <w:t>，</w:t>
      </w:r>
      <w:r w:rsidR="007330E5">
        <w:rPr>
          <w:rFonts w:asciiTheme="minorEastAsia" w:hAnsiTheme="minorEastAsia"/>
          <w:szCs w:val="21"/>
        </w:rPr>
        <w:t>遭到挤兑</w:t>
      </w:r>
    </w:p>
    <w:p w14:paraId="213076DA" w14:textId="77777777" w:rsidR="000874BF" w:rsidRDefault="007330E5" w:rsidP="001030A7">
      <w:pPr>
        <w:pStyle w:val="a8"/>
        <w:numPr>
          <w:ilvl w:val="0"/>
          <w:numId w:val="37"/>
        </w:numPr>
        <w:ind w:firstLineChars="0"/>
        <w:rPr>
          <w:rFonts w:asciiTheme="minorEastAsia" w:hAnsiTheme="minorEastAsia"/>
          <w:szCs w:val="21"/>
        </w:rPr>
      </w:pPr>
      <w:r w:rsidRPr="000874BF">
        <w:rPr>
          <w:rFonts w:asciiTheme="minorEastAsia" w:hAnsiTheme="minorEastAsia"/>
          <w:szCs w:val="21"/>
        </w:rPr>
        <w:t>其他</w:t>
      </w:r>
      <w:r w:rsidRPr="000874BF">
        <w:rPr>
          <w:rFonts w:asciiTheme="minorEastAsia" w:hAnsiTheme="minorEastAsia" w:hint="eastAsia"/>
          <w:szCs w:val="21"/>
        </w:rPr>
        <w:t>：_________</w:t>
      </w:r>
    </w:p>
    <w:p w14:paraId="646910AF" w14:textId="2CA95985" w:rsidR="00776852" w:rsidRDefault="007330E5" w:rsidP="00625CDE">
      <w:pPr>
        <w:rPr>
          <w:rFonts w:asciiTheme="minorEastAsia" w:hAnsiTheme="minorEastAsia"/>
          <w:szCs w:val="21"/>
        </w:rPr>
      </w:pPr>
      <w:r w:rsidRPr="000874BF">
        <w:rPr>
          <w:rFonts w:asciiTheme="minorEastAsia" w:hAnsiTheme="minorEastAsia"/>
          <w:b/>
          <w:szCs w:val="21"/>
        </w:rPr>
        <w:t>反馈</w:t>
      </w:r>
      <w:r w:rsidRPr="000874BF">
        <w:rPr>
          <w:rFonts w:asciiTheme="minorEastAsia" w:hAnsiTheme="minorEastAsia" w:hint="eastAsia"/>
          <w:b/>
          <w:szCs w:val="21"/>
        </w:rPr>
        <w:t>：</w:t>
      </w:r>
      <w:r w:rsidR="000874BF" w:rsidRPr="008262CD">
        <w:rPr>
          <w:rFonts w:asciiTheme="minorEastAsia" w:hAnsiTheme="minorEastAsia" w:hint="eastAsia"/>
          <w:szCs w:val="21"/>
        </w:rPr>
        <w:t>A、B、C、D</w:t>
      </w:r>
      <w:r w:rsidR="000874BF" w:rsidRPr="00BA7D75">
        <w:rPr>
          <w:rFonts w:asciiTheme="minorEastAsia" w:hAnsiTheme="minorEastAsia"/>
          <w:szCs w:val="21"/>
        </w:rPr>
        <w:t>都是</w:t>
      </w:r>
      <w:r w:rsidRPr="000874BF">
        <w:rPr>
          <w:rFonts w:asciiTheme="minorEastAsia" w:hAnsiTheme="minorEastAsia"/>
          <w:szCs w:val="21"/>
        </w:rPr>
        <w:t>可能造成应</w:t>
      </w:r>
      <w:r w:rsidR="00C51E1F">
        <w:rPr>
          <w:rFonts w:asciiTheme="minorEastAsia" w:hAnsiTheme="minorEastAsia" w:hint="eastAsia"/>
          <w:szCs w:val="21"/>
        </w:rPr>
        <w:t>付</w:t>
      </w:r>
      <w:r w:rsidRPr="000874BF">
        <w:rPr>
          <w:rFonts w:asciiTheme="minorEastAsia" w:hAnsiTheme="minorEastAsia"/>
          <w:szCs w:val="21"/>
        </w:rPr>
        <w:t>款周转率偏高的原因</w:t>
      </w:r>
      <w:r w:rsidRPr="000874BF">
        <w:rPr>
          <w:rFonts w:asciiTheme="minorEastAsia" w:hAnsiTheme="minorEastAsia" w:hint="eastAsia"/>
          <w:szCs w:val="21"/>
        </w:rPr>
        <w:t>。</w:t>
      </w:r>
    </w:p>
    <w:p w14:paraId="2DB1E5D0" w14:textId="09E27A7D" w:rsidR="00625CDE" w:rsidRDefault="000B4CA9" w:rsidP="00625CDE">
      <w:pPr>
        <w:rPr>
          <w:rFonts w:asciiTheme="minorEastAsia" w:hAnsiTheme="minorEastAsia"/>
          <w:b/>
          <w:szCs w:val="21"/>
        </w:rPr>
      </w:pPr>
      <w:r w:rsidRPr="000B4CA9">
        <w:rPr>
          <w:rFonts w:asciiTheme="minorEastAsia" w:hAnsiTheme="minorEastAsia" w:hint="eastAsia"/>
          <w:b/>
          <w:szCs w:val="21"/>
        </w:rPr>
        <w:t>03</w:t>
      </w:r>
      <w:r w:rsidRPr="000B4CA9">
        <w:rPr>
          <w:rFonts w:asciiTheme="minorEastAsia" w:hAnsiTheme="minorEastAsia"/>
          <w:b/>
          <w:szCs w:val="21"/>
        </w:rPr>
        <w:t>U</w:t>
      </w:r>
      <w:r w:rsidR="000874BF">
        <w:rPr>
          <w:rFonts w:asciiTheme="minorEastAsia" w:hAnsiTheme="minorEastAsia" w:hint="eastAsia"/>
          <w:b/>
          <w:szCs w:val="21"/>
        </w:rPr>
        <w:t>15</w:t>
      </w:r>
      <w:r>
        <w:rPr>
          <w:rFonts w:asciiTheme="minorEastAsia" w:hAnsiTheme="minorEastAsia"/>
          <w:b/>
          <w:szCs w:val="21"/>
        </w:rPr>
        <w:t xml:space="preserve"> </w:t>
      </w:r>
      <w:r w:rsidR="00625CDE">
        <w:rPr>
          <w:rFonts w:asciiTheme="minorEastAsia" w:hAnsiTheme="minorEastAsia" w:hint="eastAsia"/>
          <w:b/>
          <w:szCs w:val="21"/>
        </w:rPr>
        <w:t>企业的现金周期</w:t>
      </w:r>
    </w:p>
    <w:p w14:paraId="1CCA270B" w14:textId="77777777" w:rsidR="00035626" w:rsidRDefault="00035626" w:rsidP="00625CDE">
      <w:pPr>
        <w:rPr>
          <w:rFonts w:asciiTheme="minorEastAsia" w:hAnsiTheme="minorEastAsia"/>
          <w:szCs w:val="21"/>
        </w:rPr>
      </w:pPr>
      <w:r>
        <w:rPr>
          <w:rFonts w:asciiTheme="minorEastAsia" w:hAnsiTheme="minorEastAsia"/>
          <w:szCs w:val="21"/>
        </w:rPr>
        <w:t>最后</w:t>
      </w:r>
      <w:r>
        <w:rPr>
          <w:rFonts w:asciiTheme="minorEastAsia" w:hAnsiTheme="minorEastAsia" w:hint="eastAsia"/>
          <w:szCs w:val="21"/>
        </w:rPr>
        <w:t>，</w:t>
      </w:r>
      <w:r>
        <w:rPr>
          <w:rFonts w:asciiTheme="minorEastAsia" w:hAnsiTheme="minorEastAsia"/>
          <w:szCs w:val="21"/>
        </w:rPr>
        <w:t>在上面</w:t>
      </w:r>
      <w:proofErr w:type="gramStart"/>
      <w:r>
        <w:rPr>
          <w:rFonts w:asciiTheme="minorEastAsia" w:hAnsiTheme="minorEastAsia" w:hint="eastAsia"/>
          <w:szCs w:val="21"/>
        </w:rPr>
        <w:t>3个账期的</w:t>
      </w:r>
      <w:proofErr w:type="gramEnd"/>
      <w:r>
        <w:rPr>
          <w:rFonts w:asciiTheme="minorEastAsia" w:hAnsiTheme="minorEastAsia" w:hint="eastAsia"/>
          <w:szCs w:val="21"/>
        </w:rPr>
        <w:t>基础上，我们就能计算出</w:t>
      </w:r>
      <w:r w:rsidRPr="00035626">
        <w:rPr>
          <w:rFonts w:asciiTheme="minorEastAsia" w:hAnsiTheme="minorEastAsia"/>
          <w:szCs w:val="21"/>
        </w:rPr>
        <w:t>现金循环周期</w:t>
      </w:r>
      <w:r>
        <w:rPr>
          <w:rFonts w:asciiTheme="minorEastAsia" w:hAnsiTheme="minorEastAsia"/>
          <w:szCs w:val="21"/>
        </w:rPr>
        <w:t>了</w:t>
      </w:r>
      <w:r w:rsidR="00611622">
        <w:rPr>
          <w:rFonts w:asciiTheme="minorEastAsia" w:hAnsiTheme="minorEastAsia" w:hint="eastAsia"/>
          <w:szCs w:val="21"/>
        </w:rPr>
        <w:t>。</w:t>
      </w:r>
      <w:r w:rsidR="00611622" w:rsidRPr="00611622">
        <w:rPr>
          <w:rFonts w:asciiTheme="minorEastAsia" w:hAnsiTheme="minorEastAsia"/>
          <w:szCs w:val="21"/>
        </w:rPr>
        <w:t>现金循环周期是企业在经营中从付出现金到收到现金所需的平均时间。</w:t>
      </w:r>
      <w:r w:rsidR="00611622">
        <w:rPr>
          <w:rFonts w:asciiTheme="minorEastAsia" w:hAnsiTheme="minorEastAsia"/>
          <w:szCs w:val="21"/>
        </w:rPr>
        <w:t>它的计算公式为</w:t>
      </w:r>
      <w:r w:rsidR="00611622">
        <w:rPr>
          <w:rFonts w:asciiTheme="minorEastAsia" w:hAnsiTheme="minorEastAsia" w:hint="eastAsia"/>
          <w:szCs w:val="21"/>
        </w:rPr>
        <w:t>：</w:t>
      </w:r>
    </w:p>
    <w:p w14:paraId="1248999B" w14:textId="77777777" w:rsidR="005657B1" w:rsidRDefault="00625CDE">
      <w:pPr>
        <w:rPr>
          <w:rFonts w:asciiTheme="minorEastAsia" w:hAnsiTheme="minorEastAsia"/>
          <w:szCs w:val="21"/>
        </w:rPr>
      </w:pPr>
      <w:r w:rsidRPr="00A720E9">
        <w:rPr>
          <w:rFonts w:asciiTheme="minorEastAsia" w:hAnsiTheme="minorEastAsia"/>
          <w:szCs w:val="21"/>
        </w:rPr>
        <w:t>现金</w:t>
      </w:r>
      <w:r w:rsidR="00035626">
        <w:rPr>
          <w:rFonts w:asciiTheme="minorEastAsia" w:hAnsiTheme="minorEastAsia"/>
          <w:szCs w:val="21"/>
        </w:rPr>
        <w:t>循环</w:t>
      </w:r>
      <w:r w:rsidRPr="00A720E9">
        <w:rPr>
          <w:rFonts w:asciiTheme="minorEastAsia" w:hAnsiTheme="minorEastAsia"/>
          <w:szCs w:val="21"/>
        </w:rPr>
        <w:t>周期</w:t>
      </w:r>
      <w:r w:rsidRPr="00A720E9">
        <w:rPr>
          <w:rFonts w:asciiTheme="minorEastAsia" w:hAnsiTheme="minorEastAsia" w:hint="eastAsia"/>
          <w:szCs w:val="21"/>
        </w:rPr>
        <w:t>=</w:t>
      </w:r>
      <w:r w:rsidRPr="00A720E9">
        <w:rPr>
          <w:rFonts w:asciiTheme="minorEastAsia" w:hAnsiTheme="minorEastAsia"/>
          <w:szCs w:val="21"/>
        </w:rPr>
        <w:t>库存周转天数</w:t>
      </w:r>
      <w:r w:rsidRPr="00A720E9">
        <w:rPr>
          <w:rFonts w:asciiTheme="minorEastAsia" w:hAnsiTheme="minorEastAsia" w:hint="eastAsia"/>
          <w:szCs w:val="21"/>
        </w:rPr>
        <w:t>+</w:t>
      </w:r>
      <w:r w:rsidRPr="00A720E9">
        <w:rPr>
          <w:rFonts w:asciiTheme="minorEastAsia" w:hAnsiTheme="minorEastAsia"/>
          <w:szCs w:val="21"/>
        </w:rPr>
        <w:t>应收账款周转天数</w:t>
      </w:r>
      <w:r w:rsidRPr="00A720E9">
        <w:rPr>
          <w:rFonts w:asciiTheme="minorEastAsia" w:hAnsiTheme="minorEastAsia" w:hint="eastAsia"/>
          <w:szCs w:val="21"/>
        </w:rPr>
        <w:t>-</w:t>
      </w:r>
      <w:r w:rsidRPr="00A720E9">
        <w:rPr>
          <w:rFonts w:asciiTheme="minorEastAsia" w:hAnsiTheme="minorEastAsia"/>
          <w:szCs w:val="21"/>
        </w:rPr>
        <w:t>应付账款周转天数</w:t>
      </w:r>
      <w:r w:rsidR="00BB5B55">
        <w:rPr>
          <w:rFonts w:asciiTheme="minorEastAsia" w:hAnsiTheme="minorEastAsia" w:hint="eastAsia"/>
          <w:szCs w:val="21"/>
        </w:rPr>
        <w:t>=</w:t>
      </w:r>
      <w:r w:rsidR="00035626" w:rsidRPr="00035626">
        <w:rPr>
          <w:rFonts w:asciiTheme="minorEastAsia" w:hAnsiTheme="minorEastAsia"/>
          <w:szCs w:val="21"/>
        </w:rPr>
        <w:t>109.6天</w:t>
      </w:r>
      <w:r w:rsidR="00035626" w:rsidRPr="00035626">
        <w:rPr>
          <w:rFonts w:asciiTheme="minorEastAsia" w:hAnsiTheme="minorEastAsia" w:hint="eastAsia"/>
          <w:szCs w:val="21"/>
        </w:rPr>
        <w:t>+</w:t>
      </w:r>
      <w:r w:rsidR="00035626">
        <w:rPr>
          <w:rFonts w:asciiTheme="minorEastAsia" w:hAnsiTheme="minorEastAsia"/>
          <w:szCs w:val="21"/>
        </w:rPr>
        <w:t>36.5</w:t>
      </w:r>
      <w:r w:rsidR="00035626">
        <w:rPr>
          <w:rFonts w:asciiTheme="minorEastAsia" w:hAnsiTheme="minorEastAsia" w:hint="eastAsia"/>
          <w:szCs w:val="21"/>
        </w:rPr>
        <w:t>天-</w:t>
      </w:r>
      <w:r w:rsidR="00035626">
        <w:rPr>
          <w:rFonts w:asciiTheme="minorEastAsia" w:hAnsiTheme="minorEastAsia"/>
          <w:szCs w:val="21"/>
        </w:rPr>
        <w:t>4.56</w:t>
      </w:r>
      <w:r w:rsidR="00035626">
        <w:rPr>
          <w:rFonts w:asciiTheme="minorEastAsia" w:hAnsiTheme="minorEastAsia" w:hint="eastAsia"/>
          <w:szCs w:val="21"/>
        </w:rPr>
        <w:t>=</w:t>
      </w:r>
      <w:r w:rsidR="00035626">
        <w:rPr>
          <w:rFonts w:asciiTheme="minorEastAsia" w:hAnsiTheme="minorEastAsia"/>
          <w:szCs w:val="21"/>
        </w:rPr>
        <w:t>141.54天</w:t>
      </w:r>
      <w:r w:rsidR="00035626">
        <w:rPr>
          <w:rFonts w:asciiTheme="minorEastAsia" w:hAnsiTheme="minorEastAsia" w:hint="eastAsia"/>
          <w:szCs w:val="21"/>
        </w:rPr>
        <w:t>。</w:t>
      </w:r>
    </w:p>
    <w:p w14:paraId="0639832A" w14:textId="77777777" w:rsidR="002370E9" w:rsidRDefault="002370E9">
      <w:pPr>
        <w:rPr>
          <w:rFonts w:asciiTheme="minorEastAsia" w:hAnsiTheme="minorEastAsia"/>
          <w:szCs w:val="21"/>
        </w:rPr>
      </w:pPr>
      <w:r>
        <w:rPr>
          <w:rFonts w:asciiTheme="minorEastAsia" w:hAnsiTheme="minorEastAsia"/>
          <w:szCs w:val="21"/>
        </w:rPr>
        <w:t>也就是说</w:t>
      </w:r>
      <w:r>
        <w:rPr>
          <w:rFonts w:asciiTheme="minorEastAsia" w:hAnsiTheme="minorEastAsia" w:hint="eastAsia"/>
          <w:szCs w:val="21"/>
        </w:rPr>
        <w:t>，</w:t>
      </w:r>
      <w:r>
        <w:rPr>
          <w:rFonts w:asciiTheme="minorEastAsia" w:hAnsiTheme="minorEastAsia"/>
          <w:szCs w:val="21"/>
        </w:rPr>
        <w:t>梦里床垫</w:t>
      </w:r>
      <w:r>
        <w:rPr>
          <w:rFonts w:asciiTheme="minorEastAsia" w:hAnsiTheme="minorEastAsia" w:hint="eastAsia"/>
          <w:szCs w:val="21"/>
        </w:rPr>
        <w:t>从投入现金购买库存，一直到库存最终再次变现，需要141.54天。</w:t>
      </w:r>
    </w:p>
    <w:p w14:paraId="67698A0B" w14:textId="77777777" w:rsidR="00ED1F80" w:rsidRDefault="00ED1F80">
      <w:pPr>
        <w:rPr>
          <w:rFonts w:asciiTheme="minorEastAsia" w:hAnsiTheme="minorEastAsia"/>
          <w:szCs w:val="21"/>
        </w:rPr>
      </w:pPr>
      <w:r>
        <w:rPr>
          <w:rFonts w:asciiTheme="minorEastAsia" w:hAnsiTheme="minorEastAsia" w:hint="eastAsia"/>
          <w:szCs w:val="21"/>
        </w:rPr>
        <w:t>很显然，现金周期</w:t>
      </w:r>
      <w:r w:rsidR="00C0298B">
        <w:rPr>
          <w:rFonts w:asciiTheme="minorEastAsia" w:hAnsiTheme="minorEastAsia" w:hint="eastAsia"/>
          <w:szCs w:val="21"/>
        </w:rPr>
        <w:t>偏长甚至过长</w:t>
      </w:r>
      <w:r>
        <w:rPr>
          <w:rFonts w:asciiTheme="minorEastAsia" w:hAnsiTheme="minorEastAsia" w:hint="eastAsia"/>
          <w:szCs w:val="21"/>
        </w:rPr>
        <w:t>，就说明流动性状况</w:t>
      </w:r>
      <w:r w:rsidR="00C0298B">
        <w:rPr>
          <w:rFonts w:asciiTheme="minorEastAsia" w:hAnsiTheme="minorEastAsia" w:hint="eastAsia"/>
          <w:szCs w:val="21"/>
        </w:rPr>
        <w:t>存在问题</w:t>
      </w:r>
      <w:r>
        <w:rPr>
          <w:rFonts w:asciiTheme="minorEastAsia" w:hAnsiTheme="minorEastAsia" w:hint="eastAsia"/>
          <w:szCs w:val="21"/>
        </w:rPr>
        <w:t>。</w:t>
      </w:r>
      <w:r w:rsidR="008020EC" w:rsidRPr="008020EC">
        <w:rPr>
          <w:rFonts w:asciiTheme="minorEastAsia" w:hAnsiTheme="minorEastAsia"/>
          <w:szCs w:val="21"/>
        </w:rPr>
        <w:t>绩优企业在现金周期上能够比一般企业少40－65天</w:t>
      </w:r>
      <w:r w:rsidR="0092519F">
        <w:rPr>
          <w:rFonts w:asciiTheme="minorEastAsia" w:hAnsiTheme="minorEastAsia" w:hint="eastAsia"/>
          <w:szCs w:val="21"/>
        </w:rPr>
        <w:t>。</w:t>
      </w:r>
    </w:p>
    <w:p w14:paraId="20E4FDF0" w14:textId="77777777" w:rsidR="006221E1" w:rsidRDefault="006221E1">
      <w:pPr>
        <w:rPr>
          <w:rFonts w:asciiTheme="minorEastAsia" w:hAnsiTheme="minorEastAsia"/>
          <w:szCs w:val="21"/>
        </w:rPr>
      </w:pPr>
    </w:p>
    <w:p w14:paraId="5F217EB3" w14:textId="1C7B5A05" w:rsidR="006221E1" w:rsidRPr="00F90942" w:rsidRDefault="00404D5A" w:rsidP="006221E1">
      <w:pPr>
        <w:rPr>
          <w:rFonts w:asciiTheme="minorEastAsia" w:hAnsiTheme="minorEastAsia"/>
          <w:b/>
          <w:szCs w:val="21"/>
        </w:rPr>
      </w:pPr>
      <w:r w:rsidRPr="00F90942">
        <w:rPr>
          <w:rFonts w:asciiTheme="minorEastAsia" w:hAnsiTheme="minorEastAsia" w:hint="eastAsia"/>
          <w:b/>
          <w:szCs w:val="21"/>
        </w:rPr>
        <w:t>03</w:t>
      </w:r>
      <w:r w:rsidR="000874BF" w:rsidRPr="00F90942">
        <w:rPr>
          <w:rFonts w:asciiTheme="minorEastAsia" w:hAnsiTheme="minorEastAsia" w:hint="eastAsia"/>
          <w:b/>
          <w:szCs w:val="21"/>
        </w:rPr>
        <w:t>U16</w:t>
      </w:r>
      <w:r w:rsidR="006221E1" w:rsidRPr="00F90942">
        <w:rPr>
          <w:rFonts w:asciiTheme="minorEastAsia" w:hAnsiTheme="minorEastAsia" w:hint="eastAsia"/>
          <w:b/>
          <w:szCs w:val="21"/>
        </w:rPr>
        <w:t>a</w:t>
      </w:r>
      <w:r w:rsidR="006221E1" w:rsidRPr="00F90942">
        <w:rPr>
          <w:rFonts w:asciiTheme="minorEastAsia" w:hAnsiTheme="minorEastAsia"/>
          <w:b/>
          <w:szCs w:val="21"/>
        </w:rPr>
        <w:t xml:space="preserve"> 小测验</w:t>
      </w:r>
      <w:r w:rsidR="006221E1" w:rsidRPr="00F90942">
        <w:rPr>
          <w:rFonts w:asciiTheme="minorEastAsia" w:hAnsiTheme="minorEastAsia" w:hint="eastAsia"/>
          <w:b/>
          <w:szCs w:val="21"/>
        </w:rPr>
        <w:t>：</w:t>
      </w:r>
      <w:r w:rsidR="00191B87" w:rsidRPr="00F90942">
        <w:rPr>
          <w:rFonts w:asciiTheme="minorEastAsia" w:hAnsiTheme="minorEastAsia" w:hint="eastAsia"/>
          <w:b/>
          <w:szCs w:val="21"/>
        </w:rPr>
        <w:t>巩固你学到的内容 -</w:t>
      </w:r>
      <w:r w:rsidR="00191B87" w:rsidRPr="00F90942">
        <w:rPr>
          <w:rFonts w:asciiTheme="minorEastAsia" w:hAnsiTheme="minorEastAsia"/>
          <w:b/>
          <w:szCs w:val="21"/>
        </w:rPr>
        <w:t xml:space="preserve"> </w:t>
      </w:r>
      <w:r w:rsidR="006221E1" w:rsidRPr="00F90942">
        <w:rPr>
          <w:rFonts w:asciiTheme="minorEastAsia" w:hAnsiTheme="minorEastAsia" w:hint="eastAsia"/>
          <w:b/>
          <w:szCs w:val="21"/>
        </w:rPr>
        <w:t>计算账期</w:t>
      </w:r>
    </w:p>
    <w:p w14:paraId="2306739E" w14:textId="77777777" w:rsidR="006221E1" w:rsidRDefault="006221E1" w:rsidP="006221E1">
      <w:pPr>
        <w:rPr>
          <w:rFonts w:asciiTheme="minorEastAsia" w:hAnsiTheme="minorEastAsia"/>
          <w:szCs w:val="21"/>
        </w:rPr>
      </w:pPr>
      <w:r w:rsidRPr="00F90942">
        <w:rPr>
          <w:rFonts w:asciiTheme="minorEastAsia" w:hAnsiTheme="minorEastAsia" w:hint="eastAsia"/>
          <w:szCs w:val="21"/>
        </w:rPr>
        <w:t>以下是摩新汽配及其所在行业的信息：</w:t>
      </w:r>
    </w:p>
    <w:tbl>
      <w:tblPr>
        <w:tblStyle w:val="ac"/>
        <w:tblW w:w="0" w:type="auto"/>
        <w:tblLook w:val="04A0" w:firstRow="1" w:lastRow="0" w:firstColumn="1" w:lastColumn="0" w:noHBand="0" w:noVBand="1"/>
      </w:tblPr>
      <w:tblGrid>
        <w:gridCol w:w="2765"/>
        <w:gridCol w:w="2765"/>
        <w:gridCol w:w="2766"/>
      </w:tblGrid>
      <w:tr w:rsidR="006221E1" w14:paraId="2DD7D1C8" w14:textId="77777777" w:rsidTr="001030A7">
        <w:tc>
          <w:tcPr>
            <w:tcW w:w="2765" w:type="dxa"/>
          </w:tcPr>
          <w:p w14:paraId="498E3F07" w14:textId="77777777" w:rsidR="006221E1" w:rsidRDefault="006221E1" w:rsidP="001030A7">
            <w:pPr>
              <w:rPr>
                <w:rFonts w:asciiTheme="minorEastAsia" w:hAnsiTheme="minorEastAsia"/>
                <w:szCs w:val="21"/>
              </w:rPr>
            </w:pPr>
          </w:p>
        </w:tc>
        <w:tc>
          <w:tcPr>
            <w:tcW w:w="2765" w:type="dxa"/>
          </w:tcPr>
          <w:p w14:paraId="7114C615" w14:textId="77777777" w:rsidR="006221E1" w:rsidRDefault="006221E1" w:rsidP="001030A7">
            <w:pPr>
              <w:rPr>
                <w:rFonts w:asciiTheme="minorEastAsia" w:hAnsiTheme="minorEastAsia"/>
                <w:szCs w:val="21"/>
              </w:rPr>
            </w:pPr>
            <w:r>
              <w:rPr>
                <w:rFonts w:asciiTheme="minorEastAsia" w:hAnsiTheme="minorEastAsia" w:hint="eastAsia"/>
                <w:szCs w:val="21"/>
              </w:rPr>
              <w:t>摩新汽配</w:t>
            </w:r>
          </w:p>
        </w:tc>
        <w:tc>
          <w:tcPr>
            <w:tcW w:w="2766" w:type="dxa"/>
          </w:tcPr>
          <w:p w14:paraId="45000BF7" w14:textId="77777777" w:rsidR="006221E1" w:rsidRDefault="006221E1" w:rsidP="001030A7">
            <w:pPr>
              <w:rPr>
                <w:rFonts w:asciiTheme="minorEastAsia" w:hAnsiTheme="minorEastAsia"/>
                <w:szCs w:val="21"/>
              </w:rPr>
            </w:pPr>
            <w:r>
              <w:rPr>
                <w:rFonts w:asciiTheme="minorEastAsia" w:hAnsiTheme="minorEastAsia" w:hint="eastAsia"/>
                <w:szCs w:val="21"/>
              </w:rPr>
              <w:t>行业信息</w:t>
            </w:r>
          </w:p>
        </w:tc>
      </w:tr>
      <w:tr w:rsidR="006221E1" w14:paraId="3814FAC2" w14:textId="77777777" w:rsidTr="001030A7">
        <w:tc>
          <w:tcPr>
            <w:tcW w:w="2765" w:type="dxa"/>
          </w:tcPr>
          <w:p w14:paraId="4B97B155" w14:textId="77777777" w:rsidR="006221E1" w:rsidRDefault="006221E1" w:rsidP="001030A7">
            <w:pPr>
              <w:rPr>
                <w:rFonts w:asciiTheme="minorEastAsia" w:hAnsiTheme="minorEastAsia"/>
                <w:szCs w:val="21"/>
              </w:rPr>
            </w:pPr>
            <w:r>
              <w:rPr>
                <w:rFonts w:asciiTheme="minorEastAsia" w:hAnsiTheme="minorEastAsia" w:hint="eastAsia"/>
                <w:szCs w:val="21"/>
              </w:rPr>
              <w:t>应收账款周转率</w:t>
            </w:r>
          </w:p>
        </w:tc>
        <w:tc>
          <w:tcPr>
            <w:tcW w:w="2765" w:type="dxa"/>
          </w:tcPr>
          <w:p w14:paraId="157AF541" w14:textId="77777777" w:rsidR="006221E1" w:rsidRDefault="006221E1" w:rsidP="001030A7">
            <w:pPr>
              <w:rPr>
                <w:rFonts w:asciiTheme="minorEastAsia" w:hAnsiTheme="minorEastAsia"/>
                <w:szCs w:val="21"/>
              </w:rPr>
            </w:pPr>
            <w:r>
              <w:rPr>
                <w:rFonts w:asciiTheme="minorEastAsia" w:hAnsiTheme="minorEastAsia"/>
                <w:szCs w:val="21"/>
              </w:rPr>
              <w:t>7.2</w:t>
            </w:r>
            <w:r>
              <w:rPr>
                <w:rFonts w:asciiTheme="minorEastAsia" w:hAnsiTheme="minorEastAsia" w:hint="eastAsia"/>
                <w:szCs w:val="21"/>
              </w:rPr>
              <w:t>次</w:t>
            </w:r>
          </w:p>
        </w:tc>
        <w:tc>
          <w:tcPr>
            <w:tcW w:w="2766" w:type="dxa"/>
          </w:tcPr>
          <w:p w14:paraId="291F7D41" w14:textId="77777777" w:rsidR="006221E1" w:rsidRDefault="006221E1" w:rsidP="001030A7">
            <w:pPr>
              <w:rPr>
                <w:rFonts w:asciiTheme="minorEastAsia" w:hAnsiTheme="minorEastAsia"/>
                <w:szCs w:val="21"/>
              </w:rPr>
            </w:pPr>
            <w:r>
              <w:rPr>
                <w:rFonts w:asciiTheme="minorEastAsia" w:hAnsiTheme="minorEastAsia" w:hint="eastAsia"/>
                <w:szCs w:val="21"/>
              </w:rPr>
              <w:t>5.8次</w:t>
            </w:r>
          </w:p>
        </w:tc>
      </w:tr>
      <w:tr w:rsidR="006221E1" w14:paraId="0D68695C" w14:textId="77777777" w:rsidTr="001030A7">
        <w:tc>
          <w:tcPr>
            <w:tcW w:w="2765" w:type="dxa"/>
          </w:tcPr>
          <w:p w14:paraId="17E4BDA5" w14:textId="77777777" w:rsidR="006221E1" w:rsidRDefault="006221E1" w:rsidP="001030A7">
            <w:pPr>
              <w:rPr>
                <w:rFonts w:asciiTheme="minorEastAsia" w:hAnsiTheme="minorEastAsia"/>
                <w:szCs w:val="21"/>
              </w:rPr>
            </w:pPr>
            <w:r>
              <w:rPr>
                <w:rFonts w:asciiTheme="minorEastAsia" w:hAnsiTheme="minorEastAsia" w:hint="eastAsia"/>
                <w:szCs w:val="21"/>
              </w:rPr>
              <w:t>库存周转率</w:t>
            </w:r>
          </w:p>
        </w:tc>
        <w:tc>
          <w:tcPr>
            <w:tcW w:w="2765" w:type="dxa"/>
          </w:tcPr>
          <w:p w14:paraId="3D4C1C43" w14:textId="77777777" w:rsidR="006221E1" w:rsidRDefault="006221E1" w:rsidP="001030A7">
            <w:pPr>
              <w:rPr>
                <w:rFonts w:asciiTheme="minorEastAsia" w:hAnsiTheme="minorEastAsia"/>
                <w:szCs w:val="21"/>
              </w:rPr>
            </w:pPr>
            <w:r>
              <w:rPr>
                <w:rFonts w:asciiTheme="minorEastAsia" w:hAnsiTheme="minorEastAsia" w:hint="eastAsia"/>
                <w:szCs w:val="21"/>
              </w:rPr>
              <w:t>4次</w:t>
            </w:r>
          </w:p>
        </w:tc>
        <w:tc>
          <w:tcPr>
            <w:tcW w:w="2766" w:type="dxa"/>
          </w:tcPr>
          <w:p w14:paraId="2BE50E75" w14:textId="77777777" w:rsidR="006221E1" w:rsidRDefault="006221E1" w:rsidP="001030A7">
            <w:pPr>
              <w:rPr>
                <w:rFonts w:asciiTheme="minorEastAsia" w:hAnsiTheme="minorEastAsia"/>
                <w:szCs w:val="21"/>
              </w:rPr>
            </w:pPr>
            <w:r>
              <w:rPr>
                <w:rFonts w:asciiTheme="minorEastAsia" w:hAnsiTheme="minorEastAsia" w:hint="eastAsia"/>
                <w:szCs w:val="21"/>
              </w:rPr>
              <w:t>3.7次</w:t>
            </w:r>
          </w:p>
        </w:tc>
      </w:tr>
      <w:tr w:rsidR="006221E1" w14:paraId="6464949C" w14:textId="77777777" w:rsidTr="001030A7">
        <w:tc>
          <w:tcPr>
            <w:tcW w:w="2765" w:type="dxa"/>
          </w:tcPr>
          <w:p w14:paraId="799EB381" w14:textId="77777777" w:rsidR="006221E1" w:rsidRDefault="006221E1" w:rsidP="001030A7">
            <w:pPr>
              <w:rPr>
                <w:rFonts w:asciiTheme="minorEastAsia" w:hAnsiTheme="minorEastAsia"/>
                <w:szCs w:val="21"/>
              </w:rPr>
            </w:pPr>
            <w:r>
              <w:rPr>
                <w:rFonts w:asciiTheme="minorEastAsia" w:hAnsiTheme="minorEastAsia" w:hint="eastAsia"/>
                <w:szCs w:val="21"/>
              </w:rPr>
              <w:t>应付</w:t>
            </w:r>
            <w:proofErr w:type="gramStart"/>
            <w:r>
              <w:rPr>
                <w:rFonts w:asciiTheme="minorEastAsia" w:hAnsiTheme="minorEastAsia" w:hint="eastAsia"/>
                <w:szCs w:val="21"/>
              </w:rPr>
              <w:t>账款账期</w:t>
            </w:r>
            <w:proofErr w:type="gramEnd"/>
          </w:p>
        </w:tc>
        <w:tc>
          <w:tcPr>
            <w:tcW w:w="2765" w:type="dxa"/>
          </w:tcPr>
          <w:p w14:paraId="585947D5" w14:textId="77777777" w:rsidR="006221E1" w:rsidRDefault="006221E1" w:rsidP="001030A7">
            <w:pPr>
              <w:rPr>
                <w:rFonts w:asciiTheme="minorEastAsia" w:hAnsiTheme="minorEastAsia"/>
                <w:szCs w:val="21"/>
              </w:rPr>
            </w:pPr>
            <w:r>
              <w:rPr>
                <w:rFonts w:asciiTheme="minorEastAsia" w:hAnsiTheme="minorEastAsia"/>
                <w:szCs w:val="21"/>
              </w:rPr>
              <w:t>21</w:t>
            </w:r>
            <w:r>
              <w:rPr>
                <w:rFonts w:asciiTheme="minorEastAsia" w:hAnsiTheme="minorEastAsia" w:hint="eastAsia"/>
                <w:szCs w:val="21"/>
              </w:rPr>
              <w:t>天</w:t>
            </w:r>
          </w:p>
        </w:tc>
        <w:tc>
          <w:tcPr>
            <w:tcW w:w="2766" w:type="dxa"/>
          </w:tcPr>
          <w:p w14:paraId="7425ACD6" w14:textId="77777777" w:rsidR="006221E1" w:rsidRDefault="006221E1" w:rsidP="001030A7">
            <w:pPr>
              <w:rPr>
                <w:rFonts w:asciiTheme="minorEastAsia" w:hAnsiTheme="minorEastAsia"/>
                <w:szCs w:val="21"/>
              </w:rPr>
            </w:pPr>
            <w:r>
              <w:rPr>
                <w:rFonts w:asciiTheme="minorEastAsia" w:hAnsiTheme="minorEastAsia" w:hint="eastAsia"/>
                <w:szCs w:val="21"/>
              </w:rPr>
              <w:t>36天</w:t>
            </w:r>
          </w:p>
        </w:tc>
      </w:tr>
      <w:tr w:rsidR="006221E1" w14:paraId="40B37A93" w14:textId="77777777" w:rsidTr="001030A7">
        <w:tc>
          <w:tcPr>
            <w:tcW w:w="2765" w:type="dxa"/>
          </w:tcPr>
          <w:p w14:paraId="01A62314" w14:textId="77777777" w:rsidR="006221E1" w:rsidRDefault="006221E1" w:rsidP="001030A7">
            <w:pPr>
              <w:rPr>
                <w:rFonts w:asciiTheme="minorEastAsia" w:hAnsiTheme="minorEastAsia"/>
                <w:szCs w:val="21"/>
              </w:rPr>
            </w:pPr>
            <w:r>
              <w:rPr>
                <w:rFonts w:asciiTheme="minorEastAsia" w:hAnsiTheme="minorEastAsia" w:hint="eastAsia"/>
                <w:szCs w:val="21"/>
              </w:rPr>
              <w:t>现金循环周期</w:t>
            </w:r>
          </w:p>
        </w:tc>
        <w:tc>
          <w:tcPr>
            <w:tcW w:w="2765" w:type="dxa"/>
          </w:tcPr>
          <w:p w14:paraId="5D9C7A26" w14:textId="77777777" w:rsidR="006221E1" w:rsidRDefault="006221E1" w:rsidP="001030A7">
            <w:pPr>
              <w:rPr>
                <w:rFonts w:asciiTheme="minorEastAsia" w:hAnsiTheme="minorEastAsia"/>
                <w:szCs w:val="21"/>
              </w:rPr>
            </w:pPr>
          </w:p>
        </w:tc>
        <w:tc>
          <w:tcPr>
            <w:tcW w:w="2766" w:type="dxa"/>
          </w:tcPr>
          <w:p w14:paraId="5706F35F" w14:textId="77777777" w:rsidR="006221E1" w:rsidRDefault="006221E1" w:rsidP="001030A7">
            <w:pPr>
              <w:rPr>
                <w:rFonts w:asciiTheme="minorEastAsia" w:hAnsiTheme="minorEastAsia"/>
                <w:szCs w:val="21"/>
              </w:rPr>
            </w:pPr>
          </w:p>
        </w:tc>
      </w:tr>
    </w:tbl>
    <w:p w14:paraId="407224EE" w14:textId="77777777" w:rsidR="006221E1" w:rsidRDefault="006221E1" w:rsidP="006221E1">
      <w:pPr>
        <w:rPr>
          <w:rFonts w:asciiTheme="minorEastAsia" w:hAnsiTheme="minorEastAsia"/>
          <w:szCs w:val="21"/>
        </w:rPr>
      </w:pPr>
      <w:r>
        <w:rPr>
          <w:rFonts w:asciiTheme="minorEastAsia" w:hAnsiTheme="minorEastAsia" w:hint="eastAsia"/>
          <w:szCs w:val="21"/>
        </w:rPr>
        <w:t>相对于行业平均水平，摩新汽配的现金循环周期：</w:t>
      </w:r>
    </w:p>
    <w:p w14:paraId="75FF9BE5" w14:textId="77777777" w:rsidR="006221E1" w:rsidRPr="005B2350" w:rsidRDefault="006221E1" w:rsidP="006221E1">
      <w:pPr>
        <w:pStyle w:val="a8"/>
        <w:numPr>
          <w:ilvl w:val="0"/>
          <w:numId w:val="42"/>
        </w:numPr>
        <w:ind w:firstLineChars="0"/>
        <w:rPr>
          <w:rFonts w:asciiTheme="minorEastAsia" w:hAnsiTheme="minorEastAsia"/>
          <w:szCs w:val="21"/>
        </w:rPr>
      </w:pPr>
      <w:r w:rsidRPr="005B2350">
        <w:rPr>
          <w:rFonts w:asciiTheme="minorEastAsia" w:hAnsiTheme="minorEastAsia" w:hint="eastAsia"/>
          <w:szCs w:val="21"/>
        </w:rPr>
        <w:t>更长一些</w:t>
      </w:r>
    </w:p>
    <w:p w14:paraId="6A0C8D6F" w14:textId="77777777" w:rsidR="006221E1" w:rsidRDefault="006221E1" w:rsidP="006221E1">
      <w:pPr>
        <w:pStyle w:val="a8"/>
        <w:numPr>
          <w:ilvl w:val="0"/>
          <w:numId w:val="42"/>
        </w:numPr>
        <w:ind w:firstLineChars="0"/>
        <w:rPr>
          <w:rFonts w:asciiTheme="minorEastAsia" w:hAnsiTheme="minorEastAsia"/>
          <w:szCs w:val="21"/>
          <w:highlight w:val="yellow"/>
        </w:rPr>
      </w:pPr>
      <w:r w:rsidRPr="005B2350">
        <w:rPr>
          <w:rFonts w:asciiTheme="minorEastAsia" w:hAnsiTheme="minorEastAsia"/>
          <w:szCs w:val="21"/>
          <w:highlight w:val="yellow"/>
        </w:rPr>
        <w:t>更短一些</w:t>
      </w:r>
    </w:p>
    <w:p w14:paraId="7E9AD53B" w14:textId="77777777" w:rsidR="006221E1" w:rsidRPr="00215030" w:rsidRDefault="006221E1" w:rsidP="006221E1">
      <w:pPr>
        <w:rPr>
          <w:rFonts w:asciiTheme="minorEastAsia" w:hAnsiTheme="minorEastAsia"/>
          <w:b/>
          <w:szCs w:val="21"/>
        </w:rPr>
      </w:pPr>
      <w:r w:rsidRPr="00215030">
        <w:rPr>
          <w:rFonts w:asciiTheme="minorEastAsia" w:hAnsiTheme="minorEastAsia"/>
          <w:b/>
          <w:szCs w:val="21"/>
        </w:rPr>
        <w:lastRenderedPageBreak/>
        <w:t>反馈</w:t>
      </w:r>
      <w:r w:rsidRPr="00215030">
        <w:rPr>
          <w:rFonts w:asciiTheme="minorEastAsia" w:hAnsiTheme="minorEastAsia" w:hint="eastAsia"/>
          <w:b/>
          <w:szCs w:val="21"/>
        </w:rPr>
        <w:t>：</w:t>
      </w:r>
    </w:p>
    <w:tbl>
      <w:tblPr>
        <w:tblStyle w:val="ac"/>
        <w:tblW w:w="0" w:type="auto"/>
        <w:tblLook w:val="04A0" w:firstRow="1" w:lastRow="0" w:firstColumn="1" w:lastColumn="0" w:noHBand="0" w:noVBand="1"/>
      </w:tblPr>
      <w:tblGrid>
        <w:gridCol w:w="2765"/>
        <w:gridCol w:w="2765"/>
        <w:gridCol w:w="2766"/>
      </w:tblGrid>
      <w:tr w:rsidR="006221E1" w14:paraId="573B01B3" w14:textId="77777777" w:rsidTr="001030A7">
        <w:tc>
          <w:tcPr>
            <w:tcW w:w="2765" w:type="dxa"/>
          </w:tcPr>
          <w:p w14:paraId="14F32695" w14:textId="77777777" w:rsidR="006221E1" w:rsidRDefault="006221E1" w:rsidP="001030A7">
            <w:pPr>
              <w:rPr>
                <w:rFonts w:asciiTheme="minorEastAsia" w:hAnsiTheme="minorEastAsia"/>
                <w:szCs w:val="21"/>
              </w:rPr>
            </w:pPr>
          </w:p>
        </w:tc>
        <w:tc>
          <w:tcPr>
            <w:tcW w:w="2765" w:type="dxa"/>
          </w:tcPr>
          <w:p w14:paraId="4F1BD634" w14:textId="77777777" w:rsidR="006221E1" w:rsidRDefault="006221E1" w:rsidP="001030A7">
            <w:pPr>
              <w:rPr>
                <w:rFonts w:asciiTheme="minorEastAsia" w:hAnsiTheme="minorEastAsia"/>
                <w:szCs w:val="21"/>
              </w:rPr>
            </w:pPr>
            <w:r>
              <w:rPr>
                <w:rFonts w:asciiTheme="minorEastAsia" w:hAnsiTheme="minorEastAsia" w:hint="eastAsia"/>
                <w:szCs w:val="21"/>
              </w:rPr>
              <w:t>摩新汽配</w:t>
            </w:r>
          </w:p>
        </w:tc>
        <w:tc>
          <w:tcPr>
            <w:tcW w:w="2766" w:type="dxa"/>
          </w:tcPr>
          <w:p w14:paraId="79F56BF1" w14:textId="77777777" w:rsidR="006221E1" w:rsidRDefault="006221E1" w:rsidP="001030A7">
            <w:pPr>
              <w:rPr>
                <w:rFonts w:asciiTheme="minorEastAsia" w:hAnsiTheme="minorEastAsia"/>
                <w:szCs w:val="21"/>
              </w:rPr>
            </w:pPr>
            <w:r>
              <w:rPr>
                <w:rFonts w:asciiTheme="minorEastAsia" w:hAnsiTheme="minorEastAsia" w:hint="eastAsia"/>
                <w:szCs w:val="21"/>
              </w:rPr>
              <w:t>行业信息</w:t>
            </w:r>
          </w:p>
        </w:tc>
      </w:tr>
      <w:tr w:rsidR="006221E1" w14:paraId="5C9225D2" w14:textId="77777777" w:rsidTr="001030A7">
        <w:tc>
          <w:tcPr>
            <w:tcW w:w="2765" w:type="dxa"/>
          </w:tcPr>
          <w:p w14:paraId="0DBD0154" w14:textId="77777777" w:rsidR="006221E1" w:rsidRDefault="006221E1" w:rsidP="001030A7">
            <w:pPr>
              <w:rPr>
                <w:rFonts w:asciiTheme="minorEastAsia" w:hAnsiTheme="minorEastAsia"/>
                <w:szCs w:val="21"/>
              </w:rPr>
            </w:pPr>
            <w:r>
              <w:rPr>
                <w:rFonts w:asciiTheme="minorEastAsia" w:hAnsiTheme="minorEastAsia" w:hint="eastAsia"/>
                <w:szCs w:val="21"/>
              </w:rPr>
              <w:t>应收</w:t>
            </w:r>
            <w:proofErr w:type="gramStart"/>
            <w:r>
              <w:rPr>
                <w:rFonts w:asciiTheme="minorEastAsia" w:hAnsiTheme="minorEastAsia" w:hint="eastAsia"/>
                <w:szCs w:val="21"/>
              </w:rPr>
              <w:t>账款账期</w:t>
            </w:r>
            <w:proofErr w:type="gramEnd"/>
          </w:p>
        </w:tc>
        <w:tc>
          <w:tcPr>
            <w:tcW w:w="2765" w:type="dxa"/>
          </w:tcPr>
          <w:p w14:paraId="26E8AA11" w14:textId="77777777" w:rsidR="006221E1" w:rsidRDefault="006221E1" w:rsidP="001030A7">
            <w:pPr>
              <w:rPr>
                <w:rFonts w:asciiTheme="minorEastAsia" w:hAnsiTheme="minorEastAsia"/>
                <w:szCs w:val="21"/>
              </w:rPr>
            </w:pPr>
            <w:r>
              <w:rPr>
                <w:rFonts w:asciiTheme="minorEastAsia" w:hAnsiTheme="minorEastAsia"/>
                <w:szCs w:val="21"/>
              </w:rPr>
              <w:t>365/7.2</w:t>
            </w:r>
            <w:r>
              <w:rPr>
                <w:rFonts w:asciiTheme="minorEastAsia" w:hAnsiTheme="minorEastAsia" w:hint="eastAsia"/>
                <w:szCs w:val="21"/>
              </w:rPr>
              <w:t>=</w:t>
            </w:r>
            <w:r>
              <w:rPr>
                <w:rFonts w:asciiTheme="minorEastAsia" w:hAnsiTheme="minorEastAsia"/>
                <w:szCs w:val="21"/>
              </w:rPr>
              <w:t>51天</w:t>
            </w:r>
          </w:p>
        </w:tc>
        <w:tc>
          <w:tcPr>
            <w:tcW w:w="2766" w:type="dxa"/>
          </w:tcPr>
          <w:p w14:paraId="46D10AA5" w14:textId="77777777" w:rsidR="006221E1" w:rsidRDefault="006221E1" w:rsidP="001030A7">
            <w:pPr>
              <w:rPr>
                <w:rFonts w:asciiTheme="minorEastAsia" w:hAnsiTheme="minorEastAsia"/>
                <w:szCs w:val="21"/>
              </w:rPr>
            </w:pPr>
            <w:r>
              <w:rPr>
                <w:rFonts w:asciiTheme="minorEastAsia" w:hAnsiTheme="minorEastAsia" w:hint="eastAsia"/>
                <w:szCs w:val="21"/>
              </w:rPr>
              <w:t>365/5.8=</w:t>
            </w:r>
            <w:r>
              <w:rPr>
                <w:rFonts w:asciiTheme="minorEastAsia" w:hAnsiTheme="minorEastAsia"/>
                <w:szCs w:val="21"/>
              </w:rPr>
              <w:t>63天</w:t>
            </w:r>
          </w:p>
        </w:tc>
      </w:tr>
      <w:tr w:rsidR="006221E1" w14:paraId="60827D62" w14:textId="77777777" w:rsidTr="001030A7">
        <w:tc>
          <w:tcPr>
            <w:tcW w:w="2765" w:type="dxa"/>
          </w:tcPr>
          <w:p w14:paraId="6DC1C6DF" w14:textId="061C150E" w:rsidR="006221E1" w:rsidRDefault="006221E1" w:rsidP="001030A7">
            <w:pPr>
              <w:rPr>
                <w:rFonts w:asciiTheme="minorEastAsia" w:hAnsiTheme="minorEastAsia"/>
                <w:szCs w:val="21"/>
              </w:rPr>
            </w:pPr>
            <w:r>
              <w:rPr>
                <w:rFonts w:asciiTheme="minorEastAsia" w:hAnsiTheme="minorEastAsia" w:hint="eastAsia"/>
                <w:szCs w:val="21"/>
              </w:rPr>
              <w:t>库存周转</w:t>
            </w:r>
            <w:r w:rsidR="00C22A0E">
              <w:rPr>
                <w:rFonts w:asciiTheme="minorEastAsia" w:hAnsiTheme="minorEastAsia" w:hint="eastAsia"/>
                <w:szCs w:val="21"/>
              </w:rPr>
              <w:t>天数</w:t>
            </w:r>
          </w:p>
        </w:tc>
        <w:tc>
          <w:tcPr>
            <w:tcW w:w="2765" w:type="dxa"/>
          </w:tcPr>
          <w:p w14:paraId="3DF75432" w14:textId="77777777" w:rsidR="006221E1" w:rsidRDefault="006221E1" w:rsidP="001030A7">
            <w:pPr>
              <w:rPr>
                <w:rFonts w:asciiTheme="minorEastAsia" w:hAnsiTheme="minorEastAsia"/>
                <w:szCs w:val="21"/>
              </w:rPr>
            </w:pPr>
            <w:r>
              <w:rPr>
                <w:rFonts w:asciiTheme="minorEastAsia" w:hAnsiTheme="minorEastAsia"/>
                <w:szCs w:val="21"/>
              </w:rPr>
              <w:t>365/4</w:t>
            </w:r>
            <w:r>
              <w:rPr>
                <w:rFonts w:asciiTheme="minorEastAsia" w:hAnsiTheme="minorEastAsia" w:hint="eastAsia"/>
                <w:szCs w:val="21"/>
              </w:rPr>
              <w:t>=</w:t>
            </w:r>
            <w:r>
              <w:rPr>
                <w:rFonts w:asciiTheme="minorEastAsia" w:hAnsiTheme="minorEastAsia"/>
                <w:szCs w:val="21"/>
              </w:rPr>
              <w:t>91天</w:t>
            </w:r>
          </w:p>
        </w:tc>
        <w:tc>
          <w:tcPr>
            <w:tcW w:w="2766" w:type="dxa"/>
          </w:tcPr>
          <w:p w14:paraId="5465CD51" w14:textId="77777777" w:rsidR="006221E1" w:rsidRDefault="006221E1" w:rsidP="001030A7">
            <w:pPr>
              <w:rPr>
                <w:rFonts w:asciiTheme="minorEastAsia" w:hAnsiTheme="minorEastAsia"/>
                <w:szCs w:val="21"/>
              </w:rPr>
            </w:pPr>
            <w:r>
              <w:rPr>
                <w:rFonts w:asciiTheme="minorEastAsia" w:hAnsiTheme="minorEastAsia"/>
                <w:szCs w:val="21"/>
              </w:rPr>
              <w:t>365/3.7</w:t>
            </w:r>
            <w:r>
              <w:rPr>
                <w:rFonts w:asciiTheme="minorEastAsia" w:hAnsiTheme="minorEastAsia" w:hint="eastAsia"/>
                <w:szCs w:val="21"/>
              </w:rPr>
              <w:t>=</w:t>
            </w:r>
            <w:r>
              <w:rPr>
                <w:rFonts w:asciiTheme="minorEastAsia" w:hAnsiTheme="minorEastAsia"/>
                <w:szCs w:val="21"/>
              </w:rPr>
              <w:t>99天</w:t>
            </w:r>
          </w:p>
        </w:tc>
      </w:tr>
      <w:tr w:rsidR="006221E1" w14:paraId="289C2445" w14:textId="77777777" w:rsidTr="001030A7">
        <w:tc>
          <w:tcPr>
            <w:tcW w:w="2765" w:type="dxa"/>
          </w:tcPr>
          <w:p w14:paraId="0910F418" w14:textId="77777777" w:rsidR="006221E1" w:rsidRDefault="006221E1" w:rsidP="001030A7">
            <w:pPr>
              <w:rPr>
                <w:rFonts w:asciiTheme="minorEastAsia" w:hAnsiTheme="minorEastAsia"/>
                <w:szCs w:val="21"/>
              </w:rPr>
            </w:pPr>
            <w:r>
              <w:rPr>
                <w:rFonts w:asciiTheme="minorEastAsia" w:hAnsiTheme="minorEastAsia" w:hint="eastAsia"/>
                <w:szCs w:val="21"/>
              </w:rPr>
              <w:t>应付</w:t>
            </w:r>
            <w:proofErr w:type="gramStart"/>
            <w:r>
              <w:rPr>
                <w:rFonts w:asciiTheme="minorEastAsia" w:hAnsiTheme="minorEastAsia" w:hint="eastAsia"/>
                <w:szCs w:val="21"/>
              </w:rPr>
              <w:t>账款账期</w:t>
            </w:r>
            <w:proofErr w:type="gramEnd"/>
          </w:p>
        </w:tc>
        <w:tc>
          <w:tcPr>
            <w:tcW w:w="2765" w:type="dxa"/>
          </w:tcPr>
          <w:p w14:paraId="6A70E7E0" w14:textId="77777777" w:rsidR="006221E1" w:rsidRDefault="006221E1" w:rsidP="001030A7">
            <w:pPr>
              <w:rPr>
                <w:rFonts w:asciiTheme="minorEastAsia" w:hAnsiTheme="minorEastAsia"/>
                <w:szCs w:val="21"/>
              </w:rPr>
            </w:pPr>
            <w:r>
              <w:rPr>
                <w:rFonts w:asciiTheme="minorEastAsia" w:hAnsiTheme="minorEastAsia"/>
                <w:szCs w:val="21"/>
              </w:rPr>
              <w:t>21</w:t>
            </w:r>
            <w:r>
              <w:rPr>
                <w:rFonts w:asciiTheme="minorEastAsia" w:hAnsiTheme="minorEastAsia" w:hint="eastAsia"/>
                <w:szCs w:val="21"/>
              </w:rPr>
              <w:t>天</w:t>
            </w:r>
          </w:p>
        </w:tc>
        <w:tc>
          <w:tcPr>
            <w:tcW w:w="2766" w:type="dxa"/>
          </w:tcPr>
          <w:p w14:paraId="087C6E32" w14:textId="77777777" w:rsidR="006221E1" w:rsidRDefault="006221E1" w:rsidP="001030A7">
            <w:pPr>
              <w:rPr>
                <w:rFonts w:asciiTheme="minorEastAsia" w:hAnsiTheme="minorEastAsia"/>
                <w:szCs w:val="21"/>
              </w:rPr>
            </w:pPr>
            <w:r>
              <w:rPr>
                <w:rFonts w:asciiTheme="minorEastAsia" w:hAnsiTheme="minorEastAsia" w:hint="eastAsia"/>
                <w:szCs w:val="21"/>
              </w:rPr>
              <w:t>36天</w:t>
            </w:r>
          </w:p>
        </w:tc>
      </w:tr>
      <w:tr w:rsidR="006221E1" w14:paraId="17FDCBFD" w14:textId="77777777" w:rsidTr="001030A7">
        <w:tc>
          <w:tcPr>
            <w:tcW w:w="2765" w:type="dxa"/>
          </w:tcPr>
          <w:p w14:paraId="09283613" w14:textId="77777777" w:rsidR="006221E1" w:rsidRDefault="006221E1" w:rsidP="001030A7">
            <w:pPr>
              <w:rPr>
                <w:rFonts w:asciiTheme="minorEastAsia" w:hAnsiTheme="minorEastAsia"/>
                <w:szCs w:val="21"/>
              </w:rPr>
            </w:pPr>
            <w:r>
              <w:rPr>
                <w:rFonts w:asciiTheme="minorEastAsia" w:hAnsiTheme="minorEastAsia" w:hint="eastAsia"/>
                <w:szCs w:val="21"/>
              </w:rPr>
              <w:t>现金循环周期</w:t>
            </w:r>
          </w:p>
        </w:tc>
        <w:tc>
          <w:tcPr>
            <w:tcW w:w="2765" w:type="dxa"/>
          </w:tcPr>
          <w:p w14:paraId="66AF238F" w14:textId="77777777" w:rsidR="006221E1" w:rsidRDefault="006221E1" w:rsidP="001030A7">
            <w:pPr>
              <w:rPr>
                <w:rFonts w:asciiTheme="minorEastAsia" w:hAnsiTheme="minorEastAsia"/>
                <w:szCs w:val="21"/>
              </w:rPr>
            </w:pPr>
            <w:r>
              <w:rPr>
                <w:rFonts w:asciiTheme="minorEastAsia" w:hAnsiTheme="minorEastAsia" w:hint="eastAsia"/>
                <w:szCs w:val="21"/>
              </w:rPr>
              <w:t>51+</w:t>
            </w:r>
            <w:r>
              <w:rPr>
                <w:rFonts w:asciiTheme="minorEastAsia" w:hAnsiTheme="minorEastAsia"/>
                <w:szCs w:val="21"/>
              </w:rPr>
              <w:t>91</w:t>
            </w:r>
            <w:r>
              <w:rPr>
                <w:rFonts w:asciiTheme="minorEastAsia" w:hAnsiTheme="minorEastAsia" w:hint="eastAsia"/>
                <w:szCs w:val="21"/>
              </w:rPr>
              <w:t>-</w:t>
            </w:r>
            <w:r>
              <w:rPr>
                <w:rFonts w:asciiTheme="minorEastAsia" w:hAnsiTheme="minorEastAsia"/>
                <w:szCs w:val="21"/>
              </w:rPr>
              <w:t>21</w:t>
            </w:r>
            <w:r>
              <w:rPr>
                <w:rFonts w:asciiTheme="minorEastAsia" w:hAnsiTheme="minorEastAsia" w:hint="eastAsia"/>
                <w:szCs w:val="21"/>
              </w:rPr>
              <w:t>=</w:t>
            </w:r>
            <w:r>
              <w:rPr>
                <w:rFonts w:asciiTheme="minorEastAsia" w:hAnsiTheme="minorEastAsia"/>
                <w:szCs w:val="21"/>
              </w:rPr>
              <w:t>121天</w:t>
            </w:r>
          </w:p>
        </w:tc>
        <w:tc>
          <w:tcPr>
            <w:tcW w:w="2766" w:type="dxa"/>
          </w:tcPr>
          <w:p w14:paraId="67F408AD" w14:textId="77777777" w:rsidR="006221E1" w:rsidRDefault="006221E1" w:rsidP="001030A7">
            <w:pPr>
              <w:rPr>
                <w:rFonts w:asciiTheme="minorEastAsia" w:hAnsiTheme="minorEastAsia"/>
                <w:szCs w:val="21"/>
              </w:rPr>
            </w:pPr>
            <w:r>
              <w:rPr>
                <w:rFonts w:asciiTheme="minorEastAsia" w:hAnsiTheme="minorEastAsia" w:hint="eastAsia"/>
                <w:szCs w:val="21"/>
              </w:rPr>
              <w:t>126天</w:t>
            </w:r>
          </w:p>
        </w:tc>
      </w:tr>
    </w:tbl>
    <w:p w14:paraId="7E87550A" w14:textId="77777777" w:rsidR="006221E1" w:rsidRDefault="006221E1" w:rsidP="006221E1">
      <w:pPr>
        <w:rPr>
          <w:rFonts w:asciiTheme="minorEastAsia" w:hAnsiTheme="minorEastAsia"/>
          <w:szCs w:val="21"/>
        </w:rPr>
      </w:pPr>
      <w:r>
        <w:rPr>
          <w:rFonts w:asciiTheme="minorEastAsia" w:hAnsiTheme="minorEastAsia"/>
          <w:szCs w:val="21"/>
        </w:rPr>
        <w:t>通过计算得出</w:t>
      </w:r>
      <w:r>
        <w:rPr>
          <w:rFonts w:asciiTheme="minorEastAsia" w:hAnsiTheme="minorEastAsia" w:hint="eastAsia"/>
          <w:szCs w:val="21"/>
        </w:rPr>
        <w:t>，摩新汽配的现金周期比行业均值略短一些。</w:t>
      </w:r>
      <w:r>
        <w:rPr>
          <w:rFonts w:asciiTheme="minorEastAsia" w:hAnsiTheme="minorEastAsia"/>
          <w:szCs w:val="21"/>
        </w:rPr>
        <w:t>可见</w:t>
      </w:r>
      <w:r>
        <w:rPr>
          <w:rFonts w:asciiTheme="minorEastAsia" w:hAnsiTheme="minorEastAsia" w:hint="eastAsia"/>
          <w:szCs w:val="21"/>
        </w:rPr>
        <w:t>，</w:t>
      </w:r>
      <w:r>
        <w:rPr>
          <w:rFonts w:asciiTheme="minorEastAsia" w:hAnsiTheme="minorEastAsia"/>
          <w:szCs w:val="21"/>
        </w:rPr>
        <w:t>李东老板说的</w:t>
      </w:r>
      <w:r>
        <w:rPr>
          <w:rFonts w:asciiTheme="minorEastAsia" w:hAnsiTheme="minorEastAsia" w:hint="eastAsia"/>
          <w:szCs w:val="21"/>
        </w:rPr>
        <w:t>“我觉得流动性应该比大多数同行都要强，”确实有其道理。</w:t>
      </w:r>
    </w:p>
    <w:p w14:paraId="6C296B9E" w14:textId="0DEBB310" w:rsidR="00BB5B55" w:rsidRDefault="00BB5B55">
      <w:pPr>
        <w:rPr>
          <w:rFonts w:asciiTheme="minorEastAsia" w:hAnsiTheme="minorEastAsia"/>
          <w:szCs w:val="21"/>
        </w:rPr>
      </w:pPr>
    </w:p>
    <w:p w14:paraId="0C127EE4" w14:textId="77777777" w:rsidR="006B2402" w:rsidRPr="00CE5C73" w:rsidRDefault="006B2402">
      <w:pPr>
        <w:rPr>
          <w:rFonts w:asciiTheme="minorEastAsia" w:hAnsiTheme="minorEastAsia"/>
          <w:b/>
          <w:szCs w:val="21"/>
        </w:rPr>
      </w:pPr>
      <w:r w:rsidRPr="00CE5C73">
        <w:rPr>
          <w:rFonts w:asciiTheme="minorEastAsia" w:hAnsiTheme="minorEastAsia" w:hint="eastAsia"/>
          <w:b/>
          <w:szCs w:val="21"/>
        </w:rPr>
        <w:t xml:space="preserve">04U </w:t>
      </w:r>
      <w:proofErr w:type="gramStart"/>
      <w:r w:rsidR="0002109B" w:rsidRPr="00CE5C73">
        <w:rPr>
          <w:rFonts w:asciiTheme="minorEastAsia" w:hAnsiTheme="minorEastAsia" w:hint="eastAsia"/>
          <w:b/>
          <w:szCs w:val="21"/>
        </w:rPr>
        <w:t>课末总结</w:t>
      </w:r>
      <w:proofErr w:type="gramEnd"/>
    </w:p>
    <w:p w14:paraId="3C9AB949" w14:textId="77777777" w:rsidR="006B2402" w:rsidRDefault="00163A4E">
      <w:pPr>
        <w:rPr>
          <w:rFonts w:asciiTheme="minorEastAsia" w:hAnsiTheme="minorEastAsia"/>
          <w:szCs w:val="21"/>
        </w:rPr>
      </w:pPr>
      <w:r>
        <w:rPr>
          <w:rFonts w:asciiTheme="minorEastAsia" w:hAnsiTheme="minorEastAsia" w:hint="eastAsia"/>
          <w:szCs w:val="21"/>
        </w:rPr>
        <w:t>我们的课程已接近尾声。现在</w:t>
      </w:r>
      <w:r w:rsidR="00520FE0">
        <w:rPr>
          <w:rFonts w:asciiTheme="minorEastAsia" w:hAnsiTheme="minorEastAsia" w:hint="eastAsia"/>
          <w:szCs w:val="21"/>
        </w:rPr>
        <w:t>我们</w:t>
      </w:r>
      <w:r w:rsidR="00520FE0">
        <w:rPr>
          <w:rFonts w:asciiTheme="minorEastAsia" w:hAnsiTheme="minorEastAsia"/>
          <w:szCs w:val="21"/>
        </w:rPr>
        <w:t>来总结一下</w:t>
      </w:r>
      <w:r w:rsidR="00520FE0">
        <w:rPr>
          <w:rFonts w:asciiTheme="minorEastAsia" w:hAnsiTheme="minorEastAsia" w:hint="eastAsia"/>
          <w:szCs w:val="21"/>
        </w:rPr>
        <w:t>，</w:t>
      </w:r>
      <w:r w:rsidR="00520FE0">
        <w:rPr>
          <w:rFonts w:asciiTheme="minorEastAsia" w:hAnsiTheme="minorEastAsia"/>
          <w:szCs w:val="21"/>
        </w:rPr>
        <w:t>在这节课里你学到了什么</w:t>
      </w:r>
      <w:r w:rsidR="00520FE0">
        <w:rPr>
          <w:rFonts w:asciiTheme="minorEastAsia" w:hAnsiTheme="minorEastAsia" w:hint="eastAsia"/>
          <w:szCs w:val="21"/>
        </w:rPr>
        <w:t>：</w:t>
      </w:r>
    </w:p>
    <w:p w14:paraId="16C2F1CD" w14:textId="77777777" w:rsidR="00520FE0" w:rsidRPr="00D6529D" w:rsidRDefault="00520FE0" w:rsidP="00D6529D">
      <w:pPr>
        <w:pStyle w:val="a8"/>
        <w:numPr>
          <w:ilvl w:val="0"/>
          <w:numId w:val="38"/>
        </w:numPr>
        <w:ind w:firstLineChars="0"/>
        <w:rPr>
          <w:rFonts w:asciiTheme="minorEastAsia" w:hAnsiTheme="minorEastAsia"/>
          <w:szCs w:val="21"/>
        </w:rPr>
      </w:pPr>
      <w:r w:rsidRPr="00D6529D">
        <w:rPr>
          <w:rFonts w:asciiTheme="minorEastAsia" w:hAnsiTheme="minorEastAsia"/>
          <w:szCs w:val="21"/>
        </w:rPr>
        <w:t>首先</w:t>
      </w:r>
      <w:r w:rsidRPr="00D6529D">
        <w:rPr>
          <w:rFonts w:asciiTheme="minorEastAsia" w:hAnsiTheme="minorEastAsia" w:hint="eastAsia"/>
          <w:szCs w:val="21"/>
        </w:rPr>
        <w:t>，我们了解了什么是</w:t>
      </w:r>
      <w:r w:rsidRPr="00D6529D">
        <w:rPr>
          <w:rFonts w:asciiTheme="minorEastAsia" w:hAnsiTheme="minorEastAsia" w:hint="eastAsia"/>
          <w:szCs w:val="21"/>
          <w:u w:val="single"/>
        </w:rPr>
        <w:t>营运资金</w:t>
      </w:r>
      <w:r w:rsidRPr="00D6529D">
        <w:rPr>
          <w:rFonts w:asciiTheme="minorEastAsia" w:hAnsiTheme="minorEastAsia" w:hint="eastAsia"/>
          <w:szCs w:val="21"/>
        </w:rPr>
        <w:t>？我们在考查流动性的时候，</w:t>
      </w:r>
      <w:r w:rsidRPr="00D6529D">
        <w:rPr>
          <w:rFonts w:asciiTheme="minorEastAsia" w:hAnsiTheme="minorEastAsia"/>
          <w:szCs w:val="21"/>
        </w:rPr>
        <w:t>通常会考查一家企业流动资产超出流动负债的部分</w:t>
      </w:r>
      <w:r w:rsidRPr="00D6529D">
        <w:rPr>
          <w:rFonts w:asciiTheme="minorEastAsia" w:hAnsiTheme="minorEastAsia" w:hint="eastAsia"/>
          <w:szCs w:val="21"/>
        </w:rPr>
        <w:t>，</w:t>
      </w:r>
      <w:r w:rsidRPr="00D6529D">
        <w:rPr>
          <w:rFonts w:asciiTheme="minorEastAsia" w:hAnsiTheme="minorEastAsia"/>
          <w:szCs w:val="21"/>
        </w:rPr>
        <w:t>而流动资产超出流动负债的部分就</w:t>
      </w:r>
      <w:proofErr w:type="gramStart"/>
      <w:r w:rsidRPr="00D6529D">
        <w:rPr>
          <w:rFonts w:asciiTheme="minorEastAsia" w:hAnsiTheme="minorEastAsia"/>
          <w:szCs w:val="21"/>
        </w:rPr>
        <w:t>叫作</w:t>
      </w:r>
      <w:proofErr w:type="gramEnd"/>
      <w:r w:rsidRPr="00D6529D">
        <w:rPr>
          <w:rFonts w:asciiTheme="minorEastAsia" w:hAnsiTheme="minorEastAsia"/>
          <w:szCs w:val="21"/>
        </w:rPr>
        <w:t>营运资金</w:t>
      </w:r>
      <w:r w:rsidRPr="00D6529D">
        <w:rPr>
          <w:rFonts w:asciiTheme="minorEastAsia" w:hAnsiTheme="minorEastAsia" w:hint="eastAsia"/>
          <w:szCs w:val="21"/>
        </w:rPr>
        <w:t>。</w:t>
      </w:r>
    </w:p>
    <w:p w14:paraId="4FC2F580" w14:textId="77777777" w:rsidR="00520FE0" w:rsidRPr="00D6529D" w:rsidRDefault="00520FE0" w:rsidP="00D6529D">
      <w:pPr>
        <w:pStyle w:val="a8"/>
        <w:numPr>
          <w:ilvl w:val="0"/>
          <w:numId w:val="38"/>
        </w:numPr>
        <w:ind w:firstLineChars="0"/>
        <w:rPr>
          <w:rFonts w:asciiTheme="minorEastAsia" w:hAnsiTheme="minorEastAsia"/>
          <w:szCs w:val="21"/>
        </w:rPr>
      </w:pPr>
      <w:r w:rsidRPr="00D6529D">
        <w:rPr>
          <w:rFonts w:asciiTheme="minorEastAsia" w:hAnsiTheme="minorEastAsia"/>
          <w:szCs w:val="21"/>
        </w:rPr>
        <w:t>接下来</w:t>
      </w:r>
      <w:r w:rsidRPr="00D6529D">
        <w:rPr>
          <w:rFonts w:asciiTheme="minorEastAsia" w:hAnsiTheme="minorEastAsia" w:hint="eastAsia"/>
          <w:szCs w:val="21"/>
        </w:rPr>
        <w:t>，</w:t>
      </w:r>
      <w:r w:rsidRPr="00D6529D">
        <w:rPr>
          <w:rFonts w:asciiTheme="minorEastAsia" w:hAnsiTheme="minorEastAsia"/>
          <w:szCs w:val="21"/>
        </w:rPr>
        <w:t>为了能更好地进行横向比较</w:t>
      </w:r>
      <w:r w:rsidRPr="00D6529D">
        <w:rPr>
          <w:rFonts w:asciiTheme="minorEastAsia" w:hAnsiTheme="minorEastAsia" w:hint="eastAsia"/>
          <w:szCs w:val="21"/>
        </w:rPr>
        <w:t>，</w:t>
      </w:r>
      <w:r w:rsidRPr="00D6529D">
        <w:rPr>
          <w:rFonts w:asciiTheme="minorEastAsia" w:hAnsiTheme="minorEastAsia"/>
          <w:szCs w:val="21"/>
        </w:rPr>
        <w:t>我们介绍了三个常用的</w:t>
      </w:r>
      <w:r w:rsidRPr="00D6529D">
        <w:rPr>
          <w:rFonts w:asciiTheme="minorEastAsia" w:hAnsiTheme="minorEastAsia"/>
          <w:szCs w:val="21"/>
          <w:u w:val="single"/>
        </w:rPr>
        <w:t>流动性比率</w:t>
      </w:r>
      <w:r w:rsidRPr="00D6529D">
        <w:rPr>
          <w:rFonts w:asciiTheme="minorEastAsia" w:hAnsiTheme="minorEastAsia" w:hint="eastAsia"/>
          <w:szCs w:val="21"/>
        </w:rPr>
        <w:t>：</w:t>
      </w:r>
    </w:p>
    <w:p w14:paraId="055119E7" w14:textId="77777777" w:rsidR="00520FE0" w:rsidRPr="00824F3B" w:rsidRDefault="00520FE0" w:rsidP="00824F3B">
      <w:pPr>
        <w:pStyle w:val="a8"/>
        <w:numPr>
          <w:ilvl w:val="0"/>
          <w:numId w:val="39"/>
        </w:numPr>
        <w:ind w:firstLineChars="0"/>
        <w:rPr>
          <w:rFonts w:asciiTheme="minorEastAsia" w:hAnsiTheme="minorEastAsia"/>
          <w:szCs w:val="21"/>
        </w:rPr>
      </w:pPr>
      <w:r w:rsidRPr="00A15921">
        <w:rPr>
          <w:rFonts w:asciiTheme="minorEastAsia" w:hAnsiTheme="minorEastAsia"/>
          <w:szCs w:val="21"/>
          <w:u w:val="single"/>
        </w:rPr>
        <w:t>流动比率</w:t>
      </w:r>
      <w:r w:rsidRPr="00824F3B">
        <w:rPr>
          <w:rFonts w:asciiTheme="minorEastAsia" w:hAnsiTheme="minorEastAsia" w:hint="eastAsia"/>
          <w:szCs w:val="21"/>
        </w:rPr>
        <w:t>=</w:t>
      </w:r>
      <w:r w:rsidRPr="00824F3B">
        <w:rPr>
          <w:rFonts w:asciiTheme="minorEastAsia" w:hAnsiTheme="minorEastAsia"/>
          <w:szCs w:val="21"/>
        </w:rPr>
        <w:t>流动资产</w:t>
      </w:r>
      <w:r w:rsidRPr="00824F3B">
        <w:rPr>
          <w:rFonts w:asciiTheme="minorEastAsia" w:hAnsiTheme="minorEastAsia" w:hint="eastAsia"/>
          <w:szCs w:val="21"/>
        </w:rPr>
        <w:t>/流动负债：一家企业的流动比例越高，公司就越有能力应对短期债务的偿还。流动比率小于1的话，则说明营运资金为负，该公司面临流动性危机。</w:t>
      </w:r>
    </w:p>
    <w:p w14:paraId="135B63B3" w14:textId="77777777" w:rsidR="00520FE0" w:rsidRPr="00824F3B" w:rsidRDefault="00520FE0" w:rsidP="00824F3B">
      <w:pPr>
        <w:pStyle w:val="a8"/>
        <w:numPr>
          <w:ilvl w:val="0"/>
          <w:numId w:val="39"/>
        </w:numPr>
        <w:ind w:firstLineChars="0"/>
        <w:rPr>
          <w:rFonts w:asciiTheme="minorEastAsia" w:hAnsiTheme="minorEastAsia"/>
          <w:szCs w:val="21"/>
        </w:rPr>
      </w:pPr>
      <w:r w:rsidRPr="00A15921">
        <w:rPr>
          <w:rFonts w:asciiTheme="minorEastAsia" w:hAnsiTheme="minorEastAsia" w:hint="eastAsia"/>
          <w:szCs w:val="21"/>
          <w:u w:val="single"/>
        </w:rPr>
        <w:t>速动比率（酸性测试）</w:t>
      </w:r>
      <w:r w:rsidRPr="00824F3B">
        <w:rPr>
          <w:rFonts w:asciiTheme="minorEastAsia" w:hAnsiTheme="minorEastAsia" w:hint="eastAsia"/>
          <w:szCs w:val="21"/>
        </w:rPr>
        <w:t>=</w:t>
      </w:r>
      <w:r w:rsidRPr="00824F3B">
        <w:rPr>
          <w:rFonts w:asciiTheme="minorEastAsia" w:hAnsiTheme="minorEastAsia"/>
          <w:szCs w:val="21"/>
        </w:rPr>
        <w:t>速动资产</w:t>
      </w:r>
      <w:r w:rsidRPr="00824F3B">
        <w:rPr>
          <w:rFonts w:asciiTheme="minorEastAsia" w:hAnsiTheme="minorEastAsia" w:hint="eastAsia"/>
          <w:szCs w:val="21"/>
        </w:rPr>
        <w:t>（即流动资产-库存）/流动负债</w:t>
      </w:r>
    </w:p>
    <w:p w14:paraId="340C8705" w14:textId="77777777" w:rsidR="00520FE0" w:rsidRDefault="00520FE0" w:rsidP="00824F3B">
      <w:pPr>
        <w:pStyle w:val="a8"/>
        <w:numPr>
          <w:ilvl w:val="0"/>
          <w:numId w:val="39"/>
        </w:numPr>
        <w:ind w:firstLineChars="0"/>
        <w:rPr>
          <w:rFonts w:asciiTheme="minorEastAsia" w:hAnsiTheme="minorEastAsia"/>
          <w:szCs w:val="21"/>
        </w:rPr>
      </w:pPr>
      <w:r w:rsidRPr="00824F3B">
        <w:rPr>
          <w:rFonts w:asciiTheme="minorEastAsia" w:hAnsiTheme="minorEastAsia"/>
          <w:szCs w:val="21"/>
        </w:rPr>
        <w:t>以及最为严格的</w:t>
      </w:r>
      <w:r w:rsidRPr="00A15921">
        <w:rPr>
          <w:rFonts w:asciiTheme="minorEastAsia" w:hAnsiTheme="minorEastAsia"/>
          <w:szCs w:val="21"/>
          <w:u w:val="single"/>
        </w:rPr>
        <w:t>现金比率</w:t>
      </w:r>
      <w:r w:rsidRPr="00824F3B">
        <w:rPr>
          <w:rFonts w:asciiTheme="minorEastAsia" w:hAnsiTheme="minorEastAsia" w:hint="eastAsia"/>
          <w:szCs w:val="21"/>
        </w:rPr>
        <w:t>=</w:t>
      </w:r>
      <w:r w:rsidRPr="00824F3B">
        <w:rPr>
          <w:rFonts w:asciiTheme="minorEastAsia" w:hAnsiTheme="minorEastAsia"/>
          <w:szCs w:val="21"/>
        </w:rPr>
        <w:t>现金</w:t>
      </w:r>
      <w:r w:rsidRPr="00824F3B">
        <w:rPr>
          <w:rFonts w:asciiTheme="minorEastAsia" w:hAnsiTheme="minorEastAsia" w:hint="eastAsia"/>
          <w:szCs w:val="21"/>
        </w:rPr>
        <w:t>/流动负债</w:t>
      </w:r>
    </w:p>
    <w:p w14:paraId="5FA49F1C" w14:textId="77777777" w:rsidR="00325640" w:rsidRPr="00325640" w:rsidRDefault="00325640" w:rsidP="00325640">
      <w:pPr>
        <w:rPr>
          <w:rFonts w:asciiTheme="minorEastAsia" w:hAnsiTheme="minorEastAsia"/>
          <w:szCs w:val="21"/>
        </w:rPr>
      </w:pPr>
      <w:r>
        <w:rPr>
          <w:rFonts w:asciiTheme="minorEastAsia" w:hAnsiTheme="minorEastAsia" w:hint="eastAsia"/>
          <w:szCs w:val="21"/>
        </w:rPr>
        <w:t xml:space="preserve"> </w:t>
      </w:r>
      <w:r>
        <w:rPr>
          <w:rFonts w:asciiTheme="minorEastAsia" w:hAnsiTheme="minorEastAsia"/>
          <w:szCs w:val="21"/>
        </w:rPr>
        <w:t xml:space="preserve">   这三个比率都应该与行业均值相符为佳</w:t>
      </w:r>
      <w:r>
        <w:rPr>
          <w:rFonts w:asciiTheme="minorEastAsia" w:hAnsiTheme="minorEastAsia" w:hint="eastAsia"/>
          <w:szCs w:val="21"/>
        </w:rPr>
        <w:t>。</w:t>
      </w:r>
    </w:p>
    <w:p w14:paraId="4978DC46" w14:textId="77777777" w:rsidR="00810027" w:rsidRPr="005007AA" w:rsidRDefault="00824F3B" w:rsidP="005007AA">
      <w:pPr>
        <w:pStyle w:val="a8"/>
        <w:numPr>
          <w:ilvl w:val="0"/>
          <w:numId w:val="40"/>
        </w:numPr>
        <w:ind w:firstLineChars="0"/>
        <w:rPr>
          <w:rFonts w:asciiTheme="minorEastAsia" w:hAnsiTheme="minorEastAsia"/>
          <w:szCs w:val="21"/>
        </w:rPr>
      </w:pPr>
      <w:r w:rsidRPr="005007AA">
        <w:rPr>
          <w:rFonts w:asciiTheme="minorEastAsia" w:hAnsiTheme="minorEastAsia"/>
          <w:szCs w:val="21"/>
        </w:rPr>
        <w:t>最后</w:t>
      </w:r>
      <w:r w:rsidRPr="005007AA">
        <w:rPr>
          <w:rFonts w:asciiTheme="minorEastAsia" w:hAnsiTheme="minorEastAsia" w:hint="eastAsia"/>
          <w:szCs w:val="21"/>
        </w:rPr>
        <w:t>，</w:t>
      </w:r>
      <w:r w:rsidR="005007AA">
        <w:rPr>
          <w:rFonts w:asciiTheme="minorEastAsia" w:hAnsiTheme="minorEastAsia" w:hint="eastAsia"/>
          <w:szCs w:val="21"/>
        </w:rPr>
        <w:t>我们动态考查了影响流动性比率的三大账目：</w:t>
      </w:r>
      <w:r w:rsidR="005007AA" w:rsidRPr="005007AA">
        <w:rPr>
          <w:rFonts w:asciiTheme="minorEastAsia" w:hAnsiTheme="minorEastAsia" w:hint="eastAsia"/>
          <w:szCs w:val="21"/>
        </w:rPr>
        <w:t>存货、</w:t>
      </w:r>
      <w:r w:rsidR="005007AA" w:rsidRPr="005007AA">
        <w:rPr>
          <w:rFonts w:asciiTheme="minorEastAsia" w:hAnsiTheme="minorEastAsia"/>
          <w:szCs w:val="21"/>
        </w:rPr>
        <w:t>应收</w:t>
      </w:r>
      <w:proofErr w:type="gramStart"/>
      <w:r w:rsidR="005007AA" w:rsidRPr="005007AA">
        <w:rPr>
          <w:rFonts w:asciiTheme="minorEastAsia" w:hAnsiTheme="minorEastAsia"/>
          <w:szCs w:val="21"/>
        </w:rPr>
        <w:t>帐款</w:t>
      </w:r>
      <w:proofErr w:type="gramEnd"/>
      <w:r w:rsidR="005007AA" w:rsidRPr="005007AA">
        <w:rPr>
          <w:rFonts w:asciiTheme="minorEastAsia" w:hAnsiTheme="minorEastAsia"/>
          <w:szCs w:val="21"/>
        </w:rPr>
        <w:t>和应付账款</w:t>
      </w:r>
      <w:r w:rsidR="005007AA">
        <w:rPr>
          <w:rFonts w:asciiTheme="minorEastAsia" w:hAnsiTheme="minorEastAsia" w:hint="eastAsia"/>
          <w:szCs w:val="21"/>
        </w:rPr>
        <w:t>。</w:t>
      </w:r>
    </w:p>
    <w:p w14:paraId="3CA740DF" w14:textId="77777777" w:rsidR="00D72814" w:rsidRPr="00FE7F3E" w:rsidRDefault="00D72814" w:rsidP="00D72814">
      <w:pPr>
        <w:pStyle w:val="a8"/>
        <w:ind w:left="420" w:firstLineChars="0" w:firstLine="0"/>
        <w:rPr>
          <w:rFonts w:asciiTheme="minorEastAsia" w:hAnsiTheme="minorEastAsia"/>
          <w:szCs w:val="21"/>
        </w:rPr>
      </w:pPr>
      <w:r w:rsidRPr="00436708">
        <w:rPr>
          <w:rFonts w:asciiTheme="minorEastAsia" w:hAnsiTheme="minorEastAsia"/>
          <w:szCs w:val="21"/>
          <w:u w:val="single"/>
        </w:rPr>
        <w:t>存货周转率</w:t>
      </w:r>
      <w:r w:rsidRPr="00436708">
        <w:rPr>
          <w:rFonts w:asciiTheme="minorEastAsia" w:hAnsiTheme="minorEastAsia" w:hint="eastAsia"/>
          <w:szCs w:val="21"/>
        </w:rPr>
        <w:t>=</w:t>
      </w:r>
      <w:r w:rsidRPr="00436708">
        <w:rPr>
          <w:rFonts w:asciiTheme="minorEastAsia" w:hAnsiTheme="minorEastAsia"/>
          <w:szCs w:val="21"/>
        </w:rPr>
        <w:t>销货成本</w:t>
      </w:r>
      <w:r w:rsidRPr="00436708">
        <w:rPr>
          <w:rFonts w:asciiTheme="minorEastAsia" w:hAnsiTheme="minorEastAsia" w:hint="eastAsia"/>
          <w:szCs w:val="21"/>
        </w:rPr>
        <w:t>/平均存货，</w:t>
      </w:r>
      <w:r w:rsidR="00FE7F3E">
        <w:rPr>
          <w:rFonts w:asciiTheme="minorEastAsia" w:hAnsiTheme="minorEastAsia" w:hint="eastAsia"/>
          <w:szCs w:val="21"/>
        </w:rPr>
        <w:t>存货的周转速度一般</w:t>
      </w:r>
      <w:r w:rsidRPr="00FE7F3E">
        <w:rPr>
          <w:rFonts w:asciiTheme="minorEastAsia" w:hAnsiTheme="minorEastAsia" w:hint="eastAsia"/>
          <w:szCs w:val="21"/>
        </w:rPr>
        <w:t>宜快不宜慢；</w:t>
      </w:r>
    </w:p>
    <w:p w14:paraId="777083E0" w14:textId="77777777" w:rsidR="00D72814" w:rsidRDefault="00FE7F3E" w:rsidP="00D72814">
      <w:pPr>
        <w:pStyle w:val="a8"/>
        <w:ind w:left="420" w:firstLineChars="0" w:firstLine="0"/>
        <w:rPr>
          <w:rFonts w:asciiTheme="minorEastAsia" w:hAnsiTheme="minorEastAsia"/>
          <w:szCs w:val="21"/>
        </w:rPr>
      </w:pPr>
      <w:r w:rsidRPr="00436708">
        <w:rPr>
          <w:rFonts w:asciiTheme="minorEastAsia" w:hAnsiTheme="minorEastAsia"/>
          <w:szCs w:val="21"/>
          <w:u w:val="single"/>
        </w:rPr>
        <w:t>应收账款周转率</w:t>
      </w:r>
      <w:r w:rsidRPr="00436708">
        <w:rPr>
          <w:rFonts w:asciiTheme="minorEastAsia" w:hAnsiTheme="minorEastAsia" w:hint="eastAsia"/>
          <w:szCs w:val="21"/>
        </w:rPr>
        <w:t>=</w:t>
      </w:r>
      <w:r w:rsidRPr="00436708">
        <w:rPr>
          <w:rFonts w:asciiTheme="minorEastAsia" w:hAnsiTheme="minorEastAsia"/>
          <w:szCs w:val="21"/>
        </w:rPr>
        <w:t>销售收入</w:t>
      </w:r>
      <w:r w:rsidRPr="00436708">
        <w:rPr>
          <w:rFonts w:asciiTheme="minorEastAsia" w:hAnsiTheme="minorEastAsia" w:hint="eastAsia"/>
          <w:szCs w:val="21"/>
        </w:rPr>
        <w:t>/平均应收账款，</w:t>
      </w:r>
      <w:r>
        <w:rPr>
          <w:rFonts w:asciiTheme="minorEastAsia" w:hAnsiTheme="minorEastAsia" w:hint="eastAsia"/>
          <w:szCs w:val="21"/>
        </w:rPr>
        <w:t>应收账款</w:t>
      </w:r>
      <w:r w:rsidRPr="00FE7F3E">
        <w:rPr>
          <w:rFonts w:asciiTheme="minorEastAsia" w:hAnsiTheme="minorEastAsia" w:hint="eastAsia"/>
          <w:szCs w:val="21"/>
        </w:rPr>
        <w:t>的周转速度同样宜快不宜慢；</w:t>
      </w:r>
    </w:p>
    <w:p w14:paraId="3280128D" w14:textId="77777777" w:rsidR="00FE7F3E" w:rsidRPr="00F4119A" w:rsidRDefault="00FE7F3E" w:rsidP="00F4119A">
      <w:pPr>
        <w:ind w:firstLineChars="200" w:firstLine="420"/>
        <w:rPr>
          <w:rFonts w:asciiTheme="minorEastAsia" w:hAnsiTheme="minorEastAsia"/>
          <w:szCs w:val="21"/>
        </w:rPr>
      </w:pPr>
      <w:r w:rsidRPr="00436708">
        <w:rPr>
          <w:rFonts w:asciiTheme="minorEastAsia" w:hAnsiTheme="minorEastAsia" w:hint="eastAsia"/>
          <w:szCs w:val="21"/>
          <w:u w:val="single"/>
        </w:rPr>
        <w:t>应付账款周转率</w:t>
      </w:r>
      <w:r w:rsidRPr="00436708">
        <w:rPr>
          <w:rFonts w:asciiTheme="minorEastAsia" w:hAnsiTheme="minorEastAsia" w:hint="eastAsia"/>
          <w:szCs w:val="21"/>
        </w:rPr>
        <w:t>=采购成本/平均应付账款，</w:t>
      </w:r>
      <w:r w:rsidRPr="00FE7F3E">
        <w:rPr>
          <w:rFonts w:asciiTheme="minorEastAsia" w:hAnsiTheme="minorEastAsia" w:hint="eastAsia"/>
          <w:szCs w:val="21"/>
        </w:rPr>
        <w:t>应付账款的周转速度则宜慢不宜快。</w:t>
      </w:r>
    </w:p>
    <w:p w14:paraId="76546D88" w14:textId="77777777" w:rsidR="00D72814" w:rsidRDefault="00D72814" w:rsidP="00F4119A">
      <w:pPr>
        <w:ind w:firstLineChars="200" w:firstLine="420"/>
        <w:rPr>
          <w:rFonts w:asciiTheme="minorEastAsia" w:hAnsiTheme="minorEastAsia"/>
          <w:szCs w:val="21"/>
        </w:rPr>
      </w:pPr>
      <w:r>
        <w:rPr>
          <w:rFonts w:asciiTheme="minorEastAsia" w:hAnsiTheme="minorEastAsia" w:hint="eastAsia"/>
          <w:szCs w:val="21"/>
        </w:rPr>
        <w:t>最终，我们真正需要确保的是现金流入的速度快于现金流出的速度</w:t>
      </w:r>
      <w:r w:rsidR="00F42BDC">
        <w:rPr>
          <w:rFonts w:asciiTheme="minorEastAsia" w:hAnsiTheme="minorEastAsia" w:hint="eastAsia"/>
          <w:szCs w:val="21"/>
        </w:rPr>
        <w:t>。</w:t>
      </w:r>
    </w:p>
    <w:p w14:paraId="1FFAF118" w14:textId="77777777" w:rsidR="005007AA" w:rsidRDefault="005007AA">
      <w:pPr>
        <w:rPr>
          <w:rFonts w:asciiTheme="minorEastAsia" w:hAnsiTheme="minorEastAsia"/>
          <w:szCs w:val="21"/>
        </w:rPr>
      </w:pPr>
    </w:p>
    <w:p w14:paraId="78FFF4C4" w14:textId="77777777" w:rsidR="002F6DF7" w:rsidRPr="002733BA" w:rsidRDefault="005657B1">
      <w:pPr>
        <w:rPr>
          <w:rFonts w:asciiTheme="minorEastAsia" w:hAnsiTheme="minorEastAsia"/>
          <w:b/>
          <w:szCs w:val="21"/>
        </w:rPr>
      </w:pPr>
      <w:r>
        <w:rPr>
          <w:rFonts w:asciiTheme="minorEastAsia" w:hAnsiTheme="minorEastAsia" w:hint="eastAsia"/>
          <w:b/>
          <w:szCs w:val="21"/>
        </w:rPr>
        <w:t>05</w:t>
      </w:r>
      <w:r>
        <w:rPr>
          <w:rFonts w:asciiTheme="minorEastAsia" w:hAnsiTheme="minorEastAsia"/>
          <w:b/>
          <w:szCs w:val="21"/>
        </w:rPr>
        <w:t xml:space="preserve">U </w:t>
      </w:r>
      <w:r w:rsidR="002F6DF7" w:rsidRPr="002F6DF7">
        <w:rPr>
          <w:rFonts w:asciiTheme="minorEastAsia" w:hAnsiTheme="minorEastAsia" w:hint="eastAsia"/>
          <w:b/>
          <w:szCs w:val="21"/>
        </w:rPr>
        <w:t>学以致用</w:t>
      </w:r>
    </w:p>
    <w:p w14:paraId="02EB98A3" w14:textId="0B1B88B1" w:rsidR="006221E1" w:rsidRDefault="006221E1" w:rsidP="006221E1">
      <w:pPr>
        <w:rPr>
          <w:rFonts w:asciiTheme="minorEastAsia" w:hAnsiTheme="minorEastAsia"/>
          <w:b/>
          <w:szCs w:val="21"/>
        </w:rPr>
      </w:pPr>
      <w:r w:rsidRPr="00F90942">
        <w:rPr>
          <w:rFonts w:asciiTheme="minorEastAsia" w:hAnsiTheme="minorEastAsia"/>
          <w:b/>
          <w:szCs w:val="21"/>
        </w:rPr>
        <w:t>05U</w:t>
      </w:r>
      <w:r w:rsidR="00976E8E" w:rsidRPr="00F90942">
        <w:rPr>
          <w:rFonts w:asciiTheme="minorEastAsia" w:hAnsiTheme="minorEastAsia"/>
          <w:b/>
          <w:szCs w:val="21"/>
        </w:rPr>
        <w:t>0</w:t>
      </w:r>
      <w:r w:rsidRPr="00F90942">
        <w:rPr>
          <w:rFonts w:asciiTheme="minorEastAsia" w:hAnsiTheme="minorEastAsia"/>
          <w:b/>
          <w:szCs w:val="21"/>
        </w:rPr>
        <w:t>1a 小测验</w:t>
      </w:r>
      <w:r w:rsidRPr="00F90942">
        <w:rPr>
          <w:rFonts w:asciiTheme="minorEastAsia" w:hAnsiTheme="minorEastAsia" w:hint="eastAsia"/>
          <w:b/>
          <w:szCs w:val="21"/>
        </w:rPr>
        <w:t>：梦里</w:t>
      </w:r>
      <w:r w:rsidRPr="00F90942">
        <w:rPr>
          <w:rFonts w:asciiTheme="minorEastAsia" w:hAnsiTheme="minorEastAsia"/>
          <w:b/>
          <w:szCs w:val="21"/>
        </w:rPr>
        <w:t>应不应该投资扩张</w:t>
      </w:r>
      <w:r w:rsidRPr="00F90942">
        <w:rPr>
          <w:rFonts w:asciiTheme="minorEastAsia" w:hAnsiTheme="minorEastAsia" w:hint="eastAsia"/>
          <w:b/>
          <w:szCs w:val="21"/>
        </w:rPr>
        <w:t>？</w:t>
      </w:r>
    </w:p>
    <w:p w14:paraId="234B68BA" w14:textId="77777777" w:rsidR="006221E1" w:rsidRDefault="006221E1" w:rsidP="006221E1">
      <w:pPr>
        <w:rPr>
          <w:rFonts w:asciiTheme="minorEastAsia" w:hAnsiTheme="minorEastAsia"/>
          <w:szCs w:val="21"/>
        </w:rPr>
      </w:pPr>
      <w:r>
        <w:rPr>
          <w:rFonts w:asciiTheme="minorEastAsia" w:hAnsiTheme="minorEastAsia"/>
          <w:szCs w:val="21"/>
        </w:rPr>
        <w:t>梦里床垫的所有人王卫</w:t>
      </w:r>
      <w:r w:rsidRPr="00986CD8">
        <w:rPr>
          <w:rFonts w:asciiTheme="minorEastAsia" w:hAnsiTheme="minorEastAsia"/>
          <w:szCs w:val="21"/>
        </w:rPr>
        <w:t>告诉我们</w:t>
      </w:r>
      <w:r w:rsidRPr="00986CD8">
        <w:rPr>
          <w:rFonts w:asciiTheme="minorEastAsia" w:hAnsiTheme="minorEastAsia" w:hint="eastAsia"/>
          <w:szCs w:val="21"/>
        </w:rPr>
        <w:t>，</w:t>
      </w:r>
      <w:r w:rsidRPr="00986CD8">
        <w:rPr>
          <w:rFonts w:asciiTheme="minorEastAsia" w:hAnsiTheme="minorEastAsia"/>
          <w:szCs w:val="21"/>
        </w:rPr>
        <w:t>公司目前账上趴着大量现金</w:t>
      </w:r>
      <w:r w:rsidRPr="00986CD8">
        <w:rPr>
          <w:rFonts w:asciiTheme="minorEastAsia" w:hAnsiTheme="minorEastAsia" w:hint="eastAsia"/>
          <w:szCs w:val="21"/>
        </w:rPr>
        <w:t>（800万元），流动性</w:t>
      </w:r>
      <w:r>
        <w:rPr>
          <w:rFonts w:asciiTheme="minorEastAsia" w:hAnsiTheme="minorEastAsia" w:hint="eastAsia"/>
          <w:szCs w:val="21"/>
        </w:rPr>
        <w:t>非常</w:t>
      </w:r>
      <w:r w:rsidRPr="00986CD8">
        <w:rPr>
          <w:rFonts w:asciiTheme="minorEastAsia" w:hAnsiTheme="minorEastAsia" w:hint="eastAsia"/>
          <w:szCs w:val="21"/>
        </w:rPr>
        <w:t>过关，下一步打算</w:t>
      </w:r>
      <w:r>
        <w:rPr>
          <w:rFonts w:asciiTheme="minorEastAsia" w:hAnsiTheme="minorEastAsia" w:hint="eastAsia"/>
          <w:szCs w:val="21"/>
        </w:rPr>
        <w:t>将800万现金投入仓储设备建设，实现规模扩张。请你看一下梦里的流动性分析报告。如果你是财务分析师，你会建议他投资扩张吗？简单说说为什么？</w:t>
      </w:r>
    </w:p>
    <w:p w14:paraId="1EFD744D" w14:textId="77777777" w:rsidR="006221E1" w:rsidRDefault="006221E1" w:rsidP="006221E1">
      <w:pPr>
        <w:rPr>
          <w:rFonts w:asciiTheme="minorEastAsia" w:hAnsiTheme="minorEastAsia"/>
          <w:b/>
          <w:szCs w:val="21"/>
        </w:rPr>
      </w:pPr>
    </w:p>
    <w:tbl>
      <w:tblPr>
        <w:tblStyle w:val="af"/>
        <w:tblW w:w="0" w:type="auto"/>
        <w:tblLook w:val="04A0" w:firstRow="1" w:lastRow="0" w:firstColumn="1" w:lastColumn="0" w:noHBand="0" w:noVBand="1"/>
      </w:tblPr>
      <w:tblGrid>
        <w:gridCol w:w="2074"/>
        <w:gridCol w:w="2074"/>
        <w:gridCol w:w="2074"/>
        <w:gridCol w:w="2074"/>
      </w:tblGrid>
      <w:tr w:rsidR="006221E1" w14:paraId="3AB4D2C2" w14:textId="77777777" w:rsidTr="001030A7">
        <w:tc>
          <w:tcPr>
            <w:tcW w:w="2074" w:type="dxa"/>
          </w:tcPr>
          <w:p w14:paraId="7C637873" w14:textId="77777777" w:rsidR="006221E1" w:rsidRDefault="006221E1" w:rsidP="001030A7">
            <w:pPr>
              <w:rPr>
                <w:rFonts w:ascii="Arial" w:hAnsi="Arial" w:cs="Arial"/>
                <w:color w:val="333333"/>
                <w:szCs w:val="21"/>
              </w:rPr>
            </w:pPr>
          </w:p>
        </w:tc>
        <w:tc>
          <w:tcPr>
            <w:tcW w:w="2074" w:type="dxa"/>
          </w:tcPr>
          <w:p w14:paraId="0F10C2C0" w14:textId="77777777" w:rsidR="006221E1" w:rsidRPr="00670C80" w:rsidRDefault="006221E1" w:rsidP="001030A7">
            <w:pPr>
              <w:rPr>
                <w:rFonts w:ascii="Arial" w:hAnsi="Arial" w:cs="Arial"/>
                <w:b/>
                <w:color w:val="333333"/>
                <w:szCs w:val="21"/>
                <w:shd w:val="pct15" w:color="auto" w:fill="FFFFFF"/>
              </w:rPr>
            </w:pPr>
            <w:r w:rsidRPr="00670C80">
              <w:rPr>
                <w:rFonts w:ascii="Arial" w:hAnsi="Arial" w:cs="Arial"/>
                <w:b/>
                <w:color w:val="333333"/>
                <w:szCs w:val="21"/>
                <w:shd w:val="pct15" w:color="auto" w:fill="FFFFFF"/>
              </w:rPr>
              <w:t>梦里床垫</w:t>
            </w:r>
            <w:r w:rsidRPr="00670C80">
              <w:rPr>
                <w:rFonts w:ascii="Arial" w:hAnsi="Arial" w:cs="Arial" w:hint="eastAsia"/>
                <w:b/>
                <w:color w:val="333333"/>
                <w:szCs w:val="21"/>
                <w:shd w:val="pct15" w:color="auto" w:fill="FFFFFF"/>
              </w:rPr>
              <w:t>（当年）</w:t>
            </w:r>
          </w:p>
        </w:tc>
        <w:tc>
          <w:tcPr>
            <w:tcW w:w="2074" w:type="dxa"/>
          </w:tcPr>
          <w:p w14:paraId="110BF3AE" w14:textId="77777777" w:rsidR="006221E1" w:rsidRPr="00576F35" w:rsidRDefault="006221E1" w:rsidP="001030A7">
            <w:pPr>
              <w:rPr>
                <w:rFonts w:ascii="Arial" w:hAnsi="Arial" w:cs="Arial"/>
                <w:color w:val="333333"/>
                <w:szCs w:val="21"/>
              </w:rPr>
            </w:pPr>
            <w:r w:rsidRPr="00576F35">
              <w:rPr>
                <w:rFonts w:ascii="Arial" w:hAnsi="Arial" w:cs="Arial"/>
                <w:color w:val="333333"/>
                <w:szCs w:val="21"/>
              </w:rPr>
              <w:t>梦里床垫</w:t>
            </w:r>
            <w:r w:rsidRPr="00576F35">
              <w:rPr>
                <w:rFonts w:ascii="Arial" w:hAnsi="Arial" w:cs="Arial" w:hint="eastAsia"/>
                <w:color w:val="333333"/>
                <w:szCs w:val="21"/>
              </w:rPr>
              <w:t>（上一年）</w:t>
            </w:r>
          </w:p>
        </w:tc>
        <w:tc>
          <w:tcPr>
            <w:tcW w:w="2074" w:type="dxa"/>
          </w:tcPr>
          <w:p w14:paraId="129008F8" w14:textId="0D9F6BD5" w:rsidR="006221E1" w:rsidRPr="00576F35" w:rsidRDefault="006221E1" w:rsidP="001030A7">
            <w:pPr>
              <w:rPr>
                <w:rFonts w:ascii="Arial" w:hAnsi="Arial" w:cs="Arial"/>
                <w:color w:val="333333"/>
                <w:szCs w:val="21"/>
              </w:rPr>
            </w:pPr>
            <w:r w:rsidRPr="00576F35">
              <w:rPr>
                <w:rFonts w:ascii="Arial" w:hAnsi="Arial" w:cs="Arial"/>
                <w:color w:val="333333"/>
                <w:szCs w:val="21"/>
              </w:rPr>
              <w:t>行业</w:t>
            </w:r>
            <w:r w:rsidR="00452333">
              <w:rPr>
                <w:rFonts w:ascii="Arial" w:hAnsi="Arial" w:cs="Arial" w:hint="eastAsia"/>
                <w:color w:val="333333"/>
                <w:szCs w:val="21"/>
              </w:rPr>
              <w:t>均值</w:t>
            </w:r>
            <w:r w:rsidRPr="00576F35">
              <w:rPr>
                <w:rFonts w:ascii="Arial" w:hAnsi="Arial" w:cs="Arial" w:hint="eastAsia"/>
                <w:color w:val="333333"/>
                <w:szCs w:val="21"/>
              </w:rPr>
              <w:t>（当年）</w:t>
            </w:r>
          </w:p>
        </w:tc>
      </w:tr>
      <w:tr w:rsidR="006221E1" w14:paraId="195814B4" w14:textId="77777777" w:rsidTr="001030A7">
        <w:tc>
          <w:tcPr>
            <w:tcW w:w="2074" w:type="dxa"/>
          </w:tcPr>
          <w:p w14:paraId="46062CF3" w14:textId="77777777" w:rsidR="006221E1" w:rsidRDefault="006221E1" w:rsidP="001030A7">
            <w:pPr>
              <w:rPr>
                <w:rFonts w:ascii="Arial" w:hAnsi="Arial" w:cs="Arial"/>
                <w:color w:val="333333"/>
                <w:szCs w:val="21"/>
              </w:rPr>
            </w:pPr>
            <w:r w:rsidRPr="00986CD8">
              <w:rPr>
                <w:rFonts w:asciiTheme="minorEastAsia" w:hAnsiTheme="minorEastAsia" w:hint="eastAsia"/>
                <w:szCs w:val="21"/>
              </w:rPr>
              <w:t>营运资金</w:t>
            </w:r>
          </w:p>
        </w:tc>
        <w:tc>
          <w:tcPr>
            <w:tcW w:w="2074" w:type="dxa"/>
          </w:tcPr>
          <w:p w14:paraId="75F74343" w14:textId="77777777" w:rsidR="006221E1" w:rsidRPr="00670C80" w:rsidRDefault="006221E1" w:rsidP="001030A7">
            <w:pPr>
              <w:rPr>
                <w:rFonts w:asciiTheme="minorEastAsia" w:hAnsiTheme="minorEastAsia"/>
                <w:b/>
                <w:szCs w:val="21"/>
                <w:shd w:val="pct15" w:color="auto" w:fill="FFFFFF"/>
              </w:rPr>
            </w:pPr>
            <w:r w:rsidRPr="00670C80">
              <w:rPr>
                <w:rFonts w:asciiTheme="minorEastAsia" w:hAnsiTheme="minorEastAsia"/>
                <w:b/>
                <w:szCs w:val="21"/>
                <w:shd w:val="pct15" w:color="auto" w:fill="FFFFFF"/>
              </w:rPr>
              <w:t>1500万元</w:t>
            </w:r>
            <w:r w:rsidRPr="00670C80">
              <w:rPr>
                <w:rFonts w:asciiTheme="minorEastAsia" w:hAnsiTheme="minorEastAsia" w:hint="eastAsia"/>
                <w:b/>
                <w:szCs w:val="21"/>
                <w:shd w:val="pct15" w:color="auto" w:fill="FFFFFF"/>
              </w:rPr>
              <w:t>（其中现金800万元）</w:t>
            </w:r>
          </w:p>
        </w:tc>
        <w:tc>
          <w:tcPr>
            <w:tcW w:w="2074" w:type="dxa"/>
          </w:tcPr>
          <w:p w14:paraId="29DC4B24" w14:textId="77777777" w:rsidR="006221E1" w:rsidRPr="00576F35" w:rsidRDefault="006221E1" w:rsidP="001030A7">
            <w:pPr>
              <w:rPr>
                <w:rFonts w:ascii="Arial" w:hAnsi="Arial" w:cs="Arial"/>
                <w:color w:val="333333"/>
                <w:szCs w:val="21"/>
              </w:rPr>
            </w:pPr>
            <w:r>
              <w:rPr>
                <w:rFonts w:ascii="Arial" w:hAnsi="Arial" w:cs="Arial" w:hint="eastAsia"/>
                <w:color w:val="333333"/>
                <w:szCs w:val="21"/>
              </w:rPr>
              <w:t>950</w:t>
            </w:r>
            <w:r>
              <w:rPr>
                <w:rFonts w:ascii="Arial" w:hAnsi="Arial" w:cs="Arial" w:hint="eastAsia"/>
                <w:color w:val="333333"/>
                <w:szCs w:val="21"/>
              </w:rPr>
              <w:t>万元</w:t>
            </w:r>
          </w:p>
        </w:tc>
        <w:tc>
          <w:tcPr>
            <w:tcW w:w="2074" w:type="dxa"/>
          </w:tcPr>
          <w:p w14:paraId="033B69D7" w14:textId="77777777" w:rsidR="006221E1" w:rsidRPr="00576F35" w:rsidRDefault="006221E1" w:rsidP="001030A7">
            <w:pPr>
              <w:rPr>
                <w:rFonts w:ascii="Arial" w:hAnsi="Arial" w:cs="Arial"/>
                <w:color w:val="333333"/>
                <w:szCs w:val="21"/>
              </w:rPr>
            </w:pPr>
            <w:r>
              <w:rPr>
                <w:rFonts w:ascii="Arial" w:hAnsi="Arial" w:cs="Arial"/>
                <w:color w:val="333333"/>
                <w:szCs w:val="21"/>
              </w:rPr>
              <w:t>904</w:t>
            </w:r>
            <w:r>
              <w:rPr>
                <w:rFonts w:ascii="Arial" w:hAnsi="Arial" w:cs="Arial" w:hint="eastAsia"/>
                <w:color w:val="333333"/>
                <w:szCs w:val="21"/>
              </w:rPr>
              <w:t>万元</w:t>
            </w:r>
          </w:p>
        </w:tc>
      </w:tr>
      <w:tr w:rsidR="006221E1" w14:paraId="1CD3490E" w14:textId="77777777" w:rsidTr="001030A7">
        <w:tc>
          <w:tcPr>
            <w:tcW w:w="2074" w:type="dxa"/>
          </w:tcPr>
          <w:p w14:paraId="631F0EB0" w14:textId="77777777" w:rsidR="006221E1" w:rsidRDefault="006221E1" w:rsidP="001030A7">
            <w:pPr>
              <w:rPr>
                <w:rFonts w:ascii="Arial" w:hAnsi="Arial" w:cs="Arial"/>
                <w:color w:val="333333"/>
                <w:szCs w:val="21"/>
              </w:rPr>
            </w:pPr>
            <w:r>
              <w:rPr>
                <w:rFonts w:ascii="Arial" w:hAnsi="Arial" w:cs="Arial"/>
                <w:color w:val="333333"/>
                <w:szCs w:val="21"/>
              </w:rPr>
              <w:t>流动比率</w:t>
            </w:r>
          </w:p>
        </w:tc>
        <w:tc>
          <w:tcPr>
            <w:tcW w:w="2074" w:type="dxa"/>
          </w:tcPr>
          <w:p w14:paraId="398369DA" w14:textId="77777777" w:rsidR="006221E1" w:rsidRPr="00670C80" w:rsidRDefault="006221E1" w:rsidP="001030A7">
            <w:pPr>
              <w:rPr>
                <w:rFonts w:asciiTheme="minorEastAsia" w:hAnsiTheme="minorEastAsia"/>
                <w:b/>
                <w:szCs w:val="21"/>
                <w:shd w:val="pct15" w:color="auto" w:fill="FFFFFF"/>
              </w:rPr>
            </w:pPr>
            <w:r w:rsidRPr="00670C80">
              <w:rPr>
                <w:rFonts w:asciiTheme="minorEastAsia" w:hAnsiTheme="minorEastAsia" w:hint="eastAsia"/>
                <w:b/>
                <w:szCs w:val="21"/>
                <w:shd w:val="pct15" w:color="auto" w:fill="FFFFFF"/>
              </w:rPr>
              <w:t>2.5</w:t>
            </w:r>
          </w:p>
        </w:tc>
        <w:tc>
          <w:tcPr>
            <w:tcW w:w="2074" w:type="dxa"/>
          </w:tcPr>
          <w:p w14:paraId="0180A9F7" w14:textId="77777777" w:rsidR="006221E1" w:rsidRPr="008019CF" w:rsidRDefault="006221E1" w:rsidP="001030A7">
            <w:pPr>
              <w:rPr>
                <w:rFonts w:asciiTheme="minorEastAsia" w:hAnsiTheme="minorEastAsia"/>
                <w:szCs w:val="21"/>
              </w:rPr>
            </w:pPr>
            <w:r w:rsidRPr="008019CF">
              <w:rPr>
                <w:rFonts w:asciiTheme="minorEastAsia" w:hAnsiTheme="minorEastAsia" w:hint="eastAsia"/>
                <w:szCs w:val="21"/>
              </w:rPr>
              <w:t>2.1</w:t>
            </w:r>
          </w:p>
        </w:tc>
        <w:tc>
          <w:tcPr>
            <w:tcW w:w="2074" w:type="dxa"/>
          </w:tcPr>
          <w:p w14:paraId="40050D12" w14:textId="77777777" w:rsidR="006221E1" w:rsidRPr="008019CF" w:rsidRDefault="006221E1" w:rsidP="001030A7">
            <w:pPr>
              <w:rPr>
                <w:rFonts w:asciiTheme="minorEastAsia" w:hAnsiTheme="minorEastAsia"/>
                <w:szCs w:val="21"/>
              </w:rPr>
            </w:pPr>
            <w:r w:rsidRPr="008019CF">
              <w:rPr>
                <w:rFonts w:asciiTheme="minorEastAsia" w:hAnsiTheme="minorEastAsia" w:hint="eastAsia"/>
                <w:szCs w:val="21"/>
              </w:rPr>
              <w:t>2</w:t>
            </w:r>
          </w:p>
        </w:tc>
      </w:tr>
      <w:tr w:rsidR="006221E1" w14:paraId="3CCE5B92" w14:textId="77777777" w:rsidTr="001030A7">
        <w:tc>
          <w:tcPr>
            <w:tcW w:w="2074" w:type="dxa"/>
          </w:tcPr>
          <w:p w14:paraId="70A65109" w14:textId="77777777" w:rsidR="006221E1" w:rsidRDefault="006221E1" w:rsidP="001030A7">
            <w:pPr>
              <w:rPr>
                <w:rFonts w:ascii="Arial" w:hAnsi="Arial" w:cs="Arial"/>
                <w:color w:val="333333"/>
                <w:szCs w:val="21"/>
              </w:rPr>
            </w:pPr>
            <w:r>
              <w:rPr>
                <w:rFonts w:ascii="Arial" w:hAnsi="Arial" w:cs="Arial"/>
                <w:color w:val="333333"/>
                <w:szCs w:val="21"/>
              </w:rPr>
              <w:t>速动比率</w:t>
            </w:r>
          </w:p>
        </w:tc>
        <w:tc>
          <w:tcPr>
            <w:tcW w:w="2074" w:type="dxa"/>
          </w:tcPr>
          <w:p w14:paraId="377FB3E4" w14:textId="77777777" w:rsidR="006221E1" w:rsidRPr="00670C80" w:rsidRDefault="006221E1" w:rsidP="001030A7">
            <w:pPr>
              <w:rPr>
                <w:rFonts w:asciiTheme="minorEastAsia" w:hAnsiTheme="minorEastAsia"/>
                <w:b/>
                <w:szCs w:val="21"/>
                <w:shd w:val="pct15" w:color="auto" w:fill="FFFFFF"/>
              </w:rPr>
            </w:pPr>
            <w:r w:rsidRPr="00670C80">
              <w:rPr>
                <w:rFonts w:asciiTheme="minorEastAsia" w:hAnsiTheme="minorEastAsia" w:hint="eastAsia"/>
                <w:b/>
                <w:szCs w:val="21"/>
                <w:shd w:val="pct15" w:color="auto" w:fill="FFFFFF"/>
              </w:rPr>
              <w:t>1.3</w:t>
            </w:r>
          </w:p>
        </w:tc>
        <w:tc>
          <w:tcPr>
            <w:tcW w:w="2074" w:type="dxa"/>
          </w:tcPr>
          <w:p w14:paraId="392501C7" w14:textId="77777777" w:rsidR="006221E1" w:rsidRPr="008019CF" w:rsidRDefault="006221E1" w:rsidP="001030A7">
            <w:pPr>
              <w:rPr>
                <w:rFonts w:asciiTheme="minorEastAsia" w:hAnsiTheme="minorEastAsia"/>
                <w:szCs w:val="21"/>
              </w:rPr>
            </w:pPr>
            <w:r w:rsidRPr="008019CF">
              <w:rPr>
                <w:rFonts w:asciiTheme="minorEastAsia" w:hAnsiTheme="minorEastAsia" w:hint="eastAsia"/>
                <w:szCs w:val="21"/>
              </w:rPr>
              <w:t>1.06</w:t>
            </w:r>
          </w:p>
        </w:tc>
        <w:tc>
          <w:tcPr>
            <w:tcW w:w="2074" w:type="dxa"/>
          </w:tcPr>
          <w:p w14:paraId="5BC201DD" w14:textId="77777777" w:rsidR="006221E1" w:rsidRPr="008019CF" w:rsidRDefault="006221E1" w:rsidP="001030A7">
            <w:pPr>
              <w:rPr>
                <w:rFonts w:asciiTheme="minorEastAsia" w:hAnsiTheme="minorEastAsia"/>
                <w:szCs w:val="21"/>
              </w:rPr>
            </w:pPr>
            <w:r w:rsidRPr="008019CF">
              <w:rPr>
                <w:rFonts w:asciiTheme="minorEastAsia" w:hAnsiTheme="minorEastAsia" w:hint="eastAsia"/>
                <w:szCs w:val="21"/>
              </w:rPr>
              <w:t>1.02</w:t>
            </w:r>
          </w:p>
        </w:tc>
      </w:tr>
      <w:tr w:rsidR="006221E1" w14:paraId="7CFEBDA8" w14:textId="77777777" w:rsidTr="001030A7">
        <w:tc>
          <w:tcPr>
            <w:tcW w:w="2074" w:type="dxa"/>
          </w:tcPr>
          <w:p w14:paraId="539BB32D" w14:textId="77777777" w:rsidR="006221E1" w:rsidRDefault="006221E1" w:rsidP="001030A7">
            <w:pPr>
              <w:rPr>
                <w:rFonts w:ascii="Arial" w:hAnsi="Arial" w:cs="Arial"/>
                <w:color w:val="333333"/>
                <w:szCs w:val="21"/>
              </w:rPr>
            </w:pPr>
            <w:r>
              <w:rPr>
                <w:rFonts w:ascii="Arial" w:hAnsi="Arial" w:cs="Arial"/>
                <w:color w:val="333333"/>
                <w:szCs w:val="21"/>
              </w:rPr>
              <w:t>现金比率</w:t>
            </w:r>
          </w:p>
        </w:tc>
        <w:tc>
          <w:tcPr>
            <w:tcW w:w="2074" w:type="dxa"/>
          </w:tcPr>
          <w:p w14:paraId="17359599" w14:textId="77777777" w:rsidR="006221E1" w:rsidRPr="00670C80" w:rsidRDefault="006221E1" w:rsidP="001030A7">
            <w:pPr>
              <w:rPr>
                <w:rFonts w:asciiTheme="minorEastAsia" w:hAnsiTheme="minorEastAsia"/>
                <w:b/>
                <w:szCs w:val="21"/>
                <w:shd w:val="pct15" w:color="auto" w:fill="FFFFFF"/>
              </w:rPr>
            </w:pPr>
            <w:r w:rsidRPr="00670C80">
              <w:rPr>
                <w:rFonts w:asciiTheme="minorEastAsia" w:hAnsiTheme="minorEastAsia" w:hint="eastAsia"/>
                <w:b/>
                <w:szCs w:val="21"/>
                <w:shd w:val="pct15" w:color="auto" w:fill="FFFFFF"/>
              </w:rPr>
              <w:t>0.8</w:t>
            </w:r>
          </w:p>
        </w:tc>
        <w:tc>
          <w:tcPr>
            <w:tcW w:w="2074" w:type="dxa"/>
          </w:tcPr>
          <w:p w14:paraId="7DB8D6A9" w14:textId="77777777" w:rsidR="006221E1" w:rsidRPr="008019CF" w:rsidRDefault="006221E1" w:rsidP="001030A7">
            <w:pPr>
              <w:rPr>
                <w:rFonts w:asciiTheme="minorEastAsia" w:hAnsiTheme="minorEastAsia"/>
                <w:szCs w:val="21"/>
              </w:rPr>
            </w:pPr>
            <w:r w:rsidRPr="008019CF">
              <w:rPr>
                <w:rFonts w:asciiTheme="minorEastAsia" w:hAnsiTheme="minorEastAsia" w:hint="eastAsia"/>
                <w:szCs w:val="21"/>
              </w:rPr>
              <w:t>0.7</w:t>
            </w:r>
          </w:p>
        </w:tc>
        <w:tc>
          <w:tcPr>
            <w:tcW w:w="2074" w:type="dxa"/>
          </w:tcPr>
          <w:p w14:paraId="3710078F" w14:textId="77777777" w:rsidR="006221E1" w:rsidRPr="008019CF" w:rsidRDefault="006221E1" w:rsidP="001030A7">
            <w:pPr>
              <w:rPr>
                <w:rFonts w:asciiTheme="minorEastAsia" w:hAnsiTheme="minorEastAsia"/>
                <w:szCs w:val="21"/>
              </w:rPr>
            </w:pPr>
            <w:r w:rsidRPr="008019CF">
              <w:rPr>
                <w:rFonts w:asciiTheme="minorEastAsia" w:hAnsiTheme="minorEastAsia" w:hint="eastAsia"/>
                <w:szCs w:val="21"/>
              </w:rPr>
              <w:t>0.3</w:t>
            </w:r>
          </w:p>
        </w:tc>
      </w:tr>
      <w:tr w:rsidR="006221E1" w14:paraId="06B7BE7A" w14:textId="77777777" w:rsidTr="001030A7">
        <w:tc>
          <w:tcPr>
            <w:tcW w:w="2074" w:type="dxa"/>
          </w:tcPr>
          <w:p w14:paraId="53BEC586" w14:textId="77777777" w:rsidR="006221E1" w:rsidRPr="00986CD8" w:rsidRDefault="006221E1" w:rsidP="001030A7">
            <w:pPr>
              <w:rPr>
                <w:rFonts w:ascii="Arial" w:hAnsi="Arial" w:cs="Arial"/>
                <w:color w:val="333333"/>
                <w:szCs w:val="21"/>
              </w:rPr>
            </w:pPr>
            <w:r w:rsidRPr="00986CD8">
              <w:rPr>
                <w:rFonts w:asciiTheme="minorEastAsia" w:hAnsiTheme="minorEastAsia"/>
                <w:szCs w:val="21"/>
              </w:rPr>
              <w:t>存货周转率</w:t>
            </w:r>
          </w:p>
        </w:tc>
        <w:tc>
          <w:tcPr>
            <w:tcW w:w="2074" w:type="dxa"/>
          </w:tcPr>
          <w:p w14:paraId="58AC8A4F" w14:textId="77777777" w:rsidR="006221E1" w:rsidRPr="00670C80" w:rsidRDefault="006221E1" w:rsidP="001030A7">
            <w:pPr>
              <w:rPr>
                <w:rFonts w:asciiTheme="minorEastAsia" w:hAnsiTheme="minorEastAsia"/>
                <w:b/>
                <w:szCs w:val="21"/>
                <w:shd w:val="pct15" w:color="auto" w:fill="FFFFFF"/>
              </w:rPr>
            </w:pPr>
            <w:r w:rsidRPr="00670C80">
              <w:rPr>
                <w:rFonts w:asciiTheme="minorEastAsia" w:hAnsiTheme="minorEastAsia"/>
                <w:b/>
                <w:szCs w:val="21"/>
                <w:shd w:val="pct15" w:color="auto" w:fill="FFFFFF"/>
              </w:rPr>
              <w:t>3.33次</w:t>
            </w:r>
          </w:p>
        </w:tc>
        <w:tc>
          <w:tcPr>
            <w:tcW w:w="2074" w:type="dxa"/>
          </w:tcPr>
          <w:p w14:paraId="6E42D05D" w14:textId="77777777" w:rsidR="006221E1" w:rsidRPr="00DB3EAE" w:rsidRDefault="006221E1" w:rsidP="001030A7">
            <w:pPr>
              <w:rPr>
                <w:rFonts w:asciiTheme="minorEastAsia" w:hAnsiTheme="minorEastAsia"/>
                <w:szCs w:val="21"/>
              </w:rPr>
            </w:pPr>
            <w:r>
              <w:rPr>
                <w:rFonts w:asciiTheme="minorEastAsia" w:hAnsiTheme="minorEastAsia" w:hint="eastAsia"/>
                <w:szCs w:val="21"/>
              </w:rPr>
              <w:t>3.2次</w:t>
            </w:r>
          </w:p>
        </w:tc>
        <w:tc>
          <w:tcPr>
            <w:tcW w:w="2074" w:type="dxa"/>
          </w:tcPr>
          <w:p w14:paraId="14406D8F" w14:textId="77777777" w:rsidR="006221E1" w:rsidRPr="004C777E" w:rsidRDefault="006221E1" w:rsidP="001030A7">
            <w:pPr>
              <w:rPr>
                <w:rFonts w:asciiTheme="minorEastAsia" w:hAnsiTheme="minorEastAsia"/>
                <w:szCs w:val="21"/>
              </w:rPr>
            </w:pPr>
            <w:r w:rsidRPr="00DB3EAE">
              <w:rPr>
                <w:rFonts w:asciiTheme="minorEastAsia" w:hAnsiTheme="minorEastAsia" w:hint="eastAsia"/>
                <w:szCs w:val="21"/>
              </w:rPr>
              <w:t>4.7次</w:t>
            </w:r>
          </w:p>
        </w:tc>
      </w:tr>
      <w:tr w:rsidR="006221E1" w14:paraId="2B03B4F0" w14:textId="77777777" w:rsidTr="001030A7">
        <w:tc>
          <w:tcPr>
            <w:tcW w:w="2074" w:type="dxa"/>
          </w:tcPr>
          <w:p w14:paraId="5212F249" w14:textId="77777777" w:rsidR="006221E1" w:rsidRDefault="006221E1" w:rsidP="001030A7">
            <w:pPr>
              <w:rPr>
                <w:rFonts w:ascii="Arial" w:hAnsi="Arial" w:cs="Arial"/>
                <w:color w:val="333333"/>
                <w:szCs w:val="21"/>
              </w:rPr>
            </w:pPr>
            <w:r w:rsidRPr="00986CD8">
              <w:rPr>
                <w:rFonts w:asciiTheme="minorEastAsia" w:hAnsiTheme="minorEastAsia" w:hint="eastAsia"/>
                <w:szCs w:val="21"/>
              </w:rPr>
              <w:t>存货周转天数</w:t>
            </w:r>
          </w:p>
        </w:tc>
        <w:tc>
          <w:tcPr>
            <w:tcW w:w="2074" w:type="dxa"/>
          </w:tcPr>
          <w:p w14:paraId="3BE5BB8D" w14:textId="77777777" w:rsidR="006221E1" w:rsidRPr="00670C80" w:rsidRDefault="006221E1" w:rsidP="001030A7">
            <w:pPr>
              <w:rPr>
                <w:rFonts w:asciiTheme="minorEastAsia" w:hAnsiTheme="minorEastAsia"/>
                <w:b/>
                <w:szCs w:val="21"/>
                <w:shd w:val="pct15" w:color="auto" w:fill="FFFFFF"/>
              </w:rPr>
            </w:pPr>
            <w:r w:rsidRPr="00670C80">
              <w:rPr>
                <w:rFonts w:asciiTheme="minorEastAsia" w:hAnsiTheme="minorEastAsia" w:hint="eastAsia"/>
                <w:b/>
                <w:szCs w:val="21"/>
                <w:shd w:val="pct15" w:color="auto" w:fill="FFFFFF"/>
              </w:rPr>
              <w:t>109.6天</w:t>
            </w:r>
          </w:p>
        </w:tc>
        <w:tc>
          <w:tcPr>
            <w:tcW w:w="2074" w:type="dxa"/>
          </w:tcPr>
          <w:p w14:paraId="7758F2AD" w14:textId="77777777" w:rsidR="006221E1" w:rsidRPr="00DB3EAE" w:rsidRDefault="006221E1" w:rsidP="001030A7">
            <w:pPr>
              <w:rPr>
                <w:rFonts w:asciiTheme="minorEastAsia" w:hAnsiTheme="minorEastAsia"/>
                <w:szCs w:val="21"/>
              </w:rPr>
            </w:pPr>
            <w:r>
              <w:rPr>
                <w:rFonts w:asciiTheme="minorEastAsia" w:hAnsiTheme="minorEastAsia" w:hint="eastAsia"/>
                <w:szCs w:val="21"/>
              </w:rPr>
              <w:t>114天</w:t>
            </w:r>
          </w:p>
        </w:tc>
        <w:tc>
          <w:tcPr>
            <w:tcW w:w="2074" w:type="dxa"/>
          </w:tcPr>
          <w:p w14:paraId="2A62CA9D" w14:textId="77777777" w:rsidR="006221E1" w:rsidRPr="004C777E" w:rsidRDefault="006221E1" w:rsidP="001030A7">
            <w:pPr>
              <w:rPr>
                <w:rFonts w:asciiTheme="minorEastAsia" w:hAnsiTheme="minorEastAsia"/>
                <w:szCs w:val="21"/>
              </w:rPr>
            </w:pPr>
            <w:r w:rsidRPr="00DB3EAE">
              <w:rPr>
                <w:rFonts w:asciiTheme="minorEastAsia" w:hAnsiTheme="minorEastAsia" w:hint="eastAsia"/>
                <w:szCs w:val="21"/>
              </w:rPr>
              <w:t>78天</w:t>
            </w:r>
          </w:p>
        </w:tc>
      </w:tr>
      <w:tr w:rsidR="006221E1" w14:paraId="2CE741C8" w14:textId="77777777" w:rsidTr="001030A7">
        <w:tc>
          <w:tcPr>
            <w:tcW w:w="2074" w:type="dxa"/>
          </w:tcPr>
          <w:p w14:paraId="4841351A" w14:textId="77777777" w:rsidR="006221E1" w:rsidRPr="00986CD8" w:rsidRDefault="006221E1" w:rsidP="001030A7">
            <w:pPr>
              <w:rPr>
                <w:rFonts w:ascii="Arial" w:hAnsi="Arial" w:cs="Arial"/>
                <w:color w:val="333333"/>
                <w:szCs w:val="21"/>
              </w:rPr>
            </w:pPr>
            <w:r w:rsidRPr="00986CD8">
              <w:rPr>
                <w:rFonts w:asciiTheme="minorEastAsia" w:hAnsiTheme="minorEastAsia"/>
                <w:szCs w:val="21"/>
              </w:rPr>
              <w:t>应收账款周转率</w:t>
            </w:r>
          </w:p>
        </w:tc>
        <w:tc>
          <w:tcPr>
            <w:tcW w:w="2074" w:type="dxa"/>
          </w:tcPr>
          <w:p w14:paraId="089EFF17" w14:textId="77777777" w:rsidR="006221E1" w:rsidRPr="00670C80" w:rsidRDefault="006221E1" w:rsidP="001030A7">
            <w:pPr>
              <w:rPr>
                <w:rFonts w:asciiTheme="minorEastAsia" w:hAnsiTheme="minorEastAsia"/>
                <w:b/>
                <w:szCs w:val="21"/>
                <w:shd w:val="pct15" w:color="auto" w:fill="FFFFFF"/>
              </w:rPr>
            </w:pPr>
            <w:r w:rsidRPr="00670C80">
              <w:rPr>
                <w:rFonts w:asciiTheme="minorEastAsia" w:hAnsiTheme="minorEastAsia"/>
                <w:b/>
                <w:szCs w:val="21"/>
                <w:shd w:val="pct15" w:color="auto" w:fill="FFFFFF"/>
              </w:rPr>
              <w:t>10</w:t>
            </w:r>
          </w:p>
        </w:tc>
        <w:tc>
          <w:tcPr>
            <w:tcW w:w="2074" w:type="dxa"/>
          </w:tcPr>
          <w:p w14:paraId="56ACC442" w14:textId="77777777" w:rsidR="006221E1" w:rsidRPr="007256EE" w:rsidRDefault="006221E1" w:rsidP="001030A7">
            <w:pPr>
              <w:rPr>
                <w:rFonts w:asciiTheme="minorEastAsia" w:hAnsiTheme="minorEastAsia"/>
                <w:szCs w:val="21"/>
              </w:rPr>
            </w:pPr>
            <w:r w:rsidRPr="007256EE">
              <w:rPr>
                <w:rFonts w:asciiTheme="minorEastAsia" w:hAnsiTheme="minorEastAsia" w:hint="eastAsia"/>
                <w:szCs w:val="21"/>
              </w:rPr>
              <w:t>9.1次</w:t>
            </w:r>
          </w:p>
        </w:tc>
        <w:tc>
          <w:tcPr>
            <w:tcW w:w="2074" w:type="dxa"/>
          </w:tcPr>
          <w:p w14:paraId="3CF20CF1" w14:textId="77777777" w:rsidR="006221E1" w:rsidRPr="004C777E" w:rsidRDefault="006221E1" w:rsidP="001030A7">
            <w:pPr>
              <w:rPr>
                <w:rFonts w:asciiTheme="minorEastAsia" w:hAnsiTheme="minorEastAsia"/>
                <w:szCs w:val="21"/>
              </w:rPr>
            </w:pPr>
            <w:r>
              <w:rPr>
                <w:rFonts w:asciiTheme="minorEastAsia" w:hAnsiTheme="minorEastAsia" w:hint="eastAsia"/>
                <w:szCs w:val="21"/>
              </w:rPr>
              <w:t>18.3次</w:t>
            </w:r>
          </w:p>
        </w:tc>
      </w:tr>
      <w:tr w:rsidR="006221E1" w14:paraId="6CDA2D91" w14:textId="77777777" w:rsidTr="001030A7">
        <w:tc>
          <w:tcPr>
            <w:tcW w:w="2074" w:type="dxa"/>
          </w:tcPr>
          <w:p w14:paraId="3ED37364" w14:textId="77777777" w:rsidR="006221E1" w:rsidRPr="00986CD8" w:rsidRDefault="006221E1" w:rsidP="001030A7">
            <w:pPr>
              <w:rPr>
                <w:rFonts w:ascii="Arial" w:hAnsi="Arial" w:cs="Arial"/>
                <w:color w:val="333333"/>
                <w:szCs w:val="21"/>
              </w:rPr>
            </w:pPr>
            <w:r w:rsidRPr="00986CD8">
              <w:rPr>
                <w:rFonts w:asciiTheme="minorEastAsia" w:hAnsiTheme="minorEastAsia"/>
                <w:szCs w:val="21"/>
              </w:rPr>
              <w:t>应收</w:t>
            </w:r>
            <w:proofErr w:type="gramStart"/>
            <w:r w:rsidRPr="00986CD8">
              <w:rPr>
                <w:rFonts w:asciiTheme="minorEastAsia" w:hAnsiTheme="minorEastAsia"/>
                <w:szCs w:val="21"/>
              </w:rPr>
              <w:t>账款账期</w:t>
            </w:r>
            <w:proofErr w:type="gramEnd"/>
          </w:p>
        </w:tc>
        <w:tc>
          <w:tcPr>
            <w:tcW w:w="2074" w:type="dxa"/>
          </w:tcPr>
          <w:p w14:paraId="50FEA615" w14:textId="77777777" w:rsidR="006221E1" w:rsidRPr="00670C80" w:rsidRDefault="006221E1" w:rsidP="001030A7">
            <w:pPr>
              <w:rPr>
                <w:rFonts w:asciiTheme="minorEastAsia" w:hAnsiTheme="minorEastAsia"/>
                <w:b/>
                <w:szCs w:val="21"/>
                <w:shd w:val="pct15" w:color="auto" w:fill="FFFFFF"/>
              </w:rPr>
            </w:pPr>
            <w:r w:rsidRPr="00670C80">
              <w:rPr>
                <w:rFonts w:asciiTheme="minorEastAsia" w:hAnsiTheme="minorEastAsia"/>
                <w:b/>
                <w:szCs w:val="21"/>
                <w:shd w:val="pct15" w:color="auto" w:fill="FFFFFF"/>
              </w:rPr>
              <w:t>36.5</w:t>
            </w:r>
            <w:r w:rsidRPr="00670C80">
              <w:rPr>
                <w:rFonts w:asciiTheme="minorEastAsia" w:hAnsiTheme="minorEastAsia" w:hint="eastAsia"/>
                <w:b/>
                <w:szCs w:val="21"/>
                <w:shd w:val="pct15" w:color="auto" w:fill="FFFFFF"/>
              </w:rPr>
              <w:t>天</w:t>
            </w:r>
          </w:p>
        </w:tc>
        <w:tc>
          <w:tcPr>
            <w:tcW w:w="2074" w:type="dxa"/>
          </w:tcPr>
          <w:p w14:paraId="54365CE7" w14:textId="77777777" w:rsidR="006221E1" w:rsidRPr="007256EE" w:rsidRDefault="006221E1" w:rsidP="001030A7">
            <w:pPr>
              <w:rPr>
                <w:rFonts w:asciiTheme="minorEastAsia" w:hAnsiTheme="minorEastAsia"/>
                <w:szCs w:val="21"/>
              </w:rPr>
            </w:pPr>
            <w:r w:rsidRPr="007256EE">
              <w:rPr>
                <w:rFonts w:asciiTheme="minorEastAsia" w:hAnsiTheme="minorEastAsia" w:hint="eastAsia"/>
                <w:szCs w:val="21"/>
              </w:rPr>
              <w:t>40天</w:t>
            </w:r>
          </w:p>
        </w:tc>
        <w:tc>
          <w:tcPr>
            <w:tcW w:w="2074" w:type="dxa"/>
          </w:tcPr>
          <w:p w14:paraId="4496EBA0" w14:textId="77777777" w:rsidR="006221E1" w:rsidRPr="004C777E" w:rsidRDefault="006221E1" w:rsidP="001030A7">
            <w:pPr>
              <w:rPr>
                <w:rFonts w:asciiTheme="minorEastAsia" w:hAnsiTheme="minorEastAsia"/>
                <w:szCs w:val="21"/>
              </w:rPr>
            </w:pPr>
            <w:r w:rsidRPr="004C777E">
              <w:rPr>
                <w:rFonts w:asciiTheme="minorEastAsia" w:hAnsiTheme="minorEastAsia" w:hint="eastAsia"/>
                <w:szCs w:val="21"/>
              </w:rPr>
              <w:t>20天</w:t>
            </w:r>
          </w:p>
        </w:tc>
      </w:tr>
      <w:tr w:rsidR="006221E1" w14:paraId="658256D0" w14:textId="77777777" w:rsidTr="001030A7">
        <w:tc>
          <w:tcPr>
            <w:tcW w:w="2074" w:type="dxa"/>
          </w:tcPr>
          <w:p w14:paraId="091308B8" w14:textId="77777777" w:rsidR="006221E1" w:rsidRPr="00986CD8" w:rsidRDefault="006221E1" w:rsidP="001030A7">
            <w:pPr>
              <w:rPr>
                <w:rFonts w:ascii="Arial" w:hAnsi="Arial" w:cs="Arial"/>
                <w:color w:val="333333"/>
                <w:szCs w:val="21"/>
              </w:rPr>
            </w:pPr>
            <w:r w:rsidRPr="00986CD8">
              <w:rPr>
                <w:rFonts w:asciiTheme="minorEastAsia" w:hAnsiTheme="minorEastAsia" w:hint="eastAsia"/>
                <w:szCs w:val="21"/>
              </w:rPr>
              <w:t>应付账款周转率</w:t>
            </w:r>
          </w:p>
        </w:tc>
        <w:tc>
          <w:tcPr>
            <w:tcW w:w="2074" w:type="dxa"/>
          </w:tcPr>
          <w:p w14:paraId="3A4223D5" w14:textId="77777777" w:rsidR="006221E1" w:rsidRPr="00670C80" w:rsidRDefault="006221E1" w:rsidP="001030A7">
            <w:pPr>
              <w:rPr>
                <w:rFonts w:asciiTheme="minorEastAsia" w:hAnsiTheme="minorEastAsia"/>
                <w:b/>
                <w:szCs w:val="21"/>
                <w:shd w:val="pct15" w:color="auto" w:fill="FFFFFF"/>
              </w:rPr>
            </w:pPr>
            <w:r w:rsidRPr="00670C80">
              <w:rPr>
                <w:rFonts w:asciiTheme="minorEastAsia" w:hAnsiTheme="minorEastAsia"/>
                <w:b/>
                <w:szCs w:val="21"/>
                <w:shd w:val="pct15" w:color="auto" w:fill="FFFFFF"/>
              </w:rPr>
              <w:t>80</w:t>
            </w:r>
          </w:p>
        </w:tc>
        <w:tc>
          <w:tcPr>
            <w:tcW w:w="2074" w:type="dxa"/>
          </w:tcPr>
          <w:p w14:paraId="16656392" w14:textId="77777777" w:rsidR="006221E1" w:rsidRPr="007256EE" w:rsidRDefault="006221E1" w:rsidP="001030A7">
            <w:pPr>
              <w:rPr>
                <w:rFonts w:asciiTheme="minorEastAsia" w:hAnsiTheme="minorEastAsia"/>
                <w:szCs w:val="21"/>
              </w:rPr>
            </w:pPr>
            <w:r w:rsidRPr="007256EE">
              <w:rPr>
                <w:rFonts w:asciiTheme="minorEastAsia" w:hAnsiTheme="minorEastAsia" w:hint="eastAsia"/>
                <w:szCs w:val="21"/>
              </w:rPr>
              <w:t>93.6次</w:t>
            </w:r>
          </w:p>
        </w:tc>
        <w:tc>
          <w:tcPr>
            <w:tcW w:w="2074" w:type="dxa"/>
          </w:tcPr>
          <w:p w14:paraId="4AA98C90" w14:textId="77777777" w:rsidR="006221E1" w:rsidRPr="004C777E" w:rsidRDefault="006221E1" w:rsidP="001030A7">
            <w:pPr>
              <w:rPr>
                <w:rFonts w:asciiTheme="minorEastAsia" w:hAnsiTheme="minorEastAsia"/>
                <w:szCs w:val="21"/>
              </w:rPr>
            </w:pPr>
            <w:r>
              <w:rPr>
                <w:rFonts w:asciiTheme="minorEastAsia" w:hAnsiTheme="minorEastAsia" w:hint="eastAsia"/>
                <w:szCs w:val="21"/>
              </w:rPr>
              <w:t>20.3次</w:t>
            </w:r>
          </w:p>
        </w:tc>
      </w:tr>
      <w:tr w:rsidR="006221E1" w14:paraId="1E736A4D" w14:textId="77777777" w:rsidTr="001030A7">
        <w:tc>
          <w:tcPr>
            <w:tcW w:w="2074" w:type="dxa"/>
          </w:tcPr>
          <w:p w14:paraId="544955FC" w14:textId="77777777" w:rsidR="006221E1" w:rsidRPr="00986CD8" w:rsidRDefault="006221E1" w:rsidP="001030A7">
            <w:pPr>
              <w:rPr>
                <w:rFonts w:ascii="Arial" w:hAnsi="Arial" w:cs="Arial"/>
                <w:color w:val="333333"/>
                <w:szCs w:val="21"/>
              </w:rPr>
            </w:pPr>
            <w:r w:rsidRPr="00986CD8">
              <w:rPr>
                <w:rFonts w:asciiTheme="minorEastAsia" w:hAnsiTheme="minorEastAsia"/>
                <w:szCs w:val="21"/>
              </w:rPr>
              <w:t>应付</w:t>
            </w:r>
            <w:proofErr w:type="gramStart"/>
            <w:r w:rsidRPr="00986CD8">
              <w:rPr>
                <w:rFonts w:asciiTheme="minorEastAsia" w:hAnsiTheme="minorEastAsia"/>
                <w:szCs w:val="21"/>
              </w:rPr>
              <w:t>账款账期</w:t>
            </w:r>
            <w:proofErr w:type="gramEnd"/>
          </w:p>
        </w:tc>
        <w:tc>
          <w:tcPr>
            <w:tcW w:w="2074" w:type="dxa"/>
          </w:tcPr>
          <w:p w14:paraId="1C747805" w14:textId="77777777" w:rsidR="006221E1" w:rsidRPr="00670C80" w:rsidRDefault="006221E1" w:rsidP="001030A7">
            <w:pPr>
              <w:rPr>
                <w:rFonts w:asciiTheme="minorEastAsia" w:hAnsiTheme="minorEastAsia"/>
                <w:b/>
                <w:szCs w:val="21"/>
                <w:shd w:val="pct15" w:color="auto" w:fill="FFFFFF"/>
              </w:rPr>
            </w:pPr>
            <w:r w:rsidRPr="00670C80">
              <w:rPr>
                <w:rFonts w:asciiTheme="minorEastAsia" w:hAnsiTheme="minorEastAsia"/>
                <w:b/>
                <w:szCs w:val="21"/>
                <w:shd w:val="pct15" w:color="auto" w:fill="FFFFFF"/>
              </w:rPr>
              <w:t>4.56天</w:t>
            </w:r>
          </w:p>
        </w:tc>
        <w:tc>
          <w:tcPr>
            <w:tcW w:w="2074" w:type="dxa"/>
          </w:tcPr>
          <w:p w14:paraId="3B2D18A1" w14:textId="77777777" w:rsidR="006221E1" w:rsidRPr="007256EE" w:rsidRDefault="006221E1" w:rsidP="001030A7">
            <w:pPr>
              <w:rPr>
                <w:rFonts w:asciiTheme="minorEastAsia" w:hAnsiTheme="minorEastAsia"/>
                <w:szCs w:val="21"/>
              </w:rPr>
            </w:pPr>
            <w:r w:rsidRPr="007256EE">
              <w:rPr>
                <w:rFonts w:asciiTheme="minorEastAsia" w:hAnsiTheme="minorEastAsia" w:hint="eastAsia"/>
                <w:szCs w:val="21"/>
              </w:rPr>
              <w:t>3.9天</w:t>
            </w:r>
          </w:p>
        </w:tc>
        <w:tc>
          <w:tcPr>
            <w:tcW w:w="2074" w:type="dxa"/>
          </w:tcPr>
          <w:p w14:paraId="4C16B6E6" w14:textId="77777777" w:rsidR="006221E1" w:rsidRPr="004C777E" w:rsidRDefault="006221E1" w:rsidP="001030A7">
            <w:pPr>
              <w:rPr>
                <w:rFonts w:asciiTheme="minorEastAsia" w:hAnsiTheme="minorEastAsia"/>
                <w:szCs w:val="21"/>
              </w:rPr>
            </w:pPr>
            <w:r w:rsidRPr="004C777E">
              <w:rPr>
                <w:rFonts w:asciiTheme="minorEastAsia" w:hAnsiTheme="minorEastAsia" w:hint="eastAsia"/>
                <w:szCs w:val="21"/>
              </w:rPr>
              <w:t>18天</w:t>
            </w:r>
          </w:p>
        </w:tc>
      </w:tr>
      <w:tr w:rsidR="006221E1" w14:paraId="74847BDE" w14:textId="77777777" w:rsidTr="001030A7">
        <w:tc>
          <w:tcPr>
            <w:tcW w:w="2074" w:type="dxa"/>
          </w:tcPr>
          <w:p w14:paraId="4CC1D028" w14:textId="77777777" w:rsidR="006221E1" w:rsidRDefault="006221E1" w:rsidP="001030A7">
            <w:pPr>
              <w:rPr>
                <w:rFonts w:ascii="Arial" w:hAnsi="Arial" w:cs="Arial"/>
                <w:color w:val="333333"/>
                <w:szCs w:val="21"/>
              </w:rPr>
            </w:pPr>
            <w:r w:rsidRPr="00A720E9">
              <w:rPr>
                <w:rFonts w:asciiTheme="minorEastAsia" w:hAnsiTheme="minorEastAsia"/>
                <w:szCs w:val="21"/>
              </w:rPr>
              <w:lastRenderedPageBreak/>
              <w:t>现金</w:t>
            </w:r>
            <w:r>
              <w:rPr>
                <w:rFonts w:asciiTheme="minorEastAsia" w:hAnsiTheme="minorEastAsia"/>
                <w:szCs w:val="21"/>
              </w:rPr>
              <w:t>循环</w:t>
            </w:r>
            <w:r w:rsidRPr="00A720E9">
              <w:rPr>
                <w:rFonts w:asciiTheme="minorEastAsia" w:hAnsiTheme="minorEastAsia"/>
                <w:szCs w:val="21"/>
              </w:rPr>
              <w:t>周期</w:t>
            </w:r>
          </w:p>
        </w:tc>
        <w:tc>
          <w:tcPr>
            <w:tcW w:w="2074" w:type="dxa"/>
          </w:tcPr>
          <w:p w14:paraId="425B739C" w14:textId="77777777" w:rsidR="006221E1" w:rsidRPr="00670C80" w:rsidRDefault="006221E1" w:rsidP="001030A7">
            <w:pPr>
              <w:rPr>
                <w:rFonts w:asciiTheme="minorEastAsia" w:hAnsiTheme="minorEastAsia"/>
                <w:b/>
                <w:szCs w:val="21"/>
                <w:shd w:val="pct15" w:color="auto" w:fill="FFFFFF"/>
              </w:rPr>
            </w:pPr>
            <w:r w:rsidRPr="00670C80">
              <w:rPr>
                <w:rFonts w:asciiTheme="minorEastAsia" w:hAnsiTheme="minorEastAsia"/>
                <w:b/>
                <w:szCs w:val="21"/>
                <w:shd w:val="pct15" w:color="auto" w:fill="FFFFFF"/>
              </w:rPr>
              <w:t>141.54天</w:t>
            </w:r>
          </w:p>
        </w:tc>
        <w:tc>
          <w:tcPr>
            <w:tcW w:w="2074" w:type="dxa"/>
          </w:tcPr>
          <w:p w14:paraId="496F02C9" w14:textId="77777777" w:rsidR="006221E1" w:rsidRPr="007256EE" w:rsidRDefault="006221E1" w:rsidP="001030A7">
            <w:pPr>
              <w:rPr>
                <w:rFonts w:asciiTheme="minorEastAsia" w:hAnsiTheme="minorEastAsia"/>
                <w:szCs w:val="21"/>
              </w:rPr>
            </w:pPr>
            <w:r w:rsidRPr="007256EE">
              <w:rPr>
                <w:rFonts w:asciiTheme="minorEastAsia" w:hAnsiTheme="minorEastAsia" w:hint="eastAsia"/>
                <w:szCs w:val="21"/>
              </w:rPr>
              <w:t>150.1天</w:t>
            </w:r>
          </w:p>
        </w:tc>
        <w:tc>
          <w:tcPr>
            <w:tcW w:w="2074" w:type="dxa"/>
          </w:tcPr>
          <w:p w14:paraId="42CAAE10" w14:textId="77777777" w:rsidR="006221E1" w:rsidRPr="004C777E" w:rsidRDefault="006221E1" w:rsidP="001030A7">
            <w:pPr>
              <w:rPr>
                <w:rFonts w:asciiTheme="minorEastAsia" w:hAnsiTheme="minorEastAsia"/>
                <w:szCs w:val="21"/>
              </w:rPr>
            </w:pPr>
            <w:r w:rsidRPr="004C777E">
              <w:rPr>
                <w:rFonts w:asciiTheme="minorEastAsia" w:hAnsiTheme="minorEastAsia" w:hint="eastAsia"/>
                <w:szCs w:val="21"/>
              </w:rPr>
              <w:t>80天</w:t>
            </w:r>
          </w:p>
        </w:tc>
      </w:tr>
    </w:tbl>
    <w:p w14:paraId="1990EE9C" w14:textId="77777777" w:rsidR="006221E1" w:rsidRPr="00035626" w:rsidRDefault="006221E1" w:rsidP="006221E1">
      <w:pPr>
        <w:rPr>
          <w:rFonts w:asciiTheme="minorEastAsia" w:hAnsiTheme="minorEastAsia"/>
          <w:szCs w:val="21"/>
        </w:rPr>
      </w:pPr>
    </w:p>
    <w:tbl>
      <w:tblPr>
        <w:tblStyle w:val="ac"/>
        <w:tblW w:w="0" w:type="auto"/>
        <w:tblLook w:val="04A0" w:firstRow="1" w:lastRow="0" w:firstColumn="1" w:lastColumn="0" w:noHBand="0" w:noVBand="1"/>
      </w:tblPr>
      <w:tblGrid>
        <w:gridCol w:w="8296"/>
      </w:tblGrid>
      <w:tr w:rsidR="006221E1" w14:paraId="7713E08F" w14:textId="77777777" w:rsidTr="001030A7">
        <w:trPr>
          <w:trHeight w:val="870"/>
        </w:trPr>
        <w:tc>
          <w:tcPr>
            <w:tcW w:w="8296" w:type="dxa"/>
          </w:tcPr>
          <w:p w14:paraId="681E8CFE" w14:textId="77777777" w:rsidR="006221E1" w:rsidRDefault="006221E1" w:rsidP="001030A7">
            <w:pPr>
              <w:rPr>
                <w:rFonts w:asciiTheme="minorEastAsia" w:hAnsiTheme="minorEastAsia"/>
                <w:szCs w:val="21"/>
              </w:rPr>
            </w:pPr>
          </w:p>
        </w:tc>
      </w:tr>
    </w:tbl>
    <w:p w14:paraId="509ACA8E" w14:textId="77777777" w:rsidR="006221E1" w:rsidRDefault="006221E1" w:rsidP="006221E1">
      <w:pPr>
        <w:rPr>
          <w:rFonts w:asciiTheme="minorEastAsia" w:hAnsiTheme="minorEastAsia"/>
          <w:szCs w:val="21"/>
        </w:rPr>
      </w:pPr>
      <w:r w:rsidRPr="00B02137">
        <w:rPr>
          <w:rFonts w:asciiTheme="minorEastAsia" w:hAnsiTheme="minorEastAsia"/>
          <w:b/>
          <w:szCs w:val="21"/>
        </w:rPr>
        <w:t>反馈</w:t>
      </w:r>
      <w:r w:rsidRPr="00B02137">
        <w:rPr>
          <w:rFonts w:asciiTheme="minorEastAsia" w:hAnsiTheme="minorEastAsia" w:hint="eastAsia"/>
          <w:b/>
          <w:szCs w:val="21"/>
        </w:rPr>
        <w:t>：</w:t>
      </w:r>
      <w:r>
        <w:rPr>
          <w:rFonts w:asciiTheme="minorEastAsia" w:hAnsiTheme="minorEastAsia"/>
          <w:szCs w:val="21"/>
        </w:rPr>
        <w:t>看看其他学员是怎么认为的</w:t>
      </w:r>
      <w:r>
        <w:rPr>
          <w:rFonts w:asciiTheme="minorEastAsia" w:hAnsiTheme="minorEastAsia" w:hint="eastAsia"/>
          <w:szCs w:val="21"/>
        </w:rPr>
        <w:t>：</w:t>
      </w:r>
    </w:p>
    <w:p w14:paraId="5D59861F" w14:textId="77777777" w:rsidR="006221E1" w:rsidRDefault="006221E1" w:rsidP="006221E1">
      <w:pPr>
        <w:rPr>
          <w:rFonts w:asciiTheme="minorEastAsia" w:hAnsiTheme="minorEastAsia"/>
          <w:szCs w:val="21"/>
        </w:rPr>
      </w:pPr>
    </w:p>
    <w:p w14:paraId="4E7B399D" w14:textId="06C05BA7" w:rsidR="006221E1" w:rsidRDefault="007A70F3" w:rsidP="006221E1">
      <w:pPr>
        <w:rPr>
          <w:rFonts w:asciiTheme="minorEastAsia" w:hAnsiTheme="minorEastAsia"/>
          <w:szCs w:val="21"/>
        </w:rPr>
      </w:pPr>
      <w:r w:rsidRPr="00F90942">
        <w:rPr>
          <w:rFonts w:asciiTheme="minorEastAsia" w:hAnsiTheme="minorEastAsia"/>
          <w:b/>
          <w:szCs w:val="21"/>
        </w:rPr>
        <w:t>05U02</w:t>
      </w:r>
      <w:r w:rsidR="006221E1" w:rsidRPr="00F90942">
        <w:rPr>
          <w:rFonts w:asciiTheme="minorEastAsia" w:hAnsiTheme="minorEastAsia"/>
          <w:b/>
          <w:szCs w:val="21"/>
        </w:rPr>
        <w:t xml:space="preserve"> 梦里床垫的流动性状况分析</w:t>
      </w:r>
    </w:p>
    <w:p w14:paraId="685E1A85" w14:textId="77777777" w:rsidR="006221E1" w:rsidRDefault="006221E1" w:rsidP="006221E1">
      <w:pPr>
        <w:rPr>
          <w:rFonts w:asciiTheme="minorEastAsia" w:hAnsiTheme="minorEastAsia"/>
          <w:szCs w:val="21"/>
        </w:rPr>
      </w:pPr>
      <w:r>
        <w:rPr>
          <w:rFonts w:asciiTheme="minorEastAsia" w:hAnsiTheme="minorEastAsia"/>
          <w:szCs w:val="21"/>
        </w:rPr>
        <w:t>接着上面那个问题</w:t>
      </w:r>
      <w:r>
        <w:rPr>
          <w:rFonts w:asciiTheme="minorEastAsia" w:hAnsiTheme="minorEastAsia" w:hint="eastAsia"/>
          <w:szCs w:val="21"/>
        </w:rPr>
        <w:t>，</w:t>
      </w:r>
      <w:r>
        <w:rPr>
          <w:rFonts w:asciiTheme="minorEastAsia" w:hAnsiTheme="minorEastAsia"/>
          <w:szCs w:val="21"/>
        </w:rPr>
        <w:t>王卫应不应该把现金投入扩张呢</w:t>
      </w:r>
      <w:r>
        <w:rPr>
          <w:rFonts w:asciiTheme="minorEastAsia" w:hAnsiTheme="minorEastAsia" w:hint="eastAsia"/>
          <w:szCs w:val="21"/>
        </w:rPr>
        <w:t>？</w:t>
      </w:r>
    </w:p>
    <w:p w14:paraId="7D2C3C06" w14:textId="77777777" w:rsidR="006221E1" w:rsidRDefault="006221E1" w:rsidP="006221E1">
      <w:pPr>
        <w:rPr>
          <w:rFonts w:asciiTheme="minorEastAsia" w:hAnsiTheme="minorEastAsia"/>
          <w:szCs w:val="21"/>
        </w:rPr>
      </w:pPr>
      <w:r>
        <w:rPr>
          <w:rFonts w:asciiTheme="minorEastAsia" w:hAnsiTheme="minorEastAsia"/>
          <w:szCs w:val="21"/>
        </w:rPr>
        <w:t>从营运资金的数量和流动性比率来看</w:t>
      </w:r>
      <w:r>
        <w:rPr>
          <w:rFonts w:asciiTheme="minorEastAsia" w:hAnsiTheme="minorEastAsia" w:hint="eastAsia"/>
          <w:szCs w:val="21"/>
        </w:rPr>
        <w:t>，梦里床垫的流动性状况</w:t>
      </w:r>
      <w:r>
        <w:rPr>
          <w:rFonts w:asciiTheme="minorEastAsia" w:hAnsiTheme="minorEastAsia"/>
          <w:szCs w:val="21"/>
        </w:rPr>
        <w:t>都</w:t>
      </w:r>
      <w:r>
        <w:rPr>
          <w:rFonts w:asciiTheme="minorEastAsia" w:hAnsiTheme="minorEastAsia" w:hint="eastAsia"/>
          <w:szCs w:val="21"/>
        </w:rPr>
        <w:t>比较</w:t>
      </w:r>
      <w:r>
        <w:rPr>
          <w:rFonts w:asciiTheme="minorEastAsia" w:hAnsiTheme="minorEastAsia"/>
          <w:szCs w:val="21"/>
        </w:rPr>
        <w:t>理想</w:t>
      </w:r>
      <w:r>
        <w:rPr>
          <w:rFonts w:asciiTheme="minorEastAsia" w:hAnsiTheme="minorEastAsia" w:hint="eastAsia"/>
          <w:szCs w:val="21"/>
        </w:rPr>
        <w:t>。其中，现金比率接近于1，乍看流动性很过硬。</w:t>
      </w:r>
    </w:p>
    <w:p w14:paraId="2507BEF9" w14:textId="77777777" w:rsidR="006221E1" w:rsidRDefault="006221E1" w:rsidP="006221E1">
      <w:pPr>
        <w:rPr>
          <w:rFonts w:asciiTheme="minorEastAsia" w:hAnsiTheme="minorEastAsia"/>
          <w:szCs w:val="21"/>
        </w:rPr>
      </w:pPr>
      <w:r>
        <w:rPr>
          <w:rFonts w:asciiTheme="minorEastAsia" w:hAnsiTheme="minorEastAsia" w:hint="eastAsia"/>
          <w:szCs w:val="21"/>
        </w:rPr>
        <w:t>但</w:t>
      </w:r>
      <w:r w:rsidRPr="00D14272">
        <w:rPr>
          <w:rFonts w:asciiTheme="minorEastAsia" w:hAnsiTheme="minorEastAsia" w:hint="eastAsia"/>
          <w:szCs w:val="21"/>
        </w:rPr>
        <w:t>进一步考查发现，</w:t>
      </w:r>
      <w:r>
        <w:rPr>
          <w:rFonts w:asciiTheme="minorEastAsia" w:hAnsiTheme="minorEastAsia" w:hint="eastAsia"/>
          <w:szCs w:val="21"/>
        </w:rPr>
        <w:t>梦里床垫的现金周期严重偏长，达到141.54天。换句话说，【存货周转天数+收账天数】与【偿付应付款的天数】之间有着较大差距。收款要用36天，而付款只用4天，赚得很慢却付得极快。营运资金的流动性亟待改善。</w:t>
      </w:r>
    </w:p>
    <w:p w14:paraId="2FFF67C4" w14:textId="48561B88" w:rsidR="00D36239" w:rsidRDefault="006221E1">
      <w:pPr>
        <w:rPr>
          <w:rFonts w:asciiTheme="minorEastAsia" w:hAnsiTheme="minorEastAsia"/>
          <w:szCs w:val="21"/>
        </w:rPr>
      </w:pPr>
      <w:r>
        <w:rPr>
          <w:rFonts w:asciiTheme="minorEastAsia" w:hAnsiTheme="minorEastAsia" w:hint="eastAsia"/>
          <w:szCs w:val="21"/>
        </w:rPr>
        <w:t>实际上，</w:t>
      </w:r>
      <w:r>
        <w:rPr>
          <w:rFonts w:asciiTheme="minorEastAsia" w:hAnsiTheme="minorEastAsia"/>
          <w:szCs w:val="21"/>
        </w:rPr>
        <w:t>如果抽掉</w:t>
      </w:r>
      <w:r>
        <w:rPr>
          <w:rFonts w:asciiTheme="minorEastAsia" w:hAnsiTheme="minorEastAsia" w:hint="eastAsia"/>
          <w:szCs w:val="21"/>
        </w:rPr>
        <w:t>800万现金，梦里的流动比率和速动比率就将急剧下滑到1.7和0.5。加上库存周转缓慢、收款极慢且付款极快的问题，很容易面临流动性吃紧的问题。在改善营运资金的管理质量（如加快收账、加快库存的出售或者与供应商谈下一个更好的信贷条款）之前，不建议投资扩张。</w:t>
      </w:r>
    </w:p>
    <w:p w14:paraId="40359A74" w14:textId="77777777" w:rsidR="00961553" w:rsidRDefault="00961553">
      <w:pPr>
        <w:rPr>
          <w:rFonts w:asciiTheme="minorEastAsia" w:hAnsiTheme="minorEastAsia"/>
          <w:szCs w:val="21"/>
        </w:rPr>
      </w:pPr>
    </w:p>
    <w:p w14:paraId="63731FE4" w14:textId="07E19A26" w:rsidR="00961553" w:rsidRPr="00ED3B68" w:rsidRDefault="00961553">
      <w:pPr>
        <w:rPr>
          <w:rFonts w:asciiTheme="minorEastAsia" w:hAnsiTheme="minorEastAsia"/>
          <w:b/>
          <w:szCs w:val="21"/>
        </w:rPr>
      </w:pPr>
      <w:r w:rsidRPr="00F90942">
        <w:rPr>
          <w:rFonts w:asciiTheme="minorEastAsia" w:hAnsiTheme="minorEastAsia" w:hint="eastAsia"/>
          <w:b/>
          <w:szCs w:val="21"/>
        </w:rPr>
        <w:t>05U03a</w:t>
      </w:r>
      <w:r w:rsidRPr="00F90942">
        <w:rPr>
          <w:rFonts w:asciiTheme="minorEastAsia" w:hAnsiTheme="minorEastAsia"/>
          <w:b/>
          <w:szCs w:val="21"/>
        </w:rPr>
        <w:t xml:space="preserve"> </w:t>
      </w:r>
      <w:r w:rsidR="008E31F6" w:rsidRPr="00F90942">
        <w:rPr>
          <w:rFonts w:asciiTheme="minorEastAsia" w:hAnsiTheme="minorEastAsia" w:hint="eastAsia"/>
          <w:b/>
          <w:szCs w:val="21"/>
        </w:rPr>
        <w:t>行动指南</w:t>
      </w:r>
      <w:r w:rsidRPr="00F90942">
        <w:rPr>
          <w:rFonts w:asciiTheme="minorEastAsia" w:hAnsiTheme="minorEastAsia" w:hint="eastAsia"/>
          <w:b/>
          <w:szCs w:val="21"/>
        </w:rPr>
        <w:t>：</w:t>
      </w:r>
      <w:r w:rsidR="00ED3B68" w:rsidRPr="00F90942">
        <w:rPr>
          <w:rFonts w:asciiTheme="minorEastAsia" w:hAnsiTheme="minorEastAsia"/>
          <w:b/>
          <w:szCs w:val="21"/>
        </w:rPr>
        <w:t>分析</w:t>
      </w:r>
      <w:r w:rsidRPr="00F90942">
        <w:rPr>
          <w:rFonts w:asciiTheme="minorEastAsia" w:hAnsiTheme="minorEastAsia"/>
          <w:b/>
          <w:szCs w:val="21"/>
        </w:rPr>
        <w:t>你们公司的流动性状况</w:t>
      </w:r>
    </w:p>
    <w:p w14:paraId="7D7657A9" w14:textId="4837B0F4" w:rsidR="00961553" w:rsidRDefault="00961553">
      <w:pPr>
        <w:rPr>
          <w:rFonts w:asciiTheme="minorEastAsia" w:hAnsiTheme="minorEastAsia"/>
          <w:szCs w:val="21"/>
        </w:rPr>
      </w:pPr>
      <w:r>
        <w:rPr>
          <w:rFonts w:asciiTheme="minorEastAsia" w:hAnsiTheme="minorEastAsia"/>
          <w:szCs w:val="21"/>
        </w:rPr>
        <w:t>课后</w:t>
      </w:r>
      <w:r w:rsidR="00984059">
        <w:rPr>
          <w:rFonts w:asciiTheme="minorEastAsia" w:hAnsiTheme="minorEastAsia" w:hint="eastAsia"/>
          <w:szCs w:val="21"/>
        </w:rPr>
        <w:t>，</w:t>
      </w:r>
      <w:r w:rsidR="00984059">
        <w:rPr>
          <w:rFonts w:asciiTheme="minorEastAsia" w:hAnsiTheme="minorEastAsia"/>
          <w:szCs w:val="21"/>
        </w:rPr>
        <w:t>请你</w:t>
      </w:r>
      <w:r>
        <w:rPr>
          <w:rFonts w:asciiTheme="minorEastAsia" w:hAnsiTheme="minorEastAsia"/>
          <w:szCs w:val="21"/>
        </w:rPr>
        <w:t>试着</w:t>
      </w:r>
      <w:r w:rsidR="00984059">
        <w:rPr>
          <w:rFonts w:asciiTheme="minorEastAsia" w:hAnsiTheme="minorEastAsia" w:hint="eastAsia"/>
          <w:szCs w:val="21"/>
        </w:rPr>
        <w:t>填写</w:t>
      </w:r>
      <w:r>
        <w:rPr>
          <w:rFonts w:asciiTheme="minorEastAsia" w:hAnsiTheme="minorEastAsia"/>
          <w:szCs w:val="21"/>
        </w:rPr>
        <w:t>这张表格</w:t>
      </w:r>
      <w:r>
        <w:rPr>
          <w:rFonts w:asciiTheme="minorEastAsia" w:hAnsiTheme="minorEastAsia" w:hint="eastAsia"/>
          <w:szCs w:val="21"/>
        </w:rPr>
        <w:t>，</w:t>
      </w:r>
      <w:r w:rsidR="00984059">
        <w:rPr>
          <w:rFonts w:asciiTheme="minorEastAsia" w:hAnsiTheme="minorEastAsia" w:hint="eastAsia"/>
          <w:szCs w:val="21"/>
        </w:rPr>
        <w:t>并据此</w:t>
      </w:r>
      <w:r>
        <w:rPr>
          <w:rFonts w:asciiTheme="minorEastAsia" w:hAnsiTheme="minorEastAsia"/>
          <w:szCs w:val="21"/>
        </w:rPr>
        <w:t>分析一下你们公司</w:t>
      </w:r>
      <w:r w:rsidR="00984059">
        <w:rPr>
          <w:rFonts w:asciiTheme="minorEastAsia" w:hAnsiTheme="minorEastAsia" w:hint="eastAsia"/>
          <w:szCs w:val="21"/>
        </w:rPr>
        <w:t>（或者你比较熟悉的一家公司）</w:t>
      </w:r>
      <w:r>
        <w:rPr>
          <w:rFonts w:asciiTheme="minorEastAsia" w:hAnsiTheme="minorEastAsia"/>
          <w:szCs w:val="21"/>
        </w:rPr>
        <w:t>的流动性状况</w:t>
      </w:r>
      <w:r w:rsidR="00984059">
        <w:rPr>
          <w:rFonts w:asciiTheme="minorEastAsia" w:hAnsiTheme="minorEastAsia" w:hint="eastAsia"/>
          <w:szCs w:val="21"/>
        </w:rPr>
        <w:t xml:space="preserve">。看看和你课程开始时的看法，是不是有了变化？ </w:t>
      </w:r>
    </w:p>
    <w:tbl>
      <w:tblPr>
        <w:tblStyle w:val="af"/>
        <w:tblW w:w="0" w:type="auto"/>
        <w:tblLook w:val="04A0" w:firstRow="1" w:lastRow="0" w:firstColumn="1" w:lastColumn="0" w:noHBand="0" w:noVBand="1"/>
      </w:tblPr>
      <w:tblGrid>
        <w:gridCol w:w="2074"/>
        <w:gridCol w:w="2074"/>
        <w:gridCol w:w="2074"/>
        <w:gridCol w:w="2074"/>
      </w:tblGrid>
      <w:tr w:rsidR="00961553" w14:paraId="2C1CBCBC" w14:textId="77777777" w:rsidTr="001030A7">
        <w:tc>
          <w:tcPr>
            <w:tcW w:w="2074" w:type="dxa"/>
          </w:tcPr>
          <w:p w14:paraId="12FBEC9F" w14:textId="77777777" w:rsidR="00961553" w:rsidRDefault="00961553" w:rsidP="00DA50F2">
            <w:pPr>
              <w:jc w:val="center"/>
              <w:rPr>
                <w:rFonts w:ascii="Arial" w:hAnsi="Arial" w:cs="Arial"/>
                <w:color w:val="333333"/>
                <w:szCs w:val="21"/>
              </w:rPr>
            </w:pPr>
          </w:p>
        </w:tc>
        <w:tc>
          <w:tcPr>
            <w:tcW w:w="2074" w:type="dxa"/>
          </w:tcPr>
          <w:p w14:paraId="65B14C74" w14:textId="4E030192" w:rsidR="00961553" w:rsidRPr="00662641" w:rsidRDefault="00961553" w:rsidP="00DA50F2">
            <w:pPr>
              <w:jc w:val="center"/>
              <w:rPr>
                <w:rFonts w:ascii="Arial" w:hAnsi="Arial" w:cs="Arial"/>
                <w:b/>
                <w:color w:val="333333"/>
                <w:szCs w:val="21"/>
                <w:shd w:val="pct15" w:color="auto" w:fill="FFFFFF"/>
              </w:rPr>
            </w:pPr>
            <w:r w:rsidRPr="00662641">
              <w:rPr>
                <w:rFonts w:ascii="Arial" w:hAnsi="Arial" w:cs="Arial" w:hint="eastAsia"/>
                <w:b/>
                <w:color w:val="333333"/>
                <w:szCs w:val="21"/>
                <w:shd w:val="pct15" w:color="auto" w:fill="FFFFFF"/>
              </w:rPr>
              <w:t>**</w:t>
            </w:r>
            <w:r w:rsidRPr="00662641">
              <w:rPr>
                <w:rFonts w:ascii="Arial" w:hAnsi="Arial" w:cs="Arial"/>
                <w:b/>
                <w:color w:val="333333"/>
                <w:szCs w:val="21"/>
                <w:shd w:val="pct15" w:color="auto" w:fill="FFFFFF"/>
              </w:rPr>
              <w:t>公司</w:t>
            </w:r>
            <w:r w:rsidRPr="00662641">
              <w:rPr>
                <w:rFonts w:ascii="Arial" w:hAnsi="Arial" w:cs="Arial" w:hint="eastAsia"/>
                <w:b/>
                <w:color w:val="333333"/>
                <w:szCs w:val="21"/>
                <w:shd w:val="pct15" w:color="auto" w:fill="FFFFFF"/>
              </w:rPr>
              <w:t>（当年）</w:t>
            </w:r>
          </w:p>
        </w:tc>
        <w:tc>
          <w:tcPr>
            <w:tcW w:w="2074" w:type="dxa"/>
          </w:tcPr>
          <w:p w14:paraId="5DCEDCEC" w14:textId="252D19EE" w:rsidR="00961553" w:rsidRPr="00662641" w:rsidRDefault="00961553" w:rsidP="00DA50F2">
            <w:pPr>
              <w:jc w:val="center"/>
              <w:rPr>
                <w:rFonts w:ascii="Arial" w:hAnsi="Arial" w:cs="Arial"/>
                <w:b/>
                <w:color w:val="333333"/>
                <w:szCs w:val="21"/>
              </w:rPr>
            </w:pPr>
            <w:r w:rsidRPr="00662641">
              <w:rPr>
                <w:rFonts w:ascii="Arial" w:hAnsi="Arial" w:cs="Arial" w:hint="eastAsia"/>
                <w:b/>
                <w:color w:val="333333"/>
                <w:szCs w:val="21"/>
                <w:shd w:val="pct15" w:color="auto" w:fill="FFFFFF"/>
              </w:rPr>
              <w:t>**</w:t>
            </w:r>
            <w:r w:rsidRPr="00662641">
              <w:rPr>
                <w:rFonts w:ascii="Arial" w:hAnsi="Arial" w:cs="Arial"/>
                <w:b/>
                <w:color w:val="333333"/>
                <w:szCs w:val="21"/>
                <w:shd w:val="pct15" w:color="auto" w:fill="FFFFFF"/>
              </w:rPr>
              <w:t>公司</w:t>
            </w:r>
            <w:r w:rsidRPr="00662641">
              <w:rPr>
                <w:rFonts w:ascii="Arial" w:hAnsi="Arial" w:cs="Arial" w:hint="eastAsia"/>
                <w:b/>
                <w:color w:val="333333"/>
                <w:szCs w:val="21"/>
              </w:rPr>
              <w:t>（上一年）</w:t>
            </w:r>
          </w:p>
        </w:tc>
        <w:tc>
          <w:tcPr>
            <w:tcW w:w="2074" w:type="dxa"/>
          </w:tcPr>
          <w:p w14:paraId="63FE4151" w14:textId="72B03BD0" w:rsidR="00961553" w:rsidRPr="00662641" w:rsidRDefault="009D541F" w:rsidP="00DA50F2">
            <w:pPr>
              <w:jc w:val="center"/>
              <w:rPr>
                <w:rFonts w:ascii="Arial" w:hAnsi="Arial" w:cs="Arial"/>
                <w:b/>
                <w:color w:val="333333"/>
                <w:szCs w:val="21"/>
              </w:rPr>
            </w:pPr>
            <w:r>
              <w:rPr>
                <w:rFonts w:ascii="Arial" w:hAnsi="Arial" w:cs="Arial" w:hint="eastAsia"/>
                <w:b/>
                <w:color w:val="333333"/>
                <w:szCs w:val="21"/>
                <w:shd w:val="pct15" w:color="auto" w:fill="FFFFFF"/>
              </w:rPr>
              <w:t>行业均值</w:t>
            </w:r>
            <w:r w:rsidR="00961553" w:rsidRPr="00662641">
              <w:rPr>
                <w:rFonts w:ascii="Arial" w:hAnsi="Arial" w:cs="Arial" w:hint="eastAsia"/>
                <w:b/>
                <w:color w:val="333333"/>
                <w:szCs w:val="21"/>
              </w:rPr>
              <w:t>（当年）</w:t>
            </w:r>
          </w:p>
        </w:tc>
      </w:tr>
      <w:tr w:rsidR="00961553" w14:paraId="6B18EEEB" w14:textId="77777777" w:rsidTr="001030A7">
        <w:tc>
          <w:tcPr>
            <w:tcW w:w="2074" w:type="dxa"/>
          </w:tcPr>
          <w:p w14:paraId="658138E2" w14:textId="77777777" w:rsidR="00961553" w:rsidRDefault="00961553" w:rsidP="001030A7">
            <w:pPr>
              <w:rPr>
                <w:rFonts w:ascii="Arial" w:hAnsi="Arial" w:cs="Arial"/>
                <w:color w:val="333333"/>
                <w:szCs w:val="21"/>
              </w:rPr>
            </w:pPr>
            <w:r w:rsidRPr="00986CD8">
              <w:rPr>
                <w:rFonts w:asciiTheme="minorEastAsia" w:hAnsiTheme="minorEastAsia" w:hint="eastAsia"/>
                <w:szCs w:val="21"/>
              </w:rPr>
              <w:t>营运资金</w:t>
            </w:r>
          </w:p>
        </w:tc>
        <w:tc>
          <w:tcPr>
            <w:tcW w:w="2074" w:type="dxa"/>
          </w:tcPr>
          <w:p w14:paraId="297025F9" w14:textId="64602DD5" w:rsidR="00961553" w:rsidRPr="00670C80" w:rsidRDefault="00961553" w:rsidP="001030A7">
            <w:pPr>
              <w:rPr>
                <w:rFonts w:asciiTheme="minorEastAsia" w:hAnsiTheme="minorEastAsia"/>
                <w:b/>
                <w:szCs w:val="21"/>
                <w:shd w:val="pct15" w:color="auto" w:fill="FFFFFF"/>
              </w:rPr>
            </w:pPr>
          </w:p>
        </w:tc>
        <w:tc>
          <w:tcPr>
            <w:tcW w:w="2074" w:type="dxa"/>
          </w:tcPr>
          <w:p w14:paraId="4E6D7C33" w14:textId="6239D407" w:rsidR="00961553" w:rsidRPr="00576F35" w:rsidRDefault="00961553" w:rsidP="001030A7">
            <w:pPr>
              <w:rPr>
                <w:rFonts w:ascii="Arial" w:hAnsi="Arial" w:cs="Arial"/>
                <w:color w:val="333333"/>
                <w:szCs w:val="21"/>
              </w:rPr>
            </w:pPr>
          </w:p>
        </w:tc>
        <w:tc>
          <w:tcPr>
            <w:tcW w:w="2074" w:type="dxa"/>
          </w:tcPr>
          <w:p w14:paraId="594299F3" w14:textId="286C3BF4" w:rsidR="00961553" w:rsidRPr="00576F35" w:rsidRDefault="00961553" w:rsidP="001030A7">
            <w:pPr>
              <w:rPr>
                <w:rFonts w:ascii="Arial" w:hAnsi="Arial" w:cs="Arial"/>
                <w:color w:val="333333"/>
                <w:szCs w:val="21"/>
              </w:rPr>
            </w:pPr>
          </w:p>
        </w:tc>
      </w:tr>
      <w:tr w:rsidR="00961553" w14:paraId="42BD5BD5" w14:textId="77777777" w:rsidTr="001030A7">
        <w:tc>
          <w:tcPr>
            <w:tcW w:w="2074" w:type="dxa"/>
          </w:tcPr>
          <w:p w14:paraId="36929FF0" w14:textId="77777777" w:rsidR="00961553" w:rsidRDefault="00961553" w:rsidP="001030A7">
            <w:pPr>
              <w:rPr>
                <w:rFonts w:ascii="Arial" w:hAnsi="Arial" w:cs="Arial"/>
                <w:color w:val="333333"/>
                <w:szCs w:val="21"/>
              </w:rPr>
            </w:pPr>
            <w:r>
              <w:rPr>
                <w:rFonts w:ascii="Arial" w:hAnsi="Arial" w:cs="Arial"/>
                <w:color w:val="333333"/>
                <w:szCs w:val="21"/>
              </w:rPr>
              <w:t>流动比率</w:t>
            </w:r>
          </w:p>
        </w:tc>
        <w:tc>
          <w:tcPr>
            <w:tcW w:w="2074" w:type="dxa"/>
          </w:tcPr>
          <w:p w14:paraId="320E89B0" w14:textId="58CB1E84" w:rsidR="00961553" w:rsidRPr="00670C80" w:rsidRDefault="00961553" w:rsidP="001030A7">
            <w:pPr>
              <w:rPr>
                <w:rFonts w:asciiTheme="minorEastAsia" w:hAnsiTheme="minorEastAsia"/>
                <w:b/>
                <w:szCs w:val="21"/>
                <w:shd w:val="pct15" w:color="auto" w:fill="FFFFFF"/>
              </w:rPr>
            </w:pPr>
          </w:p>
        </w:tc>
        <w:tc>
          <w:tcPr>
            <w:tcW w:w="2074" w:type="dxa"/>
          </w:tcPr>
          <w:p w14:paraId="72C4F40F" w14:textId="08D4AE92" w:rsidR="00961553" w:rsidRPr="008019CF" w:rsidRDefault="00961553" w:rsidP="001030A7">
            <w:pPr>
              <w:rPr>
                <w:rFonts w:asciiTheme="minorEastAsia" w:hAnsiTheme="minorEastAsia"/>
                <w:szCs w:val="21"/>
              </w:rPr>
            </w:pPr>
          </w:p>
        </w:tc>
        <w:tc>
          <w:tcPr>
            <w:tcW w:w="2074" w:type="dxa"/>
          </w:tcPr>
          <w:p w14:paraId="08D3DC76" w14:textId="5FF72C52" w:rsidR="00961553" w:rsidRPr="008019CF" w:rsidRDefault="00961553" w:rsidP="001030A7">
            <w:pPr>
              <w:rPr>
                <w:rFonts w:asciiTheme="minorEastAsia" w:hAnsiTheme="minorEastAsia"/>
                <w:szCs w:val="21"/>
              </w:rPr>
            </w:pPr>
          </w:p>
        </w:tc>
      </w:tr>
      <w:tr w:rsidR="00961553" w14:paraId="1A239187" w14:textId="77777777" w:rsidTr="001030A7">
        <w:tc>
          <w:tcPr>
            <w:tcW w:w="2074" w:type="dxa"/>
          </w:tcPr>
          <w:p w14:paraId="7578C05C" w14:textId="77777777" w:rsidR="00961553" w:rsidRDefault="00961553" w:rsidP="001030A7">
            <w:pPr>
              <w:rPr>
                <w:rFonts w:ascii="Arial" w:hAnsi="Arial" w:cs="Arial"/>
                <w:color w:val="333333"/>
                <w:szCs w:val="21"/>
              </w:rPr>
            </w:pPr>
            <w:r>
              <w:rPr>
                <w:rFonts w:ascii="Arial" w:hAnsi="Arial" w:cs="Arial"/>
                <w:color w:val="333333"/>
                <w:szCs w:val="21"/>
              </w:rPr>
              <w:t>速动比率</w:t>
            </w:r>
          </w:p>
        </w:tc>
        <w:tc>
          <w:tcPr>
            <w:tcW w:w="2074" w:type="dxa"/>
          </w:tcPr>
          <w:p w14:paraId="34787C4A" w14:textId="035E9B81" w:rsidR="00961553" w:rsidRPr="00670C80" w:rsidRDefault="00961553" w:rsidP="001030A7">
            <w:pPr>
              <w:rPr>
                <w:rFonts w:asciiTheme="minorEastAsia" w:hAnsiTheme="minorEastAsia"/>
                <w:b/>
                <w:szCs w:val="21"/>
                <w:shd w:val="pct15" w:color="auto" w:fill="FFFFFF"/>
              </w:rPr>
            </w:pPr>
          </w:p>
        </w:tc>
        <w:tc>
          <w:tcPr>
            <w:tcW w:w="2074" w:type="dxa"/>
          </w:tcPr>
          <w:p w14:paraId="0D44E7E5" w14:textId="43074451" w:rsidR="00961553" w:rsidRPr="008019CF" w:rsidRDefault="00961553" w:rsidP="001030A7">
            <w:pPr>
              <w:rPr>
                <w:rFonts w:asciiTheme="minorEastAsia" w:hAnsiTheme="minorEastAsia"/>
                <w:szCs w:val="21"/>
              </w:rPr>
            </w:pPr>
          </w:p>
        </w:tc>
        <w:tc>
          <w:tcPr>
            <w:tcW w:w="2074" w:type="dxa"/>
          </w:tcPr>
          <w:p w14:paraId="2780FAD5" w14:textId="01597557" w:rsidR="00961553" w:rsidRPr="008019CF" w:rsidRDefault="00961553" w:rsidP="001030A7">
            <w:pPr>
              <w:rPr>
                <w:rFonts w:asciiTheme="minorEastAsia" w:hAnsiTheme="minorEastAsia"/>
                <w:szCs w:val="21"/>
              </w:rPr>
            </w:pPr>
          </w:p>
        </w:tc>
      </w:tr>
      <w:tr w:rsidR="00961553" w14:paraId="35103709" w14:textId="77777777" w:rsidTr="001030A7">
        <w:tc>
          <w:tcPr>
            <w:tcW w:w="2074" w:type="dxa"/>
          </w:tcPr>
          <w:p w14:paraId="61929AD8" w14:textId="77777777" w:rsidR="00961553" w:rsidRDefault="00961553" w:rsidP="001030A7">
            <w:pPr>
              <w:rPr>
                <w:rFonts w:ascii="Arial" w:hAnsi="Arial" w:cs="Arial"/>
                <w:color w:val="333333"/>
                <w:szCs w:val="21"/>
              </w:rPr>
            </w:pPr>
            <w:r>
              <w:rPr>
                <w:rFonts w:ascii="Arial" w:hAnsi="Arial" w:cs="Arial"/>
                <w:color w:val="333333"/>
                <w:szCs w:val="21"/>
              </w:rPr>
              <w:t>现金比率</w:t>
            </w:r>
          </w:p>
        </w:tc>
        <w:tc>
          <w:tcPr>
            <w:tcW w:w="2074" w:type="dxa"/>
          </w:tcPr>
          <w:p w14:paraId="504B3027" w14:textId="5F804667" w:rsidR="00961553" w:rsidRPr="00670C80" w:rsidRDefault="00961553" w:rsidP="001030A7">
            <w:pPr>
              <w:rPr>
                <w:rFonts w:asciiTheme="minorEastAsia" w:hAnsiTheme="minorEastAsia"/>
                <w:b/>
                <w:szCs w:val="21"/>
                <w:shd w:val="pct15" w:color="auto" w:fill="FFFFFF"/>
              </w:rPr>
            </w:pPr>
          </w:p>
        </w:tc>
        <w:tc>
          <w:tcPr>
            <w:tcW w:w="2074" w:type="dxa"/>
          </w:tcPr>
          <w:p w14:paraId="6F832048" w14:textId="7798FBF8" w:rsidR="00961553" w:rsidRPr="008019CF" w:rsidRDefault="00961553" w:rsidP="001030A7">
            <w:pPr>
              <w:rPr>
                <w:rFonts w:asciiTheme="minorEastAsia" w:hAnsiTheme="minorEastAsia"/>
                <w:szCs w:val="21"/>
              </w:rPr>
            </w:pPr>
          </w:p>
        </w:tc>
        <w:tc>
          <w:tcPr>
            <w:tcW w:w="2074" w:type="dxa"/>
          </w:tcPr>
          <w:p w14:paraId="147A5B60" w14:textId="4C33FC0E" w:rsidR="00961553" w:rsidRPr="008019CF" w:rsidRDefault="00961553" w:rsidP="001030A7">
            <w:pPr>
              <w:rPr>
                <w:rFonts w:asciiTheme="minorEastAsia" w:hAnsiTheme="minorEastAsia"/>
                <w:szCs w:val="21"/>
              </w:rPr>
            </w:pPr>
          </w:p>
        </w:tc>
      </w:tr>
      <w:tr w:rsidR="00961553" w14:paraId="542E4F3E" w14:textId="77777777" w:rsidTr="001030A7">
        <w:tc>
          <w:tcPr>
            <w:tcW w:w="2074" w:type="dxa"/>
          </w:tcPr>
          <w:p w14:paraId="4A1C20D9" w14:textId="77777777" w:rsidR="00961553" w:rsidRPr="00986CD8" w:rsidRDefault="00961553" w:rsidP="001030A7">
            <w:pPr>
              <w:rPr>
                <w:rFonts w:ascii="Arial" w:hAnsi="Arial" w:cs="Arial"/>
                <w:color w:val="333333"/>
                <w:szCs w:val="21"/>
              </w:rPr>
            </w:pPr>
            <w:r w:rsidRPr="00986CD8">
              <w:rPr>
                <w:rFonts w:asciiTheme="minorEastAsia" w:hAnsiTheme="minorEastAsia"/>
                <w:szCs w:val="21"/>
              </w:rPr>
              <w:t>存货周转率</w:t>
            </w:r>
          </w:p>
        </w:tc>
        <w:tc>
          <w:tcPr>
            <w:tcW w:w="2074" w:type="dxa"/>
          </w:tcPr>
          <w:p w14:paraId="3424F0BC" w14:textId="5719D381" w:rsidR="00961553" w:rsidRPr="00670C80" w:rsidRDefault="00961553" w:rsidP="001030A7">
            <w:pPr>
              <w:rPr>
                <w:rFonts w:asciiTheme="minorEastAsia" w:hAnsiTheme="minorEastAsia"/>
                <w:b/>
                <w:szCs w:val="21"/>
                <w:shd w:val="pct15" w:color="auto" w:fill="FFFFFF"/>
              </w:rPr>
            </w:pPr>
          </w:p>
        </w:tc>
        <w:tc>
          <w:tcPr>
            <w:tcW w:w="2074" w:type="dxa"/>
          </w:tcPr>
          <w:p w14:paraId="08343637" w14:textId="714823F9" w:rsidR="00961553" w:rsidRPr="00DB3EAE" w:rsidRDefault="00961553" w:rsidP="001030A7">
            <w:pPr>
              <w:rPr>
                <w:rFonts w:asciiTheme="minorEastAsia" w:hAnsiTheme="minorEastAsia"/>
                <w:szCs w:val="21"/>
              </w:rPr>
            </w:pPr>
          </w:p>
        </w:tc>
        <w:tc>
          <w:tcPr>
            <w:tcW w:w="2074" w:type="dxa"/>
          </w:tcPr>
          <w:p w14:paraId="56108E42" w14:textId="7B0D66F7" w:rsidR="00961553" w:rsidRPr="004C777E" w:rsidRDefault="00961553" w:rsidP="001030A7">
            <w:pPr>
              <w:rPr>
                <w:rFonts w:asciiTheme="minorEastAsia" w:hAnsiTheme="minorEastAsia"/>
                <w:szCs w:val="21"/>
              </w:rPr>
            </w:pPr>
          </w:p>
        </w:tc>
      </w:tr>
      <w:tr w:rsidR="00961553" w14:paraId="1A7FF813" w14:textId="77777777" w:rsidTr="001030A7">
        <w:tc>
          <w:tcPr>
            <w:tcW w:w="2074" w:type="dxa"/>
          </w:tcPr>
          <w:p w14:paraId="0FA2F27D" w14:textId="77777777" w:rsidR="00961553" w:rsidRDefault="00961553" w:rsidP="001030A7">
            <w:pPr>
              <w:rPr>
                <w:rFonts w:ascii="Arial" w:hAnsi="Arial" w:cs="Arial"/>
                <w:color w:val="333333"/>
                <w:szCs w:val="21"/>
              </w:rPr>
            </w:pPr>
            <w:r w:rsidRPr="00986CD8">
              <w:rPr>
                <w:rFonts w:asciiTheme="minorEastAsia" w:hAnsiTheme="minorEastAsia" w:hint="eastAsia"/>
                <w:szCs w:val="21"/>
              </w:rPr>
              <w:t>存货周转天数</w:t>
            </w:r>
          </w:p>
        </w:tc>
        <w:tc>
          <w:tcPr>
            <w:tcW w:w="2074" w:type="dxa"/>
          </w:tcPr>
          <w:p w14:paraId="793D6DA3" w14:textId="14D3DFE5" w:rsidR="00961553" w:rsidRPr="00670C80" w:rsidRDefault="00961553" w:rsidP="001030A7">
            <w:pPr>
              <w:rPr>
                <w:rFonts w:asciiTheme="minorEastAsia" w:hAnsiTheme="minorEastAsia"/>
                <w:b/>
                <w:szCs w:val="21"/>
                <w:shd w:val="pct15" w:color="auto" w:fill="FFFFFF"/>
              </w:rPr>
            </w:pPr>
          </w:p>
        </w:tc>
        <w:tc>
          <w:tcPr>
            <w:tcW w:w="2074" w:type="dxa"/>
          </w:tcPr>
          <w:p w14:paraId="44A40A50" w14:textId="7C7A0CC0" w:rsidR="00961553" w:rsidRPr="00DB3EAE" w:rsidRDefault="00961553" w:rsidP="001030A7">
            <w:pPr>
              <w:rPr>
                <w:rFonts w:asciiTheme="minorEastAsia" w:hAnsiTheme="minorEastAsia"/>
                <w:szCs w:val="21"/>
              </w:rPr>
            </w:pPr>
          </w:p>
        </w:tc>
        <w:tc>
          <w:tcPr>
            <w:tcW w:w="2074" w:type="dxa"/>
          </w:tcPr>
          <w:p w14:paraId="642C81E4" w14:textId="746252BF" w:rsidR="00961553" w:rsidRPr="004C777E" w:rsidRDefault="00961553" w:rsidP="001030A7">
            <w:pPr>
              <w:rPr>
                <w:rFonts w:asciiTheme="minorEastAsia" w:hAnsiTheme="minorEastAsia"/>
                <w:szCs w:val="21"/>
              </w:rPr>
            </w:pPr>
          </w:p>
        </w:tc>
      </w:tr>
      <w:tr w:rsidR="00961553" w14:paraId="2C239957" w14:textId="77777777" w:rsidTr="001030A7">
        <w:tc>
          <w:tcPr>
            <w:tcW w:w="2074" w:type="dxa"/>
          </w:tcPr>
          <w:p w14:paraId="3A5CA820" w14:textId="77777777" w:rsidR="00961553" w:rsidRPr="00986CD8" w:rsidRDefault="00961553" w:rsidP="001030A7">
            <w:pPr>
              <w:rPr>
                <w:rFonts w:ascii="Arial" w:hAnsi="Arial" w:cs="Arial"/>
                <w:color w:val="333333"/>
                <w:szCs w:val="21"/>
              </w:rPr>
            </w:pPr>
            <w:r w:rsidRPr="00986CD8">
              <w:rPr>
                <w:rFonts w:asciiTheme="minorEastAsia" w:hAnsiTheme="minorEastAsia"/>
                <w:szCs w:val="21"/>
              </w:rPr>
              <w:t>应收账款周转率</w:t>
            </w:r>
          </w:p>
        </w:tc>
        <w:tc>
          <w:tcPr>
            <w:tcW w:w="2074" w:type="dxa"/>
          </w:tcPr>
          <w:p w14:paraId="0FAAA872" w14:textId="1F411A7A" w:rsidR="00961553" w:rsidRPr="00670C80" w:rsidRDefault="00961553" w:rsidP="001030A7">
            <w:pPr>
              <w:rPr>
                <w:rFonts w:asciiTheme="minorEastAsia" w:hAnsiTheme="minorEastAsia"/>
                <w:b/>
                <w:szCs w:val="21"/>
                <w:shd w:val="pct15" w:color="auto" w:fill="FFFFFF"/>
              </w:rPr>
            </w:pPr>
          </w:p>
        </w:tc>
        <w:tc>
          <w:tcPr>
            <w:tcW w:w="2074" w:type="dxa"/>
          </w:tcPr>
          <w:p w14:paraId="210CE892" w14:textId="4E67BAE7" w:rsidR="00961553" w:rsidRPr="007256EE" w:rsidRDefault="00961553" w:rsidP="001030A7">
            <w:pPr>
              <w:rPr>
                <w:rFonts w:asciiTheme="minorEastAsia" w:hAnsiTheme="minorEastAsia"/>
                <w:szCs w:val="21"/>
              </w:rPr>
            </w:pPr>
          </w:p>
        </w:tc>
        <w:tc>
          <w:tcPr>
            <w:tcW w:w="2074" w:type="dxa"/>
          </w:tcPr>
          <w:p w14:paraId="0742E3A3" w14:textId="62A1CDD5" w:rsidR="00961553" w:rsidRPr="004C777E" w:rsidRDefault="00961553" w:rsidP="001030A7">
            <w:pPr>
              <w:rPr>
                <w:rFonts w:asciiTheme="minorEastAsia" w:hAnsiTheme="minorEastAsia"/>
                <w:szCs w:val="21"/>
              </w:rPr>
            </w:pPr>
          </w:p>
        </w:tc>
      </w:tr>
      <w:tr w:rsidR="00961553" w14:paraId="101389B4" w14:textId="77777777" w:rsidTr="001030A7">
        <w:tc>
          <w:tcPr>
            <w:tcW w:w="2074" w:type="dxa"/>
          </w:tcPr>
          <w:p w14:paraId="6CBE7020" w14:textId="77777777" w:rsidR="00961553" w:rsidRPr="00986CD8" w:rsidRDefault="00961553" w:rsidP="001030A7">
            <w:pPr>
              <w:rPr>
                <w:rFonts w:ascii="Arial" w:hAnsi="Arial" w:cs="Arial"/>
                <w:color w:val="333333"/>
                <w:szCs w:val="21"/>
              </w:rPr>
            </w:pPr>
            <w:r w:rsidRPr="00986CD8">
              <w:rPr>
                <w:rFonts w:asciiTheme="minorEastAsia" w:hAnsiTheme="minorEastAsia"/>
                <w:szCs w:val="21"/>
              </w:rPr>
              <w:t>应收</w:t>
            </w:r>
            <w:proofErr w:type="gramStart"/>
            <w:r w:rsidRPr="00986CD8">
              <w:rPr>
                <w:rFonts w:asciiTheme="minorEastAsia" w:hAnsiTheme="minorEastAsia"/>
                <w:szCs w:val="21"/>
              </w:rPr>
              <w:t>账款账期</w:t>
            </w:r>
            <w:proofErr w:type="gramEnd"/>
          </w:p>
        </w:tc>
        <w:tc>
          <w:tcPr>
            <w:tcW w:w="2074" w:type="dxa"/>
          </w:tcPr>
          <w:p w14:paraId="60E06D70" w14:textId="1FA17C56" w:rsidR="00961553" w:rsidRPr="00670C80" w:rsidRDefault="00961553" w:rsidP="001030A7">
            <w:pPr>
              <w:rPr>
                <w:rFonts w:asciiTheme="minorEastAsia" w:hAnsiTheme="minorEastAsia"/>
                <w:b/>
                <w:szCs w:val="21"/>
                <w:shd w:val="pct15" w:color="auto" w:fill="FFFFFF"/>
              </w:rPr>
            </w:pPr>
          </w:p>
        </w:tc>
        <w:tc>
          <w:tcPr>
            <w:tcW w:w="2074" w:type="dxa"/>
          </w:tcPr>
          <w:p w14:paraId="1CD35E98" w14:textId="5D89F65E" w:rsidR="00961553" w:rsidRPr="007256EE" w:rsidRDefault="00961553" w:rsidP="001030A7">
            <w:pPr>
              <w:rPr>
                <w:rFonts w:asciiTheme="minorEastAsia" w:hAnsiTheme="minorEastAsia"/>
                <w:szCs w:val="21"/>
              </w:rPr>
            </w:pPr>
          </w:p>
        </w:tc>
        <w:tc>
          <w:tcPr>
            <w:tcW w:w="2074" w:type="dxa"/>
          </w:tcPr>
          <w:p w14:paraId="73E0BF30" w14:textId="002D3DA0" w:rsidR="00961553" w:rsidRPr="004C777E" w:rsidRDefault="00961553" w:rsidP="001030A7">
            <w:pPr>
              <w:rPr>
                <w:rFonts w:asciiTheme="minorEastAsia" w:hAnsiTheme="minorEastAsia"/>
                <w:szCs w:val="21"/>
              </w:rPr>
            </w:pPr>
          </w:p>
        </w:tc>
      </w:tr>
      <w:tr w:rsidR="00961553" w14:paraId="086BAFDD" w14:textId="77777777" w:rsidTr="001030A7">
        <w:tc>
          <w:tcPr>
            <w:tcW w:w="2074" w:type="dxa"/>
          </w:tcPr>
          <w:p w14:paraId="58967C35" w14:textId="77777777" w:rsidR="00961553" w:rsidRPr="00986CD8" w:rsidRDefault="00961553" w:rsidP="001030A7">
            <w:pPr>
              <w:rPr>
                <w:rFonts w:ascii="Arial" w:hAnsi="Arial" w:cs="Arial"/>
                <w:color w:val="333333"/>
                <w:szCs w:val="21"/>
              </w:rPr>
            </w:pPr>
            <w:r w:rsidRPr="00986CD8">
              <w:rPr>
                <w:rFonts w:asciiTheme="minorEastAsia" w:hAnsiTheme="minorEastAsia" w:hint="eastAsia"/>
                <w:szCs w:val="21"/>
              </w:rPr>
              <w:t>应付账款周转率</w:t>
            </w:r>
          </w:p>
        </w:tc>
        <w:tc>
          <w:tcPr>
            <w:tcW w:w="2074" w:type="dxa"/>
          </w:tcPr>
          <w:p w14:paraId="2027D17A" w14:textId="112BA3B2" w:rsidR="00961553" w:rsidRPr="00670C80" w:rsidRDefault="00961553" w:rsidP="001030A7">
            <w:pPr>
              <w:rPr>
                <w:rFonts w:asciiTheme="minorEastAsia" w:hAnsiTheme="minorEastAsia"/>
                <w:b/>
                <w:szCs w:val="21"/>
                <w:shd w:val="pct15" w:color="auto" w:fill="FFFFFF"/>
              </w:rPr>
            </w:pPr>
          </w:p>
        </w:tc>
        <w:tc>
          <w:tcPr>
            <w:tcW w:w="2074" w:type="dxa"/>
          </w:tcPr>
          <w:p w14:paraId="329BEF17" w14:textId="4C821F22" w:rsidR="00961553" w:rsidRPr="007256EE" w:rsidRDefault="00961553" w:rsidP="001030A7">
            <w:pPr>
              <w:rPr>
                <w:rFonts w:asciiTheme="minorEastAsia" w:hAnsiTheme="minorEastAsia"/>
                <w:szCs w:val="21"/>
              </w:rPr>
            </w:pPr>
          </w:p>
        </w:tc>
        <w:tc>
          <w:tcPr>
            <w:tcW w:w="2074" w:type="dxa"/>
          </w:tcPr>
          <w:p w14:paraId="233020EC" w14:textId="2F9B9EF1" w:rsidR="00961553" w:rsidRPr="004C777E" w:rsidRDefault="00961553" w:rsidP="001030A7">
            <w:pPr>
              <w:rPr>
                <w:rFonts w:asciiTheme="minorEastAsia" w:hAnsiTheme="minorEastAsia"/>
                <w:szCs w:val="21"/>
              </w:rPr>
            </w:pPr>
          </w:p>
        </w:tc>
      </w:tr>
      <w:tr w:rsidR="00961553" w14:paraId="50BBB77F" w14:textId="77777777" w:rsidTr="001030A7">
        <w:tc>
          <w:tcPr>
            <w:tcW w:w="2074" w:type="dxa"/>
          </w:tcPr>
          <w:p w14:paraId="2646789E" w14:textId="77777777" w:rsidR="00961553" w:rsidRPr="00986CD8" w:rsidRDefault="00961553" w:rsidP="001030A7">
            <w:pPr>
              <w:rPr>
                <w:rFonts w:ascii="Arial" w:hAnsi="Arial" w:cs="Arial"/>
                <w:color w:val="333333"/>
                <w:szCs w:val="21"/>
              </w:rPr>
            </w:pPr>
            <w:r w:rsidRPr="00986CD8">
              <w:rPr>
                <w:rFonts w:asciiTheme="minorEastAsia" w:hAnsiTheme="minorEastAsia"/>
                <w:szCs w:val="21"/>
              </w:rPr>
              <w:t>应付</w:t>
            </w:r>
            <w:proofErr w:type="gramStart"/>
            <w:r w:rsidRPr="00986CD8">
              <w:rPr>
                <w:rFonts w:asciiTheme="minorEastAsia" w:hAnsiTheme="minorEastAsia"/>
                <w:szCs w:val="21"/>
              </w:rPr>
              <w:t>账款账期</w:t>
            </w:r>
            <w:proofErr w:type="gramEnd"/>
          </w:p>
        </w:tc>
        <w:tc>
          <w:tcPr>
            <w:tcW w:w="2074" w:type="dxa"/>
          </w:tcPr>
          <w:p w14:paraId="788E1C3D" w14:textId="52339CD5" w:rsidR="00961553" w:rsidRPr="00670C80" w:rsidRDefault="00961553" w:rsidP="001030A7">
            <w:pPr>
              <w:rPr>
                <w:rFonts w:asciiTheme="minorEastAsia" w:hAnsiTheme="minorEastAsia"/>
                <w:b/>
                <w:szCs w:val="21"/>
                <w:shd w:val="pct15" w:color="auto" w:fill="FFFFFF"/>
              </w:rPr>
            </w:pPr>
          </w:p>
        </w:tc>
        <w:tc>
          <w:tcPr>
            <w:tcW w:w="2074" w:type="dxa"/>
          </w:tcPr>
          <w:p w14:paraId="7EDE3E00" w14:textId="7C971EB6" w:rsidR="00961553" w:rsidRPr="007256EE" w:rsidRDefault="00961553" w:rsidP="001030A7">
            <w:pPr>
              <w:rPr>
                <w:rFonts w:asciiTheme="minorEastAsia" w:hAnsiTheme="minorEastAsia"/>
                <w:szCs w:val="21"/>
              </w:rPr>
            </w:pPr>
          </w:p>
        </w:tc>
        <w:tc>
          <w:tcPr>
            <w:tcW w:w="2074" w:type="dxa"/>
          </w:tcPr>
          <w:p w14:paraId="2EFD914B" w14:textId="52089DD4" w:rsidR="00961553" w:rsidRPr="004C777E" w:rsidRDefault="00961553" w:rsidP="001030A7">
            <w:pPr>
              <w:rPr>
                <w:rFonts w:asciiTheme="minorEastAsia" w:hAnsiTheme="minorEastAsia"/>
                <w:szCs w:val="21"/>
              </w:rPr>
            </w:pPr>
          </w:p>
        </w:tc>
      </w:tr>
      <w:tr w:rsidR="00961553" w14:paraId="5908BD17" w14:textId="77777777" w:rsidTr="001030A7">
        <w:tc>
          <w:tcPr>
            <w:tcW w:w="2074" w:type="dxa"/>
          </w:tcPr>
          <w:p w14:paraId="4C7B6764" w14:textId="77777777" w:rsidR="00961553" w:rsidRDefault="00961553" w:rsidP="001030A7">
            <w:pPr>
              <w:rPr>
                <w:rFonts w:ascii="Arial" w:hAnsi="Arial" w:cs="Arial"/>
                <w:color w:val="333333"/>
                <w:szCs w:val="21"/>
              </w:rPr>
            </w:pPr>
            <w:r w:rsidRPr="00A720E9">
              <w:rPr>
                <w:rFonts w:asciiTheme="minorEastAsia" w:hAnsiTheme="minorEastAsia"/>
                <w:szCs w:val="21"/>
              </w:rPr>
              <w:t>现金</w:t>
            </w:r>
            <w:r>
              <w:rPr>
                <w:rFonts w:asciiTheme="minorEastAsia" w:hAnsiTheme="minorEastAsia"/>
                <w:szCs w:val="21"/>
              </w:rPr>
              <w:t>循环</w:t>
            </w:r>
            <w:r w:rsidRPr="00A720E9">
              <w:rPr>
                <w:rFonts w:asciiTheme="minorEastAsia" w:hAnsiTheme="minorEastAsia"/>
                <w:szCs w:val="21"/>
              </w:rPr>
              <w:t>周期</w:t>
            </w:r>
          </w:p>
        </w:tc>
        <w:tc>
          <w:tcPr>
            <w:tcW w:w="2074" w:type="dxa"/>
          </w:tcPr>
          <w:p w14:paraId="353A4284" w14:textId="211487EC" w:rsidR="00961553" w:rsidRPr="00670C80" w:rsidRDefault="00961553" w:rsidP="001030A7">
            <w:pPr>
              <w:rPr>
                <w:rFonts w:asciiTheme="minorEastAsia" w:hAnsiTheme="minorEastAsia"/>
                <w:b/>
                <w:szCs w:val="21"/>
                <w:shd w:val="pct15" w:color="auto" w:fill="FFFFFF"/>
              </w:rPr>
            </w:pPr>
          </w:p>
        </w:tc>
        <w:tc>
          <w:tcPr>
            <w:tcW w:w="2074" w:type="dxa"/>
          </w:tcPr>
          <w:p w14:paraId="17169DF8" w14:textId="2BAF3BD5" w:rsidR="00961553" w:rsidRPr="007256EE" w:rsidRDefault="00961553" w:rsidP="001030A7">
            <w:pPr>
              <w:rPr>
                <w:rFonts w:asciiTheme="minorEastAsia" w:hAnsiTheme="minorEastAsia"/>
                <w:szCs w:val="21"/>
              </w:rPr>
            </w:pPr>
          </w:p>
        </w:tc>
        <w:tc>
          <w:tcPr>
            <w:tcW w:w="2074" w:type="dxa"/>
          </w:tcPr>
          <w:p w14:paraId="59B6E8AB" w14:textId="4E489854" w:rsidR="00961553" w:rsidRPr="004C777E" w:rsidRDefault="00961553" w:rsidP="001030A7">
            <w:pPr>
              <w:rPr>
                <w:rFonts w:asciiTheme="minorEastAsia" w:hAnsiTheme="minorEastAsia"/>
                <w:szCs w:val="21"/>
              </w:rPr>
            </w:pPr>
          </w:p>
        </w:tc>
      </w:tr>
    </w:tbl>
    <w:p w14:paraId="29DD9F29" w14:textId="77777777" w:rsidR="00961553" w:rsidRDefault="00961553">
      <w:pPr>
        <w:rPr>
          <w:rFonts w:asciiTheme="minorEastAsia" w:hAnsiTheme="minorEastAsia"/>
          <w:szCs w:val="21"/>
        </w:rPr>
      </w:pPr>
    </w:p>
    <w:p w14:paraId="362FBBAA" w14:textId="77777777" w:rsidR="00961553" w:rsidRDefault="00961553">
      <w:pPr>
        <w:rPr>
          <w:rFonts w:asciiTheme="minorEastAsia" w:hAnsiTheme="minorEastAsia"/>
          <w:szCs w:val="21"/>
        </w:rPr>
      </w:pPr>
    </w:p>
    <w:p w14:paraId="7329AB94" w14:textId="77777777" w:rsidR="00AC6ED9" w:rsidRDefault="00AC6ED9">
      <w:pPr>
        <w:rPr>
          <w:rFonts w:asciiTheme="minorEastAsia" w:hAnsiTheme="minorEastAsia"/>
          <w:szCs w:val="21"/>
        </w:rPr>
      </w:pPr>
    </w:p>
    <w:p w14:paraId="20A839A4" w14:textId="77777777" w:rsidR="00AC6ED9" w:rsidRPr="00845AE8" w:rsidRDefault="00AC6ED9">
      <w:pPr>
        <w:rPr>
          <w:rFonts w:asciiTheme="minorEastAsia" w:hAnsiTheme="minorEastAsia"/>
          <w:sz w:val="18"/>
          <w:szCs w:val="18"/>
        </w:rPr>
      </w:pPr>
      <w:r w:rsidRPr="00845AE8">
        <w:rPr>
          <w:rFonts w:asciiTheme="minorEastAsia" w:hAnsiTheme="minorEastAsia" w:hint="eastAsia"/>
          <w:sz w:val="18"/>
          <w:szCs w:val="18"/>
        </w:rPr>
        <w:t>[注</w:t>
      </w:r>
      <w:r w:rsidR="00421CFE" w:rsidRPr="00845AE8">
        <w:rPr>
          <w:rFonts w:asciiTheme="minorEastAsia" w:hAnsiTheme="minorEastAsia" w:hint="eastAsia"/>
          <w:sz w:val="18"/>
          <w:szCs w:val="18"/>
        </w:rPr>
        <w:t>：</w:t>
      </w:r>
      <w:r w:rsidR="008855F3" w:rsidRPr="00845AE8">
        <w:rPr>
          <w:rFonts w:asciiTheme="minorEastAsia" w:hAnsiTheme="minorEastAsia" w:hint="eastAsia"/>
          <w:sz w:val="18"/>
          <w:szCs w:val="18"/>
        </w:rPr>
        <w:t>本课案例中的</w:t>
      </w:r>
      <w:r w:rsidRPr="00845AE8">
        <w:rPr>
          <w:rFonts w:asciiTheme="minorEastAsia" w:hAnsiTheme="minorEastAsia" w:hint="eastAsia"/>
          <w:sz w:val="18"/>
          <w:szCs w:val="18"/>
        </w:rPr>
        <w:t>“梦里床垫”和“摩新汽配”</w:t>
      </w:r>
      <w:r w:rsidR="00421CFE" w:rsidRPr="00845AE8">
        <w:rPr>
          <w:rFonts w:asciiTheme="minorEastAsia" w:hAnsiTheme="minorEastAsia" w:hint="eastAsia"/>
          <w:sz w:val="18"/>
          <w:szCs w:val="18"/>
        </w:rPr>
        <w:t>均为虚构公司，</w:t>
      </w:r>
      <w:r w:rsidR="005C5F51" w:rsidRPr="00845AE8">
        <w:rPr>
          <w:rFonts w:asciiTheme="minorEastAsia" w:hAnsiTheme="minorEastAsia" w:hint="eastAsia"/>
          <w:sz w:val="18"/>
          <w:szCs w:val="18"/>
        </w:rPr>
        <w:t>仅为教学目的使用</w:t>
      </w:r>
      <w:r w:rsidR="00421CFE" w:rsidRPr="00845AE8">
        <w:rPr>
          <w:rFonts w:asciiTheme="minorEastAsia" w:hAnsiTheme="minorEastAsia" w:hint="eastAsia"/>
          <w:sz w:val="18"/>
          <w:szCs w:val="18"/>
        </w:rPr>
        <w:t>。</w:t>
      </w:r>
      <w:r w:rsidRPr="00845AE8">
        <w:rPr>
          <w:rFonts w:asciiTheme="minorEastAsia" w:hAnsiTheme="minorEastAsia" w:hint="eastAsia"/>
          <w:sz w:val="18"/>
          <w:szCs w:val="18"/>
        </w:rPr>
        <w:t>]</w:t>
      </w:r>
    </w:p>
    <w:p w14:paraId="70B7F934" w14:textId="77777777" w:rsidR="00211CA0" w:rsidRDefault="00211CA0">
      <w:pPr>
        <w:rPr>
          <w:rFonts w:asciiTheme="minorEastAsia" w:hAnsiTheme="minorEastAsia"/>
          <w:szCs w:val="21"/>
        </w:rPr>
      </w:pPr>
    </w:p>
    <w:p w14:paraId="5CE03BAC" w14:textId="77777777" w:rsidR="0072665A" w:rsidRDefault="0072665A" w:rsidP="0072665A"/>
    <w:p w14:paraId="215E1206" w14:textId="77777777" w:rsidR="00211CA0" w:rsidRPr="0072665A" w:rsidRDefault="00211CA0">
      <w:pPr>
        <w:rPr>
          <w:rFonts w:asciiTheme="minorEastAsia" w:hAnsiTheme="minorEastAsia"/>
          <w:szCs w:val="21"/>
        </w:rPr>
      </w:pPr>
    </w:p>
    <w:p w14:paraId="30E6302B" w14:textId="77777777" w:rsidR="00993798" w:rsidRDefault="00993798">
      <w:pPr>
        <w:rPr>
          <w:rFonts w:asciiTheme="minorEastAsia" w:hAnsiTheme="minorEastAsia"/>
          <w:szCs w:val="21"/>
        </w:rPr>
      </w:pPr>
    </w:p>
    <w:p w14:paraId="09D2C01C" w14:textId="77777777" w:rsidR="004F166C" w:rsidRDefault="004F166C">
      <w:pPr>
        <w:rPr>
          <w:rFonts w:asciiTheme="minorEastAsia" w:hAnsiTheme="minorEastAsia"/>
          <w:b/>
          <w:szCs w:val="21"/>
        </w:rPr>
      </w:pPr>
    </w:p>
    <w:p w14:paraId="7520A785" w14:textId="77777777" w:rsidR="004F166C" w:rsidRDefault="004F166C">
      <w:pPr>
        <w:rPr>
          <w:rFonts w:asciiTheme="minorEastAsia" w:hAnsiTheme="minorEastAsia"/>
          <w:b/>
          <w:szCs w:val="21"/>
        </w:rPr>
      </w:pPr>
    </w:p>
    <w:sectPr w:rsidR="004F166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3183BA" w14:textId="77777777" w:rsidR="00C83C43" w:rsidRDefault="00C83C43" w:rsidP="00304C76">
      <w:r>
        <w:separator/>
      </w:r>
    </w:p>
  </w:endnote>
  <w:endnote w:type="continuationSeparator" w:id="0">
    <w:p w14:paraId="575EF908" w14:textId="77777777" w:rsidR="00C83C43" w:rsidRDefault="00C83C43" w:rsidP="00304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521F33" w14:textId="77777777" w:rsidR="00C83C43" w:rsidRDefault="00C83C43" w:rsidP="00304C76">
      <w:r>
        <w:separator/>
      </w:r>
    </w:p>
  </w:footnote>
  <w:footnote w:type="continuationSeparator" w:id="0">
    <w:p w14:paraId="7A25CCC7" w14:textId="77777777" w:rsidR="00C83C43" w:rsidRDefault="00C83C43" w:rsidP="00304C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339C6"/>
    <w:multiLevelType w:val="hybridMultilevel"/>
    <w:tmpl w:val="2C84141A"/>
    <w:lvl w:ilvl="0" w:tplc="6082F3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D90F8A"/>
    <w:multiLevelType w:val="hybridMultilevel"/>
    <w:tmpl w:val="FE62B972"/>
    <w:lvl w:ilvl="0" w:tplc="E708D10A">
      <w:start w:val="1"/>
      <w:numFmt w:val="upperLetter"/>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0747C8"/>
    <w:multiLevelType w:val="hybridMultilevel"/>
    <w:tmpl w:val="1710409E"/>
    <w:lvl w:ilvl="0" w:tplc="DD780326">
      <w:start w:val="20"/>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C344772"/>
    <w:multiLevelType w:val="hybridMultilevel"/>
    <w:tmpl w:val="B790AE64"/>
    <w:lvl w:ilvl="0" w:tplc="3F2C0D7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C430C2F"/>
    <w:multiLevelType w:val="hybridMultilevel"/>
    <w:tmpl w:val="FE48AFA6"/>
    <w:lvl w:ilvl="0" w:tplc="454264D0">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0901C3"/>
    <w:multiLevelType w:val="hybridMultilevel"/>
    <w:tmpl w:val="E3CA77F2"/>
    <w:lvl w:ilvl="0" w:tplc="5D3A058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0E146CB"/>
    <w:multiLevelType w:val="hybridMultilevel"/>
    <w:tmpl w:val="79A67486"/>
    <w:lvl w:ilvl="0" w:tplc="093CBD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2271671"/>
    <w:multiLevelType w:val="hybridMultilevel"/>
    <w:tmpl w:val="AF828E94"/>
    <w:lvl w:ilvl="0" w:tplc="66D6B9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4326968"/>
    <w:multiLevelType w:val="hybridMultilevel"/>
    <w:tmpl w:val="F0CC805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15D659E6"/>
    <w:multiLevelType w:val="hybridMultilevel"/>
    <w:tmpl w:val="3F26DE7C"/>
    <w:lvl w:ilvl="0" w:tplc="C3B0B1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5DE2C13"/>
    <w:multiLevelType w:val="hybridMultilevel"/>
    <w:tmpl w:val="7E0E439C"/>
    <w:lvl w:ilvl="0" w:tplc="A60E08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70A0838"/>
    <w:multiLevelType w:val="hybridMultilevel"/>
    <w:tmpl w:val="72A49D28"/>
    <w:lvl w:ilvl="0" w:tplc="18BE8608">
      <w:start w:val="3"/>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196F6F26"/>
    <w:multiLevelType w:val="hybridMultilevel"/>
    <w:tmpl w:val="B97AFF2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20BB52E0"/>
    <w:multiLevelType w:val="hybridMultilevel"/>
    <w:tmpl w:val="879E5158"/>
    <w:lvl w:ilvl="0" w:tplc="D9A29DD6">
      <w:start w:val="4"/>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22694542"/>
    <w:multiLevelType w:val="hybridMultilevel"/>
    <w:tmpl w:val="AEC6511E"/>
    <w:lvl w:ilvl="0" w:tplc="030893F6">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5AE3CC9"/>
    <w:multiLevelType w:val="hybridMultilevel"/>
    <w:tmpl w:val="C6C02954"/>
    <w:lvl w:ilvl="0" w:tplc="B40E2A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A7E5411"/>
    <w:multiLevelType w:val="hybridMultilevel"/>
    <w:tmpl w:val="7D20A816"/>
    <w:lvl w:ilvl="0" w:tplc="FCEA65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EC20240"/>
    <w:multiLevelType w:val="hybridMultilevel"/>
    <w:tmpl w:val="1E06238E"/>
    <w:lvl w:ilvl="0" w:tplc="99B4F694">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47E1376"/>
    <w:multiLevelType w:val="multilevel"/>
    <w:tmpl w:val="9B5A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F16E62"/>
    <w:multiLevelType w:val="hybridMultilevel"/>
    <w:tmpl w:val="AA7AB2AC"/>
    <w:lvl w:ilvl="0" w:tplc="DFC6748C">
      <w:numFmt w:val="bullet"/>
      <w:lvlText w:val="□"/>
      <w:lvlJc w:val="left"/>
      <w:pPr>
        <w:ind w:left="360" w:hanging="360"/>
      </w:pPr>
      <w:rPr>
        <w:rFonts w:ascii="宋体" w:eastAsia="宋体" w:hAnsi="宋体" w:cstheme="minorBidi" w:hint="eastAsia"/>
        <w:b w:val="0"/>
        <w:shd w:val="pct15" w:color="auto" w:fill="FFFFFF"/>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3E435CC8"/>
    <w:multiLevelType w:val="hybridMultilevel"/>
    <w:tmpl w:val="98881208"/>
    <w:lvl w:ilvl="0" w:tplc="DED41B88">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F86361A"/>
    <w:multiLevelType w:val="hybridMultilevel"/>
    <w:tmpl w:val="F780B290"/>
    <w:lvl w:ilvl="0" w:tplc="8A9E5936">
      <w:start w:val="2"/>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41896CCC"/>
    <w:multiLevelType w:val="hybridMultilevel"/>
    <w:tmpl w:val="58121854"/>
    <w:lvl w:ilvl="0" w:tplc="0BB20830">
      <w:start w:val="1"/>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42E217D7"/>
    <w:multiLevelType w:val="hybridMultilevel"/>
    <w:tmpl w:val="76E0F944"/>
    <w:lvl w:ilvl="0" w:tplc="18BE8608">
      <w:start w:val="3"/>
      <w:numFmt w:val="bullet"/>
      <w:lvlText w:val="-"/>
      <w:lvlJc w:val="left"/>
      <w:pPr>
        <w:ind w:left="420" w:hanging="420"/>
      </w:pPr>
      <w:rPr>
        <w:rFonts w:ascii="Calibri" w:eastAsiaTheme="minorEastAsia" w:hAnsi="Calibri" w:cs="Calibr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445828C3"/>
    <w:multiLevelType w:val="hybridMultilevel"/>
    <w:tmpl w:val="C7349854"/>
    <w:lvl w:ilvl="0" w:tplc="D8E449EE">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A959D7"/>
    <w:multiLevelType w:val="hybridMultilevel"/>
    <w:tmpl w:val="14C40DF8"/>
    <w:lvl w:ilvl="0" w:tplc="FFCAB6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71836AC"/>
    <w:multiLevelType w:val="hybridMultilevel"/>
    <w:tmpl w:val="46BE4778"/>
    <w:lvl w:ilvl="0" w:tplc="5D4A3B7A">
      <w:start w:val="2"/>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483734D5"/>
    <w:multiLevelType w:val="hybridMultilevel"/>
    <w:tmpl w:val="C7989F2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8" w15:restartNumberingAfterBreak="0">
    <w:nsid w:val="48E07C6E"/>
    <w:multiLevelType w:val="hybridMultilevel"/>
    <w:tmpl w:val="7A00B94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4B9556B5"/>
    <w:multiLevelType w:val="hybridMultilevel"/>
    <w:tmpl w:val="30BE5A8E"/>
    <w:lvl w:ilvl="0" w:tplc="2F7C0B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E2C3D25"/>
    <w:multiLevelType w:val="hybridMultilevel"/>
    <w:tmpl w:val="890E73AE"/>
    <w:lvl w:ilvl="0" w:tplc="4DDC5710">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F8E3D05"/>
    <w:multiLevelType w:val="hybridMultilevel"/>
    <w:tmpl w:val="08C02DAC"/>
    <w:lvl w:ilvl="0" w:tplc="64C2FF54">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1FD2A3A"/>
    <w:multiLevelType w:val="hybridMultilevel"/>
    <w:tmpl w:val="008E855E"/>
    <w:lvl w:ilvl="0" w:tplc="BD001B7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6F419D2"/>
    <w:multiLevelType w:val="hybridMultilevel"/>
    <w:tmpl w:val="EF1A615C"/>
    <w:lvl w:ilvl="0" w:tplc="2ACC4784">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5DEC6EF3"/>
    <w:multiLevelType w:val="hybridMultilevel"/>
    <w:tmpl w:val="715AF932"/>
    <w:lvl w:ilvl="0" w:tplc="60A868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5E84266F"/>
    <w:multiLevelType w:val="hybridMultilevel"/>
    <w:tmpl w:val="B12442CA"/>
    <w:lvl w:ilvl="0" w:tplc="B29E016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EB224FB"/>
    <w:multiLevelType w:val="hybridMultilevel"/>
    <w:tmpl w:val="09FC545C"/>
    <w:lvl w:ilvl="0" w:tplc="EF16BE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0544D95"/>
    <w:multiLevelType w:val="hybridMultilevel"/>
    <w:tmpl w:val="DF2E8B62"/>
    <w:lvl w:ilvl="0" w:tplc="11D094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47770FB"/>
    <w:multiLevelType w:val="hybridMultilevel"/>
    <w:tmpl w:val="D0D03450"/>
    <w:lvl w:ilvl="0" w:tplc="08F273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50C4CF3"/>
    <w:multiLevelType w:val="hybridMultilevel"/>
    <w:tmpl w:val="09DC788A"/>
    <w:lvl w:ilvl="0" w:tplc="B190582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70C13DE"/>
    <w:multiLevelType w:val="hybridMultilevel"/>
    <w:tmpl w:val="1486BA82"/>
    <w:lvl w:ilvl="0" w:tplc="90547E9E">
      <w:start w:val="50"/>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15:restartNumberingAfterBreak="0">
    <w:nsid w:val="69C04073"/>
    <w:multiLevelType w:val="hybridMultilevel"/>
    <w:tmpl w:val="9F4A7890"/>
    <w:lvl w:ilvl="0" w:tplc="ADC4C7A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B3224FB"/>
    <w:multiLevelType w:val="hybridMultilevel"/>
    <w:tmpl w:val="A4863580"/>
    <w:lvl w:ilvl="0" w:tplc="20A4B6E2">
      <w:start w:val="150"/>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3" w15:restartNumberingAfterBreak="0">
    <w:nsid w:val="6C02467C"/>
    <w:multiLevelType w:val="hybridMultilevel"/>
    <w:tmpl w:val="8656F78A"/>
    <w:lvl w:ilvl="0" w:tplc="FDB6BC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6F4C7955"/>
    <w:multiLevelType w:val="hybridMultilevel"/>
    <w:tmpl w:val="2A241EB8"/>
    <w:lvl w:ilvl="0" w:tplc="15D4C62C">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6294DE1"/>
    <w:multiLevelType w:val="hybridMultilevel"/>
    <w:tmpl w:val="4E00BA1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6" w15:restartNumberingAfterBreak="0">
    <w:nsid w:val="771D54DD"/>
    <w:multiLevelType w:val="hybridMultilevel"/>
    <w:tmpl w:val="B3C4E19C"/>
    <w:lvl w:ilvl="0" w:tplc="9DD8CFD4">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7B65741"/>
    <w:multiLevelType w:val="hybridMultilevel"/>
    <w:tmpl w:val="0E647288"/>
    <w:lvl w:ilvl="0" w:tplc="3D94CA58">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79A63139"/>
    <w:multiLevelType w:val="hybridMultilevel"/>
    <w:tmpl w:val="D608AB4C"/>
    <w:lvl w:ilvl="0" w:tplc="83BAF4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10"/>
  </w:num>
  <w:num w:numId="3">
    <w:abstractNumId w:val="11"/>
  </w:num>
  <w:num w:numId="4">
    <w:abstractNumId w:val="37"/>
  </w:num>
  <w:num w:numId="5">
    <w:abstractNumId w:val="9"/>
  </w:num>
  <w:num w:numId="6">
    <w:abstractNumId w:val="13"/>
  </w:num>
  <w:num w:numId="7">
    <w:abstractNumId w:val="16"/>
  </w:num>
  <w:num w:numId="8">
    <w:abstractNumId w:val="39"/>
  </w:num>
  <w:num w:numId="9">
    <w:abstractNumId w:val="3"/>
  </w:num>
  <w:num w:numId="10">
    <w:abstractNumId w:val="31"/>
  </w:num>
  <w:num w:numId="11">
    <w:abstractNumId w:val="25"/>
  </w:num>
  <w:num w:numId="12">
    <w:abstractNumId w:val="22"/>
  </w:num>
  <w:num w:numId="13">
    <w:abstractNumId w:val="33"/>
  </w:num>
  <w:num w:numId="14">
    <w:abstractNumId w:val="38"/>
  </w:num>
  <w:num w:numId="15">
    <w:abstractNumId w:val="44"/>
  </w:num>
  <w:num w:numId="16">
    <w:abstractNumId w:val="34"/>
  </w:num>
  <w:num w:numId="17">
    <w:abstractNumId w:val="40"/>
  </w:num>
  <w:num w:numId="18">
    <w:abstractNumId w:val="2"/>
  </w:num>
  <w:num w:numId="19">
    <w:abstractNumId w:val="48"/>
  </w:num>
  <w:num w:numId="20">
    <w:abstractNumId w:val="4"/>
  </w:num>
  <w:num w:numId="21">
    <w:abstractNumId w:val="32"/>
  </w:num>
  <w:num w:numId="22">
    <w:abstractNumId w:val="8"/>
  </w:num>
  <w:num w:numId="23">
    <w:abstractNumId w:val="28"/>
  </w:num>
  <w:num w:numId="24">
    <w:abstractNumId w:val="7"/>
  </w:num>
  <w:num w:numId="25">
    <w:abstractNumId w:val="30"/>
  </w:num>
  <w:num w:numId="26">
    <w:abstractNumId w:val="15"/>
  </w:num>
  <w:num w:numId="27">
    <w:abstractNumId w:val="18"/>
  </w:num>
  <w:num w:numId="28">
    <w:abstractNumId w:val="29"/>
  </w:num>
  <w:num w:numId="29">
    <w:abstractNumId w:val="41"/>
  </w:num>
  <w:num w:numId="30">
    <w:abstractNumId w:val="36"/>
  </w:num>
  <w:num w:numId="31">
    <w:abstractNumId w:val="46"/>
  </w:num>
  <w:num w:numId="32">
    <w:abstractNumId w:val="0"/>
  </w:num>
  <w:num w:numId="33">
    <w:abstractNumId w:val="20"/>
  </w:num>
  <w:num w:numId="34">
    <w:abstractNumId w:val="43"/>
  </w:num>
  <w:num w:numId="35">
    <w:abstractNumId w:val="17"/>
  </w:num>
  <w:num w:numId="36">
    <w:abstractNumId w:val="23"/>
  </w:num>
  <w:num w:numId="37">
    <w:abstractNumId w:val="1"/>
  </w:num>
  <w:num w:numId="38">
    <w:abstractNumId w:val="45"/>
  </w:num>
  <w:num w:numId="39">
    <w:abstractNumId w:val="27"/>
  </w:num>
  <w:num w:numId="40">
    <w:abstractNumId w:val="12"/>
  </w:num>
  <w:num w:numId="41">
    <w:abstractNumId w:val="47"/>
  </w:num>
  <w:num w:numId="42">
    <w:abstractNumId w:val="24"/>
  </w:num>
  <w:num w:numId="43">
    <w:abstractNumId w:val="5"/>
  </w:num>
  <w:num w:numId="44">
    <w:abstractNumId w:val="35"/>
  </w:num>
  <w:num w:numId="45">
    <w:abstractNumId w:val="42"/>
  </w:num>
  <w:num w:numId="46">
    <w:abstractNumId w:val="19"/>
  </w:num>
  <w:num w:numId="47">
    <w:abstractNumId w:val="26"/>
  </w:num>
  <w:num w:numId="48">
    <w:abstractNumId w:val="21"/>
  </w:num>
  <w:num w:numId="4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张格菁">
    <w15:presenceInfo w15:providerId="None" w15:userId="张格菁"/>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60E"/>
    <w:rsid w:val="000010AA"/>
    <w:rsid w:val="00002F45"/>
    <w:rsid w:val="00004734"/>
    <w:rsid w:val="00013DFA"/>
    <w:rsid w:val="000163A9"/>
    <w:rsid w:val="0001648B"/>
    <w:rsid w:val="000172EE"/>
    <w:rsid w:val="00020380"/>
    <w:rsid w:val="0002109B"/>
    <w:rsid w:val="000213FF"/>
    <w:rsid w:val="00021C68"/>
    <w:rsid w:val="000220BC"/>
    <w:rsid w:val="00027946"/>
    <w:rsid w:val="000305BB"/>
    <w:rsid w:val="00030B2A"/>
    <w:rsid w:val="0003146E"/>
    <w:rsid w:val="000318A0"/>
    <w:rsid w:val="00032695"/>
    <w:rsid w:val="000343C0"/>
    <w:rsid w:val="00035626"/>
    <w:rsid w:val="0003760B"/>
    <w:rsid w:val="00037AD2"/>
    <w:rsid w:val="000462FB"/>
    <w:rsid w:val="00050306"/>
    <w:rsid w:val="0005198F"/>
    <w:rsid w:val="00052CD4"/>
    <w:rsid w:val="00055C81"/>
    <w:rsid w:val="00057E7F"/>
    <w:rsid w:val="00063626"/>
    <w:rsid w:val="000738B2"/>
    <w:rsid w:val="00074236"/>
    <w:rsid w:val="00076013"/>
    <w:rsid w:val="00082943"/>
    <w:rsid w:val="00084E21"/>
    <w:rsid w:val="00086C1F"/>
    <w:rsid w:val="000874BF"/>
    <w:rsid w:val="00092FA2"/>
    <w:rsid w:val="000939B2"/>
    <w:rsid w:val="000967C7"/>
    <w:rsid w:val="000A11D1"/>
    <w:rsid w:val="000A32B5"/>
    <w:rsid w:val="000A5051"/>
    <w:rsid w:val="000A6DCC"/>
    <w:rsid w:val="000A754D"/>
    <w:rsid w:val="000B02D3"/>
    <w:rsid w:val="000B1619"/>
    <w:rsid w:val="000B2A27"/>
    <w:rsid w:val="000B4CA9"/>
    <w:rsid w:val="000B6630"/>
    <w:rsid w:val="000B6A93"/>
    <w:rsid w:val="000B7EFC"/>
    <w:rsid w:val="000C4522"/>
    <w:rsid w:val="000C4E94"/>
    <w:rsid w:val="000D08E8"/>
    <w:rsid w:val="000D0E55"/>
    <w:rsid w:val="000D18BC"/>
    <w:rsid w:val="000D1AAC"/>
    <w:rsid w:val="000D6489"/>
    <w:rsid w:val="000D6BC9"/>
    <w:rsid w:val="000D6F77"/>
    <w:rsid w:val="000D7877"/>
    <w:rsid w:val="000E048F"/>
    <w:rsid w:val="000E1F51"/>
    <w:rsid w:val="000E55E8"/>
    <w:rsid w:val="000E5A4E"/>
    <w:rsid w:val="000E5A83"/>
    <w:rsid w:val="000F1415"/>
    <w:rsid w:val="000F1733"/>
    <w:rsid w:val="000F1996"/>
    <w:rsid w:val="000F22BB"/>
    <w:rsid w:val="000F2F55"/>
    <w:rsid w:val="000F6230"/>
    <w:rsid w:val="000F7DF1"/>
    <w:rsid w:val="001030A7"/>
    <w:rsid w:val="00103792"/>
    <w:rsid w:val="00104569"/>
    <w:rsid w:val="001056C5"/>
    <w:rsid w:val="00107B7F"/>
    <w:rsid w:val="00110A64"/>
    <w:rsid w:val="0011267F"/>
    <w:rsid w:val="0011439F"/>
    <w:rsid w:val="001156FE"/>
    <w:rsid w:val="00115BF2"/>
    <w:rsid w:val="0011618C"/>
    <w:rsid w:val="00116E18"/>
    <w:rsid w:val="0011796F"/>
    <w:rsid w:val="00121D3B"/>
    <w:rsid w:val="00124DF4"/>
    <w:rsid w:val="00125706"/>
    <w:rsid w:val="00125ED2"/>
    <w:rsid w:val="001329D8"/>
    <w:rsid w:val="00132CBE"/>
    <w:rsid w:val="0013378C"/>
    <w:rsid w:val="001343A8"/>
    <w:rsid w:val="00136B27"/>
    <w:rsid w:val="0013720D"/>
    <w:rsid w:val="00143191"/>
    <w:rsid w:val="00143BA5"/>
    <w:rsid w:val="001453E3"/>
    <w:rsid w:val="00145DD5"/>
    <w:rsid w:val="001464AB"/>
    <w:rsid w:val="00147530"/>
    <w:rsid w:val="0015003F"/>
    <w:rsid w:val="001509F5"/>
    <w:rsid w:val="00153DEF"/>
    <w:rsid w:val="00157A7C"/>
    <w:rsid w:val="00163A4E"/>
    <w:rsid w:val="00164BDD"/>
    <w:rsid w:val="00165262"/>
    <w:rsid w:val="001654D5"/>
    <w:rsid w:val="00171BB5"/>
    <w:rsid w:val="00180E1F"/>
    <w:rsid w:val="00182936"/>
    <w:rsid w:val="00183DA8"/>
    <w:rsid w:val="00185FCE"/>
    <w:rsid w:val="001870F8"/>
    <w:rsid w:val="00191B87"/>
    <w:rsid w:val="00192DD5"/>
    <w:rsid w:val="00193D0B"/>
    <w:rsid w:val="001A2BCD"/>
    <w:rsid w:val="001A3673"/>
    <w:rsid w:val="001A5505"/>
    <w:rsid w:val="001A768E"/>
    <w:rsid w:val="001A770A"/>
    <w:rsid w:val="001B1B81"/>
    <w:rsid w:val="001B2DA1"/>
    <w:rsid w:val="001B31BF"/>
    <w:rsid w:val="001B3B69"/>
    <w:rsid w:val="001B3BB0"/>
    <w:rsid w:val="001B7B37"/>
    <w:rsid w:val="001C1BB2"/>
    <w:rsid w:val="001C4EF9"/>
    <w:rsid w:val="001C5712"/>
    <w:rsid w:val="001C6510"/>
    <w:rsid w:val="001D0F40"/>
    <w:rsid w:val="001D175C"/>
    <w:rsid w:val="001D24A8"/>
    <w:rsid w:val="001D2756"/>
    <w:rsid w:val="001D7E97"/>
    <w:rsid w:val="001E08BA"/>
    <w:rsid w:val="001E2C97"/>
    <w:rsid w:val="001E3320"/>
    <w:rsid w:val="001E3330"/>
    <w:rsid w:val="001E60CA"/>
    <w:rsid w:val="001F275C"/>
    <w:rsid w:val="001F4F3A"/>
    <w:rsid w:val="001F5A04"/>
    <w:rsid w:val="001F7F5F"/>
    <w:rsid w:val="00200C33"/>
    <w:rsid w:val="0020179F"/>
    <w:rsid w:val="002024EA"/>
    <w:rsid w:val="00206A47"/>
    <w:rsid w:val="00211CA0"/>
    <w:rsid w:val="00212F42"/>
    <w:rsid w:val="00213A53"/>
    <w:rsid w:val="00214519"/>
    <w:rsid w:val="00215030"/>
    <w:rsid w:val="002202EC"/>
    <w:rsid w:val="002237FB"/>
    <w:rsid w:val="0022556C"/>
    <w:rsid w:val="00225A77"/>
    <w:rsid w:val="00225C46"/>
    <w:rsid w:val="002262AE"/>
    <w:rsid w:val="00226F2C"/>
    <w:rsid w:val="00232A2B"/>
    <w:rsid w:val="002344D1"/>
    <w:rsid w:val="00234F49"/>
    <w:rsid w:val="002370E9"/>
    <w:rsid w:val="00245E93"/>
    <w:rsid w:val="0024658C"/>
    <w:rsid w:val="00250E9B"/>
    <w:rsid w:val="00252668"/>
    <w:rsid w:val="00255B48"/>
    <w:rsid w:val="00256B42"/>
    <w:rsid w:val="00256CC6"/>
    <w:rsid w:val="00261063"/>
    <w:rsid w:val="00266CCC"/>
    <w:rsid w:val="002733BA"/>
    <w:rsid w:val="00274950"/>
    <w:rsid w:val="00276847"/>
    <w:rsid w:val="00280B5F"/>
    <w:rsid w:val="00282150"/>
    <w:rsid w:val="00282FE0"/>
    <w:rsid w:val="00285C62"/>
    <w:rsid w:val="00286040"/>
    <w:rsid w:val="00286A0B"/>
    <w:rsid w:val="002878CA"/>
    <w:rsid w:val="0029277E"/>
    <w:rsid w:val="00293980"/>
    <w:rsid w:val="00293CFB"/>
    <w:rsid w:val="00293FC8"/>
    <w:rsid w:val="0029764B"/>
    <w:rsid w:val="002A0B3B"/>
    <w:rsid w:val="002A12AB"/>
    <w:rsid w:val="002B170A"/>
    <w:rsid w:val="002B21BD"/>
    <w:rsid w:val="002B2D9F"/>
    <w:rsid w:val="002B7C08"/>
    <w:rsid w:val="002C0DAC"/>
    <w:rsid w:val="002C16D3"/>
    <w:rsid w:val="002C7924"/>
    <w:rsid w:val="002D0513"/>
    <w:rsid w:val="002D2F1D"/>
    <w:rsid w:val="002D3A56"/>
    <w:rsid w:val="002D3E37"/>
    <w:rsid w:val="002D430B"/>
    <w:rsid w:val="002D4BBF"/>
    <w:rsid w:val="002D55FE"/>
    <w:rsid w:val="002E2009"/>
    <w:rsid w:val="002E65E2"/>
    <w:rsid w:val="002E66A5"/>
    <w:rsid w:val="002E79C2"/>
    <w:rsid w:val="002F10D9"/>
    <w:rsid w:val="002F323E"/>
    <w:rsid w:val="002F58C1"/>
    <w:rsid w:val="002F6108"/>
    <w:rsid w:val="002F6DF7"/>
    <w:rsid w:val="00300E8D"/>
    <w:rsid w:val="00302B67"/>
    <w:rsid w:val="00304BC0"/>
    <w:rsid w:val="00304C76"/>
    <w:rsid w:val="00307760"/>
    <w:rsid w:val="00311147"/>
    <w:rsid w:val="0031143A"/>
    <w:rsid w:val="003134D2"/>
    <w:rsid w:val="00313F6A"/>
    <w:rsid w:val="00315273"/>
    <w:rsid w:val="00323067"/>
    <w:rsid w:val="0032337C"/>
    <w:rsid w:val="003240E5"/>
    <w:rsid w:val="00325640"/>
    <w:rsid w:val="00331752"/>
    <w:rsid w:val="003360E0"/>
    <w:rsid w:val="00342702"/>
    <w:rsid w:val="00343D30"/>
    <w:rsid w:val="00344AF8"/>
    <w:rsid w:val="00346DED"/>
    <w:rsid w:val="00347235"/>
    <w:rsid w:val="003520BE"/>
    <w:rsid w:val="00353004"/>
    <w:rsid w:val="00354722"/>
    <w:rsid w:val="00355C19"/>
    <w:rsid w:val="00355EDE"/>
    <w:rsid w:val="00363B85"/>
    <w:rsid w:val="00364B92"/>
    <w:rsid w:val="003662CF"/>
    <w:rsid w:val="0036684F"/>
    <w:rsid w:val="003669DC"/>
    <w:rsid w:val="00367C0B"/>
    <w:rsid w:val="00370B53"/>
    <w:rsid w:val="0037273A"/>
    <w:rsid w:val="00375C91"/>
    <w:rsid w:val="00377CB0"/>
    <w:rsid w:val="00380421"/>
    <w:rsid w:val="00381C0F"/>
    <w:rsid w:val="003871D3"/>
    <w:rsid w:val="003901E3"/>
    <w:rsid w:val="003924F0"/>
    <w:rsid w:val="00392996"/>
    <w:rsid w:val="00394429"/>
    <w:rsid w:val="003A07CF"/>
    <w:rsid w:val="003A7405"/>
    <w:rsid w:val="003B324A"/>
    <w:rsid w:val="003B741E"/>
    <w:rsid w:val="003C0345"/>
    <w:rsid w:val="003C0D74"/>
    <w:rsid w:val="003C1F9B"/>
    <w:rsid w:val="003C3A76"/>
    <w:rsid w:val="003D018C"/>
    <w:rsid w:val="003D2D34"/>
    <w:rsid w:val="003D3942"/>
    <w:rsid w:val="003D4D99"/>
    <w:rsid w:val="003D5BF0"/>
    <w:rsid w:val="003D6A9A"/>
    <w:rsid w:val="003E000E"/>
    <w:rsid w:val="003E35BC"/>
    <w:rsid w:val="003E4829"/>
    <w:rsid w:val="003E490C"/>
    <w:rsid w:val="003E5BDF"/>
    <w:rsid w:val="003F1634"/>
    <w:rsid w:val="003F51D0"/>
    <w:rsid w:val="003F5D5E"/>
    <w:rsid w:val="004015EF"/>
    <w:rsid w:val="004047F8"/>
    <w:rsid w:val="00404D5A"/>
    <w:rsid w:val="00411F77"/>
    <w:rsid w:val="004127BA"/>
    <w:rsid w:val="00413AC4"/>
    <w:rsid w:val="00416D2A"/>
    <w:rsid w:val="0042099F"/>
    <w:rsid w:val="00421CFE"/>
    <w:rsid w:val="0042366B"/>
    <w:rsid w:val="0042610A"/>
    <w:rsid w:val="00432102"/>
    <w:rsid w:val="00432828"/>
    <w:rsid w:val="004349A5"/>
    <w:rsid w:val="00436708"/>
    <w:rsid w:val="00441819"/>
    <w:rsid w:val="004452F4"/>
    <w:rsid w:val="004460E6"/>
    <w:rsid w:val="00447D4A"/>
    <w:rsid w:val="00451BF6"/>
    <w:rsid w:val="00452333"/>
    <w:rsid w:val="0045377F"/>
    <w:rsid w:val="004541E2"/>
    <w:rsid w:val="00454B2D"/>
    <w:rsid w:val="004557F3"/>
    <w:rsid w:val="00456414"/>
    <w:rsid w:val="00456626"/>
    <w:rsid w:val="00456E2E"/>
    <w:rsid w:val="00457FE1"/>
    <w:rsid w:val="00460AE2"/>
    <w:rsid w:val="00462AA5"/>
    <w:rsid w:val="00466C91"/>
    <w:rsid w:val="00467A6C"/>
    <w:rsid w:val="00474263"/>
    <w:rsid w:val="00475AC8"/>
    <w:rsid w:val="00476652"/>
    <w:rsid w:val="00476978"/>
    <w:rsid w:val="00477FB7"/>
    <w:rsid w:val="00480758"/>
    <w:rsid w:val="00481909"/>
    <w:rsid w:val="00481F83"/>
    <w:rsid w:val="00484802"/>
    <w:rsid w:val="004854FB"/>
    <w:rsid w:val="00485A1F"/>
    <w:rsid w:val="00486991"/>
    <w:rsid w:val="004876F7"/>
    <w:rsid w:val="00493D7E"/>
    <w:rsid w:val="00495076"/>
    <w:rsid w:val="004A0834"/>
    <w:rsid w:val="004A0EC9"/>
    <w:rsid w:val="004A32CD"/>
    <w:rsid w:val="004A3BB8"/>
    <w:rsid w:val="004A5FA6"/>
    <w:rsid w:val="004A7F29"/>
    <w:rsid w:val="004B07B0"/>
    <w:rsid w:val="004B0E14"/>
    <w:rsid w:val="004B1A35"/>
    <w:rsid w:val="004B523A"/>
    <w:rsid w:val="004C777E"/>
    <w:rsid w:val="004D1322"/>
    <w:rsid w:val="004D212F"/>
    <w:rsid w:val="004D3368"/>
    <w:rsid w:val="004D3890"/>
    <w:rsid w:val="004D6EC4"/>
    <w:rsid w:val="004D70DF"/>
    <w:rsid w:val="004E0C1D"/>
    <w:rsid w:val="004E1CB6"/>
    <w:rsid w:val="004E3FA0"/>
    <w:rsid w:val="004E4376"/>
    <w:rsid w:val="004E450C"/>
    <w:rsid w:val="004E62E8"/>
    <w:rsid w:val="004E793C"/>
    <w:rsid w:val="004F0B24"/>
    <w:rsid w:val="004F1267"/>
    <w:rsid w:val="004F1550"/>
    <w:rsid w:val="004F166C"/>
    <w:rsid w:val="004F501E"/>
    <w:rsid w:val="004F6B35"/>
    <w:rsid w:val="00500187"/>
    <w:rsid w:val="005007AA"/>
    <w:rsid w:val="005023A6"/>
    <w:rsid w:val="00502ACF"/>
    <w:rsid w:val="00505244"/>
    <w:rsid w:val="00505AF3"/>
    <w:rsid w:val="0051513A"/>
    <w:rsid w:val="00515474"/>
    <w:rsid w:val="00517316"/>
    <w:rsid w:val="00520FE0"/>
    <w:rsid w:val="00521BEC"/>
    <w:rsid w:val="00522568"/>
    <w:rsid w:val="005307EE"/>
    <w:rsid w:val="005311BE"/>
    <w:rsid w:val="00537709"/>
    <w:rsid w:val="0054008C"/>
    <w:rsid w:val="00542199"/>
    <w:rsid w:val="00544DA8"/>
    <w:rsid w:val="005469BC"/>
    <w:rsid w:val="0054780F"/>
    <w:rsid w:val="00547FAB"/>
    <w:rsid w:val="00551FE3"/>
    <w:rsid w:val="005529C8"/>
    <w:rsid w:val="00553DE7"/>
    <w:rsid w:val="005552B1"/>
    <w:rsid w:val="005559EC"/>
    <w:rsid w:val="005621C3"/>
    <w:rsid w:val="00562D2B"/>
    <w:rsid w:val="00563A65"/>
    <w:rsid w:val="0056458E"/>
    <w:rsid w:val="00564D96"/>
    <w:rsid w:val="00565503"/>
    <w:rsid w:val="005657B1"/>
    <w:rsid w:val="00567F0B"/>
    <w:rsid w:val="005705DD"/>
    <w:rsid w:val="00572930"/>
    <w:rsid w:val="00574A35"/>
    <w:rsid w:val="0057669C"/>
    <w:rsid w:val="00576F35"/>
    <w:rsid w:val="00577AE5"/>
    <w:rsid w:val="00580A1E"/>
    <w:rsid w:val="00581F77"/>
    <w:rsid w:val="00586201"/>
    <w:rsid w:val="0059315B"/>
    <w:rsid w:val="005936F3"/>
    <w:rsid w:val="0059563B"/>
    <w:rsid w:val="00596DAB"/>
    <w:rsid w:val="00597929"/>
    <w:rsid w:val="005A3AE6"/>
    <w:rsid w:val="005A5707"/>
    <w:rsid w:val="005B115A"/>
    <w:rsid w:val="005B1E33"/>
    <w:rsid w:val="005B2350"/>
    <w:rsid w:val="005C0188"/>
    <w:rsid w:val="005C3025"/>
    <w:rsid w:val="005C5F51"/>
    <w:rsid w:val="005C63CD"/>
    <w:rsid w:val="005D3C19"/>
    <w:rsid w:val="005E2403"/>
    <w:rsid w:val="005E707F"/>
    <w:rsid w:val="005F0E43"/>
    <w:rsid w:val="005F2825"/>
    <w:rsid w:val="005F2A9A"/>
    <w:rsid w:val="005F34C2"/>
    <w:rsid w:val="005F357B"/>
    <w:rsid w:val="005F3C0F"/>
    <w:rsid w:val="00603366"/>
    <w:rsid w:val="0060622A"/>
    <w:rsid w:val="0060734D"/>
    <w:rsid w:val="00607DF9"/>
    <w:rsid w:val="00611622"/>
    <w:rsid w:val="00612D61"/>
    <w:rsid w:val="00613AD0"/>
    <w:rsid w:val="0061503A"/>
    <w:rsid w:val="00616331"/>
    <w:rsid w:val="0061754B"/>
    <w:rsid w:val="00617624"/>
    <w:rsid w:val="0062095F"/>
    <w:rsid w:val="00620CB4"/>
    <w:rsid w:val="00621596"/>
    <w:rsid w:val="006221E1"/>
    <w:rsid w:val="00625CDE"/>
    <w:rsid w:val="00625D15"/>
    <w:rsid w:val="0062768B"/>
    <w:rsid w:val="0063575B"/>
    <w:rsid w:val="00636981"/>
    <w:rsid w:val="00642ABB"/>
    <w:rsid w:val="00643C93"/>
    <w:rsid w:val="00643CFE"/>
    <w:rsid w:val="00643F18"/>
    <w:rsid w:val="00652F3E"/>
    <w:rsid w:val="00653DD9"/>
    <w:rsid w:val="006560B8"/>
    <w:rsid w:val="00656CF2"/>
    <w:rsid w:val="00657177"/>
    <w:rsid w:val="00662641"/>
    <w:rsid w:val="006634DD"/>
    <w:rsid w:val="00663C09"/>
    <w:rsid w:val="0066464A"/>
    <w:rsid w:val="00665D86"/>
    <w:rsid w:val="00667F67"/>
    <w:rsid w:val="00670C80"/>
    <w:rsid w:val="006721A4"/>
    <w:rsid w:val="00673536"/>
    <w:rsid w:val="0067680F"/>
    <w:rsid w:val="00676FA4"/>
    <w:rsid w:val="00677500"/>
    <w:rsid w:val="00677D80"/>
    <w:rsid w:val="00677FF1"/>
    <w:rsid w:val="00680CCB"/>
    <w:rsid w:val="006816C3"/>
    <w:rsid w:val="00681823"/>
    <w:rsid w:val="00682982"/>
    <w:rsid w:val="00683034"/>
    <w:rsid w:val="00684A58"/>
    <w:rsid w:val="0068624F"/>
    <w:rsid w:val="006869A8"/>
    <w:rsid w:val="00686FDB"/>
    <w:rsid w:val="00687B5C"/>
    <w:rsid w:val="006903B6"/>
    <w:rsid w:val="00690D49"/>
    <w:rsid w:val="00694391"/>
    <w:rsid w:val="00695245"/>
    <w:rsid w:val="00696CC6"/>
    <w:rsid w:val="00696D6C"/>
    <w:rsid w:val="00697AC4"/>
    <w:rsid w:val="00697B97"/>
    <w:rsid w:val="006A2AAC"/>
    <w:rsid w:val="006A39B0"/>
    <w:rsid w:val="006A453E"/>
    <w:rsid w:val="006B1B63"/>
    <w:rsid w:val="006B2402"/>
    <w:rsid w:val="006B31E1"/>
    <w:rsid w:val="006B3841"/>
    <w:rsid w:val="006C138A"/>
    <w:rsid w:val="006C229A"/>
    <w:rsid w:val="006C4BC8"/>
    <w:rsid w:val="006C58ED"/>
    <w:rsid w:val="006D1D95"/>
    <w:rsid w:val="006D5768"/>
    <w:rsid w:val="006D62DA"/>
    <w:rsid w:val="006E2B5E"/>
    <w:rsid w:val="006E69AA"/>
    <w:rsid w:val="006E74E3"/>
    <w:rsid w:val="006F1795"/>
    <w:rsid w:val="006F350A"/>
    <w:rsid w:val="006F3CC8"/>
    <w:rsid w:val="006F648C"/>
    <w:rsid w:val="006F7025"/>
    <w:rsid w:val="00700448"/>
    <w:rsid w:val="00701206"/>
    <w:rsid w:val="0070622F"/>
    <w:rsid w:val="007078A5"/>
    <w:rsid w:val="00710136"/>
    <w:rsid w:val="0071044A"/>
    <w:rsid w:val="00710CFA"/>
    <w:rsid w:val="00710DCC"/>
    <w:rsid w:val="007117DB"/>
    <w:rsid w:val="00711AEC"/>
    <w:rsid w:val="00714EDC"/>
    <w:rsid w:val="0072097B"/>
    <w:rsid w:val="0072250D"/>
    <w:rsid w:val="00723C03"/>
    <w:rsid w:val="007256EE"/>
    <w:rsid w:val="0072665A"/>
    <w:rsid w:val="00730015"/>
    <w:rsid w:val="007320D8"/>
    <w:rsid w:val="00732552"/>
    <w:rsid w:val="007330E5"/>
    <w:rsid w:val="00735B0F"/>
    <w:rsid w:val="00742735"/>
    <w:rsid w:val="00742C2E"/>
    <w:rsid w:val="007456D9"/>
    <w:rsid w:val="007478E3"/>
    <w:rsid w:val="00750194"/>
    <w:rsid w:val="00751815"/>
    <w:rsid w:val="00752041"/>
    <w:rsid w:val="00752AC0"/>
    <w:rsid w:val="00755A80"/>
    <w:rsid w:val="00757B17"/>
    <w:rsid w:val="00760263"/>
    <w:rsid w:val="00762F52"/>
    <w:rsid w:val="00766A69"/>
    <w:rsid w:val="007676A1"/>
    <w:rsid w:val="007701A2"/>
    <w:rsid w:val="007730BD"/>
    <w:rsid w:val="007743F4"/>
    <w:rsid w:val="00776852"/>
    <w:rsid w:val="00786EB2"/>
    <w:rsid w:val="00787373"/>
    <w:rsid w:val="0079289F"/>
    <w:rsid w:val="00794D2E"/>
    <w:rsid w:val="007A04B3"/>
    <w:rsid w:val="007A37C0"/>
    <w:rsid w:val="007A5250"/>
    <w:rsid w:val="007A5722"/>
    <w:rsid w:val="007A5763"/>
    <w:rsid w:val="007A70F3"/>
    <w:rsid w:val="007A7259"/>
    <w:rsid w:val="007A73C4"/>
    <w:rsid w:val="007B14D2"/>
    <w:rsid w:val="007B17DF"/>
    <w:rsid w:val="007B377F"/>
    <w:rsid w:val="007C0562"/>
    <w:rsid w:val="007C2285"/>
    <w:rsid w:val="007C5641"/>
    <w:rsid w:val="007C62C9"/>
    <w:rsid w:val="007D2755"/>
    <w:rsid w:val="007D43A3"/>
    <w:rsid w:val="007D4F76"/>
    <w:rsid w:val="007E62CD"/>
    <w:rsid w:val="007E63EC"/>
    <w:rsid w:val="007F0831"/>
    <w:rsid w:val="007F2B0F"/>
    <w:rsid w:val="007F4057"/>
    <w:rsid w:val="008019CF"/>
    <w:rsid w:val="00801DCE"/>
    <w:rsid w:val="008020EC"/>
    <w:rsid w:val="00807042"/>
    <w:rsid w:val="00810027"/>
    <w:rsid w:val="00813D8C"/>
    <w:rsid w:val="008140BD"/>
    <w:rsid w:val="00814927"/>
    <w:rsid w:val="00814F14"/>
    <w:rsid w:val="008151AC"/>
    <w:rsid w:val="0081682A"/>
    <w:rsid w:val="00820FAD"/>
    <w:rsid w:val="0082165C"/>
    <w:rsid w:val="00821BFF"/>
    <w:rsid w:val="00823ECD"/>
    <w:rsid w:val="00824F3B"/>
    <w:rsid w:val="008262CD"/>
    <w:rsid w:val="00826C48"/>
    <w:rsid w:val="008314ED"/>
    <w:rsid w:val="00833FFA"/>
    <w:rsid w:val="0083551D"/>
    <w:rsid w:val="00837062"/>
    <w:rsid w:val="008409A7"/>
    <w:rsid w:val="00841902"/>
    <w:rsid w:val="00841F63"/>
    <w:rsid w:val="008436F1"/>
    <w:rsid w:val="00843A8B"/>
    <w:rsid w:val="00845AE8"/>
    <w:rsid w:val="008503A8"/>
    <w:rsid w:val="00850612"/>
    <w:rsid w:val="00851CF7"/>
    <w:rsid w:val="008538B7"/>
    <w:rsid w:val="00854212"/>
    <w:rsid w:val="00854908"/>
    <w:rsid w:val="00857AEA"/>
    <w:rsid w:val="008628E8"/>
    <w:rsid w:val="00862A70"/>
    <w:rsid w:val="00864B99"/>
    <w:rsid w:val="0086577C"/>
    <w:rsid w:val="00866D7A"/>
    <w:rsid w:val="00871ED2"/>
    <w:rsid w:val="00871F0C"/>
    <w:rsid w:val="00873424"/>
    <w:rsid w:val="00873554"/>
    <w:rsid w:val="00877CC4"/>
    <w:rsid w:val="0088295C"/>
    <w:rsid w:val="00884BFD"/>
    <w:rsid w:val="008855F3"/>
    <w:rsid w:val="008906D8"/>
    <w:rsid w:val="008907EF"/>
    <w:rsid w:val="00891F41"/>
    <w:rsid w:val="00893C5A"/>
    <w:rsid w:val="00894F50"/>
    <w:rsid w:val="008A0767"/>
    <w:rsid w:val="008A138E"/>
    <w:rsid w:val="008A1EEF"/>
    <w:rsid w:val="008A5973"/>
    <w:rsid w:val="008A5B45"/>
    <w:rsid w:val="008B0077"/>
    <w:rsid w:val="008B1490"/>
    <w:rsid w:val="008B16C5"/>
    <w:rsid w:val="008B44FF"/>
    <w:rsid w:val="008B528A"/>
    <w:rsid w:val="008B5B2A"/>
    <w:rsid w:val="008B70D2"/>
    <w:rsid w:val="008C0C59"/>
    <w:rsid w:val="008C38EB"/>
    <w:rsid w:val="008C4DD7"/>
    <w:rsid w:val="008C4E06"/>
    <w:rsid w:val="008C60E4"/>
    <w:rsid w:val="008C62DF"/>
    <w:rsid w:val="008C736D"/>
    <w:rsid w:val="008D281E"/>
    <w:rsid w:val="008D3E9E"/>
    <w:rsid w:val="008D6064"/>
    <w:rsid w:val="008E0516"/>
    <w:rsid w:val="008E217A"/>
    <w:rsid w:val="008E31F6"/>
    <w:rsid w:val="008E3E25"/>
    <w:rsid w:val="008F0097"/>
    <w:rsid w:val="008F0DD7"/>
    <w:rsid w:val="008F1C4C"/>
    <w:rsid w:val="008F6349"/>
    <w:rsid w:val="00901FAD"/>
    <w:rsid w:val="0090367F"/>
    <w:rsid w:val="0090398B"/>
    <w:rsid w:val="00905AF1"/>
    <w:rsid w:val="009123F0"/>
    <w:rsid w:val="00913C94"/>
    <w:rsid w:val="00913DF6"/>
    <w:rsid w:val="00913EA6"/>
    <w:rsid w:val="009145DC"/>
    <w:rsid w:val="00915846"/>
    <w:rsid w:val="00915A2D"/>
    <w:rsid w:val="00921980"/>
    <w:rsid w:val="0092519F"/>
    <w:rsid w:val="009310E0"/>
    <w:rsid w:val="00935868"/>
    <w:rsid w:val="0093708C"/>
    <w:rsid w:val="009421E4"/>
    <w:rsid w:val="009436A9"/>
    <w:rsid w:val="009444DE"/>
    <w:rsid w:val="0095222B"/>
    <w:rsid w:val="00956CB6"/>
    <w:rsid w:val="009570C3"/>
    <w:rsid w:val="00957671"/>
    <w:rsid w:val="00961553"/>
    <w:rsid w:val="00961B88"/>
    <w:rsid w:val="00967436"/>
    <w:rsid w:val="009674B3"/>
    <w:rsid w:val="00976476"/>
    <w:rsid w:val="00976B84"/>
    <w:rsid w:val="00976E8E"/>
    <w:rsid w:val="00984059"/>
    <w:rsid w:val="00984C44"/>
    <w:rsid w:val="00985166"/>
    <w:rsid w:val="0098597B"/>
    <w:rsid w:val="00986CD8"/>
    <w:rsid w:val="009873E7"/>
    <w:rsid w:val="00987B0C"/>
    <w:rsid w:val="00991D86"/>
    <w:rsid w:val="00992C2D"/>
    <w:rsid w:val="0099363C"/>
    <w:rsid w:val="00993798"/>
    <w:rsid w:val="00994910"/>
    <w:rsid w:val="009964CE"/>
    <w:rsid w:val="009A2AE5"/>
    <w:rsid w:val="009A3497"/>
    <w:rsid w:val="009A3806"/>
    <w:rsid w:val="009A4909"/>
    <w:rsid w:val="009A7EF1"/>
    <w:rsid w:val="009B0846"/>
    <w:rsid w:val="009B134F"/>
    <w:rsid w:val="009B3993"/>
    <w:rsid w:val="009B6C78"/>
    <w:rsid w:val="009C06E2"/>
    <w:rsid w:val="009C238D"/>
    <w:rsid w:val="009C3004"/>
    <w:rsid w:val="009C679B"/>
    <w:rsid w:val="009D50AC"/>
    <w:rsid w:val="009D541F"/>
    <w:rsid w:val="009D7B8C"/>
    <w:rsid w:val="009E0699"/>
    <w:rsid w:val="009E06CB"/>
    <w:rsid w:val="009E1807"/>
    <w:rsid w:val="009E1EDA"/>
    <w:rsid w:val="009E3ED9"/>
    <w:rsid w:val="009E4AA7"/>
    <w:rsid w:val="009E7DD5"/>
    <w:rsid w:val="009F0880"/>
    <w:rsid w:val="009F4336"/>
    <w:rsid w:val="009F6151"/>
    <w:rsid w:val="00A00F0D"/>
    <w:rsid w:val="00A01B10"/>
    <w:rsid w:val="00A02D52"/>
    <w:rsid w:val="00A108B5"/>
    <w:rsid w:val="00A15921"/>
    <w:rsid w:val="00A15C6E"/>
    <w:rsid w:val="00A17235"/>
    <w:rsid w:val="00A20697"/>
    <w:rsid w:val="00A20A86"/>
    <w:rsid w:val="00A31A60"/>
    <w:rsid w:val="00A33DF9"/>
    <w:rsid w:val="00A41661"/>
    <w:rsid w:val="00A4236E"/>
    <w:rsid w:val="00A42B6E"/>
    <w:rsid w:val="00A443AE"/>
    <w:rsid w:val="00A44A9F"/>
    <w:rsid w:val="00A450A6"/>
    <w:rsid w:val="00A45809"/>
    <w:rsid w:val="00A4638D"/>
    <w:rsid w:val="00A50A43"/>
    <w:rsid w:val="00A51AB0"/>
    <w:rsid w:val="00A56E1F"/>
    <w:rsid w:val="00A63110"/>
    <w:rsid w:val="00A67A1E"/>
    <w:rsid w:val="00A67E85"/>
    <w:rsid w:val="00A713A5"/>
    <w:rsid w:val="00A71588"/>
    <w:rsid w:val="00A720E9"/>
    <w:rsid w:val="00A752F3"/>
    <w:rsid w:val="00A7630C"/>
    <w:rsid w:val="00A77145"/>
    <w:rsid w:val="00A77BB0"/>
    <w:rsid w:val="00A81650"/>
    <w:rsid w:val="00A8215C"/>
    <w:rsid w:val="00A903CA"/>
    <w:rsid w:val="00A93108"/>
    <w:rsid w:val="00A938B0"/>
    <w:rsid w:val="00A93975"/>
    <w:rsid w:val="00A943FF"/>
    <w:rsid w:val="00A97971"/>
    <w:rsid w:val="00AA207E"/>
    <w:rsid w:val="00AA2B8F"/>
    <w:rsid w:val="00AA3332"/>
    <w:rsid w:val="00AB1583"/>
    <w:rsid w:val="00AB5AFE"/>
    <w:rsid w:val="00AB5F1D"/>
    <w:rsid w:val="00AB60DE"/>
    <w:rsid w:val="00AB7C51"/>
    <w:rsid w:val="00AC1DE5"/>
    <w:rsid w:val="00AC1F2F"/>
    <w:rsid w:val="00AC2814"/>
    <w:rsid w:val="00AC6ED9"/>
    <w:rsid w:val="00AE12E4"/>
    <w:rsid w:val="00AE5B26"/>
    <w:rsid w:val="00AE6F12"/>
    <w:rsid w:val="00AE7124"/>
    <w:rsid w:val="00AE72FA"/>
    <w:rsid w:val="00AE7788"/>
    <w:rsid w:val="00AF0897"/>
    <w:rsid w:val="00AF0BB3"/>
    <w:rsid w:val="00AF1623"/>
    <w:rsid w:val="00AF238E"/>
    <w:rsid w:val="00AF64B1"/>
    <w:rsid w:val="00AF69EC"/>
    <w:rsid w:val="00AF6A3C"/>
    <w:rsid w:val="00AF7F1C"/>
    <w:rsid w:val="00B02137"/>
    <w:rsid w:val="00B02EAE"/>
    <w:rsid w:val="00B049EB"/>
    <w:rsid w:val="00B04DE4"/>
    <w:rsid w:val="00B05E1A"/>
    <w:rsid w:val="00B1159B"/>
    <w:rsid w:val="00B11B6B"/>
    <w:rsid w:val="00B12F1D"/>
    <w:rsid w:val="00B143E6"/>
    <w:rsid w:val="00B156EB"/>
    <w:rsid w:val="00B1613C"/>
    <w:rsid w:val="00B20418"/>
    <w:rsid w:val="00B20D1E"/>
    <w:rsid w:val="00B2175D"/>
    <w:rsid w:val="00B2271A"/>
    <w:rsid w:val="00B3302F"/>
    <w:rsid w:val="00B37D63"/>
    <w:rsid w:val="00B431DB"/>
    <w:rsid w:val="00B43CC7"/>
    <w:rsid w:val="00B4428E"/>
    <w:rsid w:val="00B45B1A"/>
    <w:rsid w:val="00B504B1"/>
    <w:rsid w:val="00B523AB"/>
    <w:rsid w:val="00B556F2"/>
    <w:rsid w:val="00B6079F"/>
    <w:rsid w:val="00B66EEB"/>
    <w:rsid w:val="00B71F7B"/>
    <w:rsid w:val="00B72D5A"/>
    <w:rsid w:val="00B73BFE"/>
    <w:rsid w:val="00B74858"/>
    <w:rsid w:val="00B74BAD"/>
    <w:rsid w:val="00B76B68"/>
    <w:rsid w:val="00B859BA"/>
    <w:rsid w:val="00B860B7"/>
    <w:rsid w:val="00B97BFD"/>
    <w:rsid w:val="00BA27F2"/>
    <w:rsid w:val="00BA32DA"/>
    <w:rsid w:val="00BA56C4"/>
    <w:rsid w:val="00BA7D75"/>
    <w:rsid w:val="00BB5B55"/>
    <w:rsid w:val="00BC15BA"/>
    <w:rsid w:val="00BC200C"/>
    <w:rsid w:val="00BC2572"/>
    <w:rsid w:val="00BC518F"/>
    <w:rsid w:val="00BC5247"/>
    <w:rsid w:val="00BC5CB5"/>
    <w:rsid w:val="00BC5DFB"/>
    <w:rsid w:val="00BC770B"/>
    <w:rsid w:val="00BC7982"/>
    <w:rsid w:val="00BD089D"/>
    <w:rsid w:val="00BD0C55"/>
    <w:rsid w:val="00BD3573"/>
    <w:rsid w:val="00BD40DD"/>
    <w:rsid w:val="00BD6FF4"/>
    <w:rsid w:val="00BD7128"/>
    <w:rsid w:val="00BE4148"/>
    <w:rsid w:val="00BE47FD"/>
    <w:rsid w:val="00BE5E8E"/>
    <w:rsid w:val="00BE6B53"/>
    <w:rsid w:val="00BF1C58"/>
    <w:rsid w:val="00BF258F"/>
    <w:rsid w:val="00BF38F6"/>
    <w:rsid w:val="00BF3D4A"/>
    <w:rsid w:val="00BF40D4"/>
    <w:rsid w:val="00BF69D0"/>
    <w:rsid w:val="00C01191"/>
    <w:rsid w:val="00C0298B"/>
    <w:rsid w:val="00C0339D"/>
    <w:rsid w:val="00C03C20"/>
    <w:rsid w:val="00C04C9D"/>
    <w:rsid w:val="00C11672"/>
    <w:rsid w:val="00C17CFC"/>
    <w:rsid w:val="00C20181"/>
    <w:rsid w:val="00C224BE"/>
    <w:rsid w:val="00C22A0E"/>
    <w:rsid w:val="00C24362"/>
    <w:rsid w:val="00C250D7"/>
    <w:rsid w:val="00C27341"/>
    <w:rsid w:val="00C339C3"/>
    <w:rsid w:val="00C33F0D"/>
    <w:rsid w:val="00C34011"/>
    <w:rsid w:val="00C36A0A"/>
    <w:rsid w:val="00C40488"/>
    <w:rsid w:val="00C40C69"/>
    <w:rsid w:val="00C437C9"/>
    <w:rsid w:val="00C47B1F"/>
    <w:rsid w:val="00C50B63"/>
    <w:rsid w:val="00C51075"/>
    <w:rsid w:val="00C51E1F"/>
    <w:rsid w:val="00C52114"/>
    <w:rsid w:val="00C532B3"/>
    <w:rsid w:val="00C5397A"/>
    <w:rsid w:val="00C54095"/>
    <w:rsid w:val="00C547B2"/>
    <w:rsid w:val="00C57A13"/>
    <w:rsid w:val="00C60E67"/>
    <w:rsid w:val="00C61B19"/>
    <w:rsid w:val="00C64E72"/>
    <w:rsid w:val="00C66C8B"/>
    <w:rsid w:val="00C715C9"/>
    <w:rsid w:val="00C7197E"/>
    <w:rsid w:val="00C72967"/>
    <w:rsid w:val="00C734F5"/>
    <w:rsid w:val="00C756DD"/>
    <w:rsid w:val="00C75C12"/>
    <w:rsid w:val="00C77246"/>
    <w:rsid w:val="00C77B94"/>
    <w:rsid w:val="00C83C43"/>
    <w:rsid w:val="00C915B1"/>
    <w:rsid w:val="00C9616E"/>
    <w:rsid w:val="00C9672E"/>
    <w:rsid w:val="00C96AC2"/>
    <w:rsid w:val="00CA0052"/>
    <w:rsid w:val="00CA0AFB"/>
    <w:rsid w:val="00CA0C9C"/>
    <w:rsid w:val="00CA3AA1"/>
    <w:rsid w:val="00CA3F6D"/>
    <w:rsid w:val="00CA55D8"/>
    <w:rsid w:val="00CA6584"/>
    <w:rsid w:val="00CA72DF"/>
    <w:rsid w:val="00CB1B6E"/>
    <w:rsid w:val="00CB3E40"/>
    <w:rsid w:val="00CB3FE7"/>
    <w:rsid w:val="00CC43D1"/>
    <w:rsid w:val="00CC5EFD"/>
    <w:rsid w:val="00CC6438"/>
    <w:rsid w:val="00CD0640"/>
    <w:rsid w:val="00CD1DB7"/>
    <w:rsid w:val="00CD217F"/>
    <w:rsid w:val="00CE11FF"/>
    <w:rsid w:val="00CE25D1"/>
    <w:rsid w:val="00CE5C73"/>
    <w:rsid w:val="00CE7F7C"/>
    <w:rsid w:val="00CF0C6D"/>
    <w:rsid w:val="00CF148D"/>
    <w:rsid w:val="00CF1CFC"/>
    <w:rsid w:val="00CF657E"/>
    <w:rsid w:val="00CF7305"/>
    <w:rsid w:val="00CF7CCA"/>
    <w:rsid w:val="00D015FD"/>
    <w:rsid w:val="00D02854"/>
    <w:rsid w:val="00D037AF"/>
    <w:rsid w:val="00D03A31"/>
    <w:rsid w:val="00D14272"/>
    <w:rsid w:val="00D15AC2"/>
    <w:rsid w:val="00D200B0"/>
    <w:rsid w:val="00D20B2A"/>
    <w:rsid w:val="00D24319"/>
    <w:rsid w:val="00D24870"/>
    <w:rsid w:val="00D255AF"/>
    <w:rsid w:val="00D30246"/>
    <w:rsid w:val="00D32ADF"/>
    <w:rsid w:val="00D32CB8"/>
    <w:rsid w:val="00D33F84"/>
    <w:rsid w:val="00D36239"/>
    <w:rsid w:val="00D3630B"/>
    <w:rsid w:val="00D36D51"/>
    <w:rsid w:val="00D377EA"/>
    <w:rsid w:val="00D40CCF"/>
    <w:rsid w:val="00D4221C"/>
    <w:rsid w:val="00D426AA"/>
    <w:rsid w:val="00D4271C"/>
    <w:rsid w:val="00D525F5"/>
    <w:rsid w:val="00D575E5"/>
    <w:rsid w:val="00D57DAD"/>
    <w:rsid w:val="00D642FE"/>
    <w:rsid w:val="00D64493"/>
    <w:rsid w:val="00D64D69"/>
    <w:rsid w:val="00D6529D"/>
    <w:rsid w:val="00D67246"/>
    <w:rsid w:val="00D725A6"/>
    <w:rsid w:val="00D725EE"/>
    <w:rsid w:val="00D72814"/>
    <w:rsid w:val="00D737E8"/>
    <w:rsid w:val="00D74DFD"/>
    <w:rsid w:val="00D805A7"/>
    <w:rsid w:val="00D80F09"/>
    <w:rsid w:val="00D81653"/>
    <w:rsid w:val="00D81933"/>
    <w:rsid w:val="00D96A2E"/>
    <w:rsid w:val="00D97C21"/>
    <w:rsid w:val="00D97F6B"/>
    <w:rsid w:val="00DA267C"/>
    <w:rsid w:val="00DA50F2"/>
    <w:rsid w:val="00DA66EA"/>
    <w:rsid w:val="00DA7947"/>
    <w:rsid w:val="00DB0E15"/>
    <w:rsid w:val="00DB2EEC"/>
    <w:rsid w:val="00DB3EAE"/>
    <w:rsid w:val="00DB4EF9"/>
    <w:rsid w:val="00DC0411"/>
    <w:rsid w:val="00DC13D0"/>
    <w:rsid w:val="00DC1DAF"/>
    <w:rsid w:val="00DC343C"/>
    <w:rsid w:val="00DC4EB5"/>
    <w:rsid w:val="00DC5C67"/>
    <w:rsid w:val="00DC74DA"/>
    <w:rsid w:val="00DC7A3B"/>
    <w:rsid w:val="00DD045F"/>
    <w:rsid w:val="00DD12BE"/>
    <w:rsid w:val="00DD42FA"/>
    <w:rsid w:val="00DD4669"/>
    <w:rsid w:val="00DE31C7"/>
    <w:rsid w:val="00DE4088"/>
    <w:rsid w:val="00DE4127"/>
    <w:rsid w:val="00DE5ABE"/>
    <w:rsid w:val="00DE6B94"/>
    <w:rsid w:val="00DF0DA6"/>
    <w:rsid w:val="00DF2D65"/>
    <w:rsid w:val="00DF316E"/>
    <w:rsid w:val="00DF7758"/>
    <w:rsid w:val="00E011DF"/>
    <w:rsid w:val="00E03538"/>
    <w:rsid w:val="00E044AF"/>
    <w:rsid w:val="00E108CA"/>
    <w:rsid w:val="00E10DC8"/>
    <w:rsid w:val="00E14E08"/>
    <w:rsid w:val="00E21E9A"/>
    <w:rsid w:val="00E253E7"/>
    <w:rsid w:val="00E27FEE"/>
    <w:rsid w:val="00E312D6"/>
    <w:rsid w:val="00E32604"/>
    <w:rsid w:val="00E3799B"/>
    <w:rsid w:val="00E453ED"/>
    <w:rsid w:val="00E460DC"/>
    <w:rsid w:val="00E51571"/>
    <w:rsid w:val="00E53E5E"/>
    <w:rsid w:val="00E5515E"/>
    <w:rsid w:val="00E56710"/>
    <w:rsid w:val="00E56AD9"/>
    <w:rsid w:val="00E56D13"/>
    <w:rsid w:val="00E65AEC"/>
    <w:rsid w:val="00E67781"/>
    <w:rsid w:val="00E70AC9"/>
    <w:rsid w:val="00E71EAF"/>
    <w:rsid w:val="00E72FFD"/>
    <w:rsid w:val="00E81C6E"/>
    <w:rsid w:val="00E83E96"/>
    <w:rsid w:val="00E84E21"/>
    <w:rsid w:val="00E90665"/>
    <w:rsid w:val="00E92277"/>
    <w:rsid w:val="00E94FC4"/>
    <w:rsid w:val="00E95DA4"/>
    <w:rsid w:val="00EA1192"/>
    <w:rsid w:val="00EA18D5"/>
    <w:rsid w:val="00EA1922"/>
    <w:rsid w:val="00EA4159"/>
    <w:rsid w:val="00EA46E7"/>
    <w:rsid w:val="00EA7AAD"/>
    <w:rsid w:val="00EB0DCA"/>
    <w:rsid w:val="00EB47C2"/>
    <w:rsid w:val="00EB623B"/>
    <w:rsid w:val="00EC2E6B"/>
    <w:rsid w:val="00EC4384"/>
    <w:rsid w:val="00EC4EA6"/>
    <w:rsid w:val="00EC5438"/>
    <w:rsid w:val="00EC73EF"/>
    <w:rsid w:val="00ED1F80"/>
    <w:rsid w:val="00ED2239"/>
    <w:rsid w:val="00ED3B68"/>
    <w:rsid w:val="00ED52B9"/>
    <w:rsid w:val="00ED5920"/>
    <w:rsid w:val="00ED598E"/>
    <w:rsid w:val="00ED7385"/>
    <w:rsid w:val="00EE1911"/>
    <w:rsid w:val="00EE3184"/>
    <w:rsid w:val="00EE794C"/>
    <w:rsid w:val="00EF1CD9"/>
    <w:rsid w:val="00EF2BCD"/>
    <w:rsid w:val="00EF3FDF"/>
    <w:rsid w:val="00EF489B"/>
    <w:rsid w:val="00EF5D49"/>
    <w:rsid w:val="00EF6609"/>
    <w:rsid w:val="00EF7905"/>
    <w:rsid w:val="00EF7C62"/>
    <w:rsid w:val="00F00DEF"/>
    <w:rsid w:val="00F01F1D"/>
    <w:rsid w:val="00F03A45"/>
    <w:rsid w:val="00F047B7"/>
    <w:rsid w:val="00F049AA"/>
    <w:rsid w:val="00F06939"/>
    <w:rsid w:val="00F070CD"/>
    <w:rsid w:val="00F113EC"/>
    <w:rsid w:val="00F12925"/>
    <w:rsid w:val="00F13142"/>
    <w:rsid w:val="00F15D49"/>
    <w:rsid w:val="00F15FEA"/>
    <w:rsid w:val="00F2126D"/>
    <w:rsid w:val="00F228CE"/>
    <w:rsid w:val="00F22B08"/>
    <w:rsid w:val="00F25AE7"/>
    <w:rsid w:val="00F31DC8"/>
    <w:rsid w:val="00F32B92"/>
    <w:rsid w:val="00F37D02"/>
    <w:rsid w:val="00F37E04"/>
    <w:rsid w:val="00F4119A"/>
    <w:rsid w:val="00F41F5E"/>
    <w:rsid w:val="00F42B42"/>
    <w:rsid w:val="00F42BDC"/>
    <w:rsid w:val="00F42F2A"/>
    <w:rsid w:val="00F432A3"/>
    <w:rsid w:val="00F44A5D"/>
    <w:rsid w:val="00F44C3D"/>
    <w:rsid w:val="00F4583B"/>
    <w:rsid w:val="00F502D3"/>
    <w:rsid w:val="00F53E24"/>
    <w:rsid w:val="00F56A90"/>
    <w:rsid w:val="00F612A5"/>
    <w:rsid w:val="00F631A6"/>
    <w:rsid w:val="00F64566"/>
    <w:rsid w:val="00F64C8B"/>
    <w:rsid w:val="00F66BEC"/>
    <w:rsid w:val="00F70EA1"/>
    <w:rsid w:val="00F75D76"/>
    <w:rsid w:val="00F76D1B"/>
    <w:rsid w:val="00F77641"/>
    <w:rsid w:val="00F77D6F"/>
    <w:rsid w:val="00F81024"/>
    <w:rsid w:val="00F81CF7"/>
    <w:rsid w:val="00F82BA6"/>
    <w:rsid w:val="00F8336C"/>
    <w:rsid w:val="00F83CB0"/>
    <w:rsid w:val="00F84195"/>
    <w:rsid w:val="00F8419B"/>
    <w:rsid w:val="00F90942"/>
    <w:rsid w:val="00F9260E"/>
    <w:rsid w:val="00F93DD6"/>
    <w:rsid w:val="00F948A2"/>
    <w:rsid w:val="00F95064"/>
    <w:rsid w:val="00F96E9B"/>
    <w:rsid w:val="00FA012D"/>
    <w:rsid w:val="00FA05A6"/>
    <w:rsid w:val="00FA2ABB"/>
    <w:rsid w:val="00FA2E53"/>
    <w:rsid w:val="00FA31A1"/>
    <w:rsid w:val="00FB074A"/>
    <w:rsid w:val="00FB1728"/>
    <w:rsid w:val="00FB25F1"/>
    <w:rsid w:val="00FC00E1"/>
    <w:rsid w:val="00FC2EA3"/>
    <w:rsid w:val="00FC3D2F"/>
    <w:rsid w:val="00FC7FC0"/>
    <w:rsid w:val="00FD5EB1"/>
    <w:rsid w:val="00FD6192"/>
    <w:rsid w:val="00FD724C"/>
    <w:rsid w:val="00FE1E05"/>
    <w:rsid w:val="00FE28EA"/>
    <w:rsid w:val="00FE2A5B"/>
    <w:rsid w:val="00FE3FD2"/>
    <w:rsid w:val="00FE54D3"/>
    <w:rsid w:val="00FE550D"/>
    <w:rsid w:val="00FE5C85"/>
    <w:rsid w:val="00FE6865"/>
    <w:rsid w:val="00FE7F3E"/>
    <w:rsid w:val="00FF4070"/>
    <w:rsid w:val="00FF53A5"/>
    <w:rsid w:val="00FF6206"/>
    <w:rsid w:val="00FF6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366F2FE"/>
  <w15:chartTrackingRefBased/>
  <w15:docId w15:val="{20DECAA3-E800-4569-8D90-219312CED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302B67"/>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semiHidden/>
    <w:unhideWhenUsed/>
    <w:qFormat/>
    <w:rsid w:val="00A752F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04C7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04C76"/>
    <w:rPr>
      <w:sz w:val="18"/>
      <w:szCs w:val="18"/>
    </w:rPr>
  </w:style>
  <w:style w:type="paragraph" w:styleId="a5">
    <w:name w:val="footer"/>
    <w:basedOn w:val="a"/>
    <w:link w:val="a6"/>
    <w:uiPriority w:val="99"/>
    <w:unhideWhenUsed/>
    <w:rsid w:val="00304C76"/>
    <w:pPr>
      <w:tabs>
        <w:tab w:val="center" w:pos="4153"/>
        <w:tab w:val="right" w:pos="8306"/>
      </w:tabs>
      <w:snapToGrid w:val="0"/>
      <w:jc w:val="left"/>
    </w:pPr>
    <w:rPr>
      <w:sz w:val="18"/>
      <w:szCs w:val="18"/>
    </w:rPr>
  </w:style>
  <w:style w:type="character" w:customStyle="1" w:styleId="a6">
    <w:name w:val="页脚 字符"/>
    <w:basedOn w:val="a0"/>
    <w:link w:val="a5"/>
    <w:uiPriority w:val="99"/>
    <w:rsid w:val="00304C76"/>
    <w:rPr>
      <w:sz w:val="18"/>
      <w:szCs w:val="18"/>
    </w:rPr>
  </w:style>
  <w:style w:type="character" w:styleId="a7">
    <w:name w:val="Emphasis"/>
    <w:basedOn w:val="a0"/>
    <w:uiPriority w:val="20"/>
    <w:qFormat/>
    <w:rsid w:val="00364B92"/>
    <w:rPr>
      <w:i/>
      <w:iCs/>
    </w:rPr>
  </w:style>
  <w:style w:type="paragraph" w:styleId="a8">
    <w:name w:val="List Paragraph"/>
    <w:basedOn w:val="a"/>
    <w:uiPriority w:val="34"/>
    <w:qFormat/>
    <w:rsid w:val="00723C03"/>
    <w:pPr>
      <w:ind w:firstLineChars="200" w:firstLine="420"/>
    </w:pPr>
  </w:style>
  <w:style w:type="character" w:customStyle="1" w:styleId="10">
    <w:name w:val="标题 1 字符"/>
    <w:basedOn w:val="a0"/>
    <w:link w:val="1"/>
    <w:uiPriority w:val="9"/>
    <w:rsid w:val="00302B67"/>
    <w:rPr>
      <w:rFonts w:ascii="宋体" w:eastAsia="宋体" w:hAnsi="宋体" w:cs="宋体"/>
      <w:b/>
      <w:bCs/>
      <w:kern w:val="36"/>
      <w:sz w:val="48"/>
      <w:szCs w:val="48"/>
    </w:rPr>
  </w:style>
  <w:style w:type="character" w:customStyle="1" w:styleId="pr20">
    <w:name w:val="pr20"/>
    <w:basedOn w:val="a0"/>
    <w:rsid w:val="00302B67"/>
  </w:style>
  <w:style w:type="character" w:styleId="a9">
    <w:name w:val="Hyperlink"/>
    <w:basedOn w:val="a0"/>
    <w:uiPriority w:val="99"/>
    <w:semiHidden/>
    <w:unhideWhenUsed/>
    <w:rsid w:val="00302B67"/>
    <w:rPr>
      <w:color w:val="0000FF"/>
      <w:u w:val="single"/>
    </w:rPr>
  </w:style>
  <w:style w:type="paragraph" w:styleId="aa">
    <w:name w:val="Normal (Web)"/>
    <w:basedOn w:val="a"/>
    <w:uiPriority w:val="99"/>
    <w:semiHidden/>
    <w:unhideWhenUsed/>
    <w:rsid w:val="00302B67"/>
    <w:pPr>
      <w:widowControl/>
      <w:spacing w:before="100" w:beforeAutospacing="1" w:after="100" w:afterAutospacing="1"/>
      <w:jc w:val="left"/>
    </w:pPr>
    <w:rPr>
      <w:rFonts w:ascii="宋体" w:eastAsia="宋体" w:hAnsi="宋体" w:cs="宋体"/>
      <w:kern w:val="0"/>
      <w:sz w:val="24"/>
      <w:szCs w:val="24"/>
    </w:rPr>
  </w:style>
  <w:style w:type="character" w:styleId="ab">
    <w:name w:val="Strong"/>
    <w:basedOn w:val="a0"/>
    <w:uiPriority w:val="22"/>
    <w:qFormat/>
    <w:rsid w:val="00302B67"/>
    <w:rPr>
      <w:b/>
      <w:bCs/>
    </w:rPr>
  </w:style>
  <w:style w:type="table" w:styleId="ac">
    <w:name w:val="Table Grid"/>
    <w:basedOn w:val="a1"/>
    <w:uiPriority w:val="39"/>
    <w:rsid w:val="00FA2A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2E66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2E66A5"/>
    <w:rPr>
      <w:rFonts w:ascii="宋体" w:eastAsia="宋体" w:hAnsi="宋体" w:cs="宋体"/>
      <w:kern w:val="0"/>
      <w:sz w:val="24"/>
      <w:szCs w:val="24"/>
    </w:rPr>
  </w:style>
  <w:style w:type="table" w:styleId="3">
    <w:name w:val="Plain Table 3"/>
    <w:basedOn w:val="a1"/>
    <w:uiPriority w:val="43"/>
    <w:rsid w:val="00232A2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d">
    <w:name w:val="Balloon Text"/>
    <w:basedOn w:val="a"/>
    <w:link w:val="ae"/>
    <w:uiPriority w:val="99"/>
    <w:semiHidden/>
    <w:unhideWhenUsed/>
    <w:rsid w:val="006869A8"/>
    <w:rPr>
      <w:sz w:val="18"/>
      <w:szCs w:val="18"/>
    </w:rPr>
  </w:style>
  <w:style w:type="character" w:customStyle="1" w:styleId="ae">
    <w:name w:val="批注框文本 字符"/>
    <w:basedOn w:val="a0"/>
    <w:link w:val="ad"/>
    <w:uiPriority w:val="99"/>
    <w:semiHidden/>
    <w:rsid w:val="006869A8"/>
    <w:rPr>
      <w:sz w:val="18"/>
      <w:szCs w:val="18"/>
    </w:rPr>
  </w:style>
  <w:style w:type="table" w:styleId="5">
    <w:name w:val="Plain Table 5"/>
    <w:basedOn w:val="a1"/>
    <w:uiPriority w:val="45"/>
    <w:rsid w:val="005529C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
    <w:name w:val="Plain Table 4"/>
    <w:basedOn w:val="a1"/>
    <w:uiPriority w:val="44"/>
    <w:rsid w:val="005529C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4-1">
    <w:name w:val="Grid Table 4 Accent 1"/>
    <w:basedOn w:val="a1"/>
    <w:uiPriority w:val="49"/>
    <w:rsid w:val="005529C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6">
    <w:name w:val="Grid Table 4 Accent 6"/>
    <w:basedOn w:val="a1"/>
    <w:uiPriority w:val="49"/>
    <w:rsid w:val="005529C8"/>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4-5">
    <w:name w:val="Grid Table 4 Accent 5"/>
    <w:basedOn w:val="a1"/>
    <w:uiPriority w:val="49"/>
    <w:rsid w:val="005529C8"/>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apple-converted-space">
    <w:name w:val="apple-converted-space"/>
    <w:basedOn w:val="a0"/>
    <w:rsid w:val="00CE11FF"/>
  </w:style>
  <w:style w:type="character" w:customStyle="1" w:styleId="20">
    <w:name w:val="标题 2 字符"/>
    <w:basedOn w:val="a0"/>
    <w:link w:val="2"/>
    <w:uiPriority w:val="9"/>
    <w:semiHidden/>
    <w:rsid w:val="00A752F3"/>
    <w:rPr>
      <w:rFonts w:asciiTheme="majorHAnsi" w:eastAsiaTheme="majorEastAsia" w:hAnsiTheme="majorHAnsi" w:cstheme="majorBidi"/>
      <w:b/>
      <w:bCs/>
      <w:sz w:val="32"/>
      <w:szCs w:val="32"/>
    </w:rPr>
  </w:style>
  <w:style w:type="character" w:customStyle="1" w:styleId="description">
    <w:name w:val="description"/>
    <w:basedOn w:val="a0"/>
    <w:rsid w:val="00A752F3"/>
  </w:style>
  <w:style w:type="table" w:styleId="40">
    <w:name w:val="Grid Table 4"/>
    <w:basedOn w:val="a1"/>
    <w:uiPriority w:val="49"/>
    <w:rsid w:val="001464A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af">
    <w:name w:val="Grid Table Light"/>
    <w:basedOn w:val="a1"/>
    <w:uiPriority w:val="40"/>
    <w:rsid w:val="003E000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0">
    <w:name w:val="annotation reference"/>
    <w:basedOn w:val="a0"/>
    <w:uiPriority w:val="99"/>
    <w:semiHidden/>
    <w:unhideWhenUsed/>
    <w:rsid w:val="008A5B45"/>
    <w:rPr>
      <w:sz w:val="21"/>
      <w:szCs w:val="21"/>
    </w:rPr>
  </w:style>
  <w:style w:type="paragraph" w:styleId="af1">
    <w:name w:val="annotation text"/>
    <w:basedOn w:val="a"/>
    <w:link w:val="af2"/>
    <w:uiPriority w:val="99"/>
    <w:semiHidden/>
    <w:unhideWhenUsed/>
    <w:rsid w:val="008A5B45"/>
    <w:pPr>
      <w:jc w:val="left"/>
    </w:pPr>
  </w:style>
  <w:style w:type="character" w:customStyle="1" w:styleId="af2">
    <w:name w:val="批注文字 字符"/>
    <w:basedOn w:val="a0"/>
    <w:link w:val="af1"/>
    <w:uiPriority w:val="99"/>
    <w:semiHidden/>
    <w:rsid w:val="008A5B45"/>
  </w:style>
  <w:style w:type="paragraph" w:styleId="af3">
    <w:name w:val="annotation subject"/>
    <w:basedOn w:val="af1"/>
    <w:next w:val="af1"/>
    <w:link w:val="af4"/>
    <w:uiPriority w:val="99"/>
    <w:semiHidden/>
    <w:unhideWhenUsed/>
    <w:rsid w:val="008A5B45"/>
    <w:rPr>
      <w:b/>
      <w:bCs/>
    </w:rPr>
  </w:style>
  <w:style w:type="character" w:customStyle="1" w:styleId="af4">
    <w:name w:val="批注主题 字符"/>
    <w:basedOn w:val="af2"/>
    <w:link w:val="af3"/>
    <w:uiPriority w:val="99"/>
    <w:semiHidden/>
    <w:rsid w:val="008A5B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055015">
      <w:bodyDiv w:val="1"/>
      <w:marLeft w:val="0"/>
      <w:marRight w:val="0"/>
      <w:marTop w:val="0"/>
      <w:marBottom w:val="0"/>
      <w:divBdr>
        <w:top w:val="none" w:sz="0" w:space="0" w:color="auto"/>
        <w:left w:val="none" w:sz="0" w:space="0" w:color="auto"/>
        <w:bottom w:val="none" w:sz="0" w:space="0" w:color="auto"/>
        <w:right w:val="none" w:sz="0" w:space="0" w:color="auto"/>
      </w:divBdr>
    </w:div>
    <w:div w:id="308705164">
      <w:bodyDiv w:val="1"/>
      <w:marLeft w:val="0"/>
      <w:marRight w:val="0"/>
      <w:marTop w:val="0"/>
      <w:marBottom w:val="0"/>
      <w:divBdr>
        <w:top w:val="none" w:sz="0" w:space="0" w:color="auto"/>
        <w:left w:val="none" w:sz="0" w:space="0" w:color="auto"/>
        <w:bottom w:val="none" w:sz="0" w:space="0" w:color="auto"/>
        <w:right w:val="none" w:sz="0" w:space="0" w:color="auto"/>
      </w:divBdr>
    </w:div>
    <w:div w:id="357582810">
      <w:bodyDiv w:val="1"/>
      <w:marLeft w:val="0"/>
      <w:marRight w:val="0"/>
      <w:marTop w:val="0"/>
      <w:marBottom w:val="0"/>
      <w:divBdr>
        <w:top w:val="none" w:sz="0" w:space="0" w:color="auto"/>
        <w:left w:val="none" w:sz="0" w:space="0" w:color="auto"/>
        <w:bottom w:val="none" w:sz="0" w:space="0" w:color="auto"/>
        <w:right w:val="none" w:sz="0" w:space="0" w:color="auto"/>
      </w:divBdr>
      <w:divsChild>
        <w:div w:id="621303707">
          <w:marLeft w:val="0"/>
          <w:marRight w:val="0"/>
          <w:marTop w:val="0"/>
          <w:marBottom w:val="0"/>
          <w:divBdr>
            <w:top w:val="none" w:sz="0" w:space="0" w:color="auto"/>
            <w:left w:val="none" w:sz="0" w:space="0" w:color="auto"/>
            <w:bottom w:val="none" w:sz="0" w:space="0" w:color="auto"/>
            <w:right w:val="none" w:sz="0" w:space="0" w:color="auto"/>
          </w:divBdr>
        </w:div>
        <w:div w:id="686642553">
          <w:marLeft w:val="0"/>
          <w:marRight w:val="0"/>
          <w:marTop w:val="0"/>
          <w:marBottom w:val="0"/>
          <w:divBdr>
            <w:top w:val="none" w:sz="0" w:space="0" w:color="auto"/>
            <w:left w:val="none" w:sz="0" w:space="0" w:color="auto"/>
            <w:bottom w:val="none" w:sz="0" w:space="0" w:color="auto"/>
            <w:right w:val="none" w:sz="0" w:space="0" w:color="auto"/>
          </w:divBdr>
        </w:div>
        <w:div w:id="753208884">
          <w:marLeft w:val="0"/>
          <w:marRight w:val="0"/>
          <w:marTop w:val="0"/>
          <w:marBottom w:val="0"/>
          <w:divBdr>
            <w:top w:val="none" w:sz="0" w:space="0" w:color="auto"/>
            <w:left w:val="none" w:sz="0" w:space="0" w:color="auto"/>
            <w:bottom w:val="none" w:sz="0" w:space="0" w:color="auto"/>
            <w:right w:val="none" w:sz="0" w:space="0" w:color="auto"/>
          </w:divBdr>
        </w:div>
        <w:div w:id="1497574811">
          <w:marLeft w:val="0"/>
          <w:marRight w:val="0"/>
          <w:marTop w:val="0"/>
          <w:marBottom w:val="0"/>
          <w:divBdr>
            <w:top w:val="none" w:sz="0" w:space="0" w:color="auto"/>
            <w:left w:val="none" w:sz="0" w:space="0" w:color="auto"/>
            <w:bottom w:val="none" w:sz="0" w:space="0" w:color="auto"/>
            <w:right w:val="none" w:sz="0" w:space="0" w:color="auto"/>
          </w:divBdr>
        </w:div>
        <w:div w:id="1766655769">
          <w:marLeft w:val="0"/>
          <w:marRight w:val="0"/>
          <w:marTop w:val="0"/>
          <w:marBottom w:val="0"/>
          <w:divBdr>
            <w:top w:val="none" w:sz="0" w:space="0" w:color="auto"/>
            <w:left w:val="none" w:sz="0" w:space="0" w:color="auto"/>
            <w:bottom w:val="none" w:sz="0" w:space="0" w:color="auto"/>
            <w:right w:val="none" w:sz="0" w:space="0" w:color="auto"/>
          </w:divBdr>
        </w:div>
        <w:div w:id="1808013590">
          <w:marLeft w:val="0"/>
          <w:marRight w:val="0"/>
          <w:marTop w:val="0"/>
          <w:marBottom w:val="0"/>
          <w:divBdr>
            <w:top w:val="none" w:sz="0" w:space="0" w:color="auto"/>
            <w:left w:val="none" w:sz="0" w:space="0" w:color="auto"/>
            <w:bottom w:val="none" w:sz="0" w:space="0" w:color="auto"/>
            <w:right w:val="none" w:sz="0" w:space="0" w:color="auto"/>
          </w:divBdr>
        </w:div>
        <w:div w:id="2006542460">
          <w:marLeft w:val="0"/>
          <w:marRight w:val="0"/>
          <w:marTop w:val="0"/>
          <w:marBottom w:val="0"/>
          <w:divBdr>
            <w:top w:val="none" w:sz="0" w:space="0" w:color="auto"/>
            <w:left w:val="none" w:sz="0" w:space="0" w:color="auto"/>
            <w:bottom w:val="none" w:sz="0" w:space="0" w:color="auto"/>
            <w:right w:val="none" w:sz="0" w:space="0" w:color="auto"/>
          </w:divBdr>
        </w:div>
      </w:divsChild>
    </w:div>
    <w:div w:id="527108228">
      <w:bodyDiv w:val="1"/>
      <w:marLeft w:val="0"/>
      <w:marRight w:val="0"/>
      <w:marTop w:val="0"/>
      <w:marBottom w:val="0"/>
      <w:divBdr>
        <w:top w:val="none" w:sz="0" w:space="0" w:color="auto"/>
        <w:left w:val="none" w:sz="0" w:space="0" w:color="auto"/>
        <w:bottom w:val="none" w:sz="0" w:space="0" w:color="auto"/>
        <w:right w:val="none" w:sz="0" w:space="0" w:color="auto"/>
      </w:divBdr>
      <w:divsChild>
        <w:div w:id="1775975028">
          <w:marLeft w:val="0"/>
          <w:marRight w:val="0"/>
          <w:marTop w:val="0"/>
          <w:marBottom w:val="0"/>
          <w:divBdr>
            <w:top w:val="none" w:sz="0" w:space="0" w:color="auto"/>
            <w:left w:val="none" w:sz="0" w:space="0" w:color="auto"/>
            <w:bottom w:val="none" w:sz="0" w:space="0" w:color="auto"/>
            <w:right w:val="none" w:sz="0" w:space="0" w:color="auto"/>
          </w:divBdr>
          <w:divsChild>
            <w:div w:id="145127405">
              <w:marLeft w:val="0"/>
              <w:marRight w:val="0"/>
              <w:marTop w:val="0"/>
              <w:marBottom w:val="0"/>
              <w:divBdr>
                <w:top w:val="none" w:sz="0" w:space="0" w:color="auto"/>
                <w:left w:val="none" w:sz="0" w:space="0" w:color="auto"/>
                <w:bottom w:val="none" w:sz="0" w:space="0" w:color="auto"/>
                <w:right w:val="none" w:sz="0" w:space="0" w:color="auto"/>
              </w:divBdr>
              <w:divsChild>
                <w:div w:id="671029346">
                  <w:marLeft w:val="0"/>
                  <w:marRight w:val="0"/>
                  <w:marTop w:val="0"/>
                  <w:marBottom w:val="0"/>
                  <w:divBdr>
                    <w:top w:val="none" w:sz="0" w:space="0" w:color="auto"/>
                    <w:left w:val="none" w:sz="0" w:space="0" w:color="auto"/>
                    <w:bottom w:val="none" w:sz="0" w:space="0" w:color="auto"/>
                    <w:right w:val="none" w:sz="0" w:space="0" w:color="auto"/>
                  </w:divBdr>
                  <w:divsChild>
                    <w:div w:id="135692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888634">
      <w:bodyDiv w:val="1"/>
      <w:marLeft w:val="0"/>
      <w:marRight w:val="0"/>
      <w:marTop w:val="0"/>
      <w:marBottom w:val="0"/>
      <w:divBdr>
        <w:top w:val="none" w:sz="0" w:space="0" w:color="auto"/>
        <w:left w:val="none" w:sz="0" w:space="0" w:color="auto"/>
        <w:bottom w:val="none" w:sz="0" w:space="0" w:color="auto"/>
        <w:right w:val="none" w:sz="0" w:space="0" w:color="auto"/>
      </w:divBdr>
    </w:div>
    <w:div w:id="865678849">
      <w:bodyDiv w:val="1"/>
      <w:marLeft w:val="0"/>
      <w:marRight w:val="0"/>
      <w:marTop w:val="0"/>
      <w:marBottom w:val="0"/>
      <w:divBdr>
        <w:top w:val="none" w:sz="0" w:space="0" w:color="auto"/>
        <w:left w:val="none" w:sz="0" w:space="0" w:color="auto"/>
        <w:bottom w:val="none" w:sz="0" w:space="0" w:color="auto"/>
        <w:right w:val="none" w:sz="0" w:space="0" w:color="auto"/>
      </w:divBdr>
      <w:divsChild>
        <w:div w:id="133255407">
          <w:marLeft w:val="0"/>
          <w:marRight w:val="0"/>
          <w:marTop w:val="0"/>
          <w:marBottom w:val="0"/>
          <w:divBdr>
            <w:top w:val="none" w:sz="0" w:space="0" w:color="auto"/>
            <w:left w:val="none" w:sz="0" w:space="0" w:color="auto"/>
            <w:bottom w:val="none" w:sz="0" w:space="0" w:color="auto"/>
            <w:right w:val="none" w:sz="0" w:space="0" w:color="auto"/>
          </w:divBdr>
          <w:divsChild>
            <w:div w:id="244341696">
              <w:marLeft w:val="0"/>
              <w:marRight w:val="0"/>
              <w:marTop w:val="0"/>
              <w:marBottom w:val="0"/>
              <w:divBdr>
                <w:top w:val="none" w:sz="0" w:space="0" w:color="auto"/>
                <w:left w:val="none" w:sz="0" w:space="0" w:color="auto"/>
                <w:bottom w:val="none" w:sz="0" w:space="0" w:color="auto"/>
                <w:right w:val="none" w:sz="0" w:space="0" w:color="auto"/>
              </w:divBdr>
              <w:divsChild>
                <w:div w:id="129324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31274">
          <w:marLeft w:val="0"/>
          <w:marRight w:val="0"/>
          <w:marTop w:val="0"/>
          <w:marBottom w:val="0"/>
          <w:divBdr>
            <w:top w:val="none" w:sz="0" w:space="0" w:color="auto"/>
            <w:left w:val="none" w:sz="0" w:space="0" w:color="auto"/>
            <w:bottom w:val="none" w:sz="0" w:space="0" w:color="auto"/>
            <w:right w:val="none" w:sz="0" w:space="0" w:color="auto"/>
          </w:divBdr>
          <w:divsChild>
            <w:div w:id="357897841">
              <w:marLeft w:val="0"/>
              <w:marRight w:val="0"/>
              <w:marTop w:val="0"/>
              <w:marBottom w:val="0"/>
              <w:divBdr>
                <w:top w:val="none" w:sz="0" w:space="0" w:color="auto"/>
                <w:left w:val="none" w:sz="0" w:space="0" w:color="auto"/>
                <w:bottom w:val="none" w:sz="0" w:space="0" w:color="auto"/>
                <w:right w:val="none" w:sz="0" w:space="0" w:color="auto"/>
              </w:divBdr>
              <w:divsChild>
                <w:div w:id="466170771">
                  <w:marLeft w:val="0"/>
                  <w:marRight w:val="0"/>
                  <w:marTop w:val="0"/>
                  <w:marBottom w:val="0"/>
                  <w:divBdr>
                    <w:top w:val="none" w:sz="0" w:space="0" w:color="auto"/>
                    <w:left w:val="none" w:sz="0" w:space="0" w:color="auto"/>
                    <w:bottom w:val="none" w:sz="0" w:space="0" w:color="auto"/>
                    <w:right w:val="none" w:sz="0" w:space="0" w:color="auto"/>
                  </w:divBdr>
                  <w:divsChild>
                    <w:div w:id="24418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534456">
      <w:bodyDiv w:val="1"/>
      <w:marLeft w:val="0"/>
      <w:marRight w:val="0"/>
      <w:marTop w:val="0"/>
      <w:marBottom w:val="0"/>
      <w:divBdr>
        <w:top w:val="none" w:sz="0" w:space="0" w:color="auto"/>
        <w:left w:val="none" w:sz="0" w:space="0" w:color="auto"/>
        <w:bottom w:val="none" w:sz="0" w:space="0" w:color="auto"/>
        <w:right w:val="none" w:sz="0" w:space="0" w:color="auto"/>
      </w:divBdr>
      <w:divsChild>
        <w:div w:id="124276534">
          <w:marLeft w:val="0"/>
          <w:marRight w:val="0"/>
          <w:marTop w:val="0"/>
          <w:marBottom w:val="225"/>
          <w:divBdr>
            <w:top w:val="none" w:sz="0" w:space="0" w:color="auto"/>
            <w:left w:val="none" w:sz="0" w:space="0" w:color="auto"/>
            <w:bottom w:val="none" w:sz="0" w:space="0" w:color="auto"/>
            <w:right w:val="none" w:sz="0" w:space="0" w:color="auto"/>
          </w:divBdr>
        </w:div>
        <w:div w:id="187448391">
          <w:marLeft w:val="0"/>
          <w:marRight w:val="0"/>
          <w:marTop w:val="0"/>
          <w:marBottom w:val="225"/>
          <w:divBdr>
            <w:top w:val="none" w:sz="0" w:space="0" w:color="auto"/>
            <w:left w:val="none" w:sz="0" w:space="0" w:color="auto"/>
            <w:bottom w:val="none" w:sz="0" w:space="0" w:color="auto"/>
            <w:right w:val="none" w:sz="0" w:space="0" w:color="auto"/>
          </w:divBdr>
          <w:divsChild>
            <w:div w:id="1066340260">
              <w:marLeft w:val="0"/>
              <w:marRight w:val="0"/>
              <w:marTop w:val="0"/>
              <w:marBottom w:val="45"/>
              <w:divBdr>
                <w:top w:val="single" w:sz="6" w:space="0" w:color="E0E0E0"/>
                <w:left w:val="single" w:sz="6" w:space="0" w:color="E0E0E0"/>
                <w:bottom w:val="single" w:sz="6" w:space="0" w:color="E0E0E0"/>
                <w:right w:val="single" w:sz="6" w:space="0" w:color="E0E0E0"/>
              </w:divBdr>
            </w:div>
          </w:divsChild>
        </w:div>
        <w:div w:id="238371243">
          <w:marLeft w:val="0"/>
          <w:marRight w:val="0"/>
          <w:marTop w:val="0"/>
          <w:marBottom w:val="225"/>
          <w:divBdr>
            <w:top w:val="none" w:sz="0" w:space="0" w:color="auto"/>
            <w:left w:val="none" w:sz="0" w:space="0" w:color="auto"/>
            <w:bottom w:val="none" w:sz="0" w:space="0" w:color="auto"/>
            <w:right w:val="none" w:sz="0" w:space="0" w:color="auto"/>
          </w:divBdr>
        </w:div>
        <w:div w:id="301737268">
          <w:marLeft w:val="0"/>
          <w:marRight w:val="0"/>
          <w:marTop w:val="0"/>
          <w:marBottom w:val="225"/>
          <w:divBdr>
            <w:top w:val="none" w:sz="0" w:space="0" w:color="auto"/>
            <w:left w:val="none" w:sz="0" w:space="0" w:color="auto"/>
            <w:bottom w:val="none" w:sz="0" w:space="0" w:color="auto"/>
            <w:right w:val="none" w:sz="0" w:space="0" w:color="auto"/>
          </w:divBdr>
        </w:div>
        <w:div w:id="407267687">
          <w:marLeft w:val="0"/>
          <w:marRight w:val="0"/>
          <w:marTop w:val="0"/>
          <w:marBottom w:val="225"/>
          <w:divBdr>
            <w:top w:val="none" w:sz="0" w:space="0" w:color="auto"/>
            <w:left w:val="none" w:sz="0" w:space="0" w:color="auto"/>
            <w:bottom w:val="none" w:sz="0" w:space="0" w:color="auto"/>
            <w:right w:val="none" w:sz="0" w:space="0" w:color="auto"/>
          </w:divBdr>
        </w:div>
        <w:div w:id="498079724">
          <w:marLeft w:val="0"/>
          <w:marRight w:val="0"/>
          <w:marTop w:val="0"/>
          <w:marBottom w:val="225"/>
          <w:divBdr>
            <w:top w:val="none" w:sz="0" w:space="0" w:color="auto"/>
            <w:left w:val="none" w:sz="0" w:space="0" w:color="auto"/>
            <w:bottom w:val="none" w:sz="0" w:space="0" w:color="auto"/>
            <w:right w:val="none" w:sz="0" w:space="0" w:color="auto"/>
          </w:divBdr>
        </w:div>
        <w:div w:id="498545994">
          <w:marLeft w:val="0"/>
          <w:marRight w:val="0"/>
          <w:marTop w:val="0"/>
          <w:marBottom w:val="225"/>
          <w:divBdr>
            <w:top w:val="none" w:sz="0" w:space="0" w:color="auto"/>
            <w:left w:val="none" w:sz="0" w:space="0" w:color="auto"/>
            <w:bottom w:val="none" w:sz="0" w:space="0" w:color="auto"/>
            <w:right w:val="none" w:sz="0" w:space="0" w:color="auto"/>
          </w:divBdr>
        </w:div>
        <w:div w:id="503013696">
          <w:marLeft w:val="0"/>
          <w:marRight w:val="0"/>
          <w:marTop w:val="0"/>
          <w:marBottom w:val="225"/>
          <w:divBdr>
            <w:top w:val="none" w:sz="0" w:space="0" w:color="auto"/>
            <w:left w:val="none" w:sz="0" w:space="0" w:color="auto"/>
            <w:bottom w:val="none" w:sz="0" w:space="0" w:color="auto"/>
            <w:right w:val="none" w:sz="0" w:space="0" w:color="auto"/>
          </w:divBdr>
        </w:div>
        <w:div w:id="578564587">
          <w:marLeft w:val="0"/>
          <w:marRight w:val="0"/>
          <w:marTop w:val="0"/>
          <w:marBottom w:val="225"/>
          <w:divBdr>
            <w:top w:val="none" w:sz="0" w:space="0" w:color="auto"/>
            <w:left w:val="none" w:sz="0" w:space="0" w:color="auto"/>
            <w:bottom w:val="none" w:sz="0" w:space="0" w:color="auto"/>
            <w:right w:val="none" w:sz="0" w:space="0" w:color="auto"/>
          </w:divBdr>
        </w:div>
        <w:div w:id="884685319">
          <w:marLeft w:val="0"/>
          <w:marRight w:val="0"/>
          <w:marTop w:val="0"/>
          <w:marBottom w:val="225"/>
          <w:divBdr>
            <w:top w:val="none" w:sz="0" w:space="0" w:color="auto"/>
            <w:left w:val="none" w:sz="0" w:space="0" w:color="auto"/>
            <w:bottom w:val="none" w:sz="0" w:space="0" w:color="auto"/>
            <w:right w:val="none" w:sz="0" w:space="0" w:color="auto"/>
          </w:divBdr>
        </w:div>
        <w:div w:id="980773500">
          <w:marLeft w:val="0"/>
          <w:marRight w:val="0"/>
          <w:marTop w:val="0"/>
          <w:marBottom w:val="225"/>
          <w:divBdr>
            <w:top w:val="none" w:sz="0" w:space="0" w:color="auto"/>
            <w:left w:val="none" w:sz="0" w:space="0" w:color="auto"/>
            <w:bottom w:val="none" w:sz="0" w:space="0" w:color="auto"/>
            <w:right w:val="none" w:sz="0" w:space="0" w:color="auto"/>
          </w:divBdr>
        </w:div>
        <w:div w:id="1088648880">
          <w:marLeft w:val="0"/>
          <w:marRight w:val="0"/>
          <w:marTop w:val="0"/>
          <w:marBottom w:val="225"/>
          <w:divBdr>
            <w:top w:val="none" w:sz="0" w:space="0" w:color="auto"/>
            <w:left w:val="none" w:sz="0" w:space="0" w:color="auto"/>
            <w:bottom w:val="none" w:sz="0" w:space="0" w:color="auto"/>
            <w:right w:val="none" w:sz="0" w:space="0" w:color="auto"/>
          </w:divBdr>
        </w:div>
        <w:div w:id="1229683665">
          <w:marLeft w:val="0"/>
          <w:marRight w:val="0"/>
          <w:marTop w:val="0"/>
          <w:marBottom w:val="225"/>
          <w:divBdr>
            <w:top w:val="none" w:sz="0" w:space="0" w:color="auto"/>
            <w:left w:val="none" w:sz="0" w:space="0" w:color="auto"/>
            <w:bottom w:val="none" w:sz="0" w:space="0" w:color="auto"/>
            <w:right w:val="none" w:sz="0" w:space="0" w:color="auto"/>
          </w:divBdr>
        </w:div>
        <w:div w:id="1265457993">
          <w:marLeft w:val="0"/>
          <w:marRight w:val="0"/>
          <w:marTop w:val="0"/>
          <w:marBottom w:val="225"/>
          <w:divBdr>
            <w:top w:val="none" w:sz="0" w:space="0" w:color="auto"/>
            <w:left w:val="none" w:sz="0" w:space="0" w:color="auto"/>
            <w:bottom w:val="none" w:sz="0" w:space="0" w:color="auto"/>
            <w:right w:val="none" w:sz="0" w:space="0" w:color="auto"/>
          </w:divBdr>
        </w:div>
        <w:div w:id="1282037146">
          <w:marLeft w:val="-450"/>
          <w:marRight w:val="0"/>
          <w:marTop w:val="525"/>
          <w:marBottom w:val="225"/>
          <w:divBdr>
            <w:top w:val="none" w:sz="0" w:space="0" w:color="auto"/>
            <w:left w:val="single" w:sz="48" w:space="0" w:color="4F9CEE"/>
            <w:bottom w:val="none" w:sz="0" w:space="0" w:color="auto"/>
            <w:right w:val="none" w:sz="0" w:space="0" w:color="auto"/>
          </w:divBdr>
        </w:div>
        <w:div w:id="1339965203">
          <w:marLeft w:val="0"/>
          <w:marRight w:val="0"/>
          <w:marTop w:val="0"/>
          <w:marBottom w:val="225"/>
          <w:divBdr>
            <w:top w:val="none" w:sz="0" w:space="0" w:color="auto"/>
            <w:left w:val="none" w:sz="0" w:space="0" w:color="auto"/>
            <w:bottom w:val="none" w:sz="0" w:space="0" w:color="auto"/>
            <w:right w:val="none" w:sz="0" w:space="0" w:color="auto"/>
          </w:divBdr>
        </w:div>
        <w:div w:id="1386299390">
          <w:marLeft w:val="-450"/>
          <w:marRight w:val="0"/>
          <w:marTop w:val="525"/>
          <w:marBottom w:val="225"/>
          <w:divBdr>
            <w:top w:val="none" w:sz="0" w:space="0" w:color="auto"/>
            <w:left w:val="single" w:sz="48" w:space="0" w:color="4F9CEE"/>
            <w:bottom w:val="none" w:sz="0" w:space="0" w:color="auto"/>
            <w:right w:val="none" w:sz="0" w:space="0" w:color="auto"/>
          </w:divBdr>
        </w:div>
        <w:div w:id="1561940253">
          <w:marLeft w:val="0"/>
          <w:marRight w:val="0"/>
          <w:marTop w:val="0"/>
          <w:marBottom w:val="225"/>
          <w:divBdr>
            <w:top w:val="none" w:sz="0" w:space="0" w:color="auto"/>
            <w:left w:val="none" w:sz="0" w:space="0" w:color="auto"/>
            <w:bottom w:val="none" w:sz="0" w:space="0" w:color="auto"/>
            <w:right w:val="none" w:sz="0" w:space="0" w:color="auto"/>
          </w:divBdr>
        </w:div>
        <w:div w:id="1586376176">
          <w:marLeft w:val="0"/>
          <w:marRight w:val="0"/>
          <w:marTop w:val="0"/>
          <w:marBottom w:val="225"/>
          <w:divBdr>
            <w:top w:val="none" w:sz="0" w:space="0" w:color="auto"/>
            <w:left w:val="none" w:sz="0" w:space="0" w:color="auto"/>
            <w:bottom w:val="none" w:sz="0" w:space="0" w:color="auto"/>
            <w:right w:val="none" w:sz="0" w:space="0" w:color="auto"/>
          </w:divBdr>
        </w:div>
        <w:div w:id="1606888228">
          <w:marLeft w:val="0"/>
          <w:marRight w:val="0"/>
          <w:marTop w:val="0"/>
          <w:marBottom w:val="225"/>
          <w:divBdr>
            <w:top w:val="none" w:sz="0" w:space="0" w:color="auto"/>
            <w:left w:val="none" w:sz="0" w:space="0" w:color="auto"/>
            <w:bottom w:val="none" w:sz="0" w:space="0" w:color="auto"/>
            <w:right w:val="none" w:sz="0" w:space="0" w:color="auto"/>
          </w:divBdr>
        </w:div>
        <w:div w:id="1691950730">
          <w:marLeft w:val="0"/>
          <w:marRight w:val="0"/>
          <w:marTop w:val="0"/>
          <w:marBottom w:val="225"/>
          <w:divBdr>
            <w:top w:val="none" w:sz="0" w:space="0" w:color="auto"/>
            <w:left w:val="none" w:sz="0" w:space="0" w:color="auto"/>
            <w:bottom w:val="none" w:sz="0" w:space="0" w:color="auto"/>
            <w:right w:val="none" w:sz="0" w:space="0" w:color="auto"/>
          </w:divBdr>
        </w:div>
        <w:div w:id="1777484823">
          <w:marLeft w:val="0"/>
          <w:marRight w:val="0"/>
          <w:marTop w:val="0"/>
          <w:marBottom w:val="225"/>
          <w:divBdr>
            <w:top w:val="none" w:sz="0" w:space="0" w:color="auto"/>
            <w:left w:val="none" w:sz="0" w:space="0" w:color="auto"/>
            <w:bottom w:val="none" w:sz="0" w:space="0" w:color="auto"/>
            <w:right w:val="none" w:sz="0" w:space="0" w:color="auto"/>
          </w:divBdr>
        </w:div>
        <w:div w:id="1811749378">
          <w:marLeft w:val="0"/>
          <w:marRight w:val="0"/>
          <w:marTop w:val="0"/>
          <w:marBottom w:val="225"/>
          <w:divBdr>
            <w:top w:val="none" w:sz="0" w:space="0" w:color="auto"/>
            <w:left w:val="none" w:sz="0" w:space="0" w:color="auto"/>
            <w:bottom w:val="none" w:sz="0" w:space="0" w:color="auto"/>
            <w:right w:val="none" w:sz="0" w:space="0" w:color="auto"/>
          </w:divBdr>
        </w:div>
        <w:div w:id="1990667663">
          <w:marLeft w:val="0"/>
          <w:marRight w:val="0"/>
          <w:marTop w:val="0"/>
          <w:marBottom w:val="225"/>
          <w:divBdr>
            <w:top w:val="none" w:sz="0" w:space="0" w:color="auto"/>
            <w:left w:val="none" w:sz="0" w:space="0" w:color="auto"/>
            <w:bottom w:val="none" w:sz="0" w:space="0" w:color="auto"/>
            <w:right w:val="none" w:sz="0" w:space="0" w:color="auto"/>
          </w:divBdr>
        </w:div>
        <w:div w:id="2098404027">
          <w:marLeft w:val="0"/>
          <w:marRight w:val="0"/>
          <w:marTop w:val="0"/>
          <w:marBottom w:val="225"/>
          <w:divBdr>
            <w:top w:val="none" w:sz="0" w:space="0" w:color="auto"/>
            <w:left w:val="none" w:sz="0" w:space="0" w:color="auto"/>
            <w:bottom w:val="none" w:sz="0" w:space="0" w:color="auto"/>
            <w:right w:val="none" w:sz="0" w:space="0" w:color="auto"/>
          </w:divBdr>
        </w:div>
        <w:div w:id="2103597902">
          <w:marLeft w:val="0"/>
          <w:marRight w:val="0"/>
          <w:marTop w:val="0"/>
          <w:marBottom w:val="225"/>
          <w:divBdr>
            <w:top w:val="none" w:sz="0" w:space="0" w:color="auto"/>
            <w:left w:val="none" w:sz="0" w:space="0" w:color="auto"/>
            <w:bottom w:val="none" w:sz="0" w:space="0" w:color="auto"/>
            <w:right w:val="none" w:sz="0" w:space="0" w:color="auto"/>
          </w:divBdr>
        </w:div>
      </w:divsChild>
    </w:div>
    <w:div w:id="2112162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2CFA66-0C90-4909-950A-B99E2572E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549</TotalTime>
  <Pages>13</Pages>
  <Words>1797</Words>
  <Characters>10248</Characters>
  <Application>Microsoft Office Word</Application>
  <DocSecurity>0</DocSecurity>
  <Lines>85</Lines>
  <Paragraphs>24</Paragraphs>
  <ScaleCrop>false</ScaleCrop>
  <Company/>
  <LinksUpToDate>false</LinksUpToDate>
  <CharactersWithSpaces>12021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Liting Ji</dc:creator>
  <cp:keywords/>
  <dc:description/>
  <cp:lastModifiedBy>张格菁</cp:lastModifiedBy>
  <cp:revision>27</cp:revision>
  <cp:lastPrinted>2018-02-06T03:16:00Z</cp:lastPrinted>
  <dcterms:created xsi:type="dcterms:W3CDTF">2018-02-06T03:45:00Z</dcterms:created>
  <dcterms:modified xsi:type="dcterms:W3CDTF">2020-08-26T09:20:00Z</dcterms:modified>
</cp:coreProperties>
</file>