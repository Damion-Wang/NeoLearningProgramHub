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AEC5A" w14:textId="19524DCD" w:rsidR="0008612B" w:rsidRPr="00465B02" w:rsidRDefault="003E2FB7">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jc w:val="center"/>
        <w:rPr>
          <w:rFonts w:ascii="宋体" w:eastAsia="宋体" w:hAnsi="宋体" w:cs="Times New Roman" w:hint="default"/>
          <w:b/>
          <w:bCs/>
          <w:sz w:val="28"/>
          <w:szCs w:val="28"/>
        </w:rPr>
      </w:pPr>
      <w:r>
        <w:rPr>
          <w:rFonts w:ascii="宋体" w:eastAsia="宋体" w:hAnsi="宋体"/>
          <w:b/>
          <w:sz w:val="28"/>
          <w:szCs w:val="28"/>
        </w:rPr>
        <w:t>管理者的</w:t>
      </w:r>
      <w:ins w:id="0" w:author="zeng yingying" w:date="2018-02-12T10:01:00Z">
        <w:r w:rsidR="00B83C67">
          <w:rPr>
            <w:rFonts w:ascii="宋体" w:eastAsia="宋体" w:hAnsi="宋体" w:hint="default"/>
            <w:b/>
            <w:sz w:val="28"/>
            <w:szCs w:val="28"/>
          </w:rPr>
          <w:t>十种</w:t>
        </w:r>
      </w:ins>
      <w:del w:id="1" w:author="zeng yingying" w:date="2018-02-12T10:01:00Z">
        <w:r w:rsidDel="00B83C67">
          <w:rPr>
            <w:rFonts w:ascii="宋体" w:eastAsia="宋体" w:hAnsi="宋体"/>
            <w:b/>
            <w:sz w:val="28"/>
            <w:szCs w:val="28"/>
          </w:rPr>
          <w:delText>十大</w:delText>
        </w:r>
      </w:del>
      <w:r>
        <w:rPr>
          <w:rFonts w:ascii="宋体" w:eastAsia="宋体" w:hAnsi="宋体"/>
          <w:b/>
          <w:sz w:val="28"/>
          <w:szCs w:val="28"/>
        </w:rPr>
        <w:t>角色</w:t>
      </w:r>
    </w:p>
    <w:p w14:paraId="0299E701" w14:textId="77777777" w:rsidR="00D93B1C" w:rsidRDefault="00D93B1C">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p>
    <w:p w14:paraId="653FCE94" w14:textId="77777777" w:rsidR="00D93B1C" w:rsidRDefault="00D93B1C">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p>
    <w:p w14:paraId="5BE4ECF7" w14:textId="77777777" w:rsidR="0008612B" w:rsidRPr="00D93B1C" w:rsidRDefault="00D93B1C">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Helvetica" w:hint="default"/>
          <w:b/>
          <w:bCs/>
          <w:sz w:val="21"/>
          <w:szCs w:val="21"/>
        </w:rPr>
      </w:pPr>
      <w:r>
        <w:rPr>
          <w:rFonts w:asciiTheme="minorEastAsia" w:eastAsiaTheme="minorEastAsia" w:hAnsiTheme="minorEastAsia" w:hint="default"/>
          <w:b/>
          <w:bCs/>
          <w:sz w:val="21"/>
          <w:szCs w:val="21"/>
        </w:rPr>
        <w:t>LDNM002</w:t>
      </w:r>
      <w:r w:rsidR="006C4FB2" w:rsidRPr="00D93B1C">
        <w:rPr>
          <w:rFonts w:asciiTheme="minorEastAsia" w:eastAsiaTheme="minorEastAsia" w:hAnsiTheme="minorEastAsia"/>
          <w:b/>
          <w:bCs/>
          <w:sz w:val="21"/>
          <w:szCs w:val="21"/>
        </w:rPr>
        <w:t>00U</w:t>
      </w:r>
    </w:p>
    <w:p w14:paraId="7863B178"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sz w:val="21"/>
          <w:szCs w:val="21"/>
        </w:rPr>
        <w:t>学习目标</w:t>
      </w:r>
    </w:p>
    <w:p w14:paraId="239C3E75"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3C14DDB4" w14:textId="77777777" w:rsidR="00DD5BDE" w:rsidRPr="00D93B1C" w:rsidRDefault="00B778FF"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Pr>
          <w:rFonts w:asciiTheme="minorEastAsia" w:eastAsiaTheme="minorEastAsia" w:hAnsiTheme="minorEastAsia" w:hint="default"/>
          <w:b/>
          <w:bCs/>
          <w:sz w:val="21"/>
          <w:szCs w:val="21"/>
        </w:rPr>
        <w:t>LDNM002</w:t>
      </w:r>
      <w:r w:rsidR="00DD5BDE" w:rsidRPr="00D93B1C">
        <w:rPr>
          <w:rFonts w:asciiTheme="minorEastAsia" w:eastAsiaTheme="minorEastAsia" w:hAnsiTheme="minorEastAsia"/>
          <w:b/>
          <w:bCs/>
          <w:sz w:val="21"/>
          <w:szCs w:val="21"/>
        </w:rPr>
        <w:t>00U01</w:t>
      </w:r>
    </w:p>
    <w:p w14:paraId="078A1C02" w14:textId="77777777" w:rsidR="00DD5BDE" w:rsidRPr="00B778FF"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sz w:val="21"/>
          <w:szCs w:val="21"/>
        </w:rPr>
        <w:t>管理者访谈</w:t>
      </w:r>
    </w:p>
    <w:p w14:paraId="5861357E"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244E0887"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在开始今天的课程之前，我们先来看一段对不同行业管理者的访谈。</w:t>
      </w:r>
    </w:p>
    <w:p w14:paraId="60A9F024"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726E91C2"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【记者】能简单介绍一下你的职业，以及你今天有什么日程安排吗？</w:t>
      </w:r>
    </w:p>
    <w:p w14:paraId="16DAA2E9"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w:t>
      </w:r>
      <w:r w:rsidRPr="00D93B1C">
        <w:rPr>
          <w:rFonts w:asciiTheme="minorEastAsia" w:eastAsiaTheme="minorEastAsia" w:hAnsiTheme="minorEastAsia"/>
          <w:sz w:val="21"/>
          <w:szCs w:val="21"/>
          <w:lang w:val="en-US"/>
        </w:rPr>
        <w:t>A</w:t>
      </w:r>
      <w:r w:rsidR="00465B02">
        <w:rPr>
          <w:rFonts w:asciiTheme="minorEastAsia" w:eastAsiaTheme="minorEastAsia" w:hAnsiTheme="minorEastAsia"/>
          <w:sz w:val="21"/>
          <w:szCs w:val="21"/>
        </w:rPr>
        <w:t>】</w:t>
      </w:r>
      <w:r w:rsidRPr="00D93B1C">
        <w:rPr>
          <w:rFonts w:asciiTheme="minorEastAsia" w:eastAsiaTheme="minorEastAsia" w:hAnsiTheme="minorEastAsia"/>
          <w:sz w:val="21"/>
          <w:szCs w:val="21"/>
        </w:rPr>
        <w:t>我在一家物流公司工作，是客服经理，今天要给领导汇报这个月的客户投诉情况</w:t>
      </w:r>
      <w:r w:rsidR="00A067EC">
        <w:rPr>
          <w:rFonts w:asciiTheme="minorEastAsia" w:eastAsiaTheme="minorEastAsia" w:hAnsiTheme="minorEastAsia"/>
          <w:sz w:val="21"/>
          <w:szCs w:val="21"/>
        </w:rPr>
        <w:t>，</w:t>
      </w:r>
      <w:r w:rsidRPr="00D93B1C">
        <w:rPr>
          <w:rFonts w:asciiTheme="minorEastAsia" w:eastAsiaTheme="minorEastAsia" w:hAnsiTheme="minorEastAsia"/>
          <w:sz w:val="21"/>
          <w:szCs w:val="21"/>
        </w:rPr>
        <w:t>跟技术部讨论一下对新的客服系统平台的需求</w:t>
      </w:r>
      <w:r w:rsidRPr="00D93B1C">
        <w:rPr>
          <w:rFonts w:asciiTheme="minorEastAsia" w:eastAsiaTheme="minorEastAsia" w:hAnsiTheme="minorEastAsia"/>
          <w:sz w:val="21"/>
          <w:szCs w:val="21"/>
          <w:lang w:val="en-US"/>
        </w:rPr>
        <w:t>.....</w:t>
      </w:r>
      <w:r w:rsidRPr="00D93B1C">
        <w:rPr>
          <w:rFonts w:asciiTheme="minorEastAsia" w:eastAsiaTheme="minorEastAsia" w:hAnsiTheme="minorEastAsia"/>
          <w:sz w:val="21"/>
          <w:szCs w:val="21"/>
        </w:rPr>
        <w:t>对了，年底了，还要编制明年的预算，马上要提交给财务部了</w:t>
      </w:r>
      <w:r w:rsidRPr="00D93B1C">
        <w:rPr>
          <w:rFonts w:asciiTheme="minorEastAsia" w:eastAsiaTheme="minorEastAsia" w:hAnsiTheme="minorEastAsia"/>
          <w:sz w:val="21"/>
          <w:szCs w:val="21"/>
          <w:lang w:val="en-US"/>
        </w:rPr>
        <w:t>......</w:t>
      </w:r>
    </w:p>
    <w:p w14:paraId="5CA8799E"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w:t>
      </w:r>
      <w:r w:rsidRPr="00D93B1C">
        <w:rPr>
          <w:rFonts w:asciiTheme="minorEastAsia" w:eastAsiaTheme="minorEastAsia" w:hAnsiTheme="minorEastAsia"/>
          <w:sz w:val="21"/>
          <w:szCs w:val="21"/>
          <w:lang w:val="en-US"/>
        </w:rPr>
        <w:t>B</w:t>
      </w:r>
      <w:r w:rsidRPr="00D93B1C">
        <w:rPr>
          <w:rFonts w:asciiTheme="minorEastAsia" w:eastAsiaTheme="minorEastAsia" w:hAnsiTheme="minorEastAsia"/>
          <w:sz w:val="21"/>
          <w:szCs w:val="21"/>
        </w:rPr>
        <w:t>】我是一家</w:t>
      </w:r>
      <w:r w:rsidRPr="00D93B1C">
        <w:rPr>
          <w:rFonts w:asciiTheme="minorEastAsia" w:eastAsiaTheme="minorEastAsia" w:hAnsiTheme="minorEastAsia"/>
          <w:sz w:val="21"/>
          <w:szCs w:val="21"/>
          <w:lang w:val="en-US"/>
        </w:rPr>
        <w:t>IT</w:t>
      </w:r>
      <w:r w:rsidRPr="00D93B1C">
        <w:rPr>
          <w:rFonts w:asciiTheme="minorEastAsia" w:eastAsiaTheme="minorEastAsia" w:hAnsiTheme="minorEastAsia"/>
          <w:sz w:val="21"/>
          <w:szCs w:val="21"/>
        </w:rPr>
        <w:t>外包公司的项目经理，项目马上就要交付了，我今天要</w:t>
      </w:r>
      <w:proofErr w:type="gramStart"/>
      <w:r w:rsidRPr="00D93B1C">
        <w:rPr>
          <w:rFonts w:asciiTheme="minorEastAsia" w:eastAsiaTheme="minorEastAsia" w:hAnsiTheme="minorEastAsia"/>
          <w:sz w:val="21"/>
          <w:szCs w:val="21"/>
        </w:rPr>
        <w:t>跟项目</w:t>
      </w:r>
      <w:proofErr w:type="gramEnd"/>
      <w:r w:rsidRPr="00D93B1C">
        <w:rPr>
          <w:rFonts w:asciiTheme="minorEastAsia" w:eastAsiaTheme="minorEastAsia" w:hAnsiTheme="minorEastAsia"/>
          <w:sz w:val="21"/>
          <w:szCs w:val="21"/>
        </w:rPr>
        <w:t>成员确认下进度和测试结果，下午要陪销售去拜访客户，争取拿下一个新的项目</w:t>
      </w:r>
      <w:r w:rsidRPr="00D93B1C">
        <w:rPr>
          <w:rFonts w:asciiTheme="minorEastAsia" w:eastAsiaTheme="minorEastAsia" w:hAnsiTheme="minorEastAsia"/>
          <w:sz w:val="21"/>
          <w:szCs w:val="21"/>
          <w:lang w:val="en-US"/>
        </w:rPr>
        <w:t>……</w:t>
      </w:r>
    </w:p>
    <w:p w14:paraId="464E8C59"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w:t>
      </w:r>
      <w:r w:rsidRPr="00D93B1C">
        <w:rPr>
          <w:rFonts w:asciiTheme="minorEastAsia" w:eastAsiaTheme="minorEastAsia" w:hAnsiTheme="minorEastAsia"/>
          <w:sz w:val="21"/>
          <w:szCs w:val="21"/>
          <w:lang w:val="en-US"/>
        </w:rPr>
        <w:t>C</w:t>
      </w:r>
      <w:r w:rsidR="00465B02">
        <w:rPr>
          <w:rFonts w:asciiTheme="minorEastAsia" w:eastAsiaTheme="minorEastAsia" w:hAnsiTheme="minorEastAsia"/>
          <w:sz w:val="21"/>
          <w:szCs w:val="21"/>
        </w:rPr>
        <w:t>】</w:t>
      </w:r>
      <w:r w:rsidRPr="00D93B1C">
        <w:rPr>
          <w:rFonts w:asciiTheme="minorEastAsia" w:eastAsiaTheme="minorEastAsia" w:hAnsiTheme="minorEastAsia"/>
          <w:sz w:val="21"/>
          <w:szCs w:val="21"/>
        </w:rPr>
        <w:t>我是一家医院的护士长，我今天要带几个新来的护士查房，组织每周一次的科内护士业务学习、检查科室贵重仪器使用、消毒、维护工作</w:t>
      </w:r>
      <w:r w:rsidRPr="00D93B1C">
        <w:rPr>
          <w:rFonts w:asciiTheme="minorEastAsia" w:eastAsiaTheme="minorEastAsia" w:hAnsiTheme="minorEastAsia"/>
          <w:sz w:val="21"/>
          <w:szCs w:val="21"/>
          <w:lang w:val="en-US"/>
        </w:rPr>
        <w:t>…</w:t>
      </w:r>
      <w:r w:rsidRPr="00D93B1C">
        <w:rPr>
          <w:rFonts w:asciiTheme="minorEastAsia" w:eastAsiaTheme="minorEastAsia" w:hAnsiTheme="minorEastAsia"/>
          <w:sz w:val="21"/>
          <w:szCs w:val="21"/>
        </w:rPr>
        <w:t>还有，下一周的护理工作计划和要求今天也得排出来</w:t>
      </w:r>
      <w:r w:rsidRPr="00D93B1C">
        <w:rPr>
          <w:rFonts w:asciiTheme="minorEastAsia" w:eastAsiaTheme="minorEastAsia" w:hAnsiTheme="minorEastAsia"/>
          <w:sz w:val="21"/>
          <w:szCs w:val="21"/>
          <w:lang w:val="en-US"/>
        </w:rPr>
        <w:t>......</w:t>
      </w:r>
    </w:p>
    <w:p w14:paraId="4E6B0607" w14:textId="77777777" w:rsidR="00DD5BDE" w:rsidRPr="00D93B1C" w:rsidRDefault="00DD5BDE" w:rsidP="00DD5BD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w:t>
      </w:r>
      <w:r w:rsidRPr="00D93B1C">
        <w:rPr>
          <w:rFonts w:asciiTheme="minorEastAsia" w:eastAsiaTheme="minorEastAsia" w:hAnsiTheme="minorEastAsia"/>
          <w:sz w:val="21"/>
          <w:szCs w:val="21"/>
          <w:lang w:val="en-US"/>
        </w:rPr>
        <w:t>D</w:t>
      </w:r>
      <w:r w:rsidR="00465B02">
        <w:rPr>
          <w:rFonts w:asciiTheme="minorEastAsia" w:eastAsiaTheme="minorEastAsia" w:hAnsiTheme="minorEastAsia"/>
          <w:sz w:val="21"/>
          <w:szCs w:val="21"/>
        </w:rPr>
        <w:t>】</w:t>
      </w:r>
      <w:r w:rsidRPr="00D93B1C">
        <w:rPr>
          <w:rFonts w:asciiTheme="minorEastAsia" w:eastAsiaTheme="minorEastAsia" w:hAnsiTheme="minorEastAsia"/>
          <w:sz w:val="21"/>
          <w:szCs w:val="21"/>
        </w:rPr>
        <w:t>我是一家互联网公司的市场总监，今天要代表公司参加一个业界年会，我会在会上发表演讲，介绍公司的业务及发展情况</w:t>
      </w:r>
      <w:r w:rsidRPr="00D93B1C">
        <w:rPr>
          <w:rFonts w:asciiTheme="minorEastAsia" w:eastAsiaTheme="minorEastAsia" w:hAnsiTheme="minorEastAsia"/>
          <w:sz w:val="21"/>
          <w:szCs w:val="21"/>
          <w:lang w:val="en-US"/>
        </w:rPr>
        <w:t>......</w:t>
      </w:r>
    </w:p>
    <w:p w14:paraId="7AD31042"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0E23AC64" w14:textId="77777777" w:rsidR="0008612B" w:rsidRPr="00D93B1C" w:rsidRDefault="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Pr>
          <w:rFonts w:asciiTheme="minorEastAsia" w:eastAsiaTheme="minorEastAsia" w:hAnsiTheme="minorEastAsia" w:hint="default"/>
          <w:b/>
          <w:bCs/>
          <w:sz w:val="21"/>
          <w:szCs w:val="21"/>
        </w:rPr>
        <w:t>LDNM002</w:t>
      </w:r>
      <w:r w:rsidR="006C4FB2" w:rsidRPr="00D93B1C">
        <w:rPr>
          <w:rFonts w:asciiTheme="minorEastAsia" w:eastAsiaTheme="minorEastAsia" w:hAnsiTheme="minorEastAsia"/>
          <w:b/>
          <w:bCs/>
          <w:sz w:val="21"/>
          <w:szCs w:val="21"/>
        </w:rPr>
        <w:t>00U02</w:t>
      </w:r>
    </w:p>
    <w:p w14:paraId="099927E9"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sz w:val="21"/>
          <w:szCs w:val="21"/>
        </w:rPr>
        <w:t>课程学习目标</w:t>
      </w:r>
    </w:p>
    <w:p w14:paraId="3277CF3E" w14:textId="1D900676" w:rsidR="00ED6757" w:rsidRPr="00236193" w:rsidRDefault="008D59D2" w:rsidP="00ED6757">
      <w:pPr>
        <w:rPr>
          <w:ins w:id="2" w:author="zeng yingying" w:date="2018-07-18T16:10:00Z"/>
          <w:rFonts w:ascii="微软雅黑" w:eastAsia="微软雅黑" w:hAnsi="微软雅黑"/>
          <w:lang w:eastAsia="zh-CN"/>
        </w:rPr>
      </w:pPr>
      <w:r>
        <w:rPr>
          <w:rFonts w:asciiTheme="minorEastAsia" w:hAnsiTheme="minorEastAsia"/>
          <w:sz w:val="21"/>
          <w:szCs w:val="21"/>
          <w:lang w:eastAsia="zh-CN"/>
        </w:rPr>
        <w:t>从上面的访谈中，我们可以看到</w:t>
      </w:r>
      <w:r w:rsidR="00A067EC">
        <w:rPr>
          <w:rFonts w:asciiTheme="minorEastAsia" w:hAnsiTheme="minorEastAsia"/>
          <w:sz w:val="21"/>
          <w:szCs w:val="21"/>
          <w:lang w:eastAsia="zh-CN"/>
        </w:rPr>
        <w:t>无论</w:t>
      </w:r>
      <w:r w:rsidR="006C4FB2" w:rsidRPr="00D93B1C">
        <w:rPr>
          <w:rFonts w:asciiTheme="minorEastAsia" w:hAnsiTheme="minorEastAsia"/>
          <w:sz w:val="21"/>
          <w:szCs w:val="21"/>
          <w:lang w:eastAsia="zh-CN"/>
        </w:rPr>
        <w:t>来自什么行业、</w:t>
      </w:r>
      <w:r w:rsidRPr="00D93B1C">
        <w:rPr>
          <w:rFonts w:asciiTheme="minorEastAsia" w:hAnsiTheme="minorEastAsia"/>
          <w:sz w:val="21"/>
          <w:szCs w:val="21"/>
          <w:lang w:eastAsia="zh-CN"/>
        </w:rPr>
        <w:t>什么</w:t>
      </w:r>
      <w:r w:rsidR="006C4FB2" w:rsidRPr="00D93B1C">
        <w:rPr>
          <w:rFonts w:asciiTheme="minorEastAsia" w:hAnsiTheme="minorEastAsia"/>
          <w:sz w:val="21"/>
          <w:szCs w:val="21"/>
          <w:lang w:eastAsia="zh-CN"/>
        </w:rPr>
        <w:t>职位，</w:t>
      </w:r>
      <w:del w:id="3" w:author="zeng yingying" w:date="2018-07-18T16:11:00Z">
        <w:r w:rsidR="006C4FB2" w:rsidRPr="00D93B1C" w:rsidDel="00ED6757">
          <w:rPr>
            <w:rFonts w:asciiTheme="minorEastAsia" w:hAnsiTheme="minorEastAsia"/>
            <w:sz w:val="21"/>
            <w:szCs w:val="21"/>
            <w:lang w:eastAsia="zh-CN"/>
          </w:rPr>
          <w:delText>管理者</w:delText>
        </w:r>
        <w:r w:rsidDel="00ED6757">
          <w:rPr>
            <w:rFonts w:asciiTheme="minorEastAsia" w:hAnsiTheme="minorEastAsia"/>
            <w:sz w:val="21"/>
            <w:szCs w:val="21"/>
            <w:lang w:eastAsia="zh-CN"/>
          </w:rPr>
          <w:delText>每天都在</w:delText>
        </w:r>
        <w:r w:rsidR="006C4FB2" w:rsidRPr="00D93B1C" w:rsidDel="00ED6757">
          <w:rPr>
            <w:rFonts w:asciiTheme="minorEastAsia" w:hAnsiTheme="minorEastAsia"/>
            <w:sz w:val="21"/>
            <w:szCs w:val="21"/>
            <w:lang w:eastAsia="zh-CN"/>
          </w:rPr>
          <w:delText>管理</w:delText>
        </w:r>
        <w:r w:rsidDel="00ED6757">
          <w:rPr>
            <w:rFonts w:asciiTheme="minorEastAsia" w:hAnsiTheme="minorEastAsia"/>
            <w:sz w:val="21"/>
            <w:szCs w:val="21"/>
            <w:lang w:eastAsia="zh-CN"/>
          </w:rPr>
          <w:delText>着</w:delText>
        </w:r>
        <w:r w:rsidR="006C4FB2" w:rsidRPr="00D93B1C" w:rsidDel="00ED6757">
          <w:rPr>
            <w:rFonts w:asciiTheme="minorEastAsia" w:hAnsiTheme="minorEastAsia"/>
            <w:sz w:val="21"/>
            <w:szCs w:val="21"/>
            <w:lang w:eastAsia="zh-CN"/>
          </w:rPr>
          <w:delText>各式各样</w:delText>
        </w:r>
        <w:r w:rsidDel="00ED6757">
          <w:rPr>
            <w:rFonts w:asciiTheme="minorEastAsia" w:hAnsiTheme="minorEastAsia"/>
            <w:sz w:val="21"/>
            <w:szCs w:val="21"/>
            <w:lang w:eastAsia="zh-CN"/>
          </w:rPr>
          <w:delText>的</w:delText>
        </w:r>
        <w:r w:rsidRPr="00D93B1C" w:rsidDel="00ED6757">
          <w:rPr>
            <w:rFonts w:asciiTheme="minorEastAsia" w:hAnsiTheme="minorEastAsia"/>
            <w:sz w:val="21"/>
            <w:szCs w:val="21"/>
            <w:lang w:eastAsia="zh-CN"/>
          </w:rPr>
          <w:delText>活动</w:delText>
        </w:r>
        <w:r w:rsidR="006C4FB2" w:rsidRPr="00D93B1C" w:rsidDel="00ED6757">
          <w:rPr>
            <w:rFonts w:asciiTheme="minorEastAsia" w:hAnsiTheme="minorEastAsia"/>
            <w:sz w:val="21"/>
            <w:szCs w:val="21"/>
            <w:lang w:eastAsia="zh-CN"/>
          </w:rPr>
          <w:delText>，</w:delText>
        </w:r>
        <w:r w:rsidR="00FB0FA3" w:rsidDel="00ED6757">
          <w:rPr>
            <w:rFonts w:asciiTheme="minorEastAsia" w:hAnsiTheme="minorEastAsia"/>
            <w:sz w:val="21"/>
            <w:szCs w:val="21"/>
            <w:lang w:eastAsia="zh-CN"/>
          </w:rPr>
          <w:delText>他们的任务看似不同，</w:delText>
        </w:r>
        <w:r w:rsidDel="00ED6757">
          <w:rPr>
            <w:rFonts w:asciiTheme="minorEastAsia" w:hAnsiTheme="minorEastAsia"/>
            <w:sz w:val="21"/>
            <w:szCs w:val="21"/>
            <w:lang w:eastAsia="zh-CN"/>
          </w:rPr>
          <w:delText>然而</w:delText>
        </w:r>
        <w:r w:rsidR="006C4FB2" w:rsidRPr="00D93B1C" w:rsidDel="00ED6757">
          <w:rPr>
            <w:rFonts w:asciiTheme="minorEastAsia" w:hAnsiTheme="minorEastAsia"/>
            <w:sz w:val="21"/>
            <w:szCs w:val="21"/>
            <w:lang w:eastAsia="zh-CN"/>
          </w:rPr>
          <w:delText>他们在不同时候所扮演的角色又不尽相同。</w:delText>
        </w:r>
      </w:del>
      <w:bookmarkStart w:id="4" w:name="_Hlk519671203"/>
      <w:ins w:id="5" w:author="zeng yingying" w:date="2018-07-18T16:10:00Z">
        <w:r w:rsidR="00ED6757" w:rsidRPr="007642FB">
          <w:rPr>
            <w:rFonts w:asciiTheme="minorEastAsia" w:hAnsiTheme="minorEastAsia"/>
            <w:sz w:val="21"/>
            <w:szCs w:val="21"/>
            <w:lang w:eastAsia="zh-CN"/>
          </w:rPr>
          <w:t>管理者每天都在管理着各式各样的活动，他们的任务看似不同，然而他们在不同时候所扮演的角色</w:t>
        </w:r>
        <w:r w:rsidR="00ED6757" w:rsidRPr="007642FB">
          <w:rPr>
            <w:rFonts w:asciiTheme="minorEastAsia" w:hAnsiTheme="minorEastAsia" w:hint="eastAsia"/>
            <w:sz w:val="21"/>
            <w:szCs w:val="21"/>
            <w:lang w:eastAsia="zh-CN"/>
          </w:rPr>
          <w:t>却</w:t>
        </w:r>
        <w:r w:rsidR="00ED6757" w:rsidRPr="007642FB">
          <w:rPr>
            <w:rFonts w:asciiTheme="minorEastAsia" w:hAnsiTheme="minorEastAsia"/>
            <w:sz w:val="21"/>
            <w:szCs w:val="21"/>
            <w:lang w:eastAsia="zh-CN"/>
          </w:rPr>
          <w:t>又</w:t>
        </w:r>
        <w:r w:rsidR="00ED6757" w:rsidRPr="007642FB">
          <w:rPr>
            <w:rFonts w:asciiTheme="minorEastAsia" w:hAnsiTheme="minorEastAsia" w:hint="eastAsia"/>
            <w:sz w:val="21"/>
            <w:szCs w:val="21"/>
            <w:lang w:eastAsia="zh-CN"/>
          </w:rPr>
          <w:t>有着相同之处</w:t>
        </w:r>
        <w:r w:rsidR="00ED6757" w:rsidRPr="007642FB">
          <w:rPr>
            <w:rFonts w:asciiTheme="minorEastAsia" w:hAnsiTheme="minorEastAsia"/>
            <w:sz w:val="21"/>
            <w:szCs w:val="21"/>
            <w:lang w:eastAsia="zh-CN"/>
          </w:rPr>
          <w:t>。</w:t>
        </w:r>
      </w:ins>
    </w:p>
    <w:bookmarkEnd w:id="4"/>
    <w:p w14:paraId="539CD63B" w14:textId="3DC2496F" w:rsidR="0008612B" w:rsidRPr="00ED6757"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lang w:val="en-US"/>
          <w:rPrChange w:id="6" w:author="zeng yingying" w:date="2018-07-18T16:10:00Z">
            <w:rPr>
              <w:rFonts w:asciiTheme="minorEastAsia" w:eastAsiaTheme="minorEastAsia" w:hAnsiTheme="minorEastAsia" w:hint="default"/>
              <w:sz w:val="21"/>
              <w:szCs w:val="21"/>
            </w:rPr>
          </w:rPrChange>
        </w:rPr>
      </w:pPr>
    </w:p>
    <w:p w14:paraId="2B772462" w14:textId="3814CBC7" w:rsidR="00FB0FA3"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那么，管理活动有哪些种类？管理者</w:t>
      </w:r>
      <w:r w:rsidR="00AF0FCE">
        <w:rPr>
          <w:rFonts w:asciiTheme="minorEastAsia" w:eastAsiaTheme="minorEastAsia" w:hAnsiTheme="minorEastAsia"/>
          <w:sz w:val="21"/>
          <w:szCs w:val="21"/>
        </w:rPr>
        <w:t>的</w:t>
      </w:r>
      <w:r w:rsidRPr="00D93B1C">
        <w:rPr>
          <w:rFonts w:asciiTheme="minorEastAsia" w:eastAsiaTheme="minorEastAsia" w:hAnsiTheme="minorEastAsia"/>
          <w:sz w:val="21"/>
          <w:szCs w:val="21"/>
        </w:rPr>
        <w:t>角色可以分为哪几种？</w:t>
      </w:r>
      <w:r w:rsidR="006E1B86">
        <w:rPr>
          <w:rFonts w:asciiTheme="minorEastAsia" w:eastAsiaTheme="minorEastAsia" w:hAnsiTheme="minorEastAsia"/>
          <w:sz w:val="21"/>
          <w:szCs w:val="21"/>
        </w:rPr>
        <w:t>管理者要具有什么心态才能在这些角色中更得心应手呢？</w:t>
      </w:r>
      <w:r w:rsidRPr="00D93B1C">
        <w:rPr>
          <w:rFonts w:asciiTheme="minorEastAsia" w:eastAsiaTheme="minorEastAsia" w:hAnsiTheme="minorEastAsia"/>
          <w:sz w:val="21"/>
          <w:szCs w:val="21"/>
        </w:rPr>
        <w:t>准确认识这些将有助于你在管理岗位上发挥得更游刃有余</w:t>
      </w:r>
      <w:r w:rsidR="00FB0FA3">
        <w:rPr>
          <w:rFonts w:asciiTheme="minorEastAsia" w:eastAsiaTheme="minorEastAsia" w:hAnsiTheme="minorEastAsia"/>
          <w:sz w:val="21"/>
          <w:szCs w:val="21"/>
        </w:rPr>
        <w:t>。</w:t>
      </w:r>
    </w:p>
    <w:p w14:paraId="42D3854D" w14:textId="10DA63F1" w:rsidR="0008612B" w:rsidRPr="00D93B1C" w:rsidRDefault="00FB0FA3">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sz w:val="21"/>
          <w:szCs w:val="21"/>
        </w:rPr>
        <w:t>现在</w:t>
      </w:r>
      <w:r w:rsidR="006C4FB2" w:rsidRPr="00D93B1C">
        <w:rPr>
          <w:rFonts w:asciiTheme="minorEastAsia" w:eastAsiaTheme="minorEastAsia" w:hAnsiTheme="minorEastAsia"/>
          <w:sz w:val="21"/>
          <w:szCs w:val="21"/>
        </w:rPr>
        <w:t>请跟我们开始管理者角色认知之旅</w:t>
      </w:r>
      <w:r>
        <w:rPr>
          <w:rFonts w:asciiTheme="minorEastAsia" w:eastAsiaTheme="minorEastAsia" w:hAnsiTheme="minorEastAsia"/>
          <w:sz w:val="21"/>
          <w:szCs w:val="21"/>
        </w:rPr>
        <w:t>吧</w:t>
      </w:r>
      <w:r w:rsidR="006C4FB2" w:rsidRPr="00D93B1C">
        <w:rPr>
          <w:rFonts w:asciiTheme="minorEastAsia" w:eastAsiaTheme="minorEastAsia" w:hAnsiTheme="minorEastAsia"/>
          <w:sz w:val="21"/>
          <w:szCs w:val="21"/>
        </w:rPr>
        <w:t>。</w:t>
      </w:r>
    </w:p>
    <w:p w14:paraId="47ADBC14"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6F1534B0"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01U</w:t>
      </w:r>
    </w:p>
    <w:p w14:paraId="1B933395"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你所面临的管理活动</w:t>
      </w:r>
    </w:p>
    <w:p w14:paraId="792EA77A"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01U01a</w:t>
      </w:r>
    </w:p>
    <w:p w14:paraId="0DDBF70C"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小测验：管理者</w:t>
      </w:r>
      <w:r w:rsidR="0096003B">
        <w:rPr>
          <w:rFonts w:asciiTheme="minorEastAsia" w:eastAsiaTheme="minorEastAsia" w:hAnsiTheme="minorEastAsia"/>
          <w:b/>
          <w:bCs/>
          <w:sz w:val="21"/>
          <w:szCs w:val="21"/>
        </w:rPr>
        <w:t>特有</w:t>
      </w:r>
      <w:r w:rsidRPr="00B778FF">
        <w:rPr>
          <w:rFonts w:asciiTheme="minorEastAsia" w:eastAsiaTheme="minorEastAsia" w:hAnsiTheme="minorEastAsia"/>
          <w:b/>
          <w:bCs/>
          <w:sz w:val="21"/>
          <w:szCs w:val="21"/>
        </w:rPr>
        <w:t>的活动</w:t>
      </w:r>
    </w:p>
    <w:p w14:paraId="4AA1476C"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p>
    <w:p w14:paraId="283DDFB0" w14:textId="77777777" w:rsidR="0008612B" w:rsidRPr="00D93B1C" w:rsidRDefault="0096003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r>
        <w:rPr>
          <w:rFonts w:asciiTheme="minorEastAsia" w:eastAsiaTheme="minorEastAsia" w:hAnsiTheme="minorEastAsia"/>
          <w:sz w:val="21"/>
          <w:szCs w:val="21"/>
          <w:lang w:val="zh-TW" w:eastAsia="zh-TW"/>
        </w:rPr>
        <w:t>请从下列活动中选出属于</w:t>
      </w:r>
      <w:r w:rsidR="006C4FB2" w:rsidRPr="00D93B1C">
        <w:rPr>
          <w:rFonts w:asciiTheme="minorEastAsia" w:eastAsiaTheme="minorEastAsia" w:hAnsiTheme="minorEastAsia"/>
          <w:sz w:val="21"/>
          <w:szCs w:val="21"/>
        </w:rPr>
        <w:t>管理者特有的活动</w:t>
      </w:r>
      <w:r>
        <w:rPr>
          <w:rFonts w:asciiTheme="minorEastAsia" w:eastAsiaTheme="minorEastAsia" w:hAnsiTheme="minorEastAsia"/>
          <w:sz w:val="21"/>
          <w:szCs w:val="21"/>
        </w:rPr>
        <w:t>。</w:t>
      </w:r>
      <w:r w:rsidR="008B567C">
        <w:rPr>
          <w:rFonts w:asciiTheme="minorEastAsia" w:eastAsiaTheme="minorEastAsia" w:hAnsiTheme="minorEastAsia"/>
          <w:sz w:val="21"/>
          <w:szCs w:val="21"/>
        </w:rPr>
        <w:t>（多选题）</w:t>
      </w:r>
    </w:p>
    <w:p w14:paraId="68BB3A87" w14:textId="77777777" w:rsidR="0008612B" w:rsidRPr="00BB784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highlight w:val="green"/>
        </w:rPr>
      </w:pPr>
      <w:r w:rsidRPr="00BB784B">
        <w:rPr>
          <w:rFonts w:asciiTheme="minorEastAsia" w:eastAsiaTheme="minorEastAsia" w:hAnsiTheme="minorEastAsia" w:hint="default"/>
          <w:color w:val="000000" w:themeColor="text1"/>
          <w:sz w:val="21"/>
          <w:szCs w:val="21"/>
          <w:highlight w:val="green"/>
        </w:rPr>
        <w:t>○</w:t>
      </w:r>
      <w:r w:rsidRPr="00BB784B">
        <w:rPr>
          <w:rFonts w:asciiTheme="minorEastAsia" w:eastAsiaTheme="minorEastAsia" w:hAnsiTheme="minorEastAsia"/>
          <w:color w:val="000000" w:themeColor="text1"/>
          <w:sz w:val="21"/>
          <w:szCs w:val="21"/>
          <w:highlight w:val="green"/>
        </w:rPr>
        <w:t xml:space="preserve"> 招聘员工</w:t>
      </w:r>
    </w:p>
    <w:p w14:paraId="71C133D8" w14:textId="77777777" w:rsidR="0008612B" w:rsidRPr="00BB784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BB784B">
        <w:rPr>
          <w:rFonts w:asciiTheme="minorEastAsia" w:eastAsiaTheme="minorEastAsia" w:hAnsiTheme="minorEastAsia" w:hint="default"/>
          <w:color w:val="000000" w:themeColor="text1"/>
          <w:sz w:val="21"/>
          <w:szCs w:val="21"/>
          <w:highlight w:val="green"/>
        </w:rPr>
        <w:t>○</w:t>
      </w:r>
      <w:r w:rsidRPr="00BB784B">
        <w:rPr>
          <w:rFonts w:asciiTheme="minorEastAsia" w:eastAsiaTheme="minorEastAsia" w:hAnsiTheme="minorEastAsia"/>
          <w:color w:val="000000" w:themeColor="text1"/>
          <w:sz w:val="21"/>
          <w:szCs w:val="21"/>
          <w:highlight w:val="green"/>
        </w:rPr>
        <w:t xml:space="preserve"> 给员工进行绩效考评</w:t>
      </w:r>
    </w:p>
    <w:p w14:paraId="1BEEC767" w14:textId="77777777" w:rsidR="0008612B" w:rsidRPr="00BB784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BB784B">
        <w:rPr>
          <w:rFonts w:asciiTheme="minorEastAsia" w:eastAsiaTheme="minorEastAsia" w:hAnsiTheme="minorEastAsia" w:hint="default"/>
          <w:color w:val="000000" w:themeColor="text1"/>
          <w:sz w:val="21"/>
          <w:szCs w:val="21"/>
          <w:highlight w:val="green"/>
        </w:rPr>
        <w:t>○</w:t>
      </w:r>
      <w:r w:rsidRPr="00BB784B">
        <w:rPr>
          <w:rFonts w:asciiTheme="minorEastAsia" w:eastAsiaTheme="minorEastAsia" w:hAnsiTheme="minorEastAsia"/>
          <w:color w:val="000000" w:themeColor="text1"/>
          <w:sz w:val="21"/>
          <w:szCs w:val="21"/>
          <w:highlight w:val="green"/>
        </w:rPr>
        <w:t xml:space="preserve"> 制定决策</w:t>
      </w:r>
    </w:p>
    <w:p w14:paraId="32647D7B"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 xml:space="preserve"> 解决问题</w:t>
      </w:r>
    </w:p>
    <w:p w14:paraId="542EA0F6" w14:textId="77777777" w:rsidR="0008612B" w:rsidRPr="00BB784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BB784B">
        <w:rPr>
          <w:rFonts w:asciiTheme="minorEastAsia" w:eastAsiaTheme="minorEastAsia" w:hAnsiTheme="minorEastAsia" w:hint="default"/>
          <w:color w:val="000000" w:themeColor="text1"/>
          <w:sz w:val="21"/>
          <w:szCs w:val="21"/>
          <w:highlight w:val="green"/>
        </w:rPr>
        <w:t>○</w:t>
      </w:r>
      <w:r w:rsidRPr="00BB784B">
        <w:rPr>
          <w:rFonts w:asciiTheme="minorEastAsia" w:eastAsiaTheme="minorEastAsia" w:hAnsiTheme="minorEastAsia"/>
          <w:color w:val="000000" w:themeColor="text1"/>
          <w:sz w:val="21"/>
          <w:szCs w:val="21"/>
          <w:highlight w:val="green"/>
        </w:rPr>
        <w:t xml:space="preserve"> 激励员工</w:t>
      </w:r>
    </w:p>
    <w:p w14:paraId="1BE1EFEF" w14:textId="68FB438D" w:rsidR="0008612B" w:rsidRPr="00BB784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highlight w:val="green"/>
        </w:rPr>
      </w:pPr>
      <w:r w:rsidRPr="00BB784B">
        <w:rPr>
          <w:rFonts w:asciiTheme="minorEastAsia" w:eastAsiaTheme="minorEastAsia" w:hAnsiTheme="minorEastAsia" w:hint="default"/>
          <w:color w:val="000000" w:themeColor="text1"/>
          <w:sz w:val="21"/>
          <w:szCs w:val="21"/>
          <w:highlight w:val="green"/>
        </w:rPr>
        <w:t>○</w:t>
      </w:r>
      <w:r w:rsidRPr="00BB784B">
        <w:rPr>
          <w:rFonts w:asciiTheme="minorEastAsia" w:eastAsiaTheme="minorEastAsia" w:hAnsiTheme="minorEastAsia"/>
          <w:color w:val="000000" w:themeColor="text1"/>
          <w:sz w:val="21"/>
          <w:szCs w:val="21"/>
          <w:highlight w:val="green"/>
        </w:rPr>
        <w:t xml:space="preserve"> </w:t>
      </w:r>
      <w:r w:rsidR="0096003B" w:rsidRPr="00BB784B">
        <w:rPr>
          <w:rFonts w:asciiTheme="minorEastAsia" w:eastAsiaTheme="minorEastAsia" w:hAnsiTheme="minorEastAsia"/>
          <w:color w:val="000000" w:themeColor="text1"/>
          <w:sz w:val="21"/>
          <w:szCs w:val="21"/>
          <w:highlight w:val="green"/>
        </w:rPr>
        <w:t>将公司战略目标分解为</w:t>
      </w:r>
      <w:r w:rsidR="00990736">
        <w:rPr>
          <w:rFonts w:asciiTheme="minorEastAsia" w:eastAsiaTheme="minorEastAsia" w:hAnsiTheme="minorEastAsia"/>
          <w:color w:val="000000" w:themeColor="text1"/>
          <w:sz w:val="21"/>
          <w:szCs w:val="21"/>
          <w:highlight w:val="green"/>
        </w:rPr>
        <w:t>团队</w:t>
      </w:r>
      <w:r w:rsidR="0096003B" w:rsidRPr="00BB784B">
        <w:rPr>
          <w:rFonts w:asciiTheme="minorEastAsia" w:eastAsiaTheme="minorEastAsia" w:hAnsiTheme="minorEastAsia"/>
          <w:color w:val="000000" w:themeColor="text1"/>
          <w:sz w:val="21"/>
          <w:szCs w:val="21"/>
          <w:highlight w:val="green"/>
        </w:rPr>
        <w:t>目标</w:t>
      </w:r>
      <w:r w:rsidR="00990736">
        <w:rPr>
          <w:rFonts w:asciiTheme="minorEastAsia" w:eastAsiaTheme="minorEastAsia" w:hAnsiTheme="minorEastAsia"/>
          <w:color w:val="000000" w:themeColor="text1"/>
          <w:sz w:val="21"/>
          <w:szCs w:val="21"/>
          <w:highlight w:val="green"/>
        </w:rPr>
        <w:t xml:space="preserve"> </w:t>
      </w:r>
    </w:p>
    <w:p w14:paraId="45BE7340" w14:textId="77777777" w:rsidR="0008612B" w:rsidRPr="00BB784B" w:rsidRDefault="00B778FF"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highlight w:val="green"/>
        </w:rPr>
      </w:pPr>
      <w:r w:rsidRPr="00BB784B">
        <w:rPr>
          <w:rFonts w:asciiTheme="minorEastAsia" w:eastAsiaTheme="minorEastAsia" w:hAnsiTheme="minorEastAsia" w:hint="default"/>
          <w:color w:val="000000" w:themeColor="text1"/>
          <w:sz w:val="21"/>
          <w:szCs w:val="21"/>
          <w:highlight w:val="green"/>
        </w:rPr>
        <w:t xml:space="preserve">○ </w:t>
      </w:r>
      <w:r w:rsidR="006C4FB2" w:rsidRPr="00BB784B">
        <w:rPr>
          <w:rFonts w:asciiTheme="minorEastAsia" w:eastAsiaTheme="minorEastAsia" w:hAnsiTheme="minorEastAsia"/>
          <w:color w:val="000000" w:themeColor="text1"/>
          <w:sz w:val="21"/>
          <w:szCs w:val="21"/>
          <w:highlight w:val="green"/>
        </w:rPr>
        <w:t>战略规划</w:t>
      </w:r>
    </w:p>
    <w:p w14:paraId="36582668" w14:textId="0A5B7189" w:rsidR="0008612B" w:rsidRPr="00BB784B" w:rsidRDefault="00B778FF"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highlight w:val="green"/>
        </w:rPr>
      </w:pPr>
      <w:r w:rsidRPr="00BB784B">
        <w:rPr>
          <w:rFonts w:asciiTheme="minorEastAsia" w:eastAsiaTheme="minorEastAsia" w:hAnsiTheme="minorEastAsia" w:hint="default"/>
          <w:color w:val="000000" w:themeColor="text1"/>
          <w:sz w:val="21"/>
          <w:szCs w:val="21"/>
          <w:highlight w:val="green"/>
        </w:rPr>
        <w:t xml:space="preserve">○ </w:t>
      </w:r>
      <w:r w:rsidR="00A067EC">
        <w:rPr>
          <w:rFonts w:asciiTheme="minorEastAsia" w:eastAsiaTheme="minorEastAsia" w:hAnsiTheme="minorEastAsia" w:hint="default"/>
          <w:color w:val="000000" w:themeColor="text1"/>
          <w:sz w:val="21"/>
          <w:szCs w:val="21"/>
          <w:highlight w:val="green"/>
        </w:rPr>
        <w:t>向上级</w:t>
      </w:r>
      <w:r w:rsidR="006C4FB2" w:rsidRPr="00BB784B">
        <w:rPr>
          <w:rFonts w:asciiTheme="minorEastAsia" w:eastAsiaTheme="minorEastAsia" w:hAnsiTheme="minorEastAsia"/>
          <w:color w:val="000000" w:themeColor="text1"/>
          <w:sz w:val="21"/>
          <w:szCs w:val="21"/>
          <w:highlight w:val="green"/>
        </w:rPr>
        <w:t>汇报</w:t>
      </w:r>
      <w:r w:rsidR="00990736">
        <w:rPr>
          <w:rFonts w:asciiTheme="minorEastAsia" w:eastAsiaTheme="minorEastAsia" w:hAnsiTheme="minorEastAsia"/>
          <w:color w:val="000000" w:themeColor="text1"/>
          <w:sz w:val="21"/>
          <w:szCs w:val="21"/>
          <w:highlight w:val="green"/>
        </w:rPr>
        <w:t>团队</w:t>
      </w:r>
      <w:r w:rsidR="006C4FB2" w:rsidRPr="00BB784B">
        <w:rPr>
          <w:rFonts w:asciiTheme="minorEastAsia" w:eastAsiaTheme="minorEastAsia" w:hAnsiTheme="minorEastAsia"/>
          <w:color w:val="000000" w:themeColor="text1"/>
          <w:sz w:val="21"/>
          <w:szCs w:val="21"/>
          <w:highlight w:val="green"/>
        </w:rPr>
        <w:t>业绩</w:t>
      </w:r>
    </w:p>
    <w:p w14:paraId="6EC63A8C" w14:textId="77777777" w:rsidR="0008612B" w:rsidRPr="00BB784B" w:rsidRDefault="00B778FF"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highlight w:val="green"/>
        </w:rPr>
      </w:pPr>
      <w:r w:rsidRPr="00BB784B">
        <w:rPr>
          <w:rFonts w:asciiTheme="minorEastAsia" w:eastAsiaTheme="minorEastAsia" w:hAnsiTheme="minorEastAsia" w:hint="default"/>
          <w:color w:val="000000" w:themeColor="text1"/>
          <w:sz w:val="21"/>
          <w:szCs w:val="21"/>
          <w:highlight w:val="green"/>
        </w:rPr>
        <w:t xml:space="preserve">○ </w:t>
      </w:r>
      <w:r w:rsidR="0096003B" w:rsidRPr="00BB784B">
        <w:rPr>
          <w:rFonts w:asciiTheme="minorEastAsia" w:eastAsiaTheme="minorEastAsia" w:hAnsiTheme="minorEastAsia" w:hint="default"/>
          <w:color w:val="000000" w:themeColor="text1"/>
          <w:sz w:val="21"/>
          <w:szCs w:val="21"/>
          <w:highlight w:val="green"/>
        </w:rPr>
        <w:t>代表公司</w:t>
      </w:r>
      <w:r w:rsidR="006C4FB2" w:rsidRPr="00BB784B">
        <w:rPr>
          <w:rFonts w:asciiTheme="minorEastAsia" w:eastAsiaTheme="minorEastAsia" w:hAnsiTheme="minorEastAsia"/>
          <w:color w:val="000000" w:themeColor="text1"/>
          <w:sz w:val="21"/>
          <w:szCs w:val="21"/>
          <w:highlight w:val="green"/>
        </w:rPr>
        <w:t>与其他公司洽淡合作事宜</w:t>
      </w:r>
    </w:p>
    <w:p w14:paraId="45C0F3BC" w14:textId="77777777" w:rsidR="0008612B" w:rsidRPr="00BB784B" w:rsidRDefault="00B778FF"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BB784B">
        <w:rPr>
          <w:rFonts w:asciiTheme="minorEastAsia" w:eastAsiaTheme="minorEastAsia" w:hAnsiTheme="minorEastAsia" w:hint="default"/>
          <w:color w:val="000000" w:themeColor="text1"/>
          <w:sz w:val="21"/>
          <w:szCs w:val="21"/>
          <w:highlight w:val="green"/>
        </w:rPr>
        <w:t xml:space="preserve">○ </w:t>
      </w:r>
      <w:r w:rsidR="00911D26">
        <w:rPr>
          <w:rFonts w:asciiTheme="minorEastAsia" w:eastAsiaTheme="minorEastAsia" w:hAnsiTheme="minorEastAsia"/>
          <w:color w:val="000000" w:themeColor="text1"/>
          <w:sz w:val="21"/>
          <w:szCs w:val="21"/>
          <w:highlight w:val="green"/>
        </w:rPr>
        <w:t>给员工解读公司战略目标</w:t>
      </w:r>
    </w:p>
    <w:p w14:paraId="16535C46" w14:textId="77777777" w:rsidR="004B2746" w:rsidRPr="00BB784B" w:rsidRDefault="004B2746"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BB784B">
        <w:rPr>
          <w:rFonts w:asciiTheme="minorEastAsia" w:eastAsiaTheme="minorEastAsia" w:hAnsiTheme="minorEastAsia" w:hint="default"/>
          <w:color w:val="000000" w:themeColor="text1"/>
          <w:sz w:val="21"/>
          <w:szCs w:val="21"/>
          <w:highlight w:val="green"/>
        </w:rPr>
        <w:t xml:space="preserve">○ </w:t>
      </w:r>
      <w:r w:rsidRPr="00BB784B">
        <w:rPr>
          <w:rFonts w:asciiTheme="minorEastAsia" w:eastAsiaTheme="minorEastAsia" w:hAnsiTheme="minorEastAsia"/>
          <w:color w:val="000000" w:themeColor="text1"/>
          <w:sz w:val="21"/>
          <w:szCs w:val="21"/>
          <w:highlight w:val="green"/>
        </w:rPr>
        <w:t>处理审批请求</w:t>
      </w:r>
    </w:p>
    <w:p w14:paraId="1707AF44" w14:textId="77777777" w:rsidR="00F148D9" w:rsidRDefault="00F148D9" w:rsidP="00F148D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 xml:space="preserve"> </w:t>
      </w:r>
      <w:r>
        <w:rPr>
          <w:rFonts w:asciiTheme="minorEastAsia" w:eastAsiaTheme="minorEastAsia" w:hAnsiTheme="minorEastAsia"/>
          <w:sz w:val="21"/>
          <w:szCs w:val="21"/>
        </w:rPr>
        <w:t>沟通协调</w:t>
      </w:r>
    </w:p>
    <w:p w14:paraId="1CDB8245" w14:textId="77777777" w:rsidR="00F148D9" w:rsidRDefault="00F148D9" w:rsidP="00F148D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 xml:space="preserve"> </w:t>
      </w:r>
      <w:r>
        <w:rPr>
          <w:rFonts w:asciiTheme="minorEastAsia" w:eastAsiaTheme="minorEastAsia" w:hAnsiTheme="minorEastAsia"/>
          <w:sz w:val="21"/>
          <w:szCs w:val="21"/>
        </w:rPr>
        <w:t>价格谈判</w:t>
      </w:r>
    </w:p>
    <w:p w14:paraId="2C215E3E"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17294DD0"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r w:rsidRPr="00A067EC">
        <w:rPr>
          <w:rFonts w:asciiTheme="minorEastAsia" w:eastAsiaTheme="minorEastAsia" w:hAnsiTheme="minorEastAsia"/>
          <w:b/>
          <w:sz w:val="21"/>
          <w:szCs w:val="21"/>
        </w:rPr>
        <w:t>统一反馈</w:t>
      </w:r>
      <w:r w:rsidRPr="00D93B1C">
        <w:rPr>
          <w:rFonts w:asciiTheme="minorEastAsia" w:eastAsiaTheme="minorEastAsia" w:hAnsiTheme="minorEastAsia"/>
          <w:sz w:val="21"/>
          <w:szCs w:val="21"/>
        </w:rPr>
        <w:t>：</w:t>
      </w:r>
    </w:p>
    <w:p w14:paraId="269ADD83"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p>
    <w:p w14:paraId="1E309FDE"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谢谢你的回答。</w:t>
      </w:r>
      <w:r w:rsidR="00FC2DA0">
        <w:rPr>
          <w:rFonts w:asciiTheme="minorEastAsia" w:eastAsiaTheme="minorEastAsia" w:hAnsiTheme="minorEastAsia"/>
          <w:sz w:val="21"/>
          <w:szCs w:val="21"/>
        </w:rPr>
        <w:t>除了解决问题</w:t>
      </w:r>
      <w:r w:rsidR="00D64DBC">
        <w:rPr>
          <w:rFonts w:asciiTheme="minorEastAsia" w:eastAsiaTheme="minorEastAsia" w:hAnsiTheme="minorEastAsia"/>
          <w:sz w:val="21"/>
          <w:szCs w:val="21"/>
        </w:rPr>
        <w:t>、沟通协调、价格谈判</w:t>
      </w:r>
      <w:r w:rsidR="00FC2DA0">
        <w:rPr>
          <w:rFonts w:asciiTheme="minorEastAsia" w:eastAsiaTheme="minorEastAsia" w:hAnsiTheme="minorEastAsia"/>
          <w:sz w:val="21"/>
          <w:szCs w:val="21"/>
        </w:rPr>
        <w:t>，其他</w:t>
      </w:r>
      <w:r w:rsidRPr="00D93B1C">
        <w:rPr>
          <w:rFonts w:asciiTheme="minorEastAsia" w:eastAsiaTheme="minorEastAsia" w:hAnsiTheme="minorEastAsia"/>
          <w:sz w:val="21"/>
          <w:szCs w:val="21"/>
        </w:rPr>
        <w:t>这些都是管理者特有的活动。请点击下一页继续学习。</w:t>
      </w:r>
    </w:p>
    <w:p w14:paraId="4A71C0BE"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08FC229A"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 xml:space="preserve">01U02 </w:t>
      </w:r>
    </w:p>
    <w:p w14:paraId="4BC81ECC" w14:textId="77777777" w:rsidR="0008612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管理者的活动分类</w:t>
      </w:r>
    </w:p>
    <w:p w14:paraId="5752626E" w14:textId="77777777" w:rsidR="00B778FF" w:rsidRPr="00B778FF" w:rsidRDefault="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p>
    <w:p w14:paraId="0E970C80" w14:textId="2587E24F" w:rsidR="0008612B" w:rsidRDefault="000A110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sz w:val="21"/>
          <w:szCs w:val="21"/>
        </w:rPr>
        <w:t>我们来给管理者的</w:t>
      </w:r>
      <w:r w:rsidR="006C4FB2" w:rsidRPr="00D93B1C">
        <w:rPr>
          <w:rFonts w:asciiTheme="minorEastAsia" w:eastAsiaTheme="minorEastAsia" w:hAnsiTheme="minorEastAsia"/>
          <w:sz w:val="21"/>
          <w:szCs w:val="21"/>
        </w:rPr>
        <w:t>活动分</w:t>
      </w:r>
      <w:r>
        <w:rPr>
          <w:rFonts w:asciiTheme="minorEastAsia" w:eastAsiaTheme="minorEastAsia" w:hAnsiTheme="minorEastAsia"/>
          <w:sz w:val="21"/>
          <w:szCs w:val="21"/>
        </w:rPr>
        <w:t>个</w:t>
      </w:r>
      <w:r w:rsidR="006C4FB2" w:rsidRPr="00D93B1C">
        <w:rPr>
          <w:rFonts w:asciiTheme="minorEastAsia" w:eastAsiaTheme="minorEastAsia" w:hAnsiTheme="minorEastAsia"/>
          <w:sz w:val="21"/>
          <w:szCs w:val="21"/>
        </w:rPr>
        <w:t>类。</w:t>
      </w:r>
      <w:r>
        <w:rPr>
          <w:rFonts w:asciiTheme="minorEastAsia" w:eastAsiaTheme="minorEastAsia" w:hAnsiTheme="minorEastAsia"/>
          <w:sz w:val="21"/>
          <w:szCs w:val="21"/>
        </w:rPr>
        <w:t>管理者的活动可以分为三类：</w:t>
      </w:r>
      <w:r w:rsidRPr="000A1102">
        <w:rPr>
          <w:rFonts w:asciiTheme="minorEastAsia" w:eastAsiaTheme="minorEastAsia" w:hAnsiTheme="minorEastAsia"/>
          <w:b/>
          <w:sz w:val="21"/>
          <w:szCs w:val="21"/>
        </w:rPr>
        <w:t>人际关系类活动、信息传递类活动和决策制定类活动。</w:t>
      </w:r>
      <w:r w:rsidR="00CA082B">
        <w:rPr>
          <w:rFonts w:asciiTheme="minorEastAsia" w:eastAsiaTheme="minorEastAsia" w:hAnsiTheme="minorEastAsia"/>
          <w:b/>
          <w:sz w:val="21"/>
          <w:szCs w:val="21"/>
        </w:rPr>
        <w:t>人际关系类活动</w:t>
      </w:r>
      <w:r w:rsidR="00CA082B" w:rsidRPr="00CA082B">
        <w:rPr>
          <w:rFonts w:asciiTheme="minorEastAsia" w:eastAsiaTheme="minorEastAsia" w:hAnsiTheme="minorEastAsia"/>
          <w:sz w:val="21"/>
          <w:szCs w:val="21"/>
        </w:rPr>
        <w:t>涉及管理者人际关系发展，</w:t>
      </w:r>
      <w:r w:rsidR="00CA082B" w:rsidRPr="00CA082B">
        <w:rPr>
          <w:rFonts w:asciiTheme="minorEastAsia" w:eastAsiaTheme="minorEastAsia" w:hAnsiTheme="minorEastAsia" w:hint="default"/>
          <w:sz w:val="21"/>
          <w:szCs w:val="21"/>
          <w:lang w:val="en-US"/>
        </w:rPr>
        <w:t>是管理者在处理与团队成员或其他利益相关者的关系时所进行的活动</w:t>
      </w:r>
      <w:r w:rsidR="00D22A01" w:rsidRPr="00A5697E">
        <w:rPr>
          <w:rFonts w:asciiTheme="minorEastAsia" w:eastAsiaTheme="minorEastAsia" w:hAnsiTheme="minorEastAsia"/>
          <w:sz w:val="21"/>
          <w:szCs w:val="21"/>
        </w:rPr>
        <w:t>，涉及与上级、下属及公司内外部成员的关系。</w:t>
      </w:r>
      <w:r w:rsidR="00CA082B" w:rsidRPr="004D175B">
        <w:rPr>
          <w:rFonts w:asciiTheme="minorEastAsia" w:eastAsiaTheme="minorEastAsia" w:hAnsiTheme="minorEastAsia"/>
          <w:sz w:val="21"/>
          <w:szCs w:val="21"/>
        </w:rPr>
        <w:t>如接受邀请</w:t>
      </w:r>
      <w:r w:rsidR="00A5697E">
        <w:rPr>
          <w:rFonts w:asciiTheme="minorEastAsia" w:eastAsiaTheme="minorEastAsia" w:hAnsiTheme="minorEastAsia"/>
          <w:b/>
          <w:sz w:val="21"/>
          <w:szCs w:val="21"/>
        </w:rPr>
        <w:t>，</w:t>
      </w:r>
      <w:r w:rsidR="003B3EDA" w:rsidRPr="00D93B1C">
        <w:rPr>
          <w:rFonts w:asciiTheme="minorEastAsia" w:eastAsiaTheme="minorEastAsia" w:hAnsiTheme="minorEastAsia"/>
          <w:sz w:val="21"/>
          <w:szCs w:val="21"/>
        </w:rPr>
        <w:t>代表公司参加</w:t>
      </w:r>
      <w:r w:rsidR="00A5697E">
        <w:rPr>
          <w:rFonts w:asciiTheme="minorEastAsia" w:eastAsiaTheme="minorEastAsia" w:hAnsiTheme="minorEastAsia"/>
          <w:sz w:val="21"/>
          <w:szCs w:val="21"/>
        </w:rPr>
        <w:t>各种活动或</w:t>
      </w:r>
      <w:r w:rsidR="00CA082B">
        <w:rPr>
          <w:rFonts w:asciiTheme="minorEastAsia" w:eastAsiaTheme="minorEastAsia" w:hAnsiTheme="minorEastAsia"/>
          <w:sz w:val="21"/>
          <w:szCs w:val="21"/>
        </w:rPr>
        <w:t>仪式，</w:t>
      </w:r>
      <w:r w:rsidR="003B3EDA" w:rsidRPr="00D93B1C">
        <w:rPr>
          <w:rFonts w:asciiTheme="minorEastAsia" w:eastAsiaTheme="minorEastAsia" w:hAnsiTheme="minorEastAsia"/>
          <w:sz w:val="21"/>
          <w:szCs w:val="21"/>
        </w:rPr>
        <w:t>招聘员工、给员工进行绩效评估及培训</w:t>
      </w:r>
      <w:r w:rsidR="003B3EDA">
        <w:rPr>
          <w:rFonts w:asciiTheme="minorEastAsia" w:eastAsiaTheme="minorEastAsia" w:hAnsiTheme="minorEastAsia" w:hint="default"/>
          <w:sz w:val="21"/>
          <w:szCs w:val="21"/>
          <w:lang w:val="en-US"/>
        </w:rPr>
        <w:t>……</w:t>
      </w:r>
      <w:r w:rsidR="003B3EDA">
        <w:rPr>
          <w:rFonts w:asciiTheme="minorEastAsia" w:eastAsiaTheme="minorEastAsia" w:hAnsiTheme="minorEastAsia"/>
          <w:sz w:val="21"/>
          <w:szCs w:val="21"/>
        </w:rPr>
        <w:t>管理者的第二类活动</w:t>
      </w:r>
      <w:r w:rsidR="00CA082B">
        <w:rPr>
          <w:rFonts w:asciiTheme="minorEastAsia" w:eastAsiaTheme="minorEastAsia" w:hAnsiTheme="minorEastAsia"/>
          <w:sz w:val="21"/>
          <w:szCs w:val="21"/>
        </w:rPr>
        <w:t>是</w:t>
      </w:r>
      <w:r w:rsidR="003B3EDA" w:rsidRPr="00CA082B">
        <w:rPr>
          <w:rFonts w:asciiTheme="minorEastAsia" w:eastAsiaTheme="minorEastAsia" w:hAnsiTheme="minorEastAsia"/>
          <w:b/>
          <w:sz w:val="21"/>
          <w:szCs w:val="21"/>
        </w:rPr>
        <w:t>信息传递</w:t>
      </w:r>
      <w:r w:rsidR="00A5697E">
        <w:rPr>
          <w:rFonts w:asciiTheme="minorEastAsia" w:eastAsiaTheme="minorEastAsia" w:hAnsiTheme="minorEastAsia"/>
          <w:b/>
          <w:sz w:val="21"/>
          <w:szCs w:val="21"/>
        </w:rPr>
        <w:t>类</w:t>
      </w:r>
      <w:r w:rsidR="003B3EDA" w:rsidRPr="00CA082B">
        <w:rPr>
          <w:rFonts w:asciiTheme="minorEastAsia" w:eastAsiaTheme="minorEastAsia" w:hAnsiTheme="minorEastAsia"/>
          <w:b/>
          <w:sz w:val="21"/>
          <w:szCs w:val="21"/>
        </w:rPr>
        <w:t>活动</w:t>
      </w:r>
      <w:r w:rsidR="003B3EDA">
        <w:rPr>
          <w:rFonts w:asciiTheme="minorEastAsia" w:eastAsiaTheme="minorEastAsia" w:hAnsiTheme="minorEastAsia"/>
          <w:sz w:val="21"/>
          <w:szCs w:val="21"/>
        </w:rPr>
        <w:t>，</w:t>
      </w:r>
      <w:r w:rsidR="004B2746">
        <w:rPr>
          <w:rFonts w:asciiTheme="minorEastAsia" w:eastAsiaTheme="minorEastAsia" w:hAnsiTheme="minorEastAsia"/>
          <w:sz w:val="21"/>
          <w:szCs w:val="21"/>
        </w:rPr>
        <w:t>指管理者对信息进行接收和传播。作为管理者，</w:t>
      </w:r>
      <w:r w:rsidR="003B3EDA">
        <w:rPr>
          <w:rFonts w:asciiTheme="minorEastAsia" w:eastAsiaTheme="minorEastAsia" w:hAnsiTheme="minorEastAsia"/>
          <w:sz w:val="21"/>
          <w:szCs w:val="21"/>
        </w:rPr>
        <w:t>他</w:t>
      </w:r>
      <w:r w:rsidR="00911D26">
        <w:rPr>
          <w:rFonts w:asciiTheme="minorEastAsia" w:eastAsiaTheme="minorEastAsia" w:hAnsiTheme="minorEastAsia"/>
          <w:sz w:val="21"/>
          <w:szCs w:val="21"/>
        </w:rPr>
        <w:t>要</w:t>
      </w:r>
      <w:r w:rsidR="006C4FB2" w:rsidRPr="00D93B1C">
        <w:rPr>
          <w:rFonts w:asciiTheme="minorEastAsia" w:eastAsiaTheme="minorEastAsia" w:hAnsiTheme="minorEastAsia"/>
          <w:sz w:val="21"/>
          <w:szCs w:val="21"/>
        </w:rPr>
        <w:t>确保大</w:t>
      </w:r>
      <w:r w:rsidR="004B2746">
        <w:rPr>
          <w:rFonts w:asciiTheme="minorEastAsia" w:eastAsiaTheme="minorEastAsia" w:hAnsiTheme="minorEastAsia"/>
          <w:sz w:val="21"/>
          <w:szCs w:val="21"/>
        </w:rPr>
        <w:t>家具有足够的信息，顺利完成工作。管理者给员工解读公司战略目标、</w:t>
      </w:r>
      <w:r w:rsidR="006C4FB2" w:rsidRPr="00D93B1C">
        <w:rPr>
          <w:rFonts w:asciiTheme="minorEastAsia" w:eastAsiaTheme="minorEastAsia" w:hAnsiTheme="minorEastAsia"/>
          <w:sz w:val="21"/>
          <w:szCs w:val="21"/>
        </w:rPr>
        <w:t>代表部门向上级汇报部门业绩等活动</w:t>
      </w:r>
      <w:r w:rsidR="003B3EDA">
        <w:rPr>
          <w:rFonts w:asciiTheme="minorEastAsia" w:eastAsiaTheme="minorEastAsia" w:hAnsiTheme="minorEastAsia"/>
          <w:sz w:val="21"/>
          <w:szCs w:val="21"/>
        </w:rPr>
        <w:t>都</w:t>
      </w:r>
      <w:r w:rsidR="006C4FB2" w:rsidRPr="00D93B1C">
        <w:rPr>
          <w:rFonts w:asciiTheme="minorEastAsia" w:eastAsiaTheme="minorEastAsia" w:hAnsiTheme="minorEastAsia"/>
          <w:sz w:val="21"/>
          <w:szCs w:val="21"/>
        </w:rPr>
        <w:t>属于信息传递活动。</w:t>
      </w:r>
      <w:r w:rsidR="004B2746">
        <w:rPr>
          <w:rFonts w:asciiTheme="minorEastAsia" w:eastAsiaTheme="minorEastAsia" w:hAnsiTheme="minorEastAsia"/>
          <w:sz w:val="21"/>
          <w:szCs w:val="21"/>
        </w:rPr>
        <w:t>管理者的第三类活动是</w:t>
      </w:r>
      <w:r w:rsidR="004B2746" w:rsidRPr="004B2746">
        <w:rPr>
          <w:rFonts w:asciiTheme="minorEastAsia" w:eastAsiaTheme="minorEastAsia" w:hAnsiTheme="minorEastAsia"/>
          <w:b/>
          <w:sz w:val="21"/>
          <w:szCs w:val="21"/>
        </w:rPr>
        <w:t>决策制定类活动</w:t>
      </w:r>
      <w:r w:rsidR="004B2746">
        <w:rPr>
          <w:rFonts w:asciiTheme="minorEastAsia" w:eastAsiaTheme="minorEastAsia" w:hAnsiTheme="minorEastAsia"/>
          <w:sz w:val="21"/>
          <w:szCs w:val="21"/>
        </w:rPr>
        <w:t>，涉及重大决策的问题</w:t>
      </w:r>
      <w:r w:rsidR="00340524">
        <w:rPr>
          <w:rFonts w:asciiTheme="minorEastAsia" w:eastAsiaTheme="minorEastAsia" w:hAnsiTheme="minorEastAsia"/>
          <w:sz w:val="21"/>
          <w:szCs w:val="21"/>
        </w:rPr>
        <w:t>，</w:t>
      </w:r>
      <w:r w:rsidR="004B2746">
        <w:rPr>
          <w:rFonts w:asciiTheme="minorEastAsia" w:eastAsiaTheme="minorEastAsia" w:hAnsiTheme="minorEastAsia"/>
          <w:sz w:val="21"/>
          <w:szCs w:val="21"/>
        </w:rPr>
        <w:t>如处理审批请求、召开会议解决问题、</w:t>
      </w:r>
      <w:r w:rsidR="00A5697E" w:rsidRPr="00D93B1C">
        <w:rPr>
          <w:rFonts w:asciiTheme="minorEastAsia" w:eastAsiaTheme="minorEastAsia" w:hAnsiTheme="minorEastAsia"/>
          <w:sz w:val="21"/>
          <w:szCs w:val="21"/>
        </w:rPr>
        <w:t>与其他公司洽谈合作事宜</w:t>
      </w:r>
      <w:r w:rsidR="004B2746">
        <w:rPr>
          <w:rFonts w:asciiTheme="minorEastAsia" w:eastAsiaTheme="minorEastAsia" w:hAnsiTheme="minorEastAsia"/>
          <w:sz w:val="21"/>
          <w:szCs w:val="21"/>
        </w:rPr>
        <w:t>等。</w:t>
      </w:r>
    </w:p>
    <w:p w14:paraId="53C74B9D" w14:textId="77777777" w:rsidR="004B2746" w:rsidRPr="00D93B1C" w:rsidRDefault="004B274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1FAC99F5"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基于这种划分，管理者</w:t>
      </w:r>
      <w:r w:rsidR="00BD7AA5">
        <w:rPr>
          <w:rFonts w:asciiTheme="minorEastAsia" w:eastAsiaTheme="minorEastAsia" w:hAnsiTheme="minorEastAsia"/>
          <w:sz w:val="21"/>
          <w:szCs w:val="21"/>
        </w:rPr>
        <w:t>的</w:t>
      </w:r>
      <w:r w:rsidRPr="00D93B1C">
        <w:rPr>
          <w:rFonts w:asciiTheme="minorEastAsia" w:eastAsiaTheme="minorEastAsia" w:hAnsiTheme="minorEastAsia"/>
          <w:sz w:val="21"/>
          <w:szCs w:val="21"/>
        </w:rPr>
        <w:t>角色可以</w:t>
      </w:r>
      <w:r w:rsidR="00911D26">
        <w:rPr>
          <w:rFonts w:asciiTheme="minorEastAsia" w:eastAsiaTheme="minorEastAsia" w:hAnsiTheme="minorEastAsia"/>
          <w:sz w:val="21"/>
          <w:szCs w:val="21"/>
        </w:rPr>
        <w:t>分为三个维度</w:t>
      </w:r>
      <w:r w:rsidR="000E3872">
        <w:rPr>
          <w:rFonts w:asciiTheme="minorEastAsia" w:eastAsiaTheme="minorEastAsia" w:hAnsiTheme="minorEastAsia"/>
          <w:sz w:val="21"/>
          <w:szCs w:val="21"/>
        </w:rPr>
        <w:t>：人际关系、信息传递和决策制定。而每个维度又可以进行细分。总的来说，管理者承担着</w:t>
      </w:r>
      <w:r w:rsidRPr="00D93B1C">
        <w:rPr>
          <w:rFonts w:asciiTheme="minorEastAsia" w:eastAsiaTheme="minorEastAsia" w:hAnsiTheme="minorEastAsia"/>
          <w:sz w:val="21"/>
          <w:szCs w:val="21"/>
        </w:rPr>
        <w:t>3种人际关系角色、3种信息传递角色和4种决策制定角色。我们一起来认识这10种角色。</w:t>
      </w:r>
    </w:p>
    <w:p w14:paraId="3B9B1044" w14:textId="77777777" w:rsidR="0008612B" w:rsidRPr="00B778FF"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sz w:val="21"/>
          <w:szCs w:val="21"/>
        </w:rPr>
      </w:pPr>
    </w:p>
    <w:p w14:paraId="46CBC663"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sz w:val="21"/>
          <w:szCs w:val="21"/>
        </w:rPr>
      </w:pPr>
      <w:r w:rsidRPr="00B778FF">
        <w:rPr>
          <w:rFonts w:asciiTheme="minorEastAsia" w:eastAsiaTheme="minorEastAsia" w:hAnsiTheme="minorEastAsia"/>
          <w:b/>
          <w:sz w:val="21"/>
          <w:szCs w:val="21"/>
        </w:rPr>
        <w:t>02</w:t>
      </w:r>
      <w:r w:rsidRPr="00B778FF">
        <w:rPr>
          <w:rFonts w:asciiTheme="minorEastAsia" w:eastAsiaTheme="minorEastAsia" w:hAnsiTheme="minorEastAsia"/>
          <w:b/>
          <w:sz w:val="21"/>
          <w:szCs w:val="21"/>
          <w:lang w:val="en-US"/>
        </w:rPr>
        <w:t>U</w:t>
      </w:r>
    </w:p>
    <w:p w14:paraId="12869AF6" w14:textId="77777777" w:rsidR="004D175B" w:rsidRPr="00711B1B" w:rsidRDefault="000E387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r>
        <w:rPr>
          <w:rFonts w:asciiTheme="minorEastAsia" w:eastAsiaTheme="minorEastAsia" w:hAnsiTheme="minorEastAsia"/>
          <w:b/>
          <w:color w:val="424242"/>
          <w:sz w:val="21"/>
          <w:szCs w:val="21"/>
        </w:rPr>
        <w:t>第一类角色维度</w:t>
      </w:r>
      <w:r w:rsidR="006C4FB2" w:rsidRPr="00B778FF">
        <w:rPr>
          <w:rFonts w:asciiTheme="minorEastAsia" w:eastAsiaTheme="minorEastAsia" w:hAnsiTheme="minorEastAsia"/>
          <w:b/>
          <w:color w:val="424242"/>
          <w:sz w:val="21"/>
          <w:szCs w:val="21"/>
        </w:rPr>
        <w:t>：人际</w:t>
      </w:r>
      <w:r w:rsidR="001D7D76">
        <w:rPr>
          <w:rFonts w:asciiTheme="minorEastAsia" w:eastAsiaTheme="minorEastAsia" w:hAnsiTheme="minorEastAsia"/>
          <w:b/>
          <w:color w:val="424242"/>
          <w:sz w:val="21"/>
          <w:szCs w:val="21"/>
        </w:rPr>
        <w:t>关系</w:t>
      </w:r>
    </w:p>
    <w:p w14:paraId="50F37E6C" w14:textId="726C7E8D" w:rsidR="0008612B" w:rsidRP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sz w:val="21"/>
          <w:szCs w:val="21"/>
        </w:rPr>
      </w:pPr>
      <w:r w:rsidRPr="00B778FF">
        <w:rPr>
          <w:rFonts w:asciiTheme="minorEastAsia" w:eastAsiaTheme="minorEastAsia" w:hAnsiTheme="minorEastAsia"/>
          <w:b/>
          <w:sz w:val="21"/>
          <w:szCs w:val="21"/>
        </w:rPr>
        <w:t>0</w:t>
      </w:r>
      <w:r>
        <w:rPr>
          <w:rFonts w:asciiTheme="minorEastAsia" w:eastAsiaTheme="minorEastAsia" w:hAnsiTheme="minorEastAsia" w:hint="default"/>
          <w:b/>
          <w:sz w:val="21"/>
          <w:szCs w:val="21"/>
        </w:rPr>
        <w:t>2</w:t>
      </w:r>
      <w:r w:rsidRPr="00B778FF">
        <w:rPr>
          <w:rFonts w:asciiTheme="minorEastAsia" w:eastAsiaTheme="minorEastAsia" w:hAnsiTheme="minorEastAsia"/>
          <w:b/>
          <w:sz w:val="21"/>
          <w:szCs w:val="21"/>
          <w:lang w:val="en-US"/>
        </w:rPr>
        <w:t>U0</w:t>
      </w:r>
      <w:r>
        <w:rPr>
          <w:rFonts w:asciiTheme="minorEastAsia" w:eastAsiaTheme="minorEastAsia" w:hAnsiTheme="minorEastAsia" w:hint="default"/>
          <w:b/>
          <w:sz w:val="21"/>
          <w:szCs w:val="21"/>
          <w:lang w:val="en-US"/>
        </w:rPr>
        <w:t>1</w:t>
      </w:r>
    </w:p>
    <w:p w14:paraId="2845D1C6" w14:textId="0FD6E13E" w:rsidR="0008612B" w:rsidRPr="00157741" w:rsidRDefault="006107BA">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sz w:val="21"/>
          <w:szCs w:val="21"/>
        </w:rPr>
      </w:pPr>
      <w:r>
        <w:rPr>
          <w:rFonts w:asciiTheme="minorEastAsia" w:eastAsiaTheme="minorEastAsia" w:hAnsiTheme="minorEastAsia"/>
          <w:b/>
          <w:sz w:val="21"/>
          <w:szCs w:val="21"/>
        </w:rPr>
        <w:t>电话不断</w:t>
      </w:r>
    </w:p>
    <w:p w14:paraId="198D58EC" w14:textId="77777777" w:rsidR="00157741" w:rsidRDefault="0015774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5E990DDB" w14:textId="77777777" w:rsidR="003834B7" w:rsidRDefault="00584BA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管理者的第一类角色维度是人际关系</w:t>
      </w:r>
      <w:r>
        <w:rPr>
          <w:rFonts w:asciiTheme="minorEastAsia" w:eastAsiaTheme="minorEastAsia" w:hAnsiTheme="minorEastAsia"/>
          <w:sz w:val="21"/>
          <w:szCs w:val="21"/>
        </w:rPr>
        <w:t>，</w:t>
      </w:r>
      <w:r>
        <w:rPr>
          <w:rFonts w:asciiTheme="minorEastAsia" w:eastAsiaTheme="minorEastAsia" w:hAnsiTheme="minorEastAsia" w:hint="default"/>
          <w:sz w:val="21"/>
          <w:szCs w:val="21"/>
        </w:rPr>
        <w:t>包含三种角色</w:t>
      </w:r>
      <w:r>
        <w:rPr>
          <w:rFonts w:asciiTheme="minorEastAsia" w:eastAsiaTheme="minorEastAsia" w:hAnsiTheme="minorEastAsia"/>
          <w:sz w:val="21"/>
          <w:szCs w:val="21"/>
        </w:rPr>
        <w:t>：</w:t>
      </w:r>
      <w:r>
        <w:rPr>
          <w:rFonts w:asciiTheme="minorEastAsia" w:eastAsiaTheme="minorEastAsia" w:hAnsiTheme="minorEastAsia" w:hint="default"/>
          <w:sz w:val="21"/>
          <w:szCs w:val="21"/>
        </w:rPr>
        <w:t>代表人</w:t>
      </w:r>
      <w:r>
        <w:rPr>
          <w:rFonts w:asciiTheme="minorEastAsia" w:eastAsiaTheme="minorEastAsia" w:hAnsiTheme="minorEastAsia"/>
          <w:sz w:val="21"/>
          <w:szCs w:val="21"/>
        </w:rPr>
        <w:t>、</w:t>
      </w:r>
      <w:r>
        <w:rPr>
          <w:rFonts w:asciiTheme="minorEastAsia" w:eastAsiaTheme="minorEastAsia" w:hAnsiTheme="minorEastAsia" w:hint="default"/>
          <w:sz w:val="21"/>
          <w:szCs w:val="21"/>
        </w:rPr>
        <w:t>领导者和联络者</w:t>
      </w:r>
      <w:r>
        <w:rPr>
          <w:rFonts w:asciiTheme="minorEastAsia" w:eastAsiaTheme="minorEastAsia" w:hAnsiTheme="minorEastAsia"/>
          <w:sz w:val="21"/>
          <w:szCs w:val="21"/>
        </w:rPr>
        <w:t>。</w:t>
      </w:r>
      <w:r>
        <w:rPr>
          <w:rFonts w:asciiTheme="minorEastAsia" w:eastAsiaTheme="minorEastAsia" w:hAnsiTheme="minorEastAsia" w:hint="default"/>
          <w:sz w:val="21"/>
          <w:szCs w:val="21"/>
        </w:rPr>
        <w:t>我们先来看一个案例</w:t>
      </w:r>
      <w:r>
        <w:rPr>
          <w:rFonts w:asciiTheme="minorEastAsia" w:eastAsiaTheme="minorEastAsia" w:hAnsiTheme="minorEastAsia"/>
          <w:sz w:val="21"/>
          <w:szCs w:val="21"/>
        </w:rPr>
        <w:t>：</w:t>
      </w:r>
    </w:p>
    <w:p w14:paraId="30B56646" w14:textId="2CFEA9C6" w:rsidR="0008612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这是米果，她是一家国际知名奢侈钟表制造商大中华区的市场营销总监。</w:t>
      </w:r>
      <w:r w:rsidR="00990736">
        <w:rPr>
          <w:rFonts w:asciiTheme="minorEastAsia" w:eastAsiaTheme="minorEastAsia" w:hAnsiTheme="minorEastAsia"/>
          <w:sz w:val="21"/>
          <w:szCs w:val="21"/>
        </w:rPr>
        <w:t>最近公司</w:t>
      </w:r>
      <w:r w:rsidR="007C0BBF">
        <w:rPr>
          <w:rFonts w:asciiTheme="minorEastAsia" w:eastAsiaTheme="minorEastAsia" w:hAnsiTheme="minorEastAsia"/>
          <w:sz w:val="21"/>
          <w:szCs w:val="21"/>
        </w:rPr>
        <w:t>推出了一系列专为中国市场设计的产品</w:t>
      </w:r>
      <w:r w:rsidRPr="00D93B1C">
        <w:rPr>
          <w:rFonts w:asciiTheme="minorEastAsia" w:eastAsiaTheme="minorEastAsia" w:hAnsiTheme="minorEastAsia"/>
          <w:sz w:val="21"/>
          <w:szCs w:val="21"/>
        </w:rPr>
        <w:t>，</w:t>
      </w:r>
      <w:r w:rsidRPr="00D93B1C">
        <w:rPr>
          <w:rFonts w:asciiTheme="minorEastAsia" w:eastAsiaTheme="minorEastAsia" w:hAnsiTheme="minorEastAsia"/>
          <w:sz w:val="21"/>
          <w:szCs w:val="21"/>
          <w:lang w:val="en-US"/>
        </w:rPr>
        <w:t>CX</w:t>
      </w:r>
      <w:r w:rsidRPr="00D93B1C">
        <w:rPr>
          <w:rFonts w:asciiTheme="minorEastAsia" w:eastAsiaTheme="minorEastAsia" w:hAnsiTheme="minorEastAsia"/>
          <w:sz w:val="21"/>
          <w:szCs w:val="21"/>
        </w:rPr>
        <w:t>就是这样一款以</w:t>
      </w:r>
      <w:r w:rsidR="00E82B8F">
        <w:rPr>
          <w:rFonts w:asciiTheme="minorEastAsia" w:eastAsiaTheme="minorEastAsia" w:hAnsiTheme="minorEastAsia"/>
          <w:sz w:val="21"/>
          <w:szCs w:val="21"/>
        </w:rPr>
        <w:t>“红”</w:t>
      </w:r>
      <w:r w:rsidRPr="00D93B1C">
        <w:rPr>
          <w:rFonts w:asciiTheme="minorEastAsia" w:eastAsiaTheme="minorEastAsia" w:hAnsiTheme="minorEastAsia"/>
          <w:sz w:val="21"/>
          <w:szCs w:val="21"/>
        </w:rPr>
        <w:t>为设计元素专攻中国市场的</w:t>
      </w:r>
      <w:r w:rsidR="00711B1B">
        <w:rPr>
          <w:rFonts w:asciiTheme="minorEastAsia" w:eastAsiaTheme="minorEastAsia" w:hAnsiTheme="minorEastAsia"/>
          <w:sz w:val="21"/>
          <w:szCs w:val="21"/>
        </w:rPr>
        <w:t>女士腕表</w:t>
      </w:r>
      <w:r w:rsidRPr="00D93B1C">
        <w:rPr>
          <w:rFonts w:asciiTheme="minorEastAsia" w:eastAsiaTheme="minorEastAsia" w:hAnsiTheme="minorEastAsia"/>
          <w:sz w:val="21"/>
          <w:szCs w:val="21"/>
        </w:rPr>
        <w:t>。</w:t>
      </w:r>
      <w:r w:rsidR="007C0BBF">
        <w:rPr>
          <w:rStyle w:val="af7"/>
          <w:rFonts w:asciiTheme="minorEastAsia" w:eastAsiaTheme="minorEastAsia" w:hAnsiTheme="minorEastAsia" w:hint="default"/>
          <w:sz w:val="21"/>
          <w:szCs w:val="21"/>
        </w:rPr>
        <w:footnoteReference w:id="1"/>
      </w:r>
    </w:p>
    <w:p w14:paraId="3A214B7E" w14:textId="77777777" w:rsidR="004D175B" w:rsidRPr="00D93B1C" w:rsidRDefault="004D17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2A5A063A"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这天上午9点，大中华区业务负责人罗约打来电话让米果这个月5号代表公司参加某知名时尚杂志主办的</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女士腕表百年时光风尚展</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的活动，这次展览将会展出这款中国市场定制化的</w:t>
      </w:r>
      <w:r w:rsidRPr="00D93B1C">
        <w:rPr>
          <w:rFonts w:asciiTheme="minorEastAsia" w:eastAsiaTheme="minorEastAsia" w:hAnsiTheme="minorEastAsia"/>
          <w:sz w:val="21"/>
          <w:szCs w:val="21"/>
          <w:lang w:val="en-US"/>
        </w:rPr>
        <w:t>CX</w:t>
      </w:r>
      <w:r w:rsidRPr="00D93B1C">
        <w:rPr>
          <w:rFonts w:asciiTheme="minorEastAsia" w:eastAsiaTheme="minorEastAsia" w:hAnsiTheme="minorEastAsia"/>
          <w:sz w:val="21"/>
          <w:szCs w:val="21"/>
        </w:rPr>
        <w:t>女士腕表。</w:t>
      </w:r>
    </w:p>
    <w:p w14:paraId="5AADB6A9"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55455832"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刚放下电话，电话又响了起来，米果接起电话，原来是人事行政总监瑞奇：</w:t>
      </w:r>
    </w:p>
    <w:p w14:paraId="60555818"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3B3EDA">
        <w:rPr>
          <w:rFonts w:asciiTheme="minorEastAsia" w:eastAsiaTheme="minorEastAsia" w:hAnsiTheme="minorEastAsia"/>
          <w:b/>
          <w:sz w:val="21"/>
          <w:szCs w:val="21"/>
        </w:rPr>
        <w:t>瑞奇</w:t>
      </w:r>
      <w:r w:rsidRPr="00D93B1C">
        <w:rPr>
          <w:rFonts w:asciiTheme="minorEastAsia" w:eastAsiaTheme="minorEastAsia" w:hAnsiTheme="minorEastAsia"/>
          <w:sz w:val="21"/>
          <w:szCs w:val="21"/>
        </w:rPr>
        <w:t>：米果，眼看就年底了，我们在准备明年的培训计划，你们明年有什么培训需求？在人员配置上有没有什么变化？</w:t>
      </w:r>
      <w:r w:rsidR="007C0BBF">
        <w:rPr>
          <w:rFonts w:asciiTheme="minorEastAsia" w:eastAsiaTheme="minorEastAsia" w:hAnsiTheme="minorEastAsia"/>
          <w:sz w:val="21"/>
          <w:szCs w:val="21"/>
        </w:rPr>
        <w:t>有时间吗？我们需要</w:t>
      </w:r>
      <w:r w:rsidRPr="00D93B1C">
        <w:rPr>
          <w:rFonts w:asciiTheme="minorEastAsia" w:eastAsiaTheme="minorEastAsia" w:hAnsiTheme="minorEastAsia"/>
          <w:sz w:val="21"/>
          <w:szCs w:val="21"/>
        </w:rPr>
        <w:t>坐下来讨论</w:t>
      </w:r>
      <w:r w:rsidR="007C0BBF">
        <w:rPr>
          <w:rFonts w:asciiTheme="minorEastAsia" w:eastAsiaTheme="minorEastAsia" w:hAnsiTheme="minorEastAsia"/>
          <w:sz w:val="21"/>
          <w:szCs w:val="21"/>
        </w:rPr>
        <w:t>一下。</w:t>
      </w:r>
    </w:p>
    <w:p w14:paraId="45217A11" w14:textId="77777777" w:rsidR="0008612B" w:rsidRPr="00D93B1C" w:rsidRDefault="00E365D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r>
        <w:rPr>
          <w:rFonts w:asciiTheme="minorEastAsia" w:eastAsiaTheme="minorEastAsia" w:hAnsiTheme="minorEastAsia"/>
          <w:b/>
          <w:sz w:val="21"/>
          <w:szCs w:val="21"/>
        </w:rPr>
        <w:t>米果</w:t>
      </w:r>
      <w:r w:rsidR="006C4FB2" w:rsidRPr="00D93B1C">
        <w:rPr>
          <w:rFonts w:asciiTheme="minorEastAsia" w:eastAsiaTheme="minorEastAsia" w:hAnsiTheme="minorEastAsia"/>
          <w:sz w:val="21"/>
          <w:szCs w:val="21"/>
        </w:rPr>
        <w:t>：好的，没问题，下周一下午怎样？</w:t>
      </w:r>
    </w:p>
    <w:p w14:paraId="3054C6DA" w14:textId="77777777" w:rsidR="00E82B8F" w:rsidRDefault="00E365D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b/>
          <w:sz w:val="21"/>
          <w:szCs w:val="21"/>
          <w:lang w:val="ja-JP"/>
        </w:rPr>
        <w:t>瑞奇</w:t>
      </w:r>
      <w:r w:rsidR="006C4FB2" w:rsidRPr="00D93B1C">
        <w:rPr>
          <w:rFonts w:asciiTheme="minorEastAsia" w:eastAsiaTheme="minorEastAsia" w:hAnsiTheme="minorEastAsia"/>
          <w:sz w:val="21"/>
          <w:szCs w:val="21"/>
          <w:lang w:val="ja-JP" w:eastAsia="ja-JP"/>
        </w:rPr>
        <w:t>：</w:t>
      </w:r>
      <w:r w:rsidR="004D175B">
        <w:rPr>
          <w:rFonts w:asciiTheme="minorEastAsia" w:eastAsiaTheme="minorEastAsia" w:hAnsiTheme="minorEastAsia"/>
          <w:sz w:val="21"/>
          <w:szCs w:val="21"/>
          <w:lang w:val="ja-JP" w:eastAsia="ja-JP"/>
        </w:rPr>
        <w:t>稍等</w:t>
      </w:r>
      <w:r w:rsidR="004D175B">
        <w:rPr>
          <w:rFonts w:asciiTheme="minorEastAsia" w:eastAsiaTheme="minorEastAsia" w:hAnsiTheme="minorEastAsia"/>
          <w:sz w:val="21"/>
          <w:szCs w:val="21"/>
          <w:lang w:val="ja-JP"/>
        </w:rPr>
        <w:t>，</w:t>
      </w:r>
      <w:r w:rsidR="006C4FB2" w:rsidRPr="00D93B1C">
        <w:rPr>
          <w:rFonts w:asciiTheme="minorEastAsia" w:eastAsiaTheme="minorEastAsia" w:hAnsiTheme="minorEastAsia"/>
          <w:sz w:val="21"/>
          <w:szCs w:val="21"/>
        </w:rPr>
        <w:t>我看看我的日历</w:t>
      </w:r>
      <w:r w:rsidR="006C4FB2" w:rsidRPr="00D93B1C">
        <w:rPr>
          <w:rFonts w:asciiTheme="minorEastAsia" w:eastAsiaTheme="minorEastAsia" w:hAnsiTheme="minorEastAsia"/>
          <w:sz w:val="21"/>
          <w:szCs w:val="21"/>
          <w:lang w:val="en-US"/>
        </w:rPr>
        <w:t>......</w:t>
      </w:r>
      <w:r w:rsidR="00945341">
        <w:rPr>
          <w:rFonts w:asciiTheme="minorEastAsia" w:eastAsiaTheme="minorEastAsia" w:hAnsiTheme="minorEastAsia" w:hint="default"/>
          <w:sz w:val="21"/>
          <w:szCs w:val="21"/>
          <w:lang w:val="en-US"/>
        </w:rPr>
        <w:t>嗯</w:t>
      </w:r>
      <w:r w:rsidR="00945341">
        <w:rPr>
          <w:rFonts w:asciiTheme="minorEastAsia" w:eastAsiaTheme="minorEastAsia" w:hAnsiTheme="minorEastAsia"/>
          <w:sz w:val="21"/>
          <w:szCs w:val="21"/>
          <w:lang w:val="en-US"/>
        </w:rPr>
        <w:t>，</w:t>
      </w:r>
      <w:r w:rsidR="006C4FB2" w:rsidRPr="00D93B1C">
        <w:rPr>
          <w:rFonts w:asciiTheme="minorEastAsia" w:eastAsiaTheme="minorEastAsia" w:hAnsiTheme="minorEastAsia"/>
          <w:sz w:val="21"/>
          <w:szCs w:val="21"/>
        </w:rPr>
        <w:t>没问题，</w:t>
      </w:r>
      <w:r w:rsidR="004D175B">
        <w:rPr>
          <w:rFonts w:asciiTheme="minorEastAsia" w:eastAsiaTheme="minorEastAsia" w:hAnsiTheme="minorEastAsia"/>
          <w:sz w:val="21"/>
          <w:szCs w:val="21"/>
        </w:rPr>
        <w:t>那我们</w:t>
      </w:r>
      <w:r w:rsidR="006C4FB2" w:rsidRPr="00D93B1C">
        <w:rPr>
          <w:rFonts w:asciiTheme="minorEastAsia" w:eastAsiaTheme="minorEastAsia" w:hAnsiTheme="minorEastAsia"/>
          <w:sz w:val="21"/>
          <w:szCs w:val="21"/>
        </w:rPr>
        <w:t>下周一</w:t>
      </w:r>
      <w:r w:rsidR="004D175B">
        <w:rPr>
          <w:rFonts w:asciiTheme="minorEastAsia" w:eastAsiaTheme="minorEastAsia" w:hAnsiTheme="minorEastAsia"/>
          <w:sz w:val="21"/>
          <w:szCs w:val="21"/>
        </w:rPr>
        <w:t>下午2点吧</w:t>
      </w:r>
      <w:r w:rsidR="006C4FB2" w:rsidRPr="00D93B1C">
        <w:rPr>
          <w:rFonts w:asciiTheme="minorEastAsia" w:eastAsiaTheme="minorEastAsia" w:hAnsiTheme="minorEastAsia"/>
          <w:sz w:val="21"/>
          <w:szCs w:val="21"/>
        </w:rPr>
        <w:t>。</w:t>
      </w:r>
    </w:p>
    <w:p w14:paraId="3F5D6985" w14:textId="77777777" w:rsidR="00E82B8F" w:rsidRDefault="00E82B8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7DA5E25D" w14:textId="77777777" w:rsidR="00E82B8F"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几分钟后</w:t>
      </w:r>
      <w:r>
        <w:rPr>
          <w:rFonts w:asciiTheme="minorEastAsia" w:eastAsiaTheme="minorEastAsia" w:hAnsiTheme="minorEastAsia"/>
          <w:sz w:val="21"/>
          <w:szCs w:val="21"/>
        </w:rPr>
        <w:t>，</w:t>
      </w:r>
      <w:r>
        <w:rPr>
          <w:rFonts w:asciiTheme="minorEastAsia" w:eastAsiaTheme="minorEastAsia" w:hAnsiTheme="minorEastAsia" w:hint="default"/>
          <w:sz w:val="21"/>
          <w:szCs w:val="21"/>
        </w:rPr>
        <w:t>市场主管巴灵走进米果办公室</w:t>
      </w:r>
      <w:r>
        <w:rPr>
          <w:rFonts w:asciiTheme="minorEastAsia" w:eastAsiaTheme="minorEastAsia" w:hAnsiTheme="minorEastAsia"/>
          <w:sz w:val="21"/>
          <w:szCs w:val="21"/>
        </w:rPr>
        <w:t>。</w:t>
      </w:r>
    </w:p>
    <w:p w14:paraId="5FE9FBD3" w14:textId="77777777" w:rsidR="00200BB0"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2E6EB92D" w14:textId="77777777" w:rsidR="00200BB0"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巴灵</w:t>
      </w:r>
      <w:r>
        <w:rPr>
          <w:rFonts w:asciiTheme="minorEastAsia" w:eastAsiaTheme="minorEastAsia" w:hAnsiTheme="minorEastAsia"/>
          <w:sz w:val="21"/>
          <w:szCs w:val="21"/>
        </w:rPr>
        <w:t>：</w:t>
      </w:r>
      <w:r>
        <w:rPr>
          <w:rFonts w:asciiTheme="minorEastAsia" w:eastAsiaTheme="minorEastAsia" w:hAnsiTheme="minorEastAsia" w:hint="default"/>
          <w:sz w:val="21"/>
          <w:szCs w:val="21"/>
        </w:rPr>
        <w:t>米果</w:t>
      </w:r>
      <w:r>
        <w:rPr>
          <w:rFonts w:asciiTheme="minorEastAsia" w:eastAsiaTheme="minorEastAsia" w:hAnsiTheme="minorEastAsia"/>
          <w:sz w:val="21"/>
          <w:szCs w:val="21"/>
        </w:rPr>
        <w:t>，我们2月份不是要举办一场新品发布会吗？准备放在JW酒店，时间和场地都没问题，就是价格谈不下来。听说你跟他们销售经理很熟，你能不能帮问问，看看能不能再优惠点？</w:t>
      </w:r>
    </w:p>
    <w:p w14:paraId="3064E0EA" w14:textId="77777777" w:rsidR="00200BB0"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sz w:val="21"/>
          <w:szCs w:val="21"/>
          <w:lang w:val="ja-JP"/>
        </w:rPr>
      </w:pPr>
    </w:p>
    <w:p w14:paraId="30B73A93" w14:textId="77777777" w:rsidR="0008612B" w:rsidRPr="00D93B1C" w:rsidRDefault="00E365D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b/>
          <w:sz w:val="21"/>
          <w:szCs w:val="21"/>
        </w:rPr>
        <w:t>米果</w:t>
      </w:r>
      <w:r w:rsidR="006C4FB2" w:rsidRPr="00D93B1C">
        <w:rPr>
          <w:rFonts w:asciiTheme="minorEastAsia" w:eastAsiaTheme="minorEastAsia" w:hAnsiTheme="minorEastAsia"/>
          <w:sz w:val="21"/>
          <w:szCs w:val="21"/>
        </w:rPr>
        <w:t>：没问题，我跟他谈谈，等我消息</w:t>
      </w:r>
      <w:r w:rsidR="006C4FB2" w:rsidRPr="00D93B1C">
        <w:rPr>
          <w:rFonts w:asciiTheme="minorEastAsia" w:eastAsiaTheme="minorEastAsia" w:hAnsiTheme="minorEastAsia" w:hint="default"/>
          <w:sz w:val="21"/>
          <w:szCs w:val="21"/>
        </w:rPr>
        <w:t>…</w:t>
      </w:r>
      <w:r w:rsidR="004D175B">
        <w:rPr>
          <w:rFonts w:asciiTheme="minorEastAsia" w:eastAsiaTheme="minorEastAsia" w:hAnsiTheme="minorEastAsia" w:hint="default"/>
          <w:sz w:val="21"/>
          <w:szCs w:val="21"/>
        </w:rPr>
        <w:t>…</w:t>
      </w:r>
    </w:p>
    <w:p w14:paraId="004EE802"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p>
    <w:p w14:paraId="6E273697" w14:textId="77777777" w:rsidR="0008612B" w:rsidRPr="00B778FF"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sz w:val="21"/>
          <w:szCs w:val="21"/>
        </w:rPr>
      </w:pPr>
    </w:p>
    <w:p w14:paraId="716642F4"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lastRenderedPageBreak/>
        <w:t>0</w:t>
      </w:r>
      <w:r w:rsidRPr="00B778FF">
        <w:rPr>
          <w:rFonts w:asciiTheme="minorEastAsia" w:eastAsiaTheme="minorEastAsia" w:hAnsiTheme="minorEastAsia"/>
          <w:b/>
          <w:bCs/>
          <w:sz w:val="21"/>
          <w:szCs w:val="21"/>
          <w:lang w:val="en-US"/>
        </w:rPr>
        <w:t>2</w:t>
      </w:r>
      <w:r w:rsidRPr="00B778FF">
        <w:rPr>
          <w:rFonts w:asciiTheme="minorEastAsia" w:eastAsiaTheme="minorEastAsia" w:hAnsiTheme="minorEastAsia"/>
          <w:b/>
          <w:bCs/>
          <w:sz w:val="21"/>
          <w:szCs w:val="21"/>
        </w:rPr>
        <w:t>U02</w:t>
      </w:r>
    </w:p>
    <w:p w14:paraId="7B237BDB"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r w:rsidRPr="00B778FF">
        <w:rPr>
          <w:rFonts w:asciiTheme="minorEastAsia" w:eastAsiaTheme="minorEastAsia" w:hAnsiTheme="minorEastAsia"/>
          <w:b/>
          <w:sz w:val="21"/>
          <w:szCs w:val="21"/>
        </w:rPr>
        <w:t>代表人</w:t>
      </w:r>
    </w:p>
    <w:p w14:paraId="1B536C15"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p>
    <w:p w14:paraId="6A662E47"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米果将代表公司参加某知名时尚杂志主办的</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女士腕表百年时光风尚展</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的活动，在活动中</w:t>
      </w:r>
      <w:r w:rsidR="00F52426">
        <w:rPr>
          <w:rFonts w:asciiTheme="minorEastAsia" w:eastAsiaTheme="minorEastAsia" w:hAnsiTheme="minorEastAsia"/>
          <w:sz w:val="21"/>
          <w:szCs w:val="21"/>
        </w:rPr>
        <w:t>她</w:t>
      </w:r>
      <w:r w:rsidRPr="00D93B1C">
        <w:rPr>
          <w:rFonts w:asciiTheme="minorEastAsia" w:eastAsiaTheme="minorEastAsia" w:hAnsiTheme="minorEastAsia"/>
          <w:sz w:val="21"/>
          <w:szCs w:val="21"/>
        </w:rPr>
        <w:t>将向大家介绍</w:t>
      </w:r>
      <w:r w:rsidRPr="00D93B1C">
        <w:rPr>
          <w:rFonts w:asciiTheme="minorEastAsia" w:eastAsiaTheme="minorEastAsia" w:hAnsiTheme="minorEastAsia"/>
          <w:sz w:val="21"/>
          <w:szCs w:val="21"/>
          <w:lang w:val="en-US"/>
        </w:rPr>
        <w:t>CX</w:t>
      </w:r>
      <w:r w:rsidRPr="00D93B1C">
        <w:rPr>
          <w:rFonts w:asciiTheme="minorEastAsia" w:eastAsiaTheme="minorEastAsia" w:hAnsiTheme="minorEastAsia"/>
          <w:sz w:val="21"/>
          <w:szCs w:val="21"/>
        </w:rPr>
        <w:t>这款新品。这个时候的米果就扮演着</w:t>
      </w:r>
      <w:r w:rsidRPr="00D93B1C">
        <w:rPr>
          <w:rFonts w:asciiTheme="minorEastAsia" w:eastAsiaTheme="minorEastAsia" w:hAnsiTheme="minorEastAsia" w:hint="default"/>
          <w:sz w:val="21"/>
          <w:szCs w:val="21"/>
        </w:rPr>
        <w:t>“</w:t>
      </w:r>
      <w:r w:rsidRPr="00F52426">
        <w:rPr>
          <w:rFonts w:asciiTheme="minorEastAsia" w:eastAsiaTheme="minorEastAsia" w:hAnsiTheme="minorEastAsia"/>
          <w:b/>
          <w:sz w:val="21"/>
          <w:szCs w:val="21"/>
        </w:rPr>
        <w:t>代表人</w:t>
      </w:r>
      <w:r w:rsidRPr="00D93B1C">
        <w:rPr>
          <w:rFonts w:asciiTheme="minorEastAsia" w:eastAsiaTheme="minorEastAsia" w:hAnsiTheme="minorEastAsia" w:hint="default"/>
          <w:sz w:val="21"/>
          <w:szCs w:val="21"/>
        </w:rPr>
        <w:t>”</w:t>
      </w:r>
      <w:r w:rsidR="00FC2DA0">
        <w:rPr>
          <w:rFonts w:asciiTheme="minorEastAsia" w:eastAsiaTheme="minorEastAsia" w:hAnsiTheme="minorEastAsia"/>
          <w:sz w:val="21"/>
          <w:szCs w:val="21"/>
        </w:rPr>
        <w:t>的角色。</w:t>
      </w:r>
      <w:r w:rsidR="00FC2DA0" w:rsidRPr="00F52426">
        <w:rPr>
          <w:rFonts w:asciiTheme="minorEastAsia" w:eastAsiaTheme="minorEastAsia" w:hAnsiTheme="minorEastAsia"/>
          <w:b/>
          <w:sz w:val="21"/>
          <w:szCs w:val="21"/>
        </w:rPr>
        <w:t>代表人</w:t>
      </w:r>
      <w:r w:rsidR="00FC2DA0">
        <w:rPr>
          <w:rFonts w:asciiTheme="minorEastAsia" w:eastAsiaTheme="minorEastAsia" w:hAnsiTheme="minorEastAsia"/>
          <w:sz w:val="21"/>
          <w:szCs w:val="21"/>
        </w:rPr>
        <w:t>指</w:t>
      </w:r>
      <w:r w:rsidR="00F52426">
        <w:rPr>
          <w:rFonts w:asciiTheme="minorEastAsia" w:eastAsiaTheme="minorEastAsia" w:hAnsiTheme="minorEastAsia"/>
          <w:sz w:val="21"/>
          <w:szCs w:val="21"/>
        </w:rPr>
        <w:t>管理者作为团队或公司的象征，负有完成许多社交性日常事务和礼仪活动的责任，在这些</w:t>
      </w:r>
      <w:r w:rsidR="00FC2DA0">
        <w:rPr>
          <w:rFonts w:asciiTheme="minorEastAsia" w:eastAsiaTheme="minorEastAsia" w:hAnsiTheme="minorEastAsia"/>
          <w:sz w:val="21"/>
          <w:szCs w:val="21"/>
        </w:rPr>
        <w:t>正式场合中代表他的团队或</w:t>
      </w:r>
      <w:r w:rsidR="00F52426">
        <w:rPr>
          <w:rFonts w:asciiTheme="minorEastAsia" w:eastAsiaTheme="minorEastAsia" w:hAnsiTheme="minorEastAsia"/>
          <w:sz w:val="21"/>
          <w:szCs w:val="21"/>
        </w:rPr>
        <w:t>公司</w:t>
      </w:r>
      <w:r w:rsidR="00FC2DA0">
        <w:rPr>
          <w:rFonts w:asciiTheme="minorEastAsia" w:eastAsiaTheme="minorEastAsia" w:hAnsiTheme="minorEastAsia"/>
          <w:sz w:val="21"/>
          <w:szCs w:val="21"/>
        </w:rPr>
        <w:t>。</w:t>
      </w:r>
      <w:r w:rsidR="00F52426">
        <w:rPr>
          <w:rFonts w:asciiTheme="minorEastAsia" w:eastAsiaTheme="minorEastAsia" w:hAnsiTheme="minorEastAsia"/>
          <w:sz w:val="21"/>
          <w:szCs w:val="21"/>
        </w:rPr>
        <w:t>比如出席一个行业或政府论坛，接受</w:t>
      </w:r>
      <w:r w:rsidR="001D7D76">
        <w:rPr>
          <w:rFonts w:asciiTheme="minorEastAsia" w:eastAsiaTheme="minorEastAsia" w:hAnsiTheme="minorEastAsia"/>
          <w:sz w:val="21"/>
          <w:szCs w:val="21"/>
        </w:rPr>
        <w:t>一家媒体的专访，与一群重要的机构投资者会面等等。</w:t>
      </w:r>
    </w:p>
    <w:p w14:paraId="6D0A5306"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40200956"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02</w:t>
      </w:r>
      <w:r w:rsidRPr="00B778FF">
        <w:rPr>
          <w:rFonts w:asciiTheme="minorEastAsia" w:eastAsiaTheme="minorEastAsia" w:hAnsiTheme="minorEastAsia"/>
          <w:b/>
          <w:bCs/>
          <w:sz w:val="21"/>
          <w:szCs w:val="21"/>
          <w:lang w:val="en-US"/>
        </w:rPr>
        <w:t>U03</w:t>
      </w:r>
    </w:p>
    <w:p w14:paraId="28130155" w14:textId="77777777" w:rsidR="0008612B" w:rsidRPr="004D175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sz w:val="21"/>
          <w:szCs w:val="21"/>
        </w:rPr>
        <w:t>领导者</w:t>
      </w:r>
    </w:p>
    <w:p w14:paraId="7C26F297" w14:textId="0404C3D7" w:rsidR="0008612B" w:rsidRPr="00F52426"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D93B1C">
        <w:rPr>
          <w:rFonts w:asciiTheme="minorEastAsia" w:eastAsiaTheme="minorEastAsia" w:hAnsiTheme="minorEastAsia"/>
          <w:sz w:val="21"/>
          <w:szCs w:val="21"/>
        </w:rPr>
        <w:t>在第二个场景中，人事总监瑞奇</w:t>
      </w:r>
      <w:r w:rsidRPr="00D93B1C">
        <w:rPr>
          <w:rFonts w:asciiTheme="minorEastAsia" w:eastAsiaTheme="minorEastAsia" w:hAnsiTheme="minorEastAsia"/>
          <w:sz w:val="21"/>
          <w:szCs w:val="21"/>
          <w:lang w:val="zh-TW" w:eastAsia="zh-TW"/>
        </w:rPr>
        <w:t>跟</w:t>
      </w:r>
      <w:r w:rsidRPr="00D93B1C">
        <w:rPr>
          <w:rFonts w:asciiTheme="minorEastAsia" w:eastAsiaTheme="minorEastAsia" w:hAnsiTheme="minorEastAsia"/>
          <w:sz w:val="21"/>
          <w:szCs w:val="21"/>
        </w:rPr>
        <w:t>米果提到了明年的培训需求和人员配置，这些都是米果作为一个部门的管理者所应该考虑的，这时</w:t>
      </w:r>
      <w:r w:rsidR="00F52426">
        <w:rPr>
          <w:rFonts w:asciiTheme="minorEastAsia" w:eastAsiaTheme="minorEastAsia" w:hAnsiTheme="minorEastAsia"/>
          <w:sz w:val="21"/>
          <w:szCs w:val="21"/>
        </w:rPr>
        <w:t>她</w:t>
      </w:r>
      <w:r w:rsidRPr="00D93B1C">
        <w:rPr>
          <w:rFonts w:asciiTheme="minorEastAsia" w:eastAsiaTheme="minorEastAsia" w:hAnsiTheme="minorEastAsia"/>
          <w:sz w:val="21"/>
          <w:szCs w:val="21"/>
        </w:rPr>
        <w:t>在扮演着</w:t>
      </w:r>
      <w:r w:rsidRPr="00F52426">
        <w:rPr>
          <w:rFonts w:asciiTheme="minorEastAsia" w:eastAsiaTheme="minorEastAsia" w:hAnsiTheme="minorEastAsia"/>
          <w:b/>
          <w:sz w:val="21"/>
          <w:szCs w:val="21"/>
        </w:rPr>
        <w:t>领导者</w:t>
      </w:r>
      <w:r w:rsidRPr="00D93B1C">
        <w:rPr>
          <w:rFonts w:asciiTheme="minorEastAsia" w:eastAsiaTheme="minorEastAsia" w:hAnsiTheme="minorEastAsia"/>
          <w:sz w:val="21"/>
          <w:szCs w:val="21"/>
          <w:lang w:val="zh-TW" w:eastAsia="zh-TW"/>
        </w:rPr>
        <w:t>的角色。</w:t>
      </w:r>
      <w:r w:rsidRPr="00907EC5">
        <w:rPr>
          <w:rFonts w:asciiTheme="minorEastAsia" w:eastAsiaTheme="minorEastAsia" w:hAnsiTheme="minorEastAsia"/>
          <w:b/>
          <w:color w:val="424242"/>
          <w:sz w:val="21"/>
          <w:szCs w:val="21"/>
          <w:highlight w:val="green"/>
        </w:rPr>
        <w:t>领导者</w:t>
      </w:r>
      <w:r w:rsidRPr="00907EC5">
        <w:rPr>
          <w:rFonts w:asciiTheme="minorEastAsia" w:eastAsiaTheme="minorEastAsia" w:hAnsiTheme="minorEastAsia"/>
          <w:color w:val="424242"/>
          <w:sz w:val="21"/>
          <w:szCs w:val="21"/>
          <w:highlight w:val="green"/>
        </w:rPr>
        <w:t>角色</w:t>
      </w:r>
      <w:r w:rsidRPr="00D93B1C">
        <w:rPr>
          <w:rFonts w:asciiTheme="minorEastAsia" w:eastAsiaTheme="minorEastAsia" w:hAnsiTheme="minorEastAsia"/>
          <w:color w:val="424242"/>
          <w:sz w:val="21"/>
          <w:szCs w:val="21"/>
        </w:rPr>
        <w:t>涉及所有管理者与下属关系的事务，如</w:t>
      </w:r>
      <w:r w:rsidR="00F52426" w:rsidRPr="00D93B1C">
        <w:rPr>
          <w:rFonts w:asciiTheme="minorEastAsia" w:eastAsiaTheme="minorEastAsia" w:hAnsiTheme="minorEastAsia"/>
          <w:color w:val="424242"/>
          <w:sz w:val="21"/>
          <w:szCs w:val="21"/>
        </w:rPr>
        <w:t>雇佣、</w:t>
      </w:r>
      <w:r w:rsidR="00945341" w:rsidRPr="00D93B1C">
        <w:rPr>
          <w:rFonts w:asciiTheme="minorEastAsia" w:eastAsiaTheme="minorEastAsia" w:hAnsiTheme="minorEastAsia"/>
          <w:color w:val="424242"/>
          <w:sz w:val="21"/>
          <w:szCs w:val="21"/>
        </w:rPr>
        <w:t>培训、</w:t>
      </w:r>
      <w:r w:rsidRPr="00D93B1C">
        <w:rPr>
          <w:rFonts w:asciiTheme="minorEastAsia" w:eastAsiaTheme="minorEastAsia" w:hAnsiTheme="minorEastAsia"/>
          <w:color w:val="424242"/>
          <w:sz w:val="21"/>
          <w:szCs w:val="21"/>
        </w:rPr>
        <w:t>激励下属、使下属和团队或公司的需求达成一致等。</w:t>
      </w:r>
      <w:r w:rsidR="00A30E25" w:rsidRPr="00F52426">
        <w:rPr>
          <w:rFonts w:asciiTheme="minorEastAsia" w:eastAsiaTheme="minorEastAsia" w:hAnsiTheme="minorEastAsia"/>
          <w:color w:val="000000" w:themeColor="text1"/>
          <w:sz w:val="21"/>
          <w:szCs w:val="21"/>
        </w:rPr>
        <w:t>领导者必须：保持团队或组织的目标清晰可见，并使员工在正确的轨道上向目标前进；提供必需的资源；激励员工；当团队遇到问题时，帮助团队“脱离困境”。</w:t>
      </w:r>
    </w:p>
    <w:p w14:paraId="7D358D74" w14:textId="77777777" w:rsidR="00A30E25" w:rsidRPr="00D93B1C" w:rsidRDefault="00A30E2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FF2600"/>
          <w:sz w:val="21"/>
          <w:szCs w:val="21"/>
        </w:rPr>
      </w:pPr>
    </w:p>
    <w:p w14:paraId="0A808C10"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02</w:t>
      </w:r>
      <w:r w:rsidRPr="00B778FF">
        <w:rPr>
          <w:rFonts w:asciiTheme="minorEastAsia" w:eastAsiaTheme="minorEastAsia" w:hAnsiTheme="minorEastAsia"/>
          <w:b/>
          <w:bCs/>
          <w:sz w:val="21"/>
          <w:szCs w:val="21"/>
          <w:lang w:val="en-US"/>
        </w:rPr>
        <w:t>U0</w:t>
      </w:r>
      <w:r w:rsidRPr="00B778FF">
        <w:rPr>
          <w:rFonts w:asciiTheme="minorEastAsia" w:eastAsiaTheme="minorEastAsia" w:hAnsiTheme="minorEastAsia"/>
          <w:b/>
          <w:bCs/>
          <w:sz w:val="21"/>
          <w:szCs w:val="21"/>
        </w:rPr>
        <w:t>4</w:t>
      </w:r>
    </w:p>
    <w:p w14:paraId="0089EB1A" w14:textId="77777777" w:rsidR="0008612B" w:rsidRPr="004D175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color w:val="FF2600"/>
          <w:sz w:val="21"/>
          <w:szCs w:val="21"/>
        </w:rPr>
      </w:pPr>
      <w:r w:rsidRPr="00B778FF">
        <w:rPr>
          <w:rFonts w:asciiTheme="minorEastAsia" w:eastAsiaTheme="minorEastAsia" w:hAnsiTheme="minorEastAsia"/>
          <w:b/>
          <w:sz w:val="21"/>
          <w:szCs w:val="21"/>
        </w:rPr>
        <w:t>联络者</w:t>
      </w:r>
    </w:p>
    <w:p w14:paraId="460CFB25" w14:textId="5FAE432A"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FF2600"/>
          <w:sz w:val="21"/>
          <w:szCs w:val="21"/>
        </w:rPr>
      </w:pPr>
      <w:r w:rsidRPr="00D93B1C">
        <w:rPr>
          <w:rFonts w:asciiTheme="minorEastAsia" w:eastAsiaTheme="minorEastAsia" w:hAnsiTheme="minorEastAsia"/>
          <w:color w:val="424242"/>
          <w:sz w:val="21"/>
          <w:szCs w:val="21"/>
        </w:rPr>
        <w:t>在上面的对话中，米</w:t>
      </w:r>
      <w:proofErr w:type="gramStart"/>
      <w:r w:rsidRPr="00D93B1C">
        <w:rPr>
          <w:rFonts w:asciiTheme="minorEastAsia" w:eastAsiaTheme="minorEastAsia" w:hAnsiTheme="minorEastAsia"/>
          <w:color w:val="424242"/>
          <w:sz w:val="21"/>
          <w:szCs w:val="21"/>
        </w:rPr>
        <w:t>果受</w:t>
      </w:r>
      <w:r w:rsidR="00200BB0">
        <w:rPr>
          <w:rFonts w:asciiTheme="minorEastAsia" w:eastAsiaTheme="minorEastAsia" w:hAnsiTheme="minorEastAsia"/>
          <w:color w:val="424242"/>
          <w:sz w:val="21"/>
          <w:szCs w:val="21"/>
        </w:rPr>
        <w:t>巴灵</w:t>
      </w:r>
      <w:r w:rsidRPr="00D93B1C">
        <w:rPr>
          <w:rFonts w:asciiTheme="minorEastAsia" w:eastAsiaTheme="minorEastAsia" w:hAnsiTheme="minorEastAsia"/>
          <w:color w:val="424242"/>
          <w:sz w:val="21"/>
          <w:szCs w:val="21"/>
          <w:lang w:val="zh-TW" w:eastAsia="zh-TW"/>
        </w:rPr>
        <w:t>之托</w:t>
      </w:r>
      <w:r w:rsidR="00F52426">
        <w:rPr>
          <w:rFonts w:asciiTheme="minorEastAsia" w:eastAsiaTheme="minorEastAsia" w:hAnsiTheme="minorEastAsia"/>
          <w:color w:val="424242"/>
          <w:sz w:val="21"/>
          <w:szCs w:val="21"/>
          <w:lang w:val="zh-TW" w:eastAsia="zh-TW"/>
        </w:rPr>
        <w:t>要</w:t>
      </w:r>
      <w:proofErr w:type="gramEnd"/>
      <w:r w:rsidRPr="00D93B1C">
        <w:rPr>
          <w:rFonts w:asciiTheme="minorEastAsia" w:eastAsiaTheme="minorEastAsia" w:hAnsiTheme="minorEastAsia"/>
          <w:color w:val="424242"/>
          <w:sz w:val="21"/>
          <w:szCs w:val="21"/>
          <w:lang w:val="zh-TW" w:eastAsia="zh-TW"/>
        </w:rPr>
        <w:t>跟</w:t>
      </w:r>
      <w:r w:rsidRPr="00D93B1C">
        <w:rPr>
          <w:rFonts w:asciiTheme="minorEastAsia" w:eastAsiaTheme="minorEastAsia" w:hAnsiTheme="minorEastAsia"/>
          <w:color w:val="424242"/>
          <w:sz w:val="21"/>
          <w:szCs w:val="21"/>
          <w:lang w:val="en-US"/>
        </w:rPr>
        <w:t>JW</w:t>
      </w:r>
      <w:r w:rsidRPr="00D93B1C">
        <w:rPr>
          <w:rFonts w:asciiTheme="minorEastAsia" w:eastAsiaTheme="minorEastAsia" w:hAnsiTheme="minorEastAsia"/>
          <w:color w:val="424242"/>
          <w:sz w:val="21"/>
          <w:szCs w:val="21"/>
        </w:rPr>
        <w:t>度假村的销售经理洽谈场地价格，这时</w:t>
      </w:r>
      <w:r w:rsidR="00F52426">
        <w:rPr>
          <w:rFonts w:asciiTheme="minorEastAsia" w:eastAsiaTheme="minorEastAsia" w:hAnsiTheme="minorEastAsia"/>
          <w:color w:val="424242"/>
          <w:sz w:val="21"/>
          <w:szCs w:val="21"/>
        </w:rPr>
        <w:t>的她</w:t>
      </w:r>
      <w:r w:rsidRPr="00D93B1C">
        <w:rPr>
          <w:rFonts w:asciiTheme="minorEastAsia" w:eastAsiaTheme="minorEastAsia" w:hAnsiTheme="minorEastAsia"/>
          <w:color w:val="424242"/>
          <w:sz w:val="21"/>
          <w:szCs w:val="21"/>
        </w:rPr>
        <w:t>扮演着</w:t>
      </w:r>
      <w:r w:rsidRPr="00F52426">
        <w:rPr>
          <w:rFonts w:asciiTheme="minorEastAsia" w:eastAsiaTheme="minorEastAsia" w:hAnsiTheme="minorEastAsia"/>
          <w:b/>
          <w:color w:val="424242"/>
          <w:sz w:val="21"/>
          <w:szCs w:val="21"/>
        </w:rPr>
        <w:t>联络者</w:t>
      </w:r>
      <w:r w:rsidRPr="00D93B1C">
        <w:rPr>
          <w:rFonts w:asciiTheme="minorEastAsia" w:eastAsiaTheme="minorEastAsia" w:hAnsiTheme="minorEastAsia"/>
          <w:color w:val="424242"/>
          <w:sz w:val="21"/>
          <w:szCs w:val="21"/>
        </w:rPr>
        <w:t>的角色。</w:t>
      </w:r>
      <w:r w:rsidR="00F52426">
        <w:rPr>
          <w:rFonts w:asciiTheme="minorEastAsia" w:eastAsiaTheme="minorEastAsia" w:hAnsiTheme="minorEastAsia"/>
          <w:color w:val="424242"/>
          <w:sz w:val="21"/>
          <w:szCs w:val="21"/>
        </w:rPr>
        <w:t>作为</w:t>
      </w:r>
      <w:r w:rsidR="00CA79B6" w:rsidRPr="003F5B07">
        <w:rPr>
          <w:rFonts w:asciiTheme="minorEastAsia" w:eastAsiaTheme="minorEastAsia" w:hAnsiTheme="minorEastAsia"/>
          <w:color w:val="424242"/>
          <w:sz w:val="21"/>
          <w:szCs w:val="21"/>
        </w:rPr>
        <w:t>联络者</w:t>
      </w:r>
      <w:r w:rsidR="00F52426" w:rsidRPr="003F5B07">
        <w:rPr>
          <w:rFonts w:asciiTheme="minorEastAsia" w:eastAsiaTheme="minorEastAsia" w:hAnsiTheme="minorEastAsia"/>
          <w:color w:val="424242"/>
          <w:sz w:val="21"/>
          <w:szCs w:val="21"/>
        </w:rPr>
        <w:t>的管理者</w:t>
      </w:r>
      <w:r w:rsidR="00F52426">
        <w:rPr>
          <w:rFonts w:asciiTheme="minorEastAsia" w:eastAsiaTheme="minorEastAsia" w:hAnsiTheme="minorEastAsia"/>
          <w:color w:val="424242"/>
          <w:sz w:val="21"/>
          <w:szCs w:val="21"/>
        </w:rPr>
        <w:t>需要与所在的团队或组织外的个人或群体保持</w:t>
      </w:r>
      <w:r w:rsidRPr="00D93B1C">
        <w:rPr>
          <w:rFonts w:asciiTheme="minorEastAsia" w:eastAsiaTheme="minorEastAsia" w:hAnsiTheme="minorEastAsia"/>
          <w:color w:val="424242"/>
          <w:sz w:val="21"/>
          <w:szCs w:val="21"/>
        </w:rPr>
        <w:t>庞大的人际关系网</w:t>
      </w:r>
      <w:r w:rsidR="00F52426">
        <w:rPr>
          <w:rFonts w:asciiTheme="minorEastAsia" w:eastAsiaTheme="minorEastAsia" w:hAnsiTheme="minorEastAsia"/>
          <w:color w:val="424242"/>
          <w:sz w:val="21"/>
          <w:szCs w:val="21"/>
        </w:rPr>
        <w:t>。</w:t>
      </w:r>
      <w:r w:rsidRPr="00D93B1C">
        <w:rPr>
          <w:rFonts w:asciiTheme="minorEastAsia" w:eastAsiaTheme="minorEastAsia" w:hAnsiTheme="minorEastAsia"/>
          <w:color w:val="424242"/>
          <w:sz w:val="21"/>
          <w:szCs w:val="21"/>
        </w:rPr>
        <w:t>他经常需要与公司内、外部同行及其他人进行互动，赢得他们的支持，或是为了彼此的利益而获取信息和帮助。管理者要花大量时间来扮演这个角色，他要先做一系列的工作以建立起这些联系，然后开展各式各样的活动来维系它们。</w:t>
      </w:r>
    </w:p>
    <w:p w14:paraId="7B0B84D8"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420" w:right="1114"/>
        <w:rPr>
          <w:rFonts w:asciiTheme="minorEastAsia" w:eastAsiaTheme="minorEastAsia" w:hAnsiTheme="minorEastAsia" w:cs="Arial" w:hint="default"/>
          <w:color w:val="424242"/>
          <w:sz w:val="21"/>
          <w:szCs w:val="21"/>
        </w:rPr>
      </w:pPr>
    </w:p>
    <w:p w14:paraId="03F445F0"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4D2BB837"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sz w:val="21"/>
          <w:szCs w:val="21"/>
        </w:rPr>
      </w:pPr>
      <w:r w:rsidRPr="00B778FF">
        <w:rPr>
          <w:rFonts w:asciiTheme="minorEastAsia" w:eastAsiaTheme="minorEastAsia" w:hAnsiTheme="minorEastAsia"/>
          <w:b/>
          <w:sz w:val="21"/>
          <w:szCs w:val="21"/>
        </w:rPr>
        <w:t>02</w:t>
      </w:r>
      <w:r w:rsidRPr="00B778FF">
        <w:rPr>
          <w:rFonts w:asciiTheme="minorEastAsia" w:eastAsiaTheme="minorEastAsia" w:hAnsiTheme="minorEastAsia"/>
          <w:b/>
          <w:sz w:val="21"/>
          <w:szCs w:val="21"/>
          <w:lang w:val="en-US"/>
        </w:rPr>
        <w:t>U05a</w:t>
      </w:r>
    </w:p>
    <w:p w14:paraId="21470061" w14:textId="77777777" w:rsidR="0008612B" w:rsidRPr="003B3EDA"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sz w:val="21"/>
          <w:szCs w:val="21"/>
        </w:rPr>
      </w:pPr>
      <w:r w:rsidRPr="00B778FF">
        <w:rPr>
          <w:rFonts w:asciiTheme="minorEastAsia" w:eastAsiaTheme="minorEastAsia" w:hAnsiTheme="minorEastAsia"/>
          <w:b/>
          <w:sz w:val="21"/>
          <w:szCs w:val="21"/>
        </w:rPr>
        <w:t>小测验：你的角色</w:t>
      </w:r>
      <w:r w:rsidR="00F52426">
        <w:rPr>
          <w:rFonts w:asciiTheme="minorEastAsia" w:eastAsiaTheme="minorEastAsia" w:hAnsiTheme="minorEastAsia"/>
          <w:b/>
          <w:sz w:val="21"/>
          <w:szCs w:val="21"/>
        </w:rPr>
        <w:t>（一）</w:t>
      </w:r>
    </w:p>
    <w:p w14:paraId="3BE66061"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公司年会，你们团队被评为优秀团队，你上台领奖并发表</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获奖感言</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，这时你扮演着什么角色？</w:t>
      </w:r>
    </w:p>
    <w:p w14:paraId="100C4C99"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42E33783" w14:textId="77777777" w:rsidR="0008612B" w:rsidRPr="00157741" w:rsidRDefault="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157741">
        <w:rPr>
          <w:rFonts w:asciiTheme="minorEastAsia" w:eastAsiaTheme="minorEastAsia" w:hAnsiTheme="minorEastAsia" w:hint="default"/>
          <w:color w:val="000000" w:themeColor="text1"/>
          <w:sz w:val="21"/>
          <w:szCs w:val="21"/>
          <w:highlight w:val="green"/>
        </w:rPr>
        <w:t>○</w:t>
      </w:r>
      <w:r w:rsidR="006C4FB2" w:rsidRPr="00157741">
        <w:rPr>
          <w:rFonts w:asciiTheme="minorEastAsia" w:eastAsiaTheme="minorEastAsia" w:hAnsiTheme="minorEastAsia"/>
          <w:color w:val="000000" w:themeColor="text1"/>
          <w:sz w:val="21"/>
          <w:szCs w:val="21"/>
          <w:highlight w:val="green"/>
        </w:rPr>
        <w:t>代表人</w:t>
      </w:r>
    </w:p>
    <w:p w14:paraId="21D583B1" w14:textId="77777777" w:rsidR="0008612B" w:rsidRPr="00D93B1C" w:rsidRDefault="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hint="default"/>
          <w:color w:val="008E00"/>
          <w:sz w:val="21"/>
          <w:szCs w:val="21"/>
        </w:rPr>
        <w:t>○</w:t>
      </w:r>
      <w:r w:rsidR="006C4FB2" w:rsidRPr="00D93B1C">
        <w:rPr>
          <w:rFonts w:asciiTheme="minorEastAsia" w:eastAsiaTheme="minorEastAsia" w:hAnsiTheme="minorEastAsia"/>
          <w:sz w:val="21"/>
          <w:szCs w:val="21"/>
        </w:rPr>
        <w:t>领导者</w:t>
      </w:r>
    </w:p>
    <w:p w14:paraId="1729F4BF" w14:textId="77777777" w:rsidR="0008612B" w:rsidRPr="00D93B1C" w:rsidRDefault="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hint="default"/>
          <w:color w:val="008E00"/>
          <w:sz w:val="21"/>
          <w:szCs w:val="21"/>
        </w:rPr>
        <w:t>○</w:t>
      </w:r>
      <w:r w:rsidR="006C4FB2" w:rsidRPr="00D93B1C">
        <w:rPr>
          <w:rFonts w:asciiTheme="minorEastAsia" w:eastAsiaTheme="minorEastAsia" w:hAnsiTheme="minorEastAsia"/>
          <w:sz w:val="21"/>
          <w:szCs w:val="21"/>
        </w:rPr>
        <w:t>联络者</w:t>
      </w:r>
    </w:p>
    <w:p w14:paraId="3F9EF5E4"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504BEFA3"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0C3528D1"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FE2D4D">
        <w:rPr>
          <w:rFonts w:asciiTheme="minorEastAsia" w:eastAsiaTheme="minorEastAsia" w:hAnsiTheme="minorEastAsia"/>
          <w:b/>
          <w:sz w:val="21"/>
          <w:szCs w:val="21"/>
        </w:rPr>
        <w:t>反馈</w:t>
      </w:r>
      <w:r w:rsidRPr="00D93B1C">
        <w:rPr>
          <w:rFonts w:asciiTheme="minorEastAsia" w:eastAsiaTheme="minorEastAsia" w:hAnsiTheme="minorEastAsia"/>
          <w:sz w:val="21"/>
          <w:szCs w:val="21"/>
        </w:rPr>
        <w:t>：</w:t>
      </w:r>
    </w:p>
    <w:p w14:paraId="6E6BA347"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3263D454"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回答正确。此时你作为团队代表领奖并发表获奖感言，是</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代表人</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的角色。</w:t>
      </w:r>
    </w:p>
    <w:p w14:paraId="3AD565F8"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27B5B190" w14:textId="77777777" w:rsidR="0008612B" w:rsidRPr="00D93B1C"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93B1C">
        <w:rPr>
          <w:rFonts w:asciiTheme="minorEastAsia" w:eastAsiaTheme="minorEastAsia" w:hAnsiTheme="minorEastAsia"/>
          <w:sz w:val="21"/>
          <w:szCs w:val="21"/>
        </w:rPr>
        <w:t>回答不正确。此时你作为团队代表领奖并发表获奖感言，是</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代表人</w:t>
      </w:r>
      <w:r w:rsidRPr="00D93B1C">
        <w:rPr>
          <w:rFonts w:asciiTheme="minorEastAsia" w:eastAsiaTheme="minorEastAsia" w:hAnsiTheme="minorEastAsia" w:hint="default"/>
          <w:sz w:val="21"/>
          <w:szCs w:val="21"/>
        </w:rPr>
        <w:t>”</w:t>
      </w:r>
      <w:r w:rsidRPr="00D93B1C">
        <w:rPr>
          <w:rFonts w:asciiTheme="minorEastAsia" w:eastAsiaTheme="minorEastAsia" w:hAnsiTheme="minorEastAsia"/>
          <w:sz w:val="21"/>
          <w:szCs w:val="21"/>
        </w:rPr>
        <w:t>的角色。</w:t>
      </w:r>
    </w:p>
    <w:p w14:paraId="0069AC52"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FF7D78"/>
          <w:sz w:val="21"/>
          <w:szCs w:val="21"/>
        </w:rPr>
      </w:pPr>
    </w:p>
    <w:p w14:paraId="71047272" w14:textId="77777777" w:rsidR="00D22A01" w:rsidRPr="003D7C44"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D93B1C">
        <w:rPr>
          <w:rFonts w:asciiTheme="minorEastAsia" w:eastAsiaTheme="minorEastAsia" w:hAnsiTheme="minorEastAsia"/>
          <w:sz w:val="21"/>
          <w:szCs w:val="21"/>
        </w:rPr>
        <w:t xml:space="preserve">            </w:t>
      </w:r>
      <w:r w:rsidR="00B778FF">
        <w:rPr>
          <w:rFonts w:asciiTheme="minorEastAsia" w:eastAsiaTheme="minorEastAsia" w:hAnsiTheme="minorEastAsia"/>
          <w:sz w:val="21"/>
          <w:szCs w:val="21"/>
        </w:rPr>
        <w:t xml:space="preserve">                            </w:t>
      </w:r>
    </w:p>
    <w:p w14:paraId="52A76325" w14:textId="77777777" w:rsidR="00D22A01" w:rsidRPr="00B778FF"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sz w:val="21"/>
          <w:szCs w:val="21"/>
        </w:rPr>
      </w:pPr>
      <w:r w:rsidRPr="00B778FF">
        <w:rPr>
          <w:rFonts w:asciiTheme="minorEastAsia" w:eastAsiaTheme="minorEastAsia" w:hAnsiTheme="minorEastAsia"/>
          <w:b/>
          <w:sz w:val="21"/>
          <w:szCs w:val="21"/>
        </w:rPr>
        <w:t>02</w:t>
      </w:r>
      <w:r w:rsidRPr="00B778FF">
        <w:rPr>
          <w:rFonts w:asciiTheme="minorEastAsia" w:eastAsiaTheme="minorEastAsia" w:hAnsiTheme="minorEastAsia"/>
          <w:b/>
          <w:sz w:val="21"/>
          <w:szCs w:val="21"/>
          <w:lang w:val="en-US"/>
        </w:rPr>
        <w:t>U0</w:t>
      </w:r>
      <w:r>
        <w:rPr>
          <w:rFonts w:asciiTheme="minorEastAsia" w:eastAsiaTheme="minorEastAsia" w:hAnsiTheme="minorEastAsia" w:hint="default"/>
          <w:b/>
          <w:sz w:val="21"/>
          <w:szCs w:val="21"/>
          <w:lang w:val="en-US"/>
        </w:rPr>
        <w:t>6</w:t>
      </w:r>
      <w:r w:rsidRPr="00B778FF">
        <w:rPr>
          <w:rFonts w:asciiTheme="minorEastAsia" w:eastAsiaTheme="minorEastAsia" w:hAnsiTheme="minorEastAsia"/>
          <w:b/>
          <w:sz w:val="21"/>
          <w:szCs w:val="21"/>
          <w:lang w:val="en-US"/>
        </w:rPr>
        <w:t>a</w:t>
      </w:r>
    </w:p>
    <w:p w14:paraId="7A9361AC" w14:textId="77777777" w:rsidR="00D22A01" w:rsidRPr="003B3EDA"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sz w:val="21"/>
          <w:szCs w:val="21"/>
        </w:rPr>
      </w:pPr>
      <w:r w:rsidRPr="00B778FF">
        <w:rPr>
          <w:rFonts w:asciiTheme="minorEastAsia" w:eastAsiaTheme="minorEastAsia" w:hAnsiTheme="minorEastAsia"/>
          <w:b/>
          <w:sz w:val="21"/>
          <w:szCs w:val="21"/>
        </w:rPr>
        <w:t>小测验：你的角色</w:t>
      </w:r>
      <w:r>
        <w:rPr>
          <w:rFonts w:asciiTheme="minorEastAsia" w:eastAsiaTheme="minorEastAsia" w:hAnsiTheme="minorEastAsia"/>
          <w:b/>
          <w:sz w:val="21"/>
          <w:szCs w:val="21"/>
        </w:rPr>
        <w:t>（二）</w:t>
      </w:r>
    </w:p>
    <w:p w14:paraId="0316FE85" w14:textId="77777777" w:rsidR="00D22A01"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242EF1AF" w14:textId="77777777" w:rsidR="00D22A01"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你所在的公司准备开展一项新业务</w:t>
      </w:r>
      <w:r>
        <w:rPr>
          <w:rFonts w:asciiTheme="minorEastAsia" w:eastAsiaTheme="minorEastAsia" w:hAnsiTheme="minorEastAsia"/>
          <w:sz w:val="21"/>
          <w:szCs w:val="21"/>
        </w:rPr>
        <w:t>，</w:t>
      </w:r>
      <w:r>
        <w:rPr>
          <w:rFonts w:asciiTheme="minorEastAsia" w:eastAsiaTheme="minorEastAsia" w:hAnsiTheme="minorEastAsia" w:hint="default"/>
          <w:sz w:val="21"/>
          <w:szCs w:val="21"/>
        </w:rPr>
        <w:t>你被选为这项新业务的负责人</w:t>
      </w:r>
      <w:r>
        <w:rPr>
          <w:rFonts w:asciiTheme="minorEastAsia" w:eastAsiaTheme="minorEastAsia" w:hAnsiTheme="minorEastAsia"/>
          <w:sz w:val="21"/>
          <w:szCs w:val="21"/>
        </w:rPr>
        <w:t>，</w:t>
      </w:r>
      <w:r>
        <w:rPr>
          <w:rFonts w:asciiTheme="minorEastAsia" w:eastAsiaTheme="minorEastAsia" w:hAnsiTheme="minorEastAsia" w:hint="default"/>
          <w:sz w:val="21"/>
          <w:szCs w:val="21"/>
        </w:rPr>
        <w:t>需要</w:t>
      </w:r>
      <w:r>
        <w:rPr>
          <w:rFonts w:asciiTheme="minorEastAsia" w:eastAsiaTheme="minorEastAsia" w:hAnsiTheme="minorEastAsia"/>
          <w:sz w:val="21"/>
          <w:szCs w:val="21"/>
        </w:rPr>
        <w:t>“从无到有”地</w:t>
      </w:r>
      <w:r>
        <w:rPr>
          <w:rFonts w:asciiTheme="minorEastAsia" w:eastAsiaTheme="minorEastAsia" w:hAnsiTheme="minorEastAsia" w:hint="default"/>
          <w:sz w:val="21"/>
          <w:szCs w:val="21"/>
        </w:rPr>
        <w:t>组建自己的团队开展工作</w:t>
      </w:r>
      <w:r>
        <w:rPr>
          <w:rFonts w:asciiTheme="minorEastAsia" w:eastAsiaTheme="minorEastAsia" w:hAnsiTheme="minorEastAsia"/>
          <w:sz w:val="21"/>
          <w:szCs w:val="21"/>
        </w:rPr>
        <w:t>。</w:t>
      </w:r>
      <w:r>
        <w:rPr>
          <w:rFonts w:asciiTheme="minorEastAsia" w:eastAsiaTheme="minorEastAsia" w:hAnsiTheme="minorEastAsia" w:hint="default"/>
          <w:sz w:val="21"/>
          <w:szCs w:val="21"/>
        </w:rPr>
        <w:t>下面列出了你会进行的一些工作</w:t>
      </w:r>
      <w:r>
        <w:rPr>
          <w:rFonts w:asciiTheme="minorEastAsia" w:eastAsiaTheme="minorEastAsia" w:hAnsiTheme="minorEastAsia"/>
          <w:sz w:val="21"/>
          <w:szCs w:val="21"/>
        </w:rPr>
        <w:t>，</w:t>
      </w:r>
      <w:r>
        <w:rPr>
          <w:rFonts w:asciiTheme="minorEastAsia" w:eastAsiaTheme="minorEastAsia" w:hAnsiTheme="minorEastAsia" w:hint="default"/>
          <w:sz w:val="21"/>
          <w:szCs w:val="21"/>
        </w:rPr>
        <w:t>请选出体现</w:t>
      </w:r>
      <w:r>
        <w:rPr>
          <w:rFonts w:asciiTheme="minorEastAsia" w:eastAsiaTheme="minorEastAsia" w:hAnsiTheme="minorEastAsia"/>
          <w:sz w:val="21"/>
          <w:szCs w:val="21"/>
        </w:rPr>
        <w:t>“领导者”角色的工作项。（多选题）</w:t>
      </w:r>
    </w:p>
    <w:p w14:paraId="37FA975A" w14:textId="77777777" w:rsidR="00D22A01" w:rsidRPr="00D93B1C"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238D1AD5" w14:textId="77777777" w:rsidR="00D22A01" w:rsidRPr="00D22A01"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6E1B86">
        <w:rPr>
          <w:rFonts w:asciiTheme="minorEastAsia" w:eastAsiaTheme="minorEastAsia" w:hAnsiTheme="minorEastAsia" w:hint="default"/>
          <w:color w:val="008E00"/>
          <w:sz w:val="21"/>
          <w:szCs w:val="21"/>
          <w:highlight w:val="green"/>
        </w:rPr>
        <w:t>○</w:t>
      </w:r>
      <w:r w:rsidRPr="00D22A01">
        <w:rPr>
          <w:rFonts w:asciiTheme="minorEastAsia" w:eastAsiaTheme="minorEastAsia" w:hAnsiTheme="minorEastAsia" w:hint="default"/>
          <w:color w:val="000000" w:themeColor="text1"/>
          <w:sz w:val="21"/>
          <w:szCs w:val="21"/>
          <w:highlight w:val="green"/>
        </w:rPr>
        <w:t>告诉你的团队你们需要完成什么事</w:t>
      </w:r>
      <w:r w:rsidRPr="00D22A01">
        <w:rPr>
          <w:rFonts w:asciiTheme="minorEastAsia" w:eastAsiaTheme="minorEastAsia" w:hAnsiTheme="minorEastAsia"/>
          <w:color w:val="000000" w:themeColor="text1"/>
          <w:sz w:val="21"/>
          <w:szCs w:val="21"/>
          <w:highlight w:val="green"/>
        </w:rPr>
        <w:t>，</w:t>
      </w:r>
      <w:r w:rsidRPr="00D22A01">
        <w:rPr>
          <w:rFonts w:asciiTheme="minorEastAsia" w:eastAsiaTheme="minorEastAsia" w:hAnsiTheme="minorEastAsia" w:hint="default"/>
          <w:color w:val="000000" w:themeColor="text1"/>
          <w:sz w:val="21"/>
          <w:szCs w:val="21"/>
          <w:highlight w:val="green"/>
        </w:rPr>
        <w:t>新业务的目标是什么</w:t>
      </w:r>
    </w:p>
    <w:p w14:paraId="774B2DA0" w14:textId="77777777" w:rsidR="00D22A01" w:rsidRPr="00D22A01"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highlight w:val="green"/>
        </w:rPr>
      </w:pPr>
      <w:r w:rsidRPr="00D22A01">
        <w:rPr>
          <w:rFonts w:asciiTheme="minorEastAsia" w:eastAsiaTheme="minorEastAsia" w:hAnsiTheme="minorEastAsia" w:hint="default"/>
          <w:color w:val="008E00"/>
          <w:sz w:val="21"/>
          <w:szCs w:val="21"/>
          <w:highlight w:val="green"/>
        </w:rPr>
        <w:t>○</w:t>
      </w:r>
      <w:r w:rsidRPr="00D22A01">
        <w:rPr>
          <w:rFonts w:asciiTheme="minorEastAsia" w:eastAsiaTheme="minorEastAsia" w:hAnsiTheme="minorEastAsia"/>
          <w:sz w:val="21"/>
          <w:szCs w:val="21"/>
          <w:highlight w:val="green"/>
        </w:rPr>
        <w:t>选用共同做事的合适员工</w:t>
      </w:r>
    </w:p>
    <w:p w14:paraId="1A224192" w14:textId="77777777" w:rsidR="00D22A01" w:rsidRPr="00D93B1C"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22A01">
        <w:rPr>
          <w:rFonts w:asciiTheme="minorEastAsia" w:eastAsiaTheme="minorEastAsia" w:hAnsiTheme="minorEastAsia" w:hint="default"/>
          <w:color w:val="008E00"/>
          <w:sz w:val="21"/>
          <w:szCs w:val="21"/>
          <w:highlight w:val="green"/>
        </w:rPr>
        <w:t>○</w:t>
      </w:r>
      <w:r w:rsidRPr="00D22A01">
        <w:rPr>
          <w:rFonts w:asciiTheme="minorEastAsia" w:eastAsiaTheme="minorEastAsia" w:hAnsiTheme="minorEastAsia"/>
          <w:sz w:val="21"/>
          <w:szCs w:val="21"/>
          <w:highlight w:val="green"/>
        </w:rPr>
        <w:t>激发团队成员完成目标</w:t>
      </w:r>
    </w:p>
    <w:p w14:paraId="2F3A4DFD" w14:textId="77777777" w:rsidR="00D22A01" w:rsidRPr="00D93B1C"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r w:rsidRPr="00D22A01">
        <w:rPr>
          <w:rFonts w:asciiTheme="minorEastAsia" w:eastAsiaTheme="minorEastAsia" w:hAnsiTheme="minorEastAsia" w:hint="default"/>
          <w:color w:val="008E00"/>
          <w:sz w:val="21"/>
          <w:szCs w:val="21"/>
          <w:highlight w:val="green"/>
        </w:rPr>
        <w:lastRenderedPageBreak/>
        <w:t>○</w:t>
      </w:r>
      <w:r>
        <w:rPr>
          <w:rFonts w:asciiTheme="minorEastAsia" w:eastAsiaTheme="minorEastAsia" w:hAnsiTheme="minorEastAsia"/>
          <w:sz w:val="21"/>
          <w:szCs w:val="21"/>
          <w:highlight w:val="green"/>
        </w:rPr>
        <w:t>确保团队成员能得到与新业务相关的培训</w:t>
      </w:r>
    </w:p>
    <w:p w14:paraId="6ACEB57B" w14:textId="77777777" w:rsidR="00D22A01" w:rsidRPr="00D93B1C"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sz w:val="21"/>
          <w:szCs w:val="21"/>
        </w:rPr>
      </w:pPr>
    </w:p>
    <w:p w14:paraId="17150FF8" w14:textId="77777777" w:rsidR="00D22A01"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sidRPr="00157741">
        <w:rPr>
          <w:rFonts w:asciiTheme="minorEastAsia" w:eastAsiaTheme="minorEastAsia" w:hAnsiTheme="minorEastAsia"/>
          <w:b/>
          <w:sz w:val="21"/>
          <w:szCs w:val="21"/>
        </w:rPr>
        <w:t>正确反馈</w:t>
      </w:r>
      <w:r>
        <w:rPr>
          <w:rFonts w:asciiTheme="minorEastAsia" w:eastAsiaTheme="minorEastAsia" w:hAnsiTheme="minorEastAsia"/>
          <w:sz w:val="21"/>
          <w:szCs w:val="21"/>
        </w:rPr>
        <w:t>：</w:t>
      </w:r>
    </w:p>
    <w:p w14:paraId="1E12604F" w14:textId="77777777" w:rsidR="00D22A01" w:rsidRPr="003D7C44" w:rsidRDefault="00D22A01"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谢谢你的回答</w:t>
      </w:r>
      <w:r>
        <w:rPr>
          <w:rFonts w:asciiTheme="minorEastAsia" w:eastAsiaTheme="minorEastAsia" w:hAnsiTheme="minorEastAsia"/>
          <w:sz w:val="21"/>
          <w:szCs w:val="21"/>
        </w:rPr>
        <w:t>。</w:t>
      </w:r>
      <w:r>
        <w:rPr>
          <w:rFonts w:asciiTheme="minorEastAsia" w:eastAsiaTheme="minorEastAsia" w:hAnsiTheme="minorEastAsia" w:hint="default"/>
          <w:sz w:val="21"/>
          <w:szCs w:val="21"/>
        </w:rPr>
        <w:t>回答正确</w:t>
      </w:r>
      <w:r>
        <w:rPr>
          <w:rFonts w:asciiTheme="minorEastAsia" w:eastAsiaTheme="minorEastAsia" w:hAnsiTheme="minorEastAsia"/>
          <w:sz w:val="21"/>
          <w:szCs w:val="21"/>
        </w:rPr>
        <w:t>。</w:t>
      </w:r>
      <w:r w:rsidR="00B12884">
        <w:rPr>
          <w:rFonts w:asciiTheme="minorEastAsia" w:eastAsiaTheme="minorEastAsia" w:hAnsiTheme="minorEastAsia"/>
          <w:sz w:val="21"/>
          <w:szCs w:val="21"/>
        </w:rPr>
        <w:t>领导者角色的工作涉及</w:t>
      </w:r>
      <w:r w:rsidR="0070775B">
        <w:rPr>
          <w:rFonts w:asciiTheme="minorEastAsia" w:eastAsiaTheme="minorEastAsia" w:hAnsiTheme="minorEastAsia"/>
          <w:sz w:val="21"/>
          <w:szCs w:val="21"/>
        </w:rPr>
        <w:t>所有</w:t>
      </w:r>
      <w:r w:rsidR="00B12884">
        <w:rPr>
          <w:rFonts w:asciiTheme="minorEastAsia" w:eastAsiaTheme="minorEastAsia" w:hAnsiTheme="minorEastAsia"/>
          <w:sz w:val="21"/>
          <w:szCs w:val="21"/>
        </w:rPr>
        <w:t>与下属关系</w:t>
      </w:r>
      <w:r w:rsidR="0070775B">
        <w:rPr>
          <w:rFonts w:asciiTheme="minorEastAsia" w:eastAsiaTheme="minorEastAsia" w:hAnsiTheme="minorEastAsia"/>
          <w:sz w:val="21"/>
          <w:szCs w:val="21"/>
        </w:rPr>
        <w:t>的事务</w:t>
      </w:r>
      <w:r w:rsidR="006471FB">
        <w:rPr>
          <w:rFonts w:asciiTheme="minorEastAsia" w:eastAsiaTheme="minorEastAsia" w:hAnsiTheme="minorEastAsia"/>
          <w:sz w:val="21"/>
          <w:szCs w:val="21"/>
        </w:rPr>
        <w:t>。</w:t>
      </w:r>
    </w:p>
    <w:p w14:paraId="4205678D" w14:textId="77777777" w:rsidR="00D22A01" w:rsidRPr="00D93B1C" w:rsidRDefault="006471FB" w:rsidP="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FF7D78"/>
          <w:sz w:val="21"/>
          <w:szCs w:val="21"/>
        </w:rPr>
      </w:pPr>
      <w:r>
        <w:rPr>
          <w:rFonts w:asciiTheme="minorEastAsia" w:eastAsiaTheme="minorEastAsia" w:hAnsiTheme="minorEastAsia"/>
          <w:sz w:val="21"/>
          <w:szCs w:val="21"/>
        </w:rPr>
        <w:t>谢谢你的回答。</w:t>
      </w:r>
      <w:r w:rsidR="00D22A01" w:rsidRPr="00D93B1C">
        <w:rPr>
          <w:rFonts w:asciiTheme="minorEastAsia" w:eastAsiaTheme="minorEastAsia" w:hAnsiTheme="minorEastAsia"/>
          <w:sz w:val="21"/>
          <w:szCs w:val="21"/>
        </w:rPr>
        <w:t>回答不正确。</w:t>
      </w:r>
      <w:r>
        <w:rPr>
          <w:rFonts w:asciiTheme="minorEastAsia" w:eastAsiaTheme="minorEastAsia" w:hAnsiTheme="minorEastAsia"/>
          <w:sz w:val="21"/>
          <w:szCs w:val="21"/>
        </w:rPr>
        <w:t>领导者角色的工作涉及所有与下属关系的事务。</w:t>
      </w:r>
    </w:p>
    <w:p w14:paraId="6462768B" w14:textId="77777777" w:rsidR="00D22A01" w:rsidRDefault="00D22A0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p>
    <w:p w14:paraId="306AA909" w14:textId="77777777" w:rsidR="00200BB0"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p>
    <w:p w14:paraId="06E37F63" w14:textId="77777777" w:rsidR="00200BB0" w:rsidRPr="00907EC5"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r w:rsidRPr="00907EC5">
        <w:rPr>
          <w:rFonts w:asciiTheme="minorEastAsia" w:eastAsiaTheme="minorEastAsia" w:hAnsiTheme="minorEastAsia" w:cs="Arial" w:hint="default"/>
          <w:color w:val="424242"/>
          <w:sz w:val="21"/>
          <w:szCs w:val="21"/>
          <w:highlight w:val="yellow"/>
        </w:rPr>
        <w:t>02U07a</w:t>
      </w:r>
    </w:p>
    <w:p w14:paraId="609AA685" w14:textId="239E8E57" w:rsidR="00200BB0"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r w:rsidRPr="00907EC5">
        <w:rPr>
          <w:rFonts w:asciiTheme="minorEastAsia" w:eastAsiaTheme="minorEastAsia" w:hAnsiTheme="minorEastAsia" w:cs="Arial" w:hint="default"/>
          <w:color w:val="424242"/>
          <w:sz w:val="21"/>
          <w:szCs w:val="21"/>
          <w:highlight w:val="yellow"/>
        </w:rPr>
        <w:t>小测验</w:t>
      </w:r>
      <w:r w:rsidRPr="00907EC5">
        <w:rPr>
          <w:rFonts w:asciiTheme="minorEastAsia" w:eastAsiaTheme="minorEastAsia" w:hAnsiTheme="minorEastAsia" w:cs="Arial"/>
          <w:color w:val="424242"/>
          <w:sz w:val="21"/>
          <w:szCs w:val="21"/>
          <w:highlight w:val="yellow"/>
        </w:rPr>
        <w:t>：</w:t>
      </w:r>
      <w:r w:rsidR="003F5B07">
        <w:rPr>
          <w:rFonts w:asciiTheme="minorEastAsia" w:eastAsiaTheme="minorEastAsia" w:hAnsiTheme="minorEastAsia" w:cs="Arial"/>
          <w:color w:val="424242"/>
          <w:sz w:val="21"/>
          <w:szCs w:val="21"/>
          <w:highlight w:val="yellow"/>
        </w:rPr>
        <w:t>自我角色回顾</w:t>
      </w:r>
    </w:p>
    <w:p w14:paraId="40D81DB4" w14:textId="77777777" w:rsidR="003F5B07" w:rsidRPr="00907EC5" w:rsidRDefault="003F5B07">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p>
    <w:p w14:paraId="27F326F1" w14:textId="77777777" w:rsidR="00200BB0"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r w:rsidRPr="00907EC5">
        <w:rPr>
          <w:rFonts w:asciiTheme="minorEastAsia" w:eastAsiaTheme="minorEastAsia" w:hAnsiTheme="minorEastAsia" w:cs="Arial" w:hint="default"/>
          <w:color w:val="424242"/>
          <w:sz w:val="21"/>
          <w:szCs w:val="21"/>
          <w:highlight w:val="yellow"/>
        </w:rPr>
        <w:t>在这一章节的内容中我们介绍了人际关系维度的三类角色</w:t>
      </w:r>
      <w:r w:rsidRPr="00907EC5">
        <w:rPr>
          <w:rFonts w:asciiTheme="minorEastAsia" w:eastAsiaTheme="minorEastAsia" w:hAnsiTheme="minorEastAsia" w:cs="Arial"/>
          <w:color w:val="424242"/>
          <w:sz w:val="21"/>
          <w:szCs w:val="21"/>
          <w:highlight w:val="yellow"/>
        </w:rPr>
        <w:t>，</w:t>
      </w:r>
      <w:r w:rsidRPr="00907EC5">
        <w:rPr>
          <w:rFonts w:asciiTheme="minorEastAsia" w:eastAsiaTheme="minorEastAsia" w:hAnsiTheme="minorEastAsia" w:cs="Arial" w:hint="default"/>
          <w:color w:val="424242"/>
          <w:sz w:val="21"/>
          <w:szCs w:val="21"/>
          <w:highlight w:val="yellow"/>
        </w:rPr>
        <w:t>分别是</w:t>
      </w:r>
      <w:r w:rsidRPr="00907EC5">
        <w:rPr>
          <w:rFonts w:asciiTheme="minorEastAsia" w:eastAsiaTheme="minorEastAsia" w:hAnsiTheme="minorEastAsia" w:cs="Arial"/>
          <w:color w:val="424242"/>
          <w:sz w:val="21"/>
          <w:szCs w:val="21"/>
          <w:highlight w:val="yellow"/>
        </w:rPr>
        <w:t>：</w:t>
      </w:r>
      <w:r w:rsidRPr="00907EC5">
        <w:rPr>
          <w:rFonts w:asciiTheme="minorEastAsia" w:eastAsiaTheme="minorEastAsia" w:hAnsiTheme="minorEastAsia" w:cs="Arial" w:hint="default"/>
          <w:color w:val="424242"/>
          <w:sz w:val="21"/>
          <w:szCs w:val="21"/>
          <w:highlight w:val="yellow"/>
        </w:rPr>
        <w:t>代表人</w:t>
      </w:r>
      <w:r w:rsidRPr="00907EC5">
        <w:rPr>
          <w:rFonts w:asciiTheme="minorEastAsia" w:eastAsiaTheme="minorEastAsia" w:hAnsiTheme="minorEastAsia" w:cs="Arial"/>
          <w:color w:val="424242"/>
          <w:sz w:val="21"/>
          <w:szCs w:val="21"/>
          <w:highlight w:val="yellow"/>
        </w:rPr>
        <w:t>、</w:t>
      </w:r>
      <w:r w:rsidRPr="00907EC5">
        <w:rPr>
          <w:rFonts w:asciiTheme="minorEastAsia" w:eastAsiaTheme="minorEastAsia" w:hAnsiTheme="minorEastAsia" w:cs="Arial" w:hint="default"/>
          <w:color w:val="424242"/>
          <w:sz w:val="21"/>
          <w:szCs w:val="21"/>
          <w:highlight w:val="yellow"/>
        </w:rPr>
        <w:t>领导者和联络者</w:t>
      </w:r>
      <w:r w:rsidRPr="00907EC5">
        <w:rPr>
          <w:rFonts w:asciiTheme="minorEastAsia" w:eastAsiaTheme="minorEastAsia" w:hAnsiTheme="minorEastAsia" w:cs="Arial"/>
          <w:color w:val="424242"/>
          <w:sz w:val="21"/>
          <w:szCs w:val="21"/>
          <w:highlight w:val="yellow"/>
        </w:rPr>
        <w:t>，</w:t>
      </w:r>
      <w:r w:rsidR="00F14671" w:rsidRPr="00907EC5">
        <w:rPr>
          <w:rFonts w:asciiTheme="minorEastAsia" w:eastAsiaTheme="minorEastAsia" w:hAnsiTheme="minorEastAsia" w:cs="Arial" w:hint="default"/>
          <w:color w:val="424242"/>
          <w:sz w:val="21"/>
          <w:szCs w:val="21"/>
          <w:highlight w:val="yellow"/>
        </w:rPr>
        <w:t>请你联系自己的工作</w:t>
      </w:r>
      <w:r w:rsidR="00F14671" w:rsidRPr="00907EC5">
        <w:rPr>
          <w:rFonts w:asciiTheme="minorEastAsia" w:eastAsiaTheme="minorEastAsia" w:hAnsiTheme="minorEastAsia" w:cs="Arial"/>
          <w:color w:val="424242"/>
          <w:sz w:val="21"/>
          <w:szCs w:val="21"/>
          <w:highlight w:val="yellow"/>
        </w:rPr>
        <w:t>，</w:t>
      </w:r>
      <w:r w:rsidR="00F14671" w:rsidRPr="00907EC5">
        <w:rPr>
          <w:rFonts w:asciiTheme="minorEastAsia" w:eastAsiaTheme="minorEastAsia" w:hAnsiTheme="minorEastAsia" w:cs="Arial" w:hint="default"/>
          <w:color w:val="424242"/>
          <w:sz w:val="21"/>
          <w:szCs w:val="21"/>
          <w:highlight w:val="yellow"/>
        </w:rPr>
        <w:t>描述你某天或某个阶段工作中分别扮演这</w:t>
      </w:r>
      <w:commentRangeStart w:id="7"/>
      <w:r w:rsidR="00F14671" w:rsidRPr="00907EC5">
        <w:rPr>
          <w:rFonts w:asciiTheme="minorEastAsia" w:eastAsiaTheme="minorEastAsia" w:hAnsiTheme="minorEastAsia" w:cs="Arial" w:hint="default"/>
          <w:color w:val="424242"/>
          <w:sz w:val="21"/>
          <w:szCs w:val="21"/>
          <w:highlight w:val="yellow"/>
        </w:rPr>
        <w:t>三类角色的具体管理任务</w:t>
      </w:r>
      <w:commentRangeEnd w:id="7"/>
      <w:r w:rsidR="00F14671">
        <w:rPr>
          <w:rStyle w:val="ae"/>
          <w:rFonts w:ascii="Times New Roman" w:eastAsiaTheme="minorEastAsia" w:hAnsi="Times New Roman" w:cs="Times New Roman" w:hint="default"/>
          <w:color w:val="auto"/>
          <w:lang w:val="en-US" w:eastAsia="en-US"/>
        </w:rPr>
        <w:commentReference w:id="7"/>
      </w:r>
      <w:r w:rsidR="00F14671" w:rsidRPr="00907EC5">
        <w:rPr>
          <w:rFonts w:asciiTheme="minorEastAsia" w:eastAsiaTheme="minorEastAsia" w:hAnsiTheme="minorEastAsia" w:cs="Arial"/>
          <w:color w:val="424242"/>
          <w:sz w:val="21"/>
          <w:szCs w:val="21"/>
          <w:highlight w:val="yellow"/>
        </w:rPr>
        <w:t>。</w:t>
      </w:r>
    </w:p>
    <w:p w14:paraId="3629B13C" w14:textId="77777777" w:rsidR="00F14671"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p>
    <w:p w14:paraId="788121C9" w14:textId="77777777" w:rsidR="00F14671" w:rsidRPr="00907EC5"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r w:rsidRPr="00907EC5">
        <w:rPr>
          <w:rFonts w:asciiTheme="minorEastAsia" w:eastAsiaTheme="minorEastAsia" w:hAnsiTheme="minorEastAsia" w:cs="Arial" w:hint="default"/>
          <w:color w:val="424242"/>
          <w:sz w:val="21"/>
          <w:szCs w:val="21"/>
          <w:highlight w:val="yellow"/>
        </w:rPr>
        <w:t>代表人</w:t>
      </w:r>
      <w:r w:rsidRPr="00907EC5">
        <w:rPr>
          <w:rFonts w:asciiTheme="minorEastAsia" w:eastAsiaTheme="minorEastAsia" w:hAnsiTheme="minorEastAsia" w:cs="Arial"/>
          <w:color w:val="424242"/>
          <w:sz w:val="21"/>
          <w:szCs w:val="21"/>
          <w:highlight w:val="yellow"/>
        </w:rPr>
        <w:t>：</w:t>
      </w:r>
    </w:p>
    <w:p w14:paraId="0CFA17CE" w14:textId="77777777" w:rsidR="00F14671" w:rsidRPr="00907EC5"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r w:rsidRPr="00907EC5">
        <w:rPr>
          <w:rFonts w:asciiTheme="minorEastAsia" w:eastAsiaTheme="minorEastAsia" w:hAnsiTheme="minorEastAsia" w:cs="Arial" w:hint="default"/>
          <w:color w:val="424242"/>
          <w:sz w:val="21"/>
          <w:szCs w:val="21"/>
          <w:highlight w:val="yellow"/>
        </w:rPr>
        <w:t>领导者</w:t>
      </w:r>
      <w:r w:rsidRPr="00907EC5">
        <w:rPr>
          <w:rFonts w:asciiTheme="minorEastAsia" w:eastAsiaTheme="minorEastAsia" w:hAnsiTheme="minorEastAsia" w:cs="Arial"/>
          <w:color w:val="424242"/>
          <w:sz w:val="21"/>
          <w:szCs w:val="21"/>
          <w:highlight w:val="yellow"/>
        </w:rPr>
        <w:t>：</w:t>
      </w:r>
    </w:p>
    <w:p w14:paraId="716FF002" w14:textId="77777777" w:rsidR="00F14671" w:rsidRPr="00907EC5"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r w:rsidRPr="00907EC5">
        <w:rPr>
          <w:rFonts w:asciiTheme="minorEastAsia" w:eastAsiaTheme="minorEastAsia" w:hAnsiTheme="minorEastAsia" w:cs="Arial" w:hint="default"/>
          <w:color w:val="424242"/>
          <w:sz w:val="21"/>
          <w:szCs w:val="21"/>
          <w:highlight w:val="yellow"/>
        </w:rPr>
        <w:t>联络者</w:t>
      </w:r>
      <w:r w:rsidRPr="00907EC5">
        <w:rPr>
          <w:rFonts w:asciiTheme="minorEastAsia" w:eastAsiaTheme="minorEastAsia" w:hAnsiTheme="minorEastAsia" w:cs="Arial"/>
          <w:color w:val="424242"/>
          <w:sz w:val="21"/>
          <w:szCs w:val="21"/>
          <w:highlight w:val="yellow"/>
        </w:rPr>
        <w:t>：</w:t>
      </w:r>
    </w:p>
    <w:p w14:paraId="6E576313" w14:textId="77777777" w:rsidR="00200BB0" w:rsidRPr="00907EC5"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p>
    <w:p w14:paraId="2980D4E7" w14:textId="77777777" w:rsidR="00200BB0" w:rsidRPr="00907EC5"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p>
    <w:p w14:paraId="4E746547" w14:textId="77777777" w:rsidR="00200BB0" w:rsidRPr="00907EC5"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p>
    <w:p w14:paraId="625E39F2" w14:textId="77777777" w:rsidR="00200BB0" w:rsidRPr="00907EC5" w:rsidRDefault="00200BB0">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p>
    <w:p w14:paraId="53E1DAFF" w14:textId="77777777" w:rsidR="00F14671" w:rsidRPr="00907EC5"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r w:rsidRPr="00907EC5">
        <w:rPr>
          <w:rFonts w:asciiTheme="minorEastAsia" w:eastAsiaTheme="minorEastAsia" w:hAnsiTheme="minorEastAsia" w:cs="Arial" w:hint="default"/>
          <w:color w:val="424242"/>
          <w:sz w:val="21"/>
          <w:szCs w:val="21"/>
          <w:highlight w:val="yellow"/>
        </w:rPr>
        <w:t>反馈</w:t>
      </w:r>
      <w:r w:rsidRPr="00907EC5">
        <w:rPr>
          <w:rFonts w:asciiTheme="minorEastAsia" w:eastAsiaTheme="minorEastAsia" w:hAnsiTheme="minorEastAsia" w:cs="Arial"/>
          <w:color w:val="424242"/>
          <w:sz w:val="21"/>
          <w:szCs w:val="21"/>
          <w:highlight w:val="yellow"/>
        </w:rPr>
        <w:t>：</w:t>
      </w:r>
    </w:p>
    <w:p w14:paraId="1A9B3990" w14:textId="77777777" w:rsidR="00F14671" w:rsidRPr="00907EC5"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highlight w:val="yellow"/>
        </w:rPr>
      </w:pPr>
    </w:p>
    <w:p w14:paraId="75BC53C7" w14:textId="5548CE5B" w:rsidR="008C753E" w:rsidRDefault="00F1467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r w:rsidRPr="00907EC5">
        <w:rPr>
          <w:rFonts w:asciiTheme="minorEastAsia" w:hAnsiTheme="minorEastAsia" w:cs="Arial"/>
          <w:color w:val="424242"/>
          <w:sz w:val="21"/>
          <w:szCs w:val="21"/>
          <w:highlight w:val="yellow"/>
        </w:rPr>
        <w:t>谢谢你的回答，请继续学习。</w:t>
      </w:r>
    </w:p>
    <w:p w14:paraId="54E6E590" w14:textId="77777777" w:rsidR="006C0845" w:rsidRDefault="006C084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p>
    <w:p w14:paraId="3901B149" w14:textId="77777777" w:rsidR="006C0845" w:rsidRPr="00D93B1C" w:rsidRDefault="006C084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p>
    <w:p w14:paraId="10FB0D8C" w14:textId="652169E6" w:rsidR="0008612B" w:rsidRP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r w:rsidRPr="00B778FF">
        <w:rPr>
          <w:rFonts w:asciiTheme="minorEastAsia" w:eastAsiaTheme="minorEastAsia" w:hAnsiTheme="minorEastAsia"/>
          <w:b/>
          <w:bCs/>
          <w:sz w:val="21"/>
          <w:szCs w:val="21"/>
        </w:rPr>
        <w:t>0</w:t>
      </w:r>
      <w:r>
        <w:rPr>
          <w:rFonts w:asciiTheme="minorEastAsia" w:eastAsiaTheme="minorEastAsia" w:hAnsiTheme="minorEastAsia" w:hint="default"/>
          <w:b/>
          <w:bCs/>
          <w:sz w:val="21"/>
          <w:szCs w:val="21"/>
        </w:rPr>
        <w:t>3</w:t>
      </w:r>
      <w:r w:rsidR="006C4FB2" w:rsidRPr="00B778FF">
        <w:rPr>
          <w:rFonts w:asciiTheme="minorEastAsia" w:eastAsiaTheme="minorEastAsia" w:hAnsiTheme="minorEastAsia"/>
          <w:b/>
          <w:bCs/>
          <w:sz w:val="21"/>
          <w:szCs w:val="21"/>
        </w:rPr>
        <w:t>U</w:t>
      </w:r>
    </w:p>
    <w:p w14:paraId="0A43670A"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color w:val="424242"/>
          <w:sz w:val="21"/>
          <w:szCs w:val="21"/>
        </w:rPr>
        <w:t>第二类角色</w:t>
      </w:r>
      <w:r w:rsidR="000E3872">
        <w:rPr>
          <w:rFonts w:asciiTheme="minorEastAsia" w:eastAsiaTheme="minorEastAsia" w:hAnsiTheme="minorEastAsia"/>
          <w:b/>
          <w:color w:val="424242"/>
          <w:sz w:val="21"/>
          <w:szCs w:val="21"/>
        </w:rPr>
        <w:t>维度</w:t>
      </w:r>
      <w:r w:rsidRPr="00B778FF">
        <w:rPr>
          <w:rFonts w:asciiTheme="minorEastAsia" w:eastAsiaTheme="minorEastAsia" w:hAnsiTheme="minorEastAsia"/>
          <w:b/>
          <w:color w:val="424242"/>
          <w:sz w:val="21"/>
          <w:szCs w:val="21"/>
        </w:rPr>
        <w:t>：信息</w:t>
      </w:r>
      <w:r w:rsidR="00EE14A4">
        <w:rPr>
          <w:rFonts w:asciiTheme="minorEastAsia" w:eastAsiaTheme="minorEastAsia" w:hAnsiTheme="minorEastAsia"/>
          <w:b/>
          <w:color w:val="424242"/>
          <w:sz w:val="21"/>
          <w:szCs w:val="21"/>
        </w:rPr>
        <w:t>传递</w:t>
      </w:r>
    </w:p>
    <w:p w14:paraId="56D4A06E"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p>
    <w:p w14:paraId="361B85D6" w14:textId="4DE88B86" w:rsidR="0008612B" w:rsidRP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w:t>
      </w:r>
      <w:r>
        <w:rPr>
          <w:rFonts w:asciiTheme="minorEastAsia" w:eastAsiaTheme="minorEastAsia" w:hAnsiTheme="minorEastAsia" w:hint="default"/>
          <w:b/>
          <w:bCs/>
          <w:sz w:val="21"/>
          <w:szCs w:val="21"/>
        </w:rPr>
        <w:t>3</w:t>
      </w:r>
      <w:r w:rsidR="006C4FB2" w:rsidRPr="00B778FF">
        <w:rPr>
          <w:rFonts w:asciiTheme="minorEastAsia" w:eastAsiaTheme="minorEastAsia" w:hAnsiTheme="minorEastAsia"/>
          <w:b/>
          <w:bCs/>
          <w:sz w:val="21"/>
          <w:szCs w:val="21"/>
        </w:rPr>
        <w:t>U01</w:t>
      </w:r>
    </w:p>
    <w:p w14:paraId="58EA2F78"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color w:val="424242"/>
          <w:sz w:val="21"/>
          <w:szCs w:val="21"/>
        </w:rPr>
        <w:t>米果的新品节日宣传计划</w:t>
      </w:r>
      <w:r w:rsidR="00BB784B">
        <w:rPr>
          <w:rFonts w:asciiTheme="minorEastAsia" w:eastAsiaTheme="minorEastAsia" w:hAnsiTheme="minorEastAsia"/>
          <w:b/>
          <w:color w:val="424242"/>
          <w:sz w:val="21"/>
          <w:szCs w:val="21"/>
        </w:rPr>
        <w:t>(</w:t>
      </w:r>
      <w:proofErr w:type="gramStart"/>
      <w:r w:rsidR="00BB784B">
        <w:rPr>
          <w:rFonts w:asciiTheme="minorEastAsia" w:eastAsiaTheme="minorEastAsia" w:hAnsiTheme="minorEastAsia"/>
          <w:b/>
          <w:color w:val="424242"/>
          <w:sz w:val="21"/>
          <w:szCs w:val="21"/>
        </w:rPr>
        <w:t>一</w:t>
      </w:r>
      <w:proofErr w:type="gramEnd"/>
      <w:r w:rsidR="00BB784B">
        <w:rPr>
          <w:rFonts w:asciiTheme="minorEastAsia" w:eastAsiaTheme="minorEastAsia" w:hAnsiTheme="minorEastAsia"/>
          <w:b/>
          <w:color w:val="424242"/>
          <w:sz w:val="21"/>
          <w:szCs w:val="21"/>
        </w:rPr>
        <w:t>)</w:t>
      </w:r>
    </w:p>
    <w:p w14:paraId="2B2BE86F"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b/>
          <w:bCs/>
          <w:color w:val="424242"/>
          <w:sz w:val="21"/>
          <w:szCs w:val="21"/>
        </w:rPr>
      </w:pPr>
    </w:p>
    <w:p w14:paraId="4E80BBFF" w14:textId="77777777" w:rsidR="0008612B" w:rsidRPr="004135C4"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4135C4">
        <w:rPr>
          <w:rFonts w:asciiTheme="minorEastAsia" w:eastAsiaTheme="minorEastAsia" w:hAnsiTheme="minorEastAsia"/>
          <w:color w:val="000000" w:themeColor="text1"/>
          <w:sz w:val="21"/>
          <w:szCs w:val="21"/>
        </w:rPr>
        <w:t>这天下午2点，米果走进会议室，向大中华区业务负责人罗约、首席创意</w:t>
      </w:r>
      <w:proofErr w:type="gramStart"/>
      <w:r w:rsidRPr="004135C4">
        <w:rPr>
          <w:rFonts w:asciiTheme="minorEastAsia" w:eastAsiaTheme="minorEastAsia" w:hAnsiTheme="minorEastAsia"/>
          <w:color w:val="000000" w:themeColor="text1"/>
          <w:sz w:val="21"/>
          <w:szCs w:val="21"/>
        </w:rPr>
        <w:t>官贝奇展示</w:t>
      </w:r>
      <w:proofErr w:type="gramEnd"/>
      <w:r w:rsidRPr="004135C4">
        <w:rPr>
          <w:rFonts w:asciiTheme="minorEastAsia" w:eastAsiaTheme="minorEastAsia" w:hAnsiTheme="minorEastAsia"/>
          <w:color w:val="000000" w:themeColor="text1"/>
          <w:sz w:val="21"/>
          <w:szCs w:val="21"/>
        </w:rPr>
        <w:t>他们团队做的针对</w:t>
      </w:r>
      <w:r w:rsidRPr="004135C4">
        <w:rPr>
          <w:rFonts w:asciiTheme="minorEastAsia" w:eastAsiaTheme="minorEastAsia" w:hAnsiTheme="minorEastAsia"/>
          <w:color w:val="000000" w:themeColor="text1"/>
          <w:sz w:val="21"/>
          <w:szCs w:val="21"/>
          <w:lang w:val="en-US"/>
        </w:rPr>
        <w:t>CX</w:t>
      </w:r>
      <w:r w:rsidRPr="004135C4">
        <w:rPr>
          <w:rFonts w:asciiTheme="minorEastAsia" w:eastAsiaTheme="minorEastAsia" w:hAnsiTheme="minorEastAsia"/>
          <w:color w:val="000000" w:themeColor="text1"/>
          <w:sz w:val="21"/>
          <w:szCs w:val="21"/>
        </w:rPr>
        <w:t>系列的</w:t>
      </w:r>
      <w:proofErr w:type="gramStart"/>
      <w:r w:rsidRPr="004135C4">
        <w:rPr>
          <w:rFonts w:asciiTheme="minorEastAsia" w:eastAsiaTheme="minorEastAsia" w:hAnsiTheme="minorEastAsia"/>
          <w:color w:val="000000" w:themeColor="text1"/>
          <w:sz w:val="21"/>
          <w:szCs w:val="21"/>
        </w:rPr>
        <w:t>圣诞春</w:t>
      </w:r>
      <w:proofErr w:type="gramEnd"/>
      <w:r w:rsidRPr="004135C4">
        <w:rPr>
          <w:rFonts w:asciiTheme="minorEastAsia" w:eastAsiaTheme="minorEastAsia" w:hAnsiTheme="minorEastAsia"/>
          <w:color w:val="000000" w:themeColor="text1"/>
          <w:sz w:val="21"/>
          <w:szCs w:val="21"/>
        </w:rPr>
        <w:t>节广告宣传计划。</w:t>
      </w:r>
    </w:p>
    <w:p w14:paraId="3BB8FF07" w14:textId="77777777" w:rsidR="0008612B" w:rsidRPr="004135C4"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p>
    <w:p w14:paraId="431C7DC5" w14:textId="77777777" w:rsidR="0008612B" w:rsidRPr="004135C4"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p>
    <w:p w14:paraId="3711BA52" w14:textId="77777777" w:rsidR="00157741" w:rsidRPr="004135C4"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4135C4">
        <w:rPr>
          <w:rFonts w:asciiTheme="minorEastAsia" w:eastAsiaTheme="minorEastAsia" w:hAnsiTheme="minorEastAsia"/>
          <w:b/>
          <w:color w:val="000000" w:themeColor="text1"/>
          <w:sz w:val="21"/>
          <w:szCs w:val="21"/>
        </w:rPr>
        <w:t>米果</w:t>
      </w:r>
      <w:r w:rsidRPr="004135C4">
        <w:rPr>
          <w:rFonts w:asciiTheme="minorEastAsia" w:eastAsiaTheme="minorEastAsia" w:hAnsiTheme="minorEastAsia"/>
          <w:color w:val="000000" w:themeColor="text1"/>
          <w:sz w:val="21"/>
          <w:szCs w:val="21"/>
        </w:rPr>
        <w:t>：我们团队和广告代理商一起设计了两个方案。方案一是遵循我们传统广告的模式，还是走</w:t>
      </w:r>
      <w:r w:rsidRPr="004135C4">
        <w:rPr>
          <w:rFonts w:asciiTheme="minorEastAsia" w:eastAsiaTheme="minorEastAsia" w:hAnsiTheme="minorEastAsia" w:hint="default"/>
          <w:color w:val="000000" w:themeColor="text1"/>
          <w:sz w:val="21"/>
          <w:szCs w:val="21"/>
        </w:rPr>
        <w:t>“</w:t>
      </w:r>
      <w:r w:rsidRPr="004135C4">
        <w:rPr>
          <w:rFonts w:asciiTheme="minorEastAsia" w:eastAsiaTheme="minorEastAsia" w:hAnsiTheme="minorEastAsia"/>
          <w:color w:val="000000" w:themeColor="text1"/>
          <w:sz w:val="21"/>
          <w:szCs w:val="21"/>
        </w:rPr>
        <w:t>记录你的每一个重要时刻</w:t>
      </w:r>
      <w:r w:rsidRPr="004135C4">
        <w:rPr>
          <w:rFonts w:asciiTheme="minorEastAsia" w:eastAsiaTheme="minorEastAsia" w:hAnsiTheme="minorEastAsia" w:hint="default"/>
          <w:color w:val="000000" w:themeColor="text1"/>
          <w:sz w:val="21"/>
          <w:szCs w:val="21"/>
        </w:rPr>
        <w:t>”</w:t>
      </w:r>
      <w:r w:rsidRPr="004135C4">
        <w:rPr>
          <w:rFonts w:asciiTheme="minorEastAsia" w:eastAsiaTheme="minorEastAsia" w:hAnsiTheme="minorEastAsia"/>
          <w:color w:val="000000" w:themeColor="text1"/>
          <w:sz w:val="21"/>
          <w:szCs w:val="21"/>
        </w:rPr>
        <w:t>的主题，针对</w:t>
      </w:r>
      <w:r w:rsidRPr="004135C4">
        <w:rPr>
          <w:rFonts w:asciiTheme="minorEastAsia" w:eastAsiaTheme="minorEastAsia" w:hAnsiTheme="minorEastAsia"/>
          <w:color w:val="000000" w:themeColor="text1"/>
          <w:sz w:val="21"/>
          <w:szCs w:val="21"/>
          <w:lang w:val="en-US"/>
        </w:rPr>
        <w:t>CX</w:t>
      </w:r>
      <w:r w:rsidRPr="004135C4">
        <w:rPr>
          <w:rFonts w:asciiTheme="minorEastAsia" w:eastAsiaTheme="minorEastAsia" w:hAnsiTheme="minorEastAsia"/>
          <w:color w:val="000000" w:themeColor="text1"/>
          <w:sz w:val="21"/>
          <w:szCs w:val="21"/>
        </w:rPr>
        <w:t>专为女性设计这一产品特点做一个女性版广告：</w:t>
      </w:r>
      <w:r w:rsidR="00945341">
        <w:rPr>
          <w:rFonts w:asciiTheme="minorEastAsia" w:eastAsiaTheme="minorEastAsia" w:hAnsiTheme="minorEastAsia"/>
          <w:color w:val="000000" w:themeColor="text1"/>
          <w:sz w:val="21"/>
          <w:szCs w:val="21"/>
        </w:rPr>
        <w:t>女孩A</w:t>
      </w:r>
      <w:r w:rsidRPr="004135C4">
        <w:rPr>
          <w:rFonts w:asciiTheme="minorEastAsia" w:eastAsiaTheme="minorEastAsia" w:hAnsiTheme="minorEastAsia"/>
          <w:color w:val="000000" w:themeColor="text1"/>
          <w:sz w:val="21"/>
          <w:szCs w:val="21"/>
        </w:rPr>
        <w:t>大学毕业时，母亲送她</w:t>
      </w:r>
      <w:r w:rsidR="00945341">
        <w:rPr>
          <w:rFonts w:asciiTheme="minorEastAsia" w:eastAsiaTheme="minorEastAsia" w:hAnsiTheme="minorEastAsia"/>
          <w:color w:val="000000" w:themeColor="text1"/>
          <w:sz w:val="21"/>
          <w:szCs w:val="21"/>
        </w:rPr>
        <w:t>这款</w:t>
      </w:r>
      <w:r w:rsidRPr="004135C4">
        <w:rPr>
          <w:rFonts w:asciiTheme="minorEastAsia" w:eastAsiaTheme="minorEastAsia" w:hAnsiTheme="minorEastAsia"/>
          <w:color w:val="000000" w:themeColor="text1"/>
          <w:sz w:val="21"/>
          <w:szCs w:val="21"/>
        </w:rPr>
        <w:t>手表；女孩</w:t>
      </w:r>
      <w:r w:rsidR="00945341">
        <w:rPr>
          <w:rFonts w:asciiTheme="minorEastAsia" w:eastAsiaTheme="minorEastAsia" w:hAnsiTheme="minorEastAsia"/>
          <w:color w:val="000000" w:themeColor="text1"/>
          <w:sz w:val="21"/>
          <w:szCs w:val="21"/>
        </w:rPr>
        <w:t>B步入婚姻的殿堂</w:t>
      </w:r>
      <w:r w:rsidRPr="004135C4">
        <w:rPr>
          <w:rFonts w:asciiTheme="minorEastAsia" w:eastAsiaTheme="minorEastAsia" w:hAnsiTheme="minorEastAsia"/>
          <w:color w:val="000000" w:themeColor="text1"/>
          <w:sz w:val="21"/>
          <w:szCs w:val="21"/>
        </w:rPr>
        <w:t>，</w:t>
      </w:r>
      <w:r w:rsidR="00945341">
        <w:rPr>
          <w:rFonts w:asciiTheme="minorEastAsia" w:eastAsiaTheme="minorEastAsia" w:hAnsiTheme="minorEastAsia"/>
          <w:color w:val="000000" w:themeColor="text1"/>
          <w:sz w:val="21"/>
          <w:szCs w:val="21"/>
        </w:rPr>
        <w:t>父亲送她这款手表；女孩C做了母亲，</w:t>
      </w:r>
      <w:r w:rsidRPr="004135C4">
        <w:rPr>
          <w:rFonts w:asciiTheme="minorEastAsia" w:eastAsiaTheme="minorEastAsia" w:hAnsiTheme="minorEastAsia"/>
          <w:color w:val="000000" w:themeColor="text1"/>
          <w:sz w:val="21"/>
          <w:szCs w:val="21"/>
        </w:rPr>
        <w:t>宝贝呱呱坠地时，丈夫送她这款手表</w:t>
      </w:r>
      <w:r w:rsidR="00945341">
        <w:rPr>
          <w:rFonts w:asciiTheme="minorEastAsia" w:eastAsiaTheme="minorEastAsia" w:hAnsiTheme="minorEastAsia" w:hint="default"/>
          <w:color w:val="000000" w:themeColor="text1"/>
          <w:sz w:val="21"/>
          <w:szCs w:val="21"/>
        </w:rPr>
        <w:t>……</w:t>
      </w:r>
      <w:r w:rsidRPr="004135C4">
        <w:rPr>
          <w:rFonts w:asciiTheme="minorEastAsia" w:eastAsiaTheme="minorEastAsia" w:hAnsiTheme="minorEastAsia"/>
          <w:color w:val="000000" w:themeColor="text1"/>
          <w:sz w:val="21"/>
          <w:szCs w:val="21"/>
        </w:rPr>
        <w:t>方案二是请明星代言，我锁定了一位现今中国很火的女性歌手</w:t>
      </w:r>
      <w:r w:rsidR="00945341">
        <w:rPr>
          <w:rFonts w:asciiTheme="minorEastAsia" w:eastAsiaTheme="minorEastAsia" w:hAnsiTheme="minorEastAsia"/>
          <w:color w:val="000000" w:themeColor="text1"/>
          <w:sz w:val="21"/>
          <w:szCs w:val="21"/>
        </w:rPr>
        <w:t>高格格</w:t>
      </w:r>
      <w:r w:rsidRPr="004135C4">
        <w:rPr>
          <w:rFonts w:asciiTheme="minorEastAsia" w:eastAsiaTheme="minorEastAsia" w:hAnsiTheme="minorEastAsia"/>
          <w:color w:val="000000" w:themeColor="text1"/>
          <w:sz w:val="21"/>
          <w:szCs w:val="21"/>
        </w:rPr>
        <w:t>。她现在有几千万的粉丝，很多都是千</w:t>
      </w:r>
      <w:proofErr w:type="gramStart"/>
      <w:r w:rsidRPr="004135C4">
        <w:rPr>
          <w:rFonts w:asciiTheme="minorEastAsia" w:eastAsiaTheme="minorEastAsia" w:hAnsiTheme="minorEastAsia"/>
          <w:color w:val="000000" w:themeColor="text1"/>
          <w:sz w:val="21"/>
          <w:szCs w:val="21"/>
        </w:rPr>
        <w:t>禧</w:t>
      </w:r>
      <w:proofErr w:type="gramEnd"/>
      <w:r w:rsidRPr="004135C4">
        <w:rPr>
          <w:rFonts w:asciiTheme="minorEastAsia" w:eastAsiaTheme="minorEastAsia" w:hAnsiTheme="minorEastAsia"/>
          <w:color w:val="000000" w:themeColor="text1"/>
          <w:sz w:val="21"/>
          <w:szCs w:val="21"/>
        </w:rPr>
        <w:t>一代。我认为与她合作可以吸引年轻顾客，这也是符合这款产品的定位的。</w:t>
      </w:r>
    </w:p>
    <w:p w14:paraId="3E25A7C4" w14:textId="77777777" w:rsidR="00157741" w:rsidRPr="004135C4" w:rsidRDefault="0015774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p>
    <w:p w14:paraId="45A1EB16" w14:textId="77777777" w:rsidR="00157741" w:rsidRPr="004135C4" w:rsidRDefault="0015774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4135C4">
        <w:rPr>
          <w:rFonts w:asciiTheme="minorEastAsia" w:eastAsiaTheme="minorEastAsia" w:hAnsiTheme="minorEastAsia" w:hint="default"/>
          <w:b/>
          <w:color w:val="000000" w:themeColor="text1"/>
          <w:sz w:val="21"/>
          <w:szCs w:val="21"/>
        </w:rPr>
        <w:t>罗约</w:t>
      </w:r>
      <w:r w:rsidRPr="004135C4">
        <w:rPr>
          <w:rFonts w:asciiTheme="minorEastAsia" w:eastAsiaTheme="minorEastAsia" w:hAnsiTheme="minorEastAsia"/>
          <w:color w:val="000000" w:themeColor="text1"/>
          <w:sz w:val="21"/>
          <w:szCs w:val="21"/>
        </w:rPr>
        <w:t>（微笑）：我知道她。我女儿和她的很多朋友都喜欢这位女歌手，</w:t>
      </w:r>
      <w:proofErr w:type="gramStart"/>
      <w:r w:rsidRPr="004135C4">
        <w:rPr>
          <w:rFonts w:asciiTheme="minorEastAsia" w:eastAsiaTheme="minorEastAsia" w:hAnsiTheme="minorEastAsia"/>
          <w:color w:val="000000" w:themeColor="text1"/>
          <w:sz w:val="21"/>
          <w:szCs w:val="21"/>
        </w:rPr>
        <w:t>她发布</w:t>
      </w:r>
      <w:proofErr w:type="gramEnd"/>
      <w:r w:rsidRPr="004135C4">
        <w:rPr>
          <w:rFonts w:asciiTheme="minorEastAsia" w:eastAsiaTheme="minorEastAsia" w:hAnsiTheme="minorEastAsia"/>
          <w:color w:val="000000" w:themeColor="text1"/>
          <w:sz w:val="21"/>
          <w:szCs w:val="21"/>
        </w:rPr>
        <w:t>新歌他们就付费下载、她代言的品牌，他们会跟着购买</w:t>
      </w:r>
      <w:r w:rsidR="00945341">
        <w:rPr>
          <w:rFonts w:asciiTheme="minorEastAsia" w:eastAsiaTheme="minorEastAsia" w:hAnsiTheme="minorEastAsia"/>
          <w:color w:val="000000" w:themeColor="text1"/>
          <w:sz w:val="21"/>
          <w:szCs w:val="21"/>
        </w:rPr>
        <w:t>相关产品</w:t>
      </w:r>
      <w:r w:rsidRPr="004135C4">
        <w:rPr>
          <w:rFonts w:asciiTheme="minorEastAsia" w:eastAsiaTheme="minorEastAsia" w:hAnsiTheme="minorEastAsia" w:hint="default"/>
          <w:color w:val="000000" w:themeColor="text1"/>
          <w:sz w:val="21"/>
          <w:szCs w:val="21"/>
        </w:rPr>
        <w:t>……</w:t>
      </w:r>
    </w:p>
    <w:p w14:paraId="6FC47F82" w14:textId="77777777" w:rsidR="00157741" w:rsidRPr="004135C4" w:rsidRDefault="0015774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p>
    <w:p w14:paraId="605C9A3B" w14:textId="77777777" w:rsidR="00157741" w:rsidRDefault="0015774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4135C4">
        <w:rPr>
          <w:rFonts w:asciiTheme="minorEastAsia" w:eastAsiaTheme="minorEastAsia" w:hAnsiTheme="minorEastAsia" w:hint="default"/>
          <w:b/>
          <w:color w:val="000000" w:themeColor="text1"/>
          <w:sz w:val="21"/>
          <w:szCs w:val="21"/>
        </w:rPr>
        <w:t>贝奇</w:t>
      </w:r>
      <w:r w:rsidRPr="004135C4">
        <w:rPr>
          <w:rFonts w:asciiTheme="minorEastAsia" w:eastAsiaTheme="minorEastAsia" w:hAnsiTheme="minorEastAsia"/>
          <w:color w:val="000000" w:themeColor="text1"/>
          <w:sz w:val="21"/>
          <w:szCs w:val="21"/>
        </w:rPr>
        <w:t>（皱眉）：</w:t>
      </w:r>
      <w:r w:rsidR="00584BAB">
        <w:rPr>
          <w:rFonts w:asciiTheme="minorEastAsia" w:eastAsiaTheme="minorEastAsia" w:hAnsiTheme="minorEastAsia"/>
          <w:color w:val="000000" w:themeColor="text1"/>
          <w:sz w:val="21"/>
          <w:szCs w:val="21"/>
        </w:rPr>
        <w:t>米果，</w:t>
      </w:r>
      <w:r w:rsidRPr="004135C4">
        <w:rPr>
          <w:rFonts w:asciiTheme="minorEastAsia" w:eastAsiaTheme="minorEastAsia" w:hAnsiTheme="minorEastAsia"/>
          <w:color w:val="000000" w:themeColor="text1"/>
          <w:sz w:val="21"/>
          <w:szCs w:val="21"/>
        </w:rPr>
        <w:t>你们的想法很好，但我们的产品一直不走明星代言这条路，我个人</w:t>
      </w:r>
      <w:r w:rsidR="00584BAB">
        <w:rPr>
          <w:rFonts w:asciiTheme="minorEastAsia" w:eastAsiaTheme="minorEastAsia" w:hAnsiTheme="minorEastAsia"/>
          <w:color w:val="000000" w:themeColor="text1"/>
          <w:sz w:val="21"/>
          <w:szCs w:val="21"/>
        </w:rPr>
        <w:t>也</w:t>
      </w:r>
      <w:r w:rsidRPr="004135C4">
        <w:rPr>
          <w:rFonts w:asciiTheme="minorEastAsia" w:eastAsiaTheme="minorEastAsia" w:hAnsiTheme="minorEastAsia"/>
          <w:color w:val="000000" w:themeColor="text1"/>
          <w:sz w:val="21"/>
          <w:szCs w:val="21"/>
        </w:rPr>
        <w:t>一直觉得明星代言是一种偷懒的宣传手法</w:t>
      </w:r>
      <w:r w:rsidR="00945341">
        <w:rPr>
          <w:rFonts w:asciiTheme="minorEastAsia" w:eastAsiaTheme="minorEastAsia" w:hAnsiTheme="minorEastAsia" w:hint="default"/>
          <w:color w:val="000000" w:themeColor="text1"/>
          <w:sz w:val="21"/>
          <w:szCs w:val="21"/>
        </w:rPr>
        <w:t>……</w:t>
      </w:r>
      <w:r w:rsidRPr="004135C4">
        <w:rPr>
          <w:rFonts w:asciiTheme="minorEastAsia" w:eastAsiaTheme="minorEastAsia" w:hAnsiTheme="minorEastAsia"/>
          <w:color w:val="000000" w:themeColor="text1"/>
          <w:sz w:val="21"/>
          <w:szCs w:val="21"/>
        </w:rPr>
        <w:t>即使要用这种方法，我觉得这个女歌手也不合适，她太年轻，给人一种浮夸的感觉</w:t>
      </w:r>
      <w:r w:rsidRPr="004135C4">
        <w:rPr>
          <w:rFonts w:asciiTheme="minorEastAsia" w:eastAsiaTheme="minorEastAsia" w:hAnsiTheme="minorEastAsia" w:hint="default"/>
          <w:color w:val="000000" w:themeColor="text1"/>
          <w:sz w:val="21"/>
          <w:szCs w:val="21"/>
        </w:rPr>
        <w:t>……</w:t>
      </w:r>
    </w:p>
    <w:p w14:paraId="5B95BAF3" w14:textId="77777777" w:rsidR="00A6124B" w:rsidRDefault="00A612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p>
    <w:p w14:paraId="1A31DD3D" w14:textId="77777777" w:rsidR="00A6124B" w:rsidRPr="004135C4" w:rsidRDefault="00A612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A6124B">
        <w:rPr>
          <w:rFonts w:asciiTheme="minorEastAsia" w:eastAsiaTheme="minorEastAsia" w:hAnsiTheme="minorEastAsia" w:hint="default"/>
          <w:b/>
          <w:color w:val="000000" w:themeColor="text1"/>
          <w:sz w:val="21"/>
          <w:szCs w:val="21"/>
        </w:rPr>
        <w:t>罗约</w:t>
      </w:r>
      <w:r>
        <w:rPr>
          <w:rFonts w:asciiTheme="minorEastAsia" w:eastAsiaTheme="minorEastAsia" w:hAnsiTheme="minorEastAsia"/>
          <w:color w:val="000000" w:themeColor="text1"/>
          <w:sz w:val="21"/>
          <w:szCs w:val="21"/>
        </w:rPr>
        <w:t>：贝奇</w:t>
      </w:r>
      <w:r w:rsidR="00584BAB">
        <w:rPr>
          <w:rFonts w:asciiTheme="minorEastAsia" w:eastAsiaTheme="minorEastAsia" w:hAnsiTheme="minorEastAsia"/>
          <w:color w:val="000000" w:themeColor="text1"/>
          <w:sz w:val="21"/>
          <w:szCs w:val="21"/>
        </w:rPr>
        <w:t>，</w:t>
      </w:r>
      <w:r>
        <w:rPr>
          <w:rFonts w:asciiTheme="minorEastAsia" w:eastAsiaTheme="minorEastAsia" w:hAnsiTheme="minorEastAsia"/>
          <w:color w:val="000000" w:themeColor="text1"/>
          <w:sz w:val="21"/>
          <w:szCs w:val="21"/>
        </w:rPr>
        <w:t>我明白你的顾虑，</w:t>
      </w:r>
      <w:r w:rsidRPr="004135C4">
        <w:rPr>
          <w:rFonts w:asciiTheme="minorEastAsia" w:eastAsiaTheme="minorEastAsia" w:hAnsiTheme="minorEastAsia" w:hint="default"/>
          <w:color w:val="000000" w:themeColor="text1"/>
          <w:sz w:val="21"/>
          <w:szCs w:val="21"/>
        </w:rPr>
        <w:t>可是CX是</w:t>
      </w:r>
      <w:r w:rsidRPr="004135C4">
        <w:rPr>
          <w:rFonts w:asciiTheme="minorEastAsia" w:eastAsiaTheme="minorEastAsia" w:hAnsiTheme="minorEastAsia"/>
          <w:color w:val="000000" w:themeColor="text1"/>
          <w:sz w:val="21"/>
          <w:szCs w:val="21"/>
        </w:rPr>
        <w:t>专为</w:t>
      </w:r>
      <w:r w:rsidRPr="004135C4">
        <w:rPr>
          <w:rFonts w:asciiTheme="minorEastAsia" w:eastAsiaTheme="minorEastAsia" w:hAnsiTheme="minorEastAsia" w:hint="default"/>
          <w:color w:val="000000" w:themeColor="text1"/>
          <w:sz w:val="21"/>
          <w:szCs w:val="21"/>
        </w:rPr>
        <w:t>中国年轻女性设计的</w:t>
      </w:r>
      <w:r w:rsidRPr="004135C4">
        <w:rPr>
          <w:rFonts w:asciiTheme="minorEastAsia" w:eastAsiaTheme="minorEastAsia" w:hAnsiTheme="minorEastAsia"/>
          <w:color w:val="000000" w:themeColor="text1"/>
          <w:sz w:val="21"/>
          <w:szCs w:val="21"/>
        </w:rPr>
        <w:t>，</w:t>
      </w:r>
      <w:r w:rsidRPr="004135C4">
        <w:rPr>
          <w:rFonts w:asciiTheme="minorEastAsia" w:eastAsiaTheme="minorEastAsia" w:hAnsiTheme="minorEastAsia" w:hint="default"/>
          <w:color w:val="000000" w:themeColor="text1"/>
          <w:sz w:val="21"/>
          <w:szCs w:val="21"/>
        </w:rPr>
        <w:t>它的目标受</w:t>
      </w:r>
      <w:proofErr w:type="gramStart"/>
      <w:r w:rsidRPr="004135C4">
        <w:rPr>
          <w:rFonts w:asciiTheme="minorEastAsia" w:eastAsiaTheme="minorEastAsia" w:hAnsiTheme="minorEastAsia" w:hint="default"/>
          <w:color w:val="000000" w:themeColor="text1"/>
          <w:sz w:val="21"/>
          <w:szCs w:val="21"/>
        </w:rPr>
        <w:t>众就是</w:t>
      </w:r>
      <w:proofErr w:type="gramEnd"/>
      <w:r w:rsidRPr="004135C4">
        <w:rPr>
          <w:rFonts w:asciiTheme="minorEastAsia" w:eastAsiaTheme="minorEastAsia" w:hAnsiTheme="minorEastAsia" w:hint="default"/>
          <w:color w:val="000000" w:themeColor="text1"/>
          <w:sz w:val="21"/>
          <w:szCs w:val="21"/>
        </w:rPr>
        <w:t>这些年轻人</w:t>
      </w:r>
      <w:r w:rsidRPr="004135C4">
        <w:rPr>
          <w:rFonts w:asciiTheme="minorEastAsia" w:eastAsiaTheme="minorEastAsia" w:hAnsiTheme="minorEastAsia"/>
          <w:color w:val="000000" w:themeColor="text1"/>
          <w:sz w:val="21"/>
          <w:szCs w:val="21"/>
        </w:rPr>
        <w:t>，</w:t>
      </w:r>
      <w:r w:rsidRPr="004135C4">
        <w:rPr>
          <w:rFonts w:asciiTheme="minorEastAsia" w:eastAsiaTheme="minorEastAsia" w:hAnsiTheme="minorEastAsia" w:hint="default"/>
          <w:color w:val="000000" w:themeColor="text1"/>
          <w:sz w:val="21"/>
          <w:szCs w:val="21"/>
        </w:rPr>
        <w:t>浮夸是他们的特征</w:t>
      </w:r>
      <w:r w:rsidRPr="004135C4">
        <w:rPr>
          <w:rFonts w:asciiTheme="minorEastAsia" w:eastAsiaTheme="minorEastAsia" w:hAnsiTheme="minorEastAsia"/>
          <w:color w:val="000000" w:themeColor="text1"/>
          <w:sz w:val="21"/>
          <w:szCs w:val="21"/>
        </w:rPr>
        <w:t>。</w:t>
      </w:r>
      <w:r>
        <w:rPr>
          <w:rFonts w:asciiTheme="minorEastAsia" w:eastAsiaTheme="minorEastAsia" w:hAnsiTheme="minorEastAsia"/>
          <w:color w:val="000000" w:themeColor="text1"/>
          <w:sz w:val="21"/>
          <w:szCs w:val="21"/>
        </w:rPr>
        <w:t>我</w:t>
      </w:r>
      <w:r w:rsidR="00584BAB">
        <w:rPr>
          <w:rFonts w:asciiTheme="minorEastAsia" w:eastAsiaTheme="minorEastAsia" w:hAnsiTheme="minorEastAsia"/>
          <w:color w:val="000000" w:themeColor="text1"/>
          <w:sz w:val="21"/>
          <w:szCs w:val="21"/>
        </w:rPr>
        <w:t>也</w:t>
      </w:r>
      <w:r>
        <w:rPr>
          <w:rFonts w:asciiTheme="minorEastAsia" w:eastAsiaTheme="minorEastAsia" w:hAnsiTheme="minorEastAsia"/>
          <w:color w:val="000000" w:themeColor="text1"/>
          <w:sz w:val="21"/>
          <w:szCs w:val="21"/>
        </w:rPr>
        <w:t>理解你想保持我们长期以来的特色，保持一个统一的品牌</w:t>
      </w:r>
      <w:r>
        <w:rPr>
          <w:rFonts w:asciiTheme="minorEastAsia" w:eastAsiaTheme="minorEastAsia" w:hAnsiTheme="minorEastAsia"/>
          <w:color w:val="000000" w:themeColor="text1"/>
          <w:sz w:val="21"/>
          <w:szCs w:val="21"/>
        </w:rPr>
        <w:lastRenderedPageBreak/>
        <w:t>形象。但中国是个独特的市场，C</w:t>
      </w:r>
      <w:r>
        <w:rPr>
          <w:rFonts w:asciiTheme="minorEastAsia" w:eastAsiaTheme="minorEastAsia" w:hAnsiTheme="minorEastAsia" w:hint="default"/>
          <w:color w:val="000000" w:themeColor="text1"/>
          <w:sz w:val="21"/>
          <w:szCs w:val="21"/>
        </w:rPr>
        <w:t>X也是一款专供产品</w:t>
      </w:r>
      <w:r>
        <w:rPr>
          <w:rFonts w:asciiTheme="minorEastAsia" w:eastAsiaTheme="minorEastAsia" w:hAnsiTheme="minorEastAsia"/>
          <w:color w:val="000000" w:themeColor="text1"/>
          <w:sz w:val="21"/>
          <w:szCs w:val="21"/>
        </w:rPr>
        <w:t>，</w:t>
      </w:r>
      <w:r w:rsidR="00FA12E3">
        <w:rPr>
          <w:rFonts w:asciiTheme="minorEastAsia" w:eastAsiaTheme="minorEastAsia" w:hAnsiTheme="minorEastAsia" w:hint="default"/>
          <w:color w:val="000000" w:themeColor="text1"/>
          <w:sz w:val="21"/>
          <w:szCs w:val="21"/>
        </w:rPr>
        <w:t>如果用传统的营销方案</w:t>
      </w:r>
      <w:r w:rsidR="00FA12E3">
        <w:rPr>
          <w:rFonts w:asciiTheme="minorEastAsia" w:eastAsiaTheme="minorEastAsia" w:hAnsiTheme="minorEastAsia"/>
          <w:color w:val="000000" w:themeColor="text1"/>
          <w:sz w:val="21"/>
          <w:szCs w:val="21"/>
        </w:rPr>
        <w:t>，</w:t>
      </w:r>
      <w:r w:rsidR="00FA12E3">
        <w:rPr>
          <w:rFonts w:asciiTheme="minorEastAsia" w:eastAsiaTheme="minorEastAsia" w:hAnsiTheme="minorEastAsia" w:hint="default"/>
          <w:color w:val="000000" w:themeColor="text1"/>
          <w:sz w:val="21"/>
          <w:szCs w:val="21"/>
        </w:rPr>
        <w:t>效果不一定好</w:t>
      </w:r>
      <w:r w:rsidR="00FA12E3">
        <w:rPr>
          <w:rFonts w:asciiTheme="minorEastAsia" w:eastAsiaTheme="minorEastAsia" w:hAnsiTheme="minorEastAsia"/>
          <w:color w:val="000000" w:themeColor="text1"/>
          <w:sz w:val="21"/>
          <w:szCs w:val="21"/>
        </w:rPr>
        <w:t>。</w:t>
      </w:r>
    </w:p>
    <w:p w14:paraId="0601224A" w14:textId="77777777" w:rsidR="00157741" w:rsidRPr="004135C4" w:rsidRDefault="0015774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p>
    <w:p w14:paraId="748D1C0A" w14:textId="77777777" w:rsidR="00C64640" w:rsidRDefault="00157741"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FF2600"/>
          <w:sz w:val="21"/>
          <w:szCs w:val="21"/>
        </w:rPr>
      </w:pPr>
      <w:r w:rsidRPr="004135C4">
        <w:rPr>
          <w:rFonts w:asciiTheme="minorEastAsia" w:eastAsiaTheme="minorEastAsia" w:hAnsiTheme="minorEastAsia" w:hint="default"/>
          <w:b/>
          <w:color w:val="000000" w:themeColor="text1"/>
          <w:sz w:val="21"/>
          <w:szCs w:val="21"/>
        </w:rPr>
        <w:t>米果</w:t>
      </w:r>
      <w:r w:rsidRPr="004135C4">
        <w:rPr>
          <w:rFonts w:asciiTheme="minorEastAsia" w:eastAsiaTheme="minorEastAsia" w:hAnsiTheme="minorEastAsia"/>
          <w:color w:val="000000" w:themeColor="text1"/>
          <w:sz w:val="21"/>
          <w:szCs w:val="21"/>
        </w:rPr>
        <w:t>：</w:t>
      </w:r>
      <w:r w:rsidR="006C4FB2" w:rsidRPr="004135C4">
        <w:rPr>
          <w:rFonts w:asciiTheme="minorEastAsia" w:eastAsiaTheme="minorEastAsia" w:hAnsiTheme="minorEastAsia"/>
          <w:color w:val="000000" w:themeColor="text1"/>
          <w:sz w:val="21"/>
          <w:szCs w:val="21"/>
        </w:rPr>
        <w:t>根据德</w:t>
      </w:r>
      <w:proofErr w:type="gramStart"/>
      <w:r w:rsidR="006C4FB2" w:rsidRPr="004135C4">
        <w:rPr>
          <w:rFonts w:asciiTheme="minorEastAsia" w:eastAsiaTheme="minorEastAsia" w:hAnsiTheme="minorEastAsia"/>
          <w:color w:val="000000" w:themeColor="text1"/>
          <w:sz w:val="21"/>
          <w:szCs w:val="21"/>
        </w:rPr>
        <w:t>勤</w:t>
      </w:r>
      <w:r w:rsidR="003B3EDA" w:rsidRPr="004135C4">
        <w:rPr>
          <w:rFonts w:asciiTheme="minorEastAsia" w:eastAsiaTheme="minorEastAsia" w:hAnsiTheme="minorEastAsia"/>
          <w:color w:val="000000" w:themeColor="text1"/>
          <w:sz w:val="21"/>
          <w:szCs w:val="21"/>
        </w:rPr>
        <w:t>针对</w:t>
      </w:r>
      <w:proofErr w:type="gramEnd"/>
      <w:r w:rsidR="006C4FB2" w:rsidRPr="004135C4">
        <w:rPr>
          <w:rFonts w:asciiTheme="minorEastAsia" w:eastAsiaTheme="minorEastAsia" w:hAnsiTheme="minorEastAsia"/>
          <w:color w:val="000000" w:themeColor="text1"/>
          <w:sz w:val="21"/>
          <w:szCs w:val="21"/>
        </w:rPr>
        <w:t>19-29岁人群展开的调查，当询问哪一种营销渠道最能影响他们购买手表的决定时，中国消费者中比例最高的答案是品牌形象大使。我们可以请她给我们做独家代言，拍摄一组她戴着</w:t>
      </w:r>
      <w:r w:rsidR="006C4FB2" w:rsidRPr="004135C4">
        <w:rPr>
          <w:rFonts w:asciiTheme="minorEastAsia" w:eastAsiaTheme="minorEastAsia" w:hAnsiTheme="minorEastAsia"/>
          <w:color w:val="000000" w:themeColor="text1"/>
          <w:sz w:val="21"/>
          <w:szCs w:val="21"/>
          <w:lang w:val="en-US"/>
        </w:rPr>
        <w:t>CX</w:t>
      </w:r>
      <w:r w:rsidR="006C4FB2" w:rsidRPr="004135C4">
        <w:rPr>
          <w:rFonts w:asciiTheme="minorEastAsia" w:eastAsiaTheme="minorEastAsia" w:hAnsiTheme="minorEastAsia"/>
          <w:color w:val="000000" w:themeColor="text1"/>
          <w:sz w:val="21"/>
          <w:szCs w:val="21"/>
        </w:rPr>
        <w:t>走在节日繁华街头的广告</w:t>
      </w:r>
      <w:r w:rsidR="006C4FB2" w:rsidRPr="004135C4">
        <w:rPr>
          <w:rFonts w:asciiTheme="minorEastAsia" w:eastAsiaTheme="minorEastAsia" w:hAnsiTheme="minorEastAsia"/>
          <w:color w:val="000000" w:themeColor="text1"/>
          <w:sz w:val="21"/>
          <w:szCs w:val="21"/>
          <w:lang w:val="en-US"/>
        </w:rPr>
        <w:t>......</w:t>
      </w:r>
      <w:r w:rsidR="00BB784B" w:rsidRPr="00D93B1C">
        <w:rPr>
          <w:rFonts w:asciiTheme="minorEastAsia" w:eastAsiaTheme="minorEastAsia" w:hAnsiTheme="minorEastAsia" w:cs="Arial" w:hint="default"/>
          <w:color w:val="FF2600"/>
          <w:sz w:val="21"/>
          <w:szCs w:val="21"/>
        </w:rPr>
        <w:t xml:space="preserve"> </w:t>
      </w:r>
    </w:p>
    <w:p w14:paraId="64799D72" w14:textId="77777777" w:rsidR="00C64640" w:rsidRDefault="00C64640"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FF2600"/>
          <w:sz w:val="21"/>
          <w:szCs w:val="21"/>
        </w:rPr>
      </w:pPr>
    </w:p>
    <w:p w14:paraId="289A1B52" w14:textId="77777777" w:rsidR="00C64640" w:rsidRPr="00945341" w:rsidRDefault="00C64640"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945341">
        <w:rPr>
          <w:rFonts w:asciiTheme="minorEastAsia" w:eastAsiaTheme="minorEastAsia" w:hAnsiTheme="minorEastAsia" w:hint="default"/>
          <w:b/>
          <w:color w:val="000000" w:themeColor="text1"/>
          <w:sz w:val="21"/>
          <w:szCs w:val="21"/>
        </w:rPr>
        <w:t>贝奇</w:t>
      </w:r>
      <w:r w:rsidRPr="00945341">
        <w:rPr>
          <w:rFonts w:asciiTheme="minorEastAsia" w:eastAsiaTheme="minorEastAsia" w:hAnsiTheme="minorEastAsia" w:cs="Arial"/>
          <w:color w:val="000000" w:themeColor="text1"/>
          <w:sz w:val="21"/>
          <w:szCs w:val="21"/>
        </w:rPr>
        <w:t>：</w:t>
      </w:r>
      <w:r w:rsidR="00945341" w:rsidRPr="00945341">
        <w:rPr>
          <w:rFonts w:asciiTheme="minorEastAsia" w:eastAsiaTheme="minorEastAsia" w:hAnsiTheme="minorEastAsia" w:cs="Arial"/>
          <w:color w:val="000000" w:themeColor="text1"/>
          <w:sz w:val="21"/>
          <w:szCs w:val="21"/>
        </w:rPr>
        <w:t>米果，</w:t>
      </w:r>
      <w:r w:rsidRPr="00945341">
        <w:rPr>
          <w:rFonts w:asciiTheme="minorEastAsia" w:eastAsiaTheme="minorEastAsia" w:hAnsiTheme="minorEastAsia" w:cs="Arial"/>
          <w:color w:val="000000" w:themeColor="text1"/>
          <w:sz w:val="21"/>
          <w:szCs w:val="21"/>
        </w:rPr>
        <w:t>你确定现有顾客和咱们的目标客户都喜欢这个女歌手吗？她过几年是不是就过气了？还有，</w:t>
      </w:r>
      <w:r w:rsidRPr="00945341">
        <w:rPr>
          <w:rFonts w:asciiTheme="minorEastAsia" w:eastAsiaTheme="minorEastAsia" w:hAnsiTheme="minorEastAsia" w:cs="Arial" w:hint="default"/>
          <w:color w:val="000000" w:themeColor="text1"/>
          <w:sz w:val="21"/>
          <w:szCs w:val="21"/>
        </w:rPr>
        <w:t>明星正式代言花费会很高</w:t>
      </w:r>
      <w:r w:rsidRPr="00945341">
        <w:rPr>
          <w:rFonts w:asciiTheme="minorEastAsia" w:eastAsiaTheme="minorEastAsia" w:hAnsiTheme="minorEastAsia" w:cs="Arial"/>
          <w:color w:val="000000" w:themeColor="text1"/>
          <w:sz w:val="21"/>
          <w:szCs w:val="21"/>
        </w:rPr>
        <w:t>，</w:t>
      </w:r>
      <w:r w:rsidRPr="00945341">
        <w:rPr>
          <w:rFonts w:asciiTheme="minorEastAsia" w:eastAsiaTheme="minorEastAsia" w:hAnsiTheme="minorEastAsia" w:cs="Arial" w:hint="default"/>
          <w:color w:val="000000" w:themeColor="text1"/>
          <w:sz w:val="21"/>
          <w:szCs w:val="21"/>
        </w:rPr>
        <w:t>而且</w:t>
      </w:r>
      <w:r w:rsidR="00945341" w:rsidRPr="00945341">
        <w:rPr>
          <w:rFonts w:asciiTheme="minorEastAsia" w:eastAsiaTheme="minorEastAsia" w:hAnsiTheme="minorEastAsia" w:cs="Arial" w:hint="default"/>
          <w:color w:val="000000" w:themeColor="text1"/>
          <w:sz w:val="21"/>
          <w:szCs w:val="21"/>
        </w:rPr>
        <w:t>这</w:t>
      </w:r>
      <w:r w:rsidRPr="00945341">
        <w:rPr>
          <w:rFonts w:asciiTheme="minorEastAsia" w:eastAsiaTheme="minorEastAsia" w:hAnsiTheme="minorEastAsia" w:cs="Arial" w:hint="default"/>
          <w:color w:val="000000" w:themeColor="text1"/>
          <w:sz w:val="21"/>
          <w:szCs w:val="21"/>
        </w:rPr>
        <w:t>还涉及了长期合同</w:t>
      </w:r>
      <w:r w:rsidRPr="00945341">
        <w:rPr>
          <w:rFonts w:asciiTheme="minorEastAsia" w:eastAsiaTheme="minorEastAsia" w:hAnsiTheme="minorEastAsia" w:cs="Arial"/>
          <w:color w:val="000000" w:themeColor="text1"/>
          <w:sz w:val="21"/>
          <w:szCs w:val="21"/>
        </w:rPr>
        <w:t>，</w:t>
      </w:r>
      <w:r w:rsidRPr="00945341">
        <w:rPr>
          <w:rFonts w:asciiTheme="minorEastAsia" w:eastAsiaTheme="minorEastAsia" w:hAnsiTheme="minorEastAsia" w:cs="Arial" w:hint="default"/>
          <w:color w:val="000000" w:themeColor="text1"/>
          <w:sz w:val="21"/>
          <w:szCs w:val="21"/>
        </w:rPr>
        <w:t>是不是有成本更低</w:t>
      </w:r>
      <w:r w:rsidRPr="00945341">
        <w:rPr>
          <w:rFonts w:asciiTheme="minorEastAsia" w:eastAsiaTheme="minorEastAsia" w:hAnsiTheme="minorEastAsia" w:cs="Arial"/>
          <w:color w:val="000000" w:themeColor="text1"/>
          <w:sz w:val="21"/>
          <w:szCs w:val="21"/>
        </w:rPr>
        <w:t>、</w:t>
      </w:r>
      <w:r w:rsidRPr="00945341">
        <w:rPr>
          <w:rFonts w:asciiTheme="minorEastAsia" w:eastAsiaTheme="minorEastAsia" w:hAnsiTheme="minorEastAsia" w:cs="Arial" w:hint="default"/>
          <w:color w:val="000000" w:themeColor="text1"/>
          <w:sz w:val="21"/>
          <w:szCs w:val="21"/>
        </w:rPr>
        <w:t>时间更短的方式呢</w:t>
      </w:r>
      <w:r w:rsidRPr="00945341">
        <w:rPr>
          <w:rFonts w:asciiTheme="minorEastAsia" w:eastAsiaTheme="minorEastAsia" w:hAnsiTheme="minorEastAsia" w:cs="Arial"/>
          <w:color w:val="000000" w:themeColor="text1"/>
          <w:sz w:val="21"/>
          <w:szCs w:val="21"/>
        </w:rPr>
        <w:t>？</w:t>
      </w:r>
    </w:p>
    <w:p w14:paraId="3B16EAC3" w14:textId="77777777" w:rsidR="00584BAB" w:rsidRDefault="00584BAB"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D70A00" w:themeColor="accent5" w:themeShade="BF"/>
          <w:sz w:val="21"/>
          <w:szCs w:val="21"/>
        </w:rPr>
      </w:pPr>
    </w:p>
    <w:p w14:paraId="793909BC" w14:textId="77777777" w:rsidR="00C64640" w:rsidRPr="00584BAB" w:rsidRDefault="00584BAB"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584BAB">
        <w:rPr>
          <w:rFonts w:asciiTheme="minorEastAsia" w:eastAsiaTheme="minorEastAsia" w:hAnsiTheme="minorEastAsia" w:cs="Arial"/>
          <w:color w:val="000000" w:themeColor="text1"/>
          <w:sz w:val="21"/>
          <w:szCs w:val="21"/>
        </w:rPr>
        <w:t>【</w:t>
      </w:r>
      <w:r w:rsidRPr="00584BAB">
        <w:rPr>
          <w:rFonts w:asciiTheme="minorEastAsia" w:eastAsiaTheme="minorEastAsia" w:hAnsiTheme="minorEastAsia" w:cs="Arial" w:hint="default"/>
          <w:color w:val="000000" w:themeColor="text1"/>
          <w:sz w:val="21"/>
          <w:szCs w:val="21"/>
        </w:rPr>
        <w:t>会场陷入了沉默中</w:t>
      </w:r>
      <w:r w:rsidRPr="00584BAB">
        <w:rPr>
          <w:rFonts w:asciiTheme="minorEastAsia" w:eastAsiaTheme="minorEastAsia" w:hAnsiTheme="minorEastAsia" w:cs="Arial"/>
          <w:color w:val="000000" w:themeColor="text1"/>
          <w:sz w:val="21"/>
          <w:szCs w:val="21"/>
        </w:rPr>
        <w:t>，</w:t>
      </w:r>
      <w:r w:rsidRPr="00584BAB">
        <w:rPr>
          <w:rFonts w:asciiTheme="minorEastAsia" w:eastAsiaTheme="minorEastAsia" w:hAnsiTheme="minorEastAsia" w:cs="Arial" w:hint="default"/>
          <w:color w:val="000000" w:themeColor="text1"/>
          <w:sz w:val="21"/>
          <w:szCs w:val="21"/>
        </w:rPr>
        <w:t>米果若有所思……</w:t>
      </w:r>
      <w:r w:rsidRPr="00584BAB">
        <w:rPr>
          <w:rFonts w:asciiTheme="minorEastAsia" w:eastAsiaTheme="minorEastAsia" w:hAnsiTheme="minorEastAsia" w:cs="Arial"/>
          <w:color w:val="000000" w:themeColor="text1"/>
          <w:sz w:val="21"/>
          <w:szCs w:val="21"/>
        </w:rPr>
        <w:t>】</w:t>
      </w:r>
      <w:r>
        <w:rPr>
          <w:rFonts w:asciiTheme="minorEastAsia" w:eastAsiaTheme="minorEastAsia" w:hAnsiTheme="minorEastAsia" w:cs="Arial"/>
          <w:color w:val="000000" w:themeColor="text1"/>
          <w:sz w:val="21"/>
          <w:szCs w:val="21"/>
        </w:rPr>
        <w:t>（黑屏显示字幕）</w:t>
      </w:r>
    </w:p>
    <w:p w14:paraId="1C377BC4" w14:textId="77777777" w:rsidR="00C64640" w:rsidRPr="00945341" w:rsidRDefault="00C64640"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p>
    <w:p w14:paraId="1793DB75" w14:textId="77777777" w:rsidR="00C64640" w:rsidRPr="00945341" w:rsidRDefault="00C64640"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945341">
        <w:rPr>
          <w:rFonts w:asciiTheme="minorEastAsia" w:eastAsiaTheme="minorEastAsia" w:hAnsiTheme="minorEastAsia" w:cs="Arial" w:hint="default"/>
          <w:b/>
          <w:color w:val="000000" w:themeColor="text1"/>
          <w:sz w:val="21"/>
          <w:szCs w:val="21"/>
        </w:rPr>
        <w:t>罗约</w:t>
      </w:r>
      <w:r w:rsidRPr="00945341">
        <w:rPr>
          <w:rFonts w:asciiTheme="minorEastAsia" w:eastAsiaTheme="minorEastAsia" w:hAnsiTheme="minorEastAsia" w:cs="Arial"/>
          <w:color w:val="000000" w:themeColor="text1"/>
          <w:sz w:val="21"/>
          <w:szCs w:val="21"/>
        </w:rPr>
        <w:t>：</w:t>
      </w:r>
      <w:r w:rsidRPr="00945341">
        <w:rPr>
          <w:rFonts w:asciiTheme="minorEastAsia" w:eastAsiaTheme="minorEastAsia" w:hAnsiTheme="minorEastAsia" w:cs="Arial" w:hint="default"/>
          <w:color w:val="000000" w:themeColor="text1"/>
          <w:sz w:val="21"/>
          <w:szCs w:val="21"/>
        </w:rPr>
        <w:t>贝奇的担忧</w:t>
      </w:r>
      <w:r w:rsidRPr="00945341">
        <w:rPr>
          <w:rFonts w:asciiTheme="minorEastAsia" w:eastAsiaTheme="minorEastAsia" w:hAnsiTheme="minorEastAsia" w:cs="Arial"/>
          <w:color w:val="000000" w:themeColor="text1"/>
          <w:sz w:val="21"/>
          <w:szCs w:val="21"/>
        </w:rPr>
        <w:t>也是</w:t>
      </w:r>
      <w:r w:rsidRPr="00945341">
        <w:rPr>
          <w:rFonts w:asciiTheme="minorEastAsia" w:eastAsiaTheme="minorEastAsia" w:hAnsiTheme="minorEastAsia" w:cs="Arial" w:hint="default"/>
          <w:color w:val="000000" w:themeColor="text1"/>
          <w:sz w:val="21"/>
          <w:szCs w:val="21"/>
        </w:rPr>
        <w:t>有道理的</w:t>
      </w:r>
      <w:r w:rsidRPr="00945341">
        <w:rPr>
          <w:rFonts w:asciiTheme="minorEastAsia" w:eastAsiaTheme="minorEastAsia" w:hAnsiTheme="minorEastAsia" w:cs="Arial"/>
          <w:color w:val="000000" w:themeColor="text1"/>
          <w:sz w:val="21"/>
          <w:szCs w:val="21"/>
        </w:rPr>
        <w:t>。</w:t>
      </w:r>
      <w:r w:rsidRPr="00945341">
        <w:rPr>
          <w:rFonts w:asciiTheme="minorEastAsia" w:eastAsiaTheme="minorEastAsia" w:hAnsiTheme="minorEastAsia" w:cs="Arial" w:hint="default"/>
          <w:color w:val="000000" w:themeColor="text1"/>
          <w:sz w:val="21"/>
          <w:szCs w:val="21"/>
        </w:rPr>
        <w:t>这样</w:t>
      </w:r>
      <w:r w:rsidRPr="00945341">
        <w:rPr>
          <w:rFonts w:asciiTheme="minorEastAsia" w:eastAsiaTheme="minorEastAsia" w:hAnsiTheme="minorEastAsia" w:cs="Arial"/>
          <w:color w:val="000000" w:themeColor="text1"/>
          <w:sz w:val="21"/>
          <w:szCs w:val="21"/>
        </w:rPr>
        <w:t>，我3点半跟总部还有个电话会议，要不我们今天先谈到这儿，</w:t>
      </w:r>
      <w:r w:rsidRPr="00945341">
        <w:rPr>
          <w:rFonts w:asciiTheme="minorEastAsia" w:eastAsiaTheme="minorEastAsia" w:hAnsiTheme="minorEastAsia" w:cs="Arial" w:hint="default"/>
          <w:color w:val="000000" w:themeColor="text1"/>
          <w:sz w:val="21"/>
          <w:szCs w:val="21"/>
        </w:rPr>
        <w:t>或者米果你再好好想想</w:t>
      </w:r>
      <w:r w:rsidRPr="00945341">
        <w:rPr>
          <w:rFonts w:asciiTheme="minorEastAsia" w:eastAsiaTheme="minorEastAsia" w:hAnsiTheme="minorEastAsia" w:cs="Arial"/>
          <w:color w:val="000000" w:themeColor="text1"/>
          <w:sz w:val="21"/>
          <w:szCs w:val="21"/>
        </w:rPr>
        <w:t>。我们后天再找个时间来谈一下</w:t>
      </w:r>
      <w:r w:rsidRPr="00945341">
        <w:rPr>
          <w:rFonts w:asciiTheme="minorEastAsia" w:eastAsiaTheme="minorEastAsia" w:hAnsiTheme="minorEastAsia" w:cs="Arial" w:hint="default"/>
          <w:color w:val="000000" w:themeColor="text1"/>
          <w:sz w:val="21"/>
          <w:szCs w:val="21"/>
        </w:rPr>
        <w:t>……</w:t>
      </w:r>
    </w:p>
    <w:p w14:paraId="1E56D566" w14:textId="77777777" w:rsidR="00C64640" w:rsidRDefault="00C64640" w:rsidP="003F5E5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FF2600"/>
          <w:sz w:val="21"/>
          <w:szCs w:val="21"/>
        </w:rPr>
      </w:pPr>
    </w:p>
    <w:p w14:paraId="04455EE2"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b/>
          <w:bCs/>
          <w:color w:val="424242"/>
          <w:sz w:val="21"/>
          <w:szCs w:val="21"/>
        </w:rPr>
      </w:pPr>
    </w:p>
    <w:p w14:paraId="7455B9BF" w14:textId="6D3D6DE4" w:rsidR="0008612B" w:rsidRP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w:t>
      </w:r>
      <w:r>
        <w:rPr>
          <w:rFonts w:asciiTheme="minorEastAsia" w:eastAsiaTheme="minorEastAsia" w:hAnsiTheme="minorEastAsia" w:hint="default"/>
          <w:b/>
          <w:bCs/>
          <w:sz w:val="21"/>
          <w:szCs w:val="21"/>
        </w:rPr>
        <w:t>3</w:t>
      </w:r>
      <w:r w:rsidR="006C4FB2" w:rsidRPr="00B778FF">
        <w:rPr>
          <w:rFonts w:asciiTheme="minorEastAsia" w:eastAsiaTheme="minorEastAsia" w:hAnsiTheme="minorEastAsia"/>
          <w:b/>
          <w:bCs/>
          <w:sz w:val="21"/>
          <w:szCs w:val="21"/>
        </w:rPr>
        <w:t>U02</w:t>
      </w:r>
    </w:p>
    <w:p w14:paraId="17C3D6B1"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b/>
          <w:bCs/>
          <w:sz w:val="21"/>
          <w:szCs w:val="21"/>
        </w:rPr>
      </w:pPr>
      <w:r w:rsidRPr="00B778FF">
        <w:rPr>
          <w:rFonts w:asciiTheme="minorEastAsia" w:eastAsiaTheme="minorEastAsia" w:hAnsiTheme="minorEastAsia"/>
          <w:b/>
          <w:color w:val="424242"/>
          <w:sz w:val="21"/>
          <w:szCs w:val="21"/>
        </w:rPr>
        <w:t>发言人</w:t>
      </w:r>
    </w:p>
    <w:p w14:paraId="4F0FF2FB" w14:textId="77777777" w:rsidR="0008612B" w:rsidRDefault="004135C4">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t>现在我们来看</w:t>
      </w:r>
      <w:r w:rsidR="006C4FB2" w:rsidRPr="00D93B1C">
        <w:rPr>
          <w:rFonts w:asciiTheme="minorEastAsia" w:eastAsiaTheme="minorEastAsia" w:hAnsiTheme="minorEastAsia"/>
          <w:color w:val="424242"/>
          <w:sz w:val="21"/>
          <w:szCs w:val="21"/>
        </w:rPr>
        <w:t>管理者必须扮演的</w:t>
      </w:r>
      <w:r>
        <w:rPr>
          <w:rFonts w:asciiTheme="minorEastAsia" w:eastAsiaTheme="minorEastAsia" w:hAnsiTheme="minorEastAsia"/>
          <w:color w:val="424242"/>
          <w:sz w:val="21"/>
          <w:szCs w:val="21"/>
        </w:rPr>
        <w:t>第二类角色：</w:t>
      </w:r>
      <w:r w:rsidR="006C4FB2" w:rsidRPr="004135C4">
        <w:rPr>
          <w:rFonts w:asciiTheme="minorEastAsia" w:eastAsiaTheme="minorEastAsia" w:hAnsiTheme="minorEastAsia"/>
          <w:b/>
          <w:color w:val="424242"/>
          <w:sz w:val="21"/>
          <w:szCs w:val="21"/>
        </w:rPr>
        <w:t>信息</w:t>
      </w:r>
      <w:r w:rsidR="00EE14A4" w:rsidRPr="004135C4">
        <w:rPr>
          <w:rFonts w:asciiTheme="minorEastAsia" w:eastAsiaTheme="minorEastAsia" w:hAnsiTheme="minorEastAsia"/>
          <w:b/>
          <w:color w:val="424242"/>
          <w:sz w:val="21"/>
          <w:szCs w:val="21"/>
        </w:rPr>
        <w:t>传递</w:t>
      </w:r>
      <w:r w:rsidR="00EE14A4">
        <w:rPr>
          <w:rFonts w:asciiTheme="minorEastAsia" w:eastAsiaTheme="minorEastAsia" w:hAnsiTheme="minorEastAsia"/>
          <w:color w:val="424242"/>
          <w:sz w:val="21"/>
          <w:szCs w:val="21"/>
        </w:rPr>
        <w:t>，</w:t>
      </w:r>
      <w:r>
        <w:rPr>
          <w:rFonts w:asciiTheme="minorEastAsia" w:eastAsiaTheme="minorEastAsia" w:hAnsiTheme="minorEastAsia"/>
          <w:color w:val="424242"/>
          <w:sz w:val="21"/>
          <w:szCs w:val="21"/>
        </w:rPr>
        <w:t>这类角色</w:t>
      </w:r>
      <w:r w:rsidR="00EE14A4">
        <w:rPr>
          <w:rFonts w:asciiTheme="minorEastAsia" w:eastAsiaTheme="minorEastAsia" w:hAnsiTheme="minorEastAsia"/>
          <w:color w:val="424242"/>
          <w:sz w:val="21"/>
          <w:szCs w:val="21"/>
        </w:rPr>
        <w:t>具体包括</w:t>
      </w:r>
      <w:r w:rsidR="00374AF6">
        <w:rPr>
          <w:rFonts w:asciiTheme="minorEastAsia" w:eastAsiaTheme="minorEastAsia" w:hAnsiTheme="minorEastAsia"/>
          <w:b/>
          <w:color w:val="424242"/>
          <w:sz w:val="21"/>
          <w:szCs w:val="21"/>
        </w:rPr>
        <w:t>监控者</w:t>
      </w:r>
      <w:r w:rsidR="00EE14A4" w:rsidRPr="008F0800">
        <w:rPr>
          <w:rFonts w:asciiTheme="minorEastAsia" w:eastAsiaTheme="minorEastAsia" w:hAnsiTheme="minorEastAsia"/>
          <w:b/>
          <w:color w:val="424242"/>
          <w:sz w:val="21"/>
          <w:szCs w:val="21"/>
        </w:rPr>
        <w:t>、传播者、发言人</w:t>
      </w:r>
      <w:r w:rsidR="00EE14A4">
        <w:rPr>
          <w:rFonts w:asciiTheme="minorEastAsia" w:eastAsiaTheme="minorEastAsia" w:hAnsiTheme="minorEastAsia"/>
          <w:color w:val="424242"/>
          <w:sz w:val="21"/>
          <w:szCs w:val="21"/>
        </w:rPr>
        <w:t>三种</w:t>
      </w:r>
      <w:r w:rsidR="006C4FB2" w:rsidRPr="00D93B1C">
        <w:rPr>
          <w:rFonts w:asciiTheme="minorEastAsia" w:eastAsiaTheme="minorEastAsia" w:hAnsiTheme="minorEastAsia"/>
          <w:color w:val="424242"/>
          <w:sz w:val="21"/>
          <w:szCs w:val="21"/>
        </w:rPr>
        <w:t>。</w:t>
      </w:r>
      <w:r w:rsidR="00575958" w:rsidRPr="004135C4">
        <w:rPr>
          <w:rFonts w:asciiTheme="minorEastAsia" w:eastAsiaTheme="minorEastAsia" w:hAnsiTheme="minorEastAsia"/>
          <w:b/>
          <w:color w:val="424242"/>
          <w:sz w:val="21"/>
          <w:szCs w:val="21"/>
        </w:rPr>
        <w:t>监控者</w:t>
      </w:r>
      <w:r w:rsidR="00575958">
        <w:rPr>
          <w:rFonts w:asciiTheme="minorEastAsia" w:eastAsiaTheme="minorEastAsia" w:hAnsiTheme="minorEastAsia"/>
          <w:color w:val="424242"/>
          <w:sz w:val="21"/>
          <w:szCs w:val="21"/>
        </w:rPr>
        <w:t>接收信息，而传播者和发言人直接或间接地传递信息。</w:t>
      </w:r>
      <w:proofErr w:type="gramStart"/>
      <w:r w:rsidR="006C4FB2" w:rsidRPr="00D93B1C">
        <w:rPr>
          <w:rFonts w:asciiTheme="minorEastAsia" w:eastAsiaTheme="minorEastAsia" w:hAnsiTheme="minorEastAsia"/>
          <w:color w:val="424242"/>
          <w:sz w:val="21"/>
          <w:szCs w:val="21"/>
        </w:rPr>
        <w:t>米果向罗约</w:t>
      </w:r>
      <w:proofErr w:type="gramEnd"/>
      <w:r w:rsidR="006C4FB2" w:rsidRPr="00D93B1C">
        <w:rPr>
          <w:rFonts w:asciiTheme="minorEastAsia" w:eastAsiaTheme="minorEastAsia" w:hAnsiTheme="minorEastAsia"/>
          <w:color w:val="424242"/>
          <w:sz w:val="21"/>
          <w:szCs w:val="21"/>
        </w:rPr>
        <w:t>和贝奇展示</w:t>
      </w:r>
      <w:r w:rsidR="006C4FB2" w:rsidRPr="00D93B1C">
        <w:rPr>
          <w:rFonts w:asciiTheme="minorEastAsia" w:eastAsiaTheme="minorEastAsia" w:hAnsiTheme="minorEastAsia"/>
          <w:color w:val="424242"/>
          <w:sz w:val="21"/>
          <w:szCs w:val="21"/>
          <w:lang w:val="en-US"/>
        </w:rPr>
        <w:t>CX</w:t>
      </w:r>
      <w:r w:rsidR="006C4FB2" w:rsidRPr="00D93B1C">
        <w:rPr>
          <w:rFonts w:asciiTheme="minorEastAsia" w:eastAsiaTheme="minorEastAsia" w:hAnsiTheme="minorEastAsia"/>
          <w:color w:val="424242"/>
          <w:sz w:val="21"/>
          <w:szCs w:val="21"/>
        </w:rPr>
        <w:t>系列的</w:t>
      </w:r>
      <w:proofErr w:type="gramStart"/>
      <w:r w:rsidR="006C4FB2" w:rsidRPr="00D93B1C">
        <w:rPr>
          <w:rFonts w:asciiTheme="minorEastAsia" w:eastAsiaTheme="minorEastAsia" w:hAnsiTheme="minorEastAsia"/>
          <w:color w:val="424242"/>
          <w:sz w:val="21"/>
          <w:szCs w:val="21"/>
        </w:rPr>
        <w:t>圣诞春</w:t>
      </w:r>
      <w:proofErr w:type="gramEnd"/>
      <w:r w:rsidR="006C4FB2" w:rsidRPr="00D93B1C">
        <w:rPr>
          <w:rFonts w:asciiTheme="minorEastAsia" w:eastAsiaTheme="minorEastAsia" w:hAnsiTheme="minorEastAsia"/>
          <w:color w:val="424242"/>
          <w:sz w:val="21"/>
          <w:szCs w:val="21"/>
        </w:rPr>
        <w:t>节广告宣传计划，就是在扮演</w:t>
      </w:r>
      <w:r>
        <w:rPr>
          <w:rFonts w:asciiTheme="minorEastAsia" w:eastAsiaTheme="minorEastAsia" w:hAnsiTheme="minorEastAsia"/>
          <w:color w:val="424242"/>
          <w:sz w:val="21"/>
          <w:szCs w:val="21"/>
        </w:rPr>
        <w:t>他们团队</w:t>
      </w:r>
      <w:r w:rsidR="006C4FB2" w:rsidRPr="00D93B1C">
        <w:rPr>
          <w:rFonts w:asciiTheme="minorEastAsia" w:eastAsiaTheme="minorEastAsia" w:hAnsiTheme="minorEastAsia" w:hint="default"/>
          <w:color w:val="424242"/>
          <w:sz w:val="21"/>
          <w:szCs w:val="21"/>
        </w:rPr>
        <w:t>“</w:t>
      </w:r>
      <w:r w:rsidR="006C4FB2" w:rsidRPr="00D93B1C">
        <w:rPr>
          <w:rFonts w:asciiTheme="minorEastAsia" w:eastAsiaTheme="minorEastAsia" w:hAnsiTheme="minorEastAsia"/>
          <w:color w:val="424242"/>
          <w:sz w:val="21"/>
          <w:szCs w:val="21"/>
        </w:rPr>
        <w:t>发言人</w:t>
      </w:r>
      <w:r w:rsidR="006C4FB2" w:rsidRPr="00D93B1C">
        <w:rPr>
          <w:rFonts w:asciiTheme="minorEastAsia" w:eastAsiaTheme="minorEastAsia" w:hAnsiTheme="minorEastAsia" w:hint="default"/>
          <w:color w:val="424242"/>
          <w:sz w:val="21"/>
          <w:szCs w:val="21"/>
        </w:rPr>
        <w:t>”</w:t>
      </w:r>
      <w:r w:rsidR="006C4FB2" w:rsidRPr="00D93B1C">
        <w:rPr>
          <w:rFonts w:asciiTheme="minorEastAsia" w:eastAsiaTheme="minorEastAsia" w:hAnsiTheme="minorEastAsia"/>
          <w:color w:val="424242"/>
          <w:sz w:val="21"/>
          <w:szCs w:val="21"/>
        </w:rPr>
        <w:t>的角色。</w:t>
      </w:r>
      <w:r>
        <w:rPr>
          <w:rFonts w:asciiTheme="minorEastAsia" w:eastAsiaTheme="minorEastAsia" w:hAnsiTheme="minorEastAsia"/>
          <w:color w:val="424242"/>
          <w:sz w:val="21"/>
          <w:szCs w:val="21"/>
        </w:rPr>
        <w:t>为了扮演好这一角色，管理者</w:t>
      </w:r>
      <w:r w:rsidR="00956431">
        <w:rPr>
          <w:rFonts w:asciiTheme="minorEastAsia" w:eastAsiaTheme="minorEastAsia" w:hAnsiTheme="minorEastAsia"/>
          <w:color w:val="424242"/>
          <w:sz w:val="21"/>
          <w:szCs w:val="21"/>
        </w:rPr>
        <w:t>对内</w:t>
      </w:r>
      <w:r>
        <w:rPr>
          <w:rFonts w:asciiTheme="minorEastAsia" w:eastAsiaTheme="minorEastAsia" w:hAnsiTheme="minorEastAsia"/>
          <w:color w:val="424242"/>
          <w:sz w:val="21"/>
          <w:szCs w:val="21"/>
        </w:rPr>
        <w:t>需要成为他所在组织的专家，</w:t>
      </w:r>
      <w:r w:rsidR="00956431">
        <w:rPr>
          <w:rFonts w:asciiTheme="minorEastAsia" w:eastAsiaTheme="minorEastAsia" w:hAnsiTheme="minorEastAsia"/>
          <w:color w:val="424242"/>
          <w:sz w:val="21"/>
          <w:szCs w:val="21"/>
        </w:rPr>
        <w:t>对外</w:t>
      </w:r>
      <w:r>
        <w:rPr>
          <w:rFonts w:asciiTheme="minorEastAsia" w:eastAsiaTheme="minorEastAsia" w:hAnsiTheme="minorEastAsia"/>
          <w:color w:val="424242"/>
          <w:sz w:val="21"/>
          <w:szCs w:val="21"/>
        </w:rPr>
        <w:t>他负责向组织以外的个人或团队传达关于组织计划、政策、行动和效益的信息</w:t>
      </w:r>
      <w:r w:rsidR="006C4FB2" w:rsidRPr="00D93B1C">
        <w:rPr>
          <w:rFonts w:asciiTheme="minorEastAsia" w:eastAsiaTheme="minorEastAsia" w:hAnsiTheme="minorEastAsia"/>
          <w:color w:val="424242"/>
          <w:sz w:val="21"/>
          <w:szCs w:val="21"/>
        </w:rPr>
        <w:t>。他必须展现出公关能力，为他的组织游说，将情况及时报告</w:t>
      </w:r>
      <w:proofErr w:type="gramStart"/>
      <w:r w:rsidR="006C4FB2" w:rsidRPr="00D93B1C">
        <w:rPr>
          <w:rFonts w:asciiTheme="minorEastAsia" w:eastAsiaTheme="minorEastAsia" w:hAnsiTheme="minorEastAsia"/>
          <w:color w:val="424242"/>
          <w:sz w:val="21"/>
          <w:szCs w:val="21"/>
        </w:rPr>
        <w:t>给影响</w:t>
      </w:r>
      <w:proofErr w:type="gramEnd"/>
      <w:r w:rsidR="006C4FB2" w:rsidRPr="00D93B1C">
        <w:rPr>
          <w:rFonts w:asciiTheme="minorEastAsia" w:eastAsiaTheme="minorEastAsia" w:hAnsiTheme="minorEastAsia"/>
          <w:color w:val="424242"/>
          <w:sz w:val="21"/>
          <w:szCs w:val="21"/>
        </w:rPr>
        <w:t>者（董事会或老板）；向公众报告组织的</w:t>
      </w:r>
      <w:r w:rsidR="008E449B">
        <w:rPr>
          <w:rFonts w:asciiTheme="minorEastAsia" w:eastAsiaTheme="minorEastAsia" w:hAnsiTheme="minorEastAsia"/>
          <w:color w:val="424242"/>
          <w:sz w:val="21"/>
          <w:szCs w:val="21"/>
        </w:rPr>
        <w:t>运营情况</w:t>
      </w:r>
      <w:r w:rsidR="006C4FB2" w:rsidRPr="00D93B1C">
        <w:rPr>
          <w:rFonts w:asciiTheme="minorEastAsia" w:eastAsiaTheme="minorEastAsia" w:hAnsiTheme="minorEastAsia"/>
          <w:color w:val="424242"/>
          <w:sz w:val="21"/>
          <w:szCs w:val="21"/>
        </w:rPr>
        <w:t>；</w:t>
      </w:r>
      <w:r w:rsidR="00956431">
        <w:rPr>
          <w:rFonts w:asciiTheme="minorEastAsia" w:eastAsiaTheme="minorEastAsia" w:hAnsiTheme="minorEastAsia"/>
          <w:color w:val="424242"/>
          <w:sz w:val="21"/>
          <w:szCs w:val="21"/>
        </w:rPr>
        <w:t>或</w:t>
      </w:r>
      <w:r w:rsidR="00662AE7">
        <w:rPr>
          <w:rFonts w:asciiTheme="minorEastAsia" w:eastAsiaTheme="minorEastAsia" w:hAnsiTheme="minorEastAsia"/>
          <w:color w:val="424242"/>
          <w:sz w:val="21"/>
          <w:szCs w:val="21"/>
        </w:rPr>
        <w:t>把有用的信息传递给他的联系人。</w:t>
      </w:r>
    </w:p>
    <w:p w14:paraId="31E9673E" w14:textId="77777777" w:rsidR="00662AE7" w:rsidRPr="00D93B1C" w:rsidRDefault="00662AE7">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p>
    <w:p w14:paraId="622A8A1E" w14:textId="68ADB857" w:rsidR="0008612B" w:rsidRPr="00B778FF" w:rsidRDefault="004F7316"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sidRPr="00B778FF">
        <w:rPr>
          <w:rFonts w:asciiTheme="minorEastAsia" w:eastAsiaTheme="minorEastAsia" w:hAnsiTheme="minorEastAsia"/>
          <w:b/>
          <w:bCs/>
          <w:sz w:val="21"/>
          <w:szCs w:val="21"/>
        </w:rPr>
        <w:t>0</w:t>
      </w:r>
      <w:r>
        <w:rPr>
          <w:rFonts w:asciiTheme="minorEastAsia" w:eastAsiaTheme="minorEastAsia" w:hAnsiTheme="minorEastAsia" w:hint="default"/>
          <w:b/>
          <w:bCs/>
          <w:sz w:val="21"/>
          <w:szCs w:val="21"/>
        </w:rPr>
        <w:t>3</w:t>
      </w:r>
      <w:r w:rsidR="006C4FB2" w:rsidRPr="00B778FF">
        <w:rPr>
          <w:rFonts w:asciiTheme="minorEastAsia" w:eastAsiaTheme="minorEastAsia" w:hAnsiTheme="minorEastAsia"/>
          <w:b/>
          <w:bCs/>
          <w:sz w:val="21"/>
          <w:szCs w:val="21"/>
        </w:rPr>
        <w:t>U03</w:t>
      </w:r>
    </w:p>
    <w:p w14:paraId="15017D83" w14:textId="77777777" w:rsidR="0008612B" w:rsidRPr="00B778FF" w:rsidRDefault="00374AF6" w:rsidP="00B778FF">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bCs/>
          <w:sz w:val="21"/>
          <w:szCs w:val="21"/>
        </w:rPr>
      </w:pPr>
      <w:r>
        <w:rPr>
          <w:rFonts w:asciiTheme="minorEastAsia" w:eastAsiaTheme="minorEastAsia" w:hAnsiTheme="minorEastAsia"/>
          <w:b/>
          <w:bCs/>
          <w:sz w:val="21"/>
          <w:szCs w:val="21"/>
        </w:rPr>
        <w:t>监控者</w:t>
      </w:r>
      <w:r w:rsidR="006C4FB2" w:rsidRPr="00B778FF">
        <w:rPr>
          <w:rFonts w:asciiTheme="minorEastAsia" w:eastAsiaTheme="minorEastAsia" w:hAnsiTheme="minorEastAsia"/>
          <w:b/>
          <w:bCs/>
          <w:sz w:val="21"/>
          <w:szCs w:val="21"/>
        </w:rPr>
        <w:t>和传播者</w:t>
      </w:r>
    </w:p>
    <w:p w14:paraId="7538D18B" w14:textId="77777777" w:rsidR="00A6124B" w:rsidRDefault="009564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t>另外</w:t>
      </w:r>
      <w:r w:rsidR="006C4FB2" w:rsidRPr="00D93B1C">
        <w:rPr>
          <w:rFonts w:asciiTheme="minorEastAsia" w:eastAsiaTheme="minorEastAsia" w:hAnsiTheme="minorEastAsia"/>
          <w:color w:val="424242"/>
          <w:sz w:val="21"/>
          <w:szCs w:val="21"/>
        </w:rPr>
        <w:t>两种</w:t>
      </w:r>
      <w:r>
        <w:rPr>
          <w:rFonts w:asciiTheme="minorEastAsia" w:eastAsiaTheme="minorEastAsia" w:hAnsiTheme="minorEastAsia"/>
          <w:color w:val="424242"/>
          <w:sz w:val="21"/>
          <w:szCs w:val="21"/>
        </w:rPr>
        <w:t>信息传递</w:t>
      </w:r>
      <w:r w:rsidR="006C4FB2" w:rsidRPr="00D93B1C">
        <w:rPr>
          <w:rFonts w:asciiTheme="minorEastAsia" w:eastAsiaTheme="minorEastAsia" w:hAnsiTheme="minorEastAsia"/>
          <w:color w:val="424242"/>
          <w:sz w:val="21"/>
          <w:szCs w:val="21"/>
        </w:rPr>
        <w:t>角色是</w:t>
      </w:r>
      <w:r w:rsidR="00374AF6">
        <w:rPr>
          <w:rFonts w:asciiTheme="minorEastAsia" w:eastAsiaTheme="minorEastAsia" w:hAnsiTheme="minorEastAsia"/>
          <w:color w:val="424242"/>
          <w:sz w:val="21"/>
          <w:szCs w:val="21"/>
        </w:rPr>
        <w:t>监控者</w:t>
      </w:r>
      <w:r w:rsidR="006C4FB2" w:rsidRPr="00D93B1C">
        <w:rPr>
          <w:rFonts w:asciiTheme="minorEastAsia" w:eastAsiaTheme="minorEastAsia" w:hAnsiTheme="minorEastAsia"/>
          <w:color w:val="424242"/>
          <w:sz w:val="21"/>
          <w:szCs w:val="21"/>
        </w:rPr>
        <w:t>和传播者。在</w:t>
      </w:r>
      <w:r w:rsidR="00374AF6">
        <w:rPr>
          <w:rFonts w:asciiTheme="minorEastAsia" w:eastAsiaTheme="minorEastAsia" w:hAnsiTheme="minorEastAsia"/>
          <w:b/>
          <w:color w:val="424242"/>
          <w:sz w:val="21"/>
          <w:szCs w:val="21"/>
        </w:rPr>
        <w:t>监控者</w:t>
      </w:r>
      <w:r w:rsidR="006C4FB2" w:rsidRPr="00D93B1C">
        <w:rPr>
          <w:rFonts w:asciiTheme="minorEastAsia" w:eastAsiaTheme="minorEastAsia" w:hAnsiTheme="minorEastAsia"/>
          <w:color w:val="424242"/>
          <w:sz w:val="21"/>
          <w:szCs w:val="21"/>
        </w:rPr>
        <w:t>的角色中，管理者</w:t>
      </w:r>
      <w:r w:rsidR="00374AF6">
        <w:rPr>
          <w:rFonts w:asciiTheme="minorEastAsia" w:eastAsiaTheme="minorEastAsia" w:hAnsiTheme="minorEastAsia"/>
          <w:color w:val="424242"/>
          <w:sz w:val="21"/>
          <w:szCs w:val="21"/>
        </w:rPr>
        <w:t>花大量时间观察他的组织，</w:t>
      </w:r>
      <w:r w:rsidR="006C4FB2" w:rsidRPr="00D93B1C">
        <w:rPr>
          <w:rFonts w:asciiTheme="minorEastAsia" w:eastAsiaTheme="minorEastAsia" w:hAnsiTheme="minorEastAsia"/>
          <w:color w:val="424242"/>
          <w:sz w:val="21"/>
          <w:szCs w:val="21"/>
        </w:rPr>
        <w:t>不断寻求并得到各种信息，这使得他清楚地知道组织和环境的当前情况。他获取信息是为了发现变化，发现问题和寻找机会，弄清楚何时应该传播信息和做出决策。</w:t>
      </w:r>
      <w:r>
        <w:rPr>
          <w:rFonts w:asciiTheme="minorEastAsia" w:eastAsiaTheme="minorEastAsia" w:hAnsiTheme="minorEastAsia"/>
          <w:color w:val="424242"/>
          <w:sz w:val="21"/>
          <w:szCs w:val="21"/>
        </w:rPr>
        <w:t xml:space="preserve">此时的管理者整合了内外部信息，对信息具有特殊独享权，决定了TA </w:t>
      </w:r>
      <w:r>
        <w:rPr>
          <w:rFonts w:asciiTheme="minorEastAsia" w:eastAsiaTheme="minorEastAsia" w:hAnsiTheme="minorEastAsia" w:hint="default"/>
          <w:color w:val="424242"/>
          <w:sz w:val="21"/>
          <w:szCs w:val="21"/>
        </w:rPr>
        <w:t>担任的</w:t>
      </w:r>
      <w:r w:rsidR="00575958">
        <w:rPr>
          <w:rFonts w:asciiTheme="minorEastAsia" w:eastAsiaTheme="minorEastAsia" w:hAnsiTheme="minorEastAsia"/>
          <w:color w:val="424242"/>
          <w:sz w:val="21"/>
          <w:szCs w:val="21"/>
        </w:rPr>
        <w:t>“传播者”的</w:t>
      </w:r>
      <w:r>
        <w:rPr>
          <w:rFonts w:asciiTheme="minorEastAsia" w:eastAsiaTheme="minorEastAsia" w:hAnsiTheme="minorEastAsia"/>
          <w:color w:val="424242"/>
          <w:sz w:val="21"/>
          <w:szCs w:val="21"/>
        </w:rPr>
        <w:t>重要</w:t>
      </w:r>
      <w:r w:rsidR="00575958">
        <w:rPr>
          <w:rFonts w:asciiTheme="minorEastAsia" w:eastAsiaTheme="minorEastAsia" w:hAnsiTheme="minorEastAsia"/>
          <w:color w:val="424242"/>
          <w:sz w:val="21"/>
          <w:szCs w:val="21"/>
        </w:rPr>
        <w:t>角色。</w:t>
      </w:r>
      <w:r>
        <w:rPr>
          <w:rFonts w:asciiTheme="minorEastAsia" w:eastAsiaTheme="minorEastAsia" w:hAnsiTheme="minorEastAsia"/>
          <w:color w:val="424242"/>
          <w:sz w:val="21"/>
          <w:szCs w:val="21"/>
        </w:rPr>
        <w:t>当</w:t>
      </w:r>
      <w:r w:rsidR="006C4FB2" w:rsidRPr="00D93B1C">
        <w:rPr>
          <w:rFonts w:asciiTheme="minorEastAsia" w:eastAsiaTheme="minorEastAsia" w:hAnsiTheme="minorEastAsia"/>
          <w:color w:val="424242"/>
          <w:sz w:val="21"/>
          <w:szCs w:val="21"/>
        </w:rPr>
        <w:t>管理者把特定的信息传播到组织内外，即把所获取的大量信息</w:t>
      </w:r>
      <w:r w:rsidR="00A6124B">
        <w:rPr>
          <w:rFonts w:asciiTheme="minorEastAsia" w:eastAsiaTheme="minorEastAsia" w:hAnsiTheme="minorEastAsia"/>
          <w:color w:val="424242"/>
          <w:sz w:val="21"/>
          <w:szCs w:val="21"/>
        </w:rPr>
        <w:t>传播</w:t>
      </w:r>
      <w:r w:rsidR="006C4FB2" w:rsidRPr="00D93B1C">
        <w:rPr>
          <w:rFonts w:asciiTheme="minorEastAsia" w:eastAsiaTheme="minorEastAsia" w:hAnsiTheme="minorEastAsia"/>
          <w:color w:val="424242"/>
          <w:sz w:val="21"/>
          <w:szCs w:val="21"/>
        </w:rPr>
        <w:t>出去</w:t>
      </w:r>
      <w:r w:rsidR="00AB36B5">
        <w:rPr>
          <w:rFonts w:asciiTheme="minorEastAsia" w:eastAsiaTheme="minorEastAsia" w:hAnsiTheme="minorEastAsia"/>
          <w:color w:val="424242"/>
          <w:sz w:val="21"/>
          <w:szCs w:val="21"/>
        </w:rPr>
        <w:t>时</w:t>
      </w:r>
      <w:r w:rsidR="006C4FB2" w:rsidRPr="00D93B1C">
        <w:rPr>
          <w:rFonts w:asciiTheme="minorEastAsia" w:eastAsiaTheme="minorEastAsia" w:hAnsiTheme="minorEastAsia"/>
          <w:color w:val="424242"/>
          <w:sz w:val="21"/>
          <w:szCs w:val="21"/>
        </w:rPr>
        <w:t>，</w:t>
      </w:r>
      <w:r w:rsidR="00AB36B5">
        <w:rPr>
          <w:rFonts w:asciiTheme="minorEastAsia" w:eastAsiaTheme="minorEastAsia" w:hAnsiTheme="minorEastAsia"/>
          <w:color w:val="424242"/>
          <w:sz w:val="21"/>
          <w:szCs w:val="21"/>
        </w:rPr>
        <w:t>他就在扮演</w:t>
      </w:r>
      <w:r w:rsidR="006C4FB2" w:rsidRPr="008F0800">
        <w:rPr>
          <w:rFonts w:asciiTheme="minorEastAsia" w:eastAsiaTheme="minorEastAsia" w:hAnsiTheme="minorEastAsia"/>
          <w:b/>
          <w:color w:val="424242"/>
          <w:sz w:val="21"/>
          <w:szCs w:val="21"/>
        </w:rPr>
        <w:t>传播者</w:t>
      </w:r>
      <w:r w:rsidR="00AB36B5" w:rsidRPr="00AB36B5">
        <w:rPr>
          <w:rFonts w:asciiTheme="minorEastAsia" w:eastAsiaTheme="minorEastAsia" w:hAnsiTheme="minorEastAsia"/>
          <w:color w:val="424242"/>
          <w:sz w:val="21"/>
          <w:szCs w:val="21"/>
        </w:rPr>
        <w:t>的</w:t>
      </w:r>
      <w:r w:rsidR="006C4FB2" w:rsidRPr="00D93B1C">
        <w:rPr>
          <w:rFonts w:asciiTheme="minorEastAsia" w:eastAsiaTheme="minorEastAsia" w:hAnsiTheme="minorEastAsia"/>
          <w:color w:val="424242"/>
          <w:sz w:val="21"/>
          <w:szCs w:val="21"/>
        </w:rPr>
        <w:t>角色。信息可以是事实，也可以是价值观。</w:t>
      </w:r>
      <w:r w:rsidR="00A6124B">
        <w:rPr>
          <w:rFonts w:asciiTheme="minorEastAsia" w:eastAsiaTheme="minorEastAsia" w:hAnsiTheme="minorEastAsia"/>
          <w:color w:val="424242"/>
          <w:sz w:val="21"/>
          <w:szCs w:val="21"/>
        </w:rPr>
        <w:t>当管理者在传播价值观时，目的是为了指引下属做出决策。</w:t>
      </w:r>
      <w:r w:rsidR="00FA12E3">
        <w:rPr>
          <w:rFonts w:asciiTheme="minorEastAsia" w:eastAsiaTheme="minorEastAsia" w:hAnsiTheme="minorEastAsia"/>
          <w:color w:val="424242"/>
          <w:sz w:val="21"/>
          <w:szCs w:val="21"/>
        </w:rPr>
        <w:t>在上面的例子中，罗约引导贝奇根据中国市场特色考虑采用明星代言的宣传方案，就是在用某种观念指引下属做出决策。</w:t>
      </w:r>
    </w:p>
    <w:p w14:paraId="1FCBC23A" w14:textId="77777777" w:rsidR="00374AF6" w:rsidRPr="00575958" w:rsidRDefault="00374AF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p>
    <w:p w14:paraId="66E6E0F1" w14:textId="6B85CCD3" w:rsidR="00374AF6" w:rsidRPr="00575958"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575958">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3</w:t>
      </w:r>
      <w:r w:rsidR="00374AF6" w:rsidRPr="00575958">
        <w:rPr>
          <w:rFonts w:asciiTheme="minorEastAsia" w:eastAsiaTheme="minorEastAsia" w:hAnsiTheme="minorEastAsia" w:hint="default"/>
          <w:b/>
          <w:color w:val="424242"/>
          <w:sz w:val="21"/>
          <w:szCs w:val="21"/>
        </w:rPr>
        <w:t>U04a</w:t>
      </w:r>
    </w:p>
    <w:p w14:paraId="42506E65" w14:textId="77777777" w:rsidR="00374AF6" w:rsidRPr="00575958" w:rsidRDefault="00374AF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575958">
        <w:rPr>
          <w:rFonts w:asciiTheme="minorEastAsia" w:eastAsiaTheme="minorEastAsia" w:hAnsiTheme="minorEastAsia" w:hint="default"/>
          <w:b/>
          <w:color w:val="424242"/>
          <w:sz w:val="21"/>
          <w:szCs w:val="21"/>
        </w:rPr>
        <w:t>小测验</w:t>
      </w:r>
      <w:r w:rsidRPr="00575958">
        <w:rPr>
          <w:rFonts w:asciiTheme="minorEastAsia" w:eastAsiaTheme="minorEastAsia" w:hAnsiTheme="minorEastAsia"/>
          <w:b/>
          <w:color w:val="424242"/>
          <w:sz w:val="21"/>
          <w:szCs w:val="21"/>
        </w:rPr>
        <w:t>：</w:t>
      </w:r>
      <w:r w:rsidR="00575958" w:rsidRPr="00575958">
        <w:rPr>
          <w:rFonts w:asciiTheme="minorEastAsia" w:eastAsiaTheme="minorEastAsia" w:hAnsiTheme="minorEastAsia"/>
          <w:b/>
          <w:color w:val="424242"/>
          <w:sz w:val="21"/>
          <w:szCs w:val="21"/>
        </w:rPr>
        <w:t>监控者的活动</w:t>
      </w:r>
    </w:p>
    <w:p w14:paraId="22A7E14D" w14:textId="77777777" w:rsidR="00374AF6" w:rsidRDefault="00374AF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hint="default"/>
          <w:color w:val="424242"/>
          <w:sz w:val="21"/>
          <w:szCs w:val="21"/>
        </w:rPr>
        <w:t>假设你是一家公司的</w:t>
      </w:r>
      <w:r>
        <w:rPr>
          <w:rFonts w:asciiTheme="minorEastAsia" w:eastAsiaTheme="minorEastAsia" w:hAnsiTheme="minorEastAsia"/>
          <w:color w:val="424242"/>
          <w:sz w:val="21"/>
          <w:szCs w:val="21"/>
        </w:rPr>
        <w:t>CEO，以下哪些活动是你在</w:t>
      </w:r>
      <w:r>
        <w:rPr>
          <w:rFonts w:asciiTheme="minorEastAsia" w:eastAsiaTheme="minorEastAsia" w:hAnsiTheme="minorEastAsia" w:hint="default"/>
          <w:color w:val="424242"/>
          <w:sz w:val="21"/>
          <w:szCs w:val="21"/>
        </w:rPr>
        <w:t>发挥</w:t>
      </w:r>
      <w:r w:rsidR="00AB36B5">
        <w:rPr>
          <w:rFonts w:asciiTheme="minorEastAsia" w:eastAsiaTheme="minorEastAsia" w:hAnsiTheme="minorEastAsia"/>
          <w:color w:val="424242"/>
          <w:sz w:val="21"/>
          <w:szCs w:val="21"/>
        </w:rPr>
        <w:t>“</w:t>
      </w:r>
      <w:r w:rsidR="00AB36B5">
        <w:rPr>
          <w:rFonts w:asciiTheme="minorEastAsia" w:eastAsiaTheme="minorEastAsia" w:hAnsiTheme="minorEastAsia" w:hint="default"/>
          <w:color w:val="424242"/>
          <w:sz w:val="21"/>
          <w:szCs w:val="21"/>
        </w:rPr>
        <w:t>监控者</w:t>
      </w:r>
      <w:r w:rsidR="00AB36B5">
        <w:rPr>
          <w:rFonts w:asciiTheme="minorEastAsia" w:eastAsiaTheme="minorEastAsia" w:hAnsiTheme="minorEastAsia"/>
          <w:color w:val="424242"/>
          <w:sz w:val="21"/>
          <w:szCs w:val="21"/>
        </w:rPr>
        <w:t>”</w:t>
      </w:r>
      <w:r>
        <w:rPr>
          <w:rFonts w:asciiTheme="minorEastAsia" w:eastAsiaTheme="minorEastAsia" w:hAnsiTheme="minorEastAsia" w:hint="default"/>
          <w:color w:val="424242"/>
          <w:sz w:val="21"/>
          <w:szCs w:val="21"/>
        </w:rPr>
        <w:t>的角色</w:t>
      </w:r>
      <w:r>
        <w:rPr>
          <w:rFonts w:asciiTheme="minorEastAsia" w:eastAsiaTheme="minorEastAsia" w:hAnsiTheme="minorEastAsia"/>
          <w:color w:val="424242"/>
          <w:sz w:val="21"/>
          <w:szCs w:val="21"/>
        </w:rPr>
        <w:t>？</w:t>
      </w:r>
    </w:p>
    <w:p w14:paraId="1D7AFAD3" w14:textId="77777777" w:rsidR="00374AF6" w:rsidRPr="00FA12E3" w:rsidRDefault="00374AF6" w:rsidP="00374AF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FA12E3">
        <w:rPr>
          <w:rFonts w:asciiTheme="minorEastAsia" w:eastAsiaTheme="minorEastAsia" w:hAnsiTheme="minorEastAsia" w:hint="default"/>
          <w:color w:val="000000" w:themeColor="text1"/>
          <w:sz w:val="21"/>
          <w:szCs w:val="21"/>
          <w:highlight w:val="green"/>
        </w:rPr>
        <w:t>○</w:t>
      </w:r>
      <w:r w:rsidRPr="00FA12E3">
        <w:rPr>
          <w:rFonts w:asciiTheme="minorEastAsia" w:eastAsiaTheme="minorEastAsia" w:hAnsiTheme="minorEastAsia"/>
          <w:color w:val="000000" w:themeColor="text1"/>
          <w:sz w:val="21"/>
          <w:szCs w:val="21"/>
          <w:highlight w:val="green"/>
        </w:rPr>
        <w:t>询问下属某个兼并收购项目可行性报告的进展情况</w:t>
      </w:r>
    </w:p>
    <w:p w14:paraId="11F53ECE" w14:textId="77777777" w:rsidR="00374AF6" w:rsidRPr="00FA12E3" w:rsidRDefault="00374AF6" w:rsidP="00374AF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highlight w:val="green"/>
        </w:rPr>
      </w:pPr>
      <w:r w:rsidRPr="00FA12E3">
        <w:rPr>
          <w:rFonts w:asciiTheme="minorEastAsia" w:eastAsiaTheme="minorEastAsia" w:hAnsiTheme="minorEastAsia" w:hint="default"/>
          <w:color w:val="000000" w:themeColor="text1"/>
          <w:sz w:val="21"/>
          <w:szCs w:val="21"/>
          <w:highlight w:val="green"/>
        </w:rPr>
        <w:t>○</w:t>
      </w:r>
      <w:r w:rsidR="00FA12E3" w:rsidRPr="00FA12E3">
        <w:rPr>
          <w:rFonts w:asciiTheme="minorEastAsia" w:eastAsiaTheme="minorEastAsia" w:hAnsiTheme="minorEastAsia" w:hint="default"/>
          <w:color w:val="000000" w:themeColor="text1"/>
          <w:sz w:val="21"/>
          <w:szCs w:val="21"/>
          <w:highlight w:val="green"/>
        </w:rPr>
        <w:t>对某个分公司</w:t>
      </w:r>
      <w:r w:rsidRPr="00FA12E3">
        <w:rPr>
          <w:rFonts w:asciiTheme="minorEastAsia" w:eastAsiaTheme="minorEastAsia" w:hAnsiTheme="minorEastAsia" w:hint="default"/>
          <w:color w:val="000000" w:themeColor="text1"/>
          <w:sz w:val="21"/>
          <w:szCs w:val="21"/>
          <w:highlight w:val="green"/>
        </w:rPr>
        <w:t>临时巡视</w:t>
      </w:r>
    </w:p>
    <w:p w14:paraId="087729A0" w14:textId="77777777" w:rsidR="00374AF6" w:rsidRPr="00FA12E3" w:rsidRDefault="00374AF6" w:rsidP="00374AF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highlight w:val="green"/>
        </w:rPr>
      </w:pPr>
      <w:r w:rsidRPr="00FA12E3">
        <w:rPr>
          <w:rFonts w:asciiTheme="minorEastAsia" w:eastAsiaTheme="minorEastAsia" w:hAnsiTheme="minorEastAsia" w:hint="default"/>
          <w:color w:val="000000" w:themeColor="text1"/>
          <w:sz w:val="21"/>
          <w:szCs w:val="21"/>
          <w:highlight w:val="green"/>
        </w:rPr>
        <w:t>○</w:t>
      </w:r>
      <w:r w:rsidR="00575958" w:rsidRPr="00FA12E3">
        <w:rPr>
          <w:rFonts w:asciiTheme="minorEastAsia" w:eastAsiaTheme="minorEastAsia" w:hAnsiTheme="minorEastAsia"/>
          <w:color w:val="000000" w:themeColor="text1"/>
          <w:sz w:val="21"/>
          <w:szCs w:val="21"/>
          <w:highlight w:val="green"/>
        </w:rPr>
        <w:t>从邮件、助手或其他人的汇报中寻找可能的问题</w:t>
      </w:r>
    </w:p>
    <w:p w14:paraId="5E8488DC" w14:textId="77777777" w:rsidR="00575958" w:rsidRPr="003D7C44" w:rsidRDefault="00575958" w:rsidP="0057595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r w:rsidRPr="003D7C44">
        <w:rPr>
          <w:rFonts w:asciiTheme="minorEastAsia" w:eastAsiaTheme="minorEastAsia" w:hAnsiTheme="minorEastAsia" w:hint="default"/>
          <w:color w:val="000000" w:themeColor="text1"/>
          <w:sz w:val="21"/>
          <w:szCs w:val="21"/>
        </w:rPr>
        <w:t>○</w:t>
      </w:r>
      <w:r w:rsidR="003D7C44" w:rsidRPr="003D7C44">
        <w:rPr>
          <w:rFonts w:asciiTheme="minorEastAsia" w:eastAsiaTheme="minorEastAsia" w:hAnsiTheme="minorEastAsia" w:hint="default"/>
          <w:color w:val="000000" w:themeColor="text1"/>
          <w:sz w:val="21"/>
          <w:szCs w:val="21"/>
        </w:rPr>
        <w:t>应邀参加讨论业内事件的电视访谈</w:t>
      </w:r>
    </w:p>
    <w:p w14:paraId="1D83406F" w14:textId="77777777" w:rsidR="00575958" w:rsidRDefault="00575958" w:rsidP="0057595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4F4B9400" w14:textId="77777777" w:rsidR="00575958" w:rsidRPr="003D7C44" w:rsidRDefault="00575958" w:rsidP="0057595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sz w:val="21"/>
          <w:szCs w:val="21"/>
        </w:rPr>
      </w:pPr>
      <w:r w:rsidRPr="003D7C44">
        <w:rPr>
          <w:rFonts w:asciiTheme="minorEastAsia" w:eastAsiaTheme="minorEastAsia" w:hAnsiTheme="minorEastAsia" w:hint="default"/>
          <w:b/>
          <w:sz w:val="21"/>
          <w:szCs w:val="21"/>
        </w:rPr>
        <w:t>反馈</w:t>
      </w:r>
      <w:r w:rsidRPr="003D7C44">
        <w:rPr>
          <w:rFonts w:asciiTheme="minorEastAsia" w:eastAsiaTheme="minorEastAsia" w:hAnsiTheme="minorEastAsia"/>
          <w:b/>
          <w:sz w:val="21"/>
          <w:szCs w:val="21"/>
        </w:rPr>
        <w:t>：</w:t>
      </w:r>
    </w:p>
    <w:p w14:paraId="2179AE40" w14:textId="77777777" w:rsidR="00575958" w:rsidRDefault="00575958" w:rsidP="0057595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541E9674" w14:textId="77777777" w:rsidR="00575958" w:rsidRDefault="00575958" w:rsidP="0057595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谢谢你的回答</w:t>
      </w:r>
      <w:r>
        <w:rPr>
          <w:rFonts w:asciiTheme="minorEastAsia" w:eastAsiaTheme="minorEastAsia" w:hAnsiTheme="minorEastAsia"/>
          <w:sz w:val="21"/>
          <w:szCs w:val="21"/>
        </w:rPr>
        <w:t>。你的回答正确。</w:t>
      </w:r>
      <w:r w:rsidR="00FA12E3">
        <w:rPr>
          <w:rFonts w:asciiTheme="minorEastAsia" w:eastAsiaTheme="minorEastAsia" w:hAnsiTheme="minorEastAsia"/>
          <w:sz w:val="21"/>
          <w:szCs w:val="21"/>
        </w:rPr>
        <w:t>除了</w:t>
      </w:r>
      <w:r w:rsidR="003D7C44">
        <w:rPr>
          <w:rFonts w:asciiTheme="minorEastAsia" w:eastAsiaTheme="minorEastAsia" w:hAnsiTheme="minorEastAsia"/>
          <w:sz w:val="21"/>
          <w:szCs w:val="21"/>
        </w:rPr>
        <w:t>“应邀参加讨论业内事件的电视访谈”</w:t>
      </w:r>
      <w:r w:rsidR="00FA12E3">
        <w:rPr>
          <w:rFonts w:asciiTheme="minorEastAsia" w:eastAsiaTheme="minorEastAsia" w:hAnsiTheme="minorEastAsia"/>
          <w:sz w:val="21"/>
          <w:szCs w:val="21"/>
        </w:rPr>
        <w:t>，其他都是你在发挥监控者角色的活动。</w:t>
      </w:r>
    </w:p>
    <w:p w14:paraId="347ECBBD" w14:textId="77777777" w:rsidR="00575958" w:rsidRDefault="00575958" w:rsidP="0057595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p>
    <w:p w14:paraId="7F5AE534" w14:textId="77777777" w:rsidR="00FA12E3" w:rsidRDefault="00575958" w:rsidP="00FA12E3">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谢谢你的回答</w:t>
      </w:r>
      <w:r>
        <w:rPr>
          <w:rFonts w:asciiTheme="minorEastAsia" w:eastAsiaTheme="minorEastAsia" w:hAnsiTheme="minorEastAsia"/>
          <w:sz w:val="21"/>
          <w:szCs w:val="21"/>
        </w:rPr>
        <w:t>。</w:t>
      </w:r>
      <w:r>
        <w:rPr>
          <w:rFonts w:asciiTheme="minorEastAsia" w:eastAsiaTheme="minorEastAsia" w:hAnsiTheme="minorEastAsia" w:hint="default"/>
          <w:sz w:val="21"/>
          <w:szCs w:val="21"/>
        </w:rPr>
        <w:t>你的回答不正确</w:t>
      </w:r>
      <w:r>
        <w:rPr>
          <w:rFonts w:asciiTheme="minorEastAsia" w:eastAsiaTheme="minorEastAsia" w:hAnsiTheme="minorEastAsia"/>
          <w:sz w:val="21"/>
          <w:szCs w:val="21"/>
        </w:rPr>
        <w:t>。</w:t>
      </w:r>
      <w:r w:rsidR="00FA12E3">
        <w:rPr>
          <w:rFonts w:asciiTheme="minorEastAsia" w:eastAsiaTheme="minorEastAsia" w:hAnsiTheme="minorEastAsia"/>
          <w:sz w:val="21"/>
          <w:szCs w:val="21"/>
        </w:rPr>
        <w:t>除了</w:t>
      </w:r>
      <w:r w:rsidR="003D7C44">
        <w:rPr>
          <w:rFonts w:asciiTheme="minorEastAsia" w:eastAsiaTheme="minorEastAsia" w:hAnsiTheme="minorEastAsia"/>
          <w:sz w:val="21"/>
          <w:szCs w:val="21"/>
        </w:rPr>
        <w:t>“应邀参加讨论业内事件的电视访谈”</w:t>
      </w:r>
      <w:r w:rsidR="00FA12E3">
        <w:rPr>
          <w:rFonts w:asciiTheme="minorEastAsia" w:eastAsiaTheme="minorEastAsia" w:hAnsiTheme="minorEastAsia"/>
          <w:sz w:val="21"/>
          <w:szCs w:val="21"/>
        </w:rPr>
        <w:t>，其他都是你在发挥监控者角色的活动。</w:t>
      </w:r>
    </w:p>
    <w:p w14:paraId="5D17EA09"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p>
    <w:p w14:paraId="797A35B4" w14:textId="070FB816" w:rsid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4</w:t>
      </w:r>
      <w:r w:rsidR="006C4FB2" w:rsidRPr="00B778FF">
        <w:rPr>
          <w:rFonts w:asciiTheme="minorEastAsia" w:eastAsiaTheme="minorEastAsia" w:hAnsiTheme="minorEastAsia"/>
          <w:b/>
          <w:bCs/>
          <w:color w:val="424242"/>
          <w:sz w:val="21"/>
          <w:szCs w:val="21"/>
        </w:rPr>
        <w:t>U</w:t>
      </w:r>
    </w:p>
    <w:p w14:paraId="606B43CF" w14:textId="77777777"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color w:val="424242"/>
          <w:sz w:val="21"/>
          <w:szCs w:val="21"/>
        </w:rPr>
        <w:t>第三类角色</w:t>
      </w:r>
      <w:r w:rsidR="000E3872">
        <w:rPr>
          <w:rFonts w:asciiTheme="minorEastAsia" w:eastAsiaTheme="minorEastAsia" w:hAnsiTheme="minorEastAsia"/>
          <w:b/>
          <w:color w:val="424242"/>
          <w:sz w:val="21"/>
          <w:szCs w:val="21"/>
        </w:rPr>
        <w:t>维度</w:t>
      </w:r>
      <w:r w:rsidRPr="00B778FF">
        <w:rPr>
          <w:rFonts w:asciiTheme="minorEastAsia" w:eastAsiaTheme="minorEastAsia" w:hAnsiTheme="minorEastAsia"/>
          <w:b/>
          <w:color w:val="424242"/>
          <w:sz w:val="21"/>
          <w:szCs w:val="21"/>
        </w:rPr>
        <w:t>：决策</w:t>
      </w:r>
      <w:r w:rsidR="00575958">
        <w:rPr>
          <w:rFonts w:asciiTheme="minorEastAsia" w:eastAsiaTheme="minorEastAsia" w:hAnsiTheme="minorEastAsia"/>
          <w:b/>
          <w:color w:val="424242"/>
          <w:sz w:val="21"/>
          <w:szCs w:val="21"/>
        </w:rPr>
        <w:t>制定</w:t>
      </w:r>
    </w:p>
    <w:p w14:paraId="0E153B23" w14:textId="0115DA2B" w:rsidR="0008612B" w:rsidRP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4</w:t>
      </w:r>
      <w:r w:rsidR="006C4FB2" w:rsidRPr="00B778FF">
        <w:rPr>
          <w:rFonts w:asciiTheme="minorEastAsia" w:eastAsiaTheme="minorEastAsia" w:hAnsiTheme="minorEastAsia"/>
          <w:b/>
          <w:bCs/>
          <w:color w:val="424242"/>
          <w:sz w:val="21"/>
          <w:szCs w:val="21"/>
        </w:rPr>
        <w:t>U01</w:t>
      </w:r>
    </w:p>
    <w:p w14:paraId="5F8A6682" w14:textId="3E5F639C" w:rsidR="0008612B" w:rsidRPr="00B778FF"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color w:val="424242"/>
          <w:sz w:val="21"/>
          <w:szCs w:val="21"/>
        </w:rPr>
        <w:t>米果</w:t>
      </w:r>
      <w:r w:rsidR="001A0FD7">
        <w:rPr>
          <w:rFonts w:asciiTheme="minorEastAsia" w:eastAsiaTheme="minorEastAsia" w:hAnsiTheme="minorEastAsia"/>
          <w:b/>
          <w:color w:val="424242"/>
          <w:sz w:val="21"/>
          <w:szCs w:val="21"/>
        </w:rPr>
        <w:t>与</w:t>
      </w:r>
      <w:r w:rsidR="00761B3D">
        <w:rPr>
          <w:rFonts w:asciiTheme="minorEastAsia" w:eastAsiaTheme="minorEastAsia" w:hAnsiTheme="minorEastAsia"/>
          <w:b/>
          <w:color w:val="424242"/>
          <w:sz w:val="21"/>
          <w:szCs w:val="21"/>
        </w:rPr>
        <w:t>芮景</w:t>
      </w:r>
      <w:r w:rsidRPr="00B778FF">
        <w:rPr>
          <w:rFonts w:asciiTheme="minorEastAsia" w:eastAsiaTheme="minorEastAsia" w:hAnsiTheme="minorEastAsia"/>
          <w:b/>
          <w:color w:val="424242"/>
          <w:sz w:val="21"/>
          <w:szCs w:val="21"/>
        </w:rPr>
        <w:t>的洽谈</w:t>
      </w:r>
    </w:p>
    <w:p w14:paraId="5B8B7D4A" w14:textId="2830953E" w:rsidR="0008612B" w:rsidRPr="00D93B1C" w:rsidRDefault="00584BA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Pr>
          <w:rFonts w:asciiTheme="minorEastAsia" w:eastAsiaTheme="minorEastAsia" w:hAnsiTheme="minorEastAsia"/>
          <w:color w:val="424242"/>
          <w:sz w:val="21"/>
          <w:szCs w:val="21"/>
        </w:rPr>
        <w:t>米果公司的手表在中国的主要销售渠道是专卖店和与</w:t>
      </w:r>
      <w:r w:rsidR="006C4FB2" w:rsidRPr="00D93B1C">
        <w:rPr>
          <w:rFonts w:asciiTheme="minorEastAsia" w:eastAsiaTheme="minorEastAsia" w:hAnsiTheme="minorEastAsia"/>
          <w:color w:val="424242"/>
          <w:sz w:val="21"/>
          <w:szCs w:val="21"/>
        </w:rPr>
        <w:t>高端购物中心合作。</w:t>
      </w:r>
      <w:r w:rsidR="00761B3D">
        <w:rPr>
          <w:rFonts w:asciiTheme="minorEastAsia" w:eastAsiaTheme="minorEastAsia" w:hAnsiTheme="minorEastAsia"/>
          <w:color w:val="424242"/>
          <w:sz w:val="21"/>
          <w:szCs w:val="21"/>
        </w:rPr>
        <w:t>芮景</w:t>
      </w:r>
      <w:r w:rsidR="006C4FB2" w:rsidRPr="00D93B1C">
        <w:rPr>
          <w:rFonts w:asciiTheme="minorEastAsia" w:eastAsiaTheme="minorEastAsia" w:hAnsiTheme="minorEastAsia"/>
          <w:color w:val="424242"/>
          <w:sz w:val="21"/>
          <w:szCs w:val="21"/>
        </w:rPr>
        <w:t>中心是覆盖在国内一、二线城市热门商圈的一个高端购物中心。下午四点，米果赶到位于南京路的</w:t>
      </w:r>
      <w:r w:rsidR="00761B3D">
        <w:rPr>
          <w:rFonts w:asciiTheme="minorEastAsia" w:eastAsiaTheme="minorEastAsia" w:hAnsiTheme="minorEastAsia"/>
          <w:color w:val="424242"/>
          <w:sz w:val="21"/>
          <w:szCs w:val="21"/>
        </w:rPr>
        <w:t>芮景</w:t>
      </w:r>
      <w:r w:rsidR="006C4FB2" w:rsidRPr="00D93B1C">
        <w:rPr>
          <w:rFonts w:asciiTheme="minorEastAsia" w:eastAsiaTheme="minorEastAsia" w:hAnsiTheme="minorEastAsia"/>
          <w:color w:val="424242"/>
          <w:sz w:val="21"/>
          <w:szCs w:val="21"/>
        </w:rPr>
        <w:t>总公司，与</w:t>
      </w:r>
      <w:r w:rsidR="00761B3D">
        <w:rPr>
          <w:rFonts w:asciiTheme="minorEastAsia" w:eastAsiaTheme="minorEastAsia" w:hAnsiTheme="minorEastAsia"/>
          <w:color w:val="424242"/>
          <w:sz w:val="21"/>
          <w:szCs w:val="21"/>
        </w:rPr>
        <w:t>芮景</w:t>
      </w:r>
      <w:r w:rsidR="006C4FB2" w:rsidRPr="00D93B1C">
        <w:rPr>
          <w:rFonts w:asciiTheme="minorEastAsia" w:eastAsiaTheme="minorEastAsia" w:hAnsiTheme="minorEastAsia"/>
          <w:color w:val="424242"/>
          <w:sz w:val="21"/>
          <w:szCs w:val="21"/>
        </w:rPr>
        <w:t>的广告总监</w:t>
      </w:r>
      <w:r w:rsidR="00C14A9C">
        <w:rPr>
          <w:rFonts w:asciiTheme="minorEastAsia" w:eastAsiaTheme="minorEastAsia" w:hAnsiTheme="minorEastAsia"/>
          <w:color w:val="424242"/>
          <w:sz w:val="21"/>
          <w:szCs w:val="21"/>
        </w:rPr>
        <w:t>李来</w:t>
      </w:r>
      <w:r w:rsidR="006C4FB2" w:rsidRPr="00D93B1C">
        <w:rPr>
          <w:rFonts w:asciiTheme="minorEastAsia" w:eastAsiaTheme="minorEastAsia" w:hAnsiTheme="minorEastAsia"/>
          <w:color w:val="424242"/>
          <w:sz w:val="21"/>
          <w:szCs w:val="21"/>
        </w:rPr>
        <w:t>洽谈新品的合作计划。</w:t>
      </w:r>
    </w:p>
    <w:p w14:paraId="11526796" w14:textId="6ADA20DF" w:rsidR="003F5E5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sidRPr="008F0800">
        <w:rPr>
          <w:rFonts w:asciiTheme="minorEastAsia" w:eastAsiaTheme="minorEastAsia" w:hAnsiTheme="minorEastAsia"/>
          <w:b/>
          <w:color w:val="424242"/>
          <w:sz w:val="21"/>
          <w:szCs w:val="21"/>
        </w:rPr>
        <w:t>米果</w:t>
      </w:r>
      <w:r w:rsidRPr="00D93B1C">
        <w:rPr>
          <w:rFonts w:asciiTheme="minorEastAsia" w:eastAsiaTheme="minorEastAsia" w:hAnsiTheme="minorEastAsia"/>
          <w:color w:val="424242"/>
          <w:sz w:val="21"/>
          <w:szCs w:val="21"/>
        </w:rPr>
        <w:t>：</w:t>
      </w:r>
      <w:r w:rsidR="00C14A9C">
        <w:rPr>
          <w:rFonts w:asciiTheme="minorEastAsia" w:eastAsiaTheme="minorEastAsia" w:hAnsiTheme="minorEastAsia"/>
          <w:color w:val="424242"/>
          <w:sz w:val="21"/>
          <w:szCs w:val="21"/>
        </w:rPr>
        <w:t>最近两个月，我们</w:t>
      </w:r>
      <w:r w:rsidRPr="00D93B1C">
        <w:rPr>
          <w:rFonts w:asciiTheme="minorEastAsia" w:eastAsiaTheme="minorEastAsia" w:hAnsiTheme="minorEastAsia"/>
          <w:color w:val="424242"/>
          <w:sz w:val="21"/>
          <w:szCs w:val="21"/>
        </w:rPr>
        <w:t>的新品</w:t>
      </w:r>
      <w:r w:rsidR="00C14A9C">
        <w:rPr>
          <w:rFonts w:asciiTheme="minorEastAsia" w:eastAsiaTheme="minorEastAsia" w:hAnsiTheme="minorEastAsia" w:hint="default"/>
          <w:b/>
          <w:bCs/>
          <w:color w:val="424242"/>
          <w:sz w:val="21"/>
          <w:szCs w:val="21"/>
          <w:lang w:val="en-US"/>
        </w:rPr>
        <w:t>CX</w:t>
      </w:r>
      <w:r w:rsidR="00C14A9C">
        <w:rPr>
          <w:rFonts w:asciiTheme="minorEastAsia" w:eastAsiaTheme="minorEastAsia" w:hAnsiTheme="minorEastAsia"/>
          <w:color w:val="424242"/>
          <w:sz w:val="21"/>
          <w:szCs w:val="21"/>
        </w:rPr>
        <w:t>在</w:t>
      </w:r>
      <w:r w:rsidR="00761B3D">
        <w:rPr>
          <w:rFonts w:asciiTheme="minorEastAsia" w:eastAsiaTheme="minorEastAsia" w:hAnsiTheme="minorEastAsia"/>
          <w:color w:val="424242"/>
          <w:sz w:val="21"/>
          <w:szCs w:val="21"/>
        </w:rPr>
        <w:t>芮景</w:t>
      </w:r>
      <w:r w:rsidR="00C14A9C">
        <w:rPr>
          <w:rFonts w:asciiTheme="minorEastAsia" w:eastAsiaTheme="minorEastAsia" w:hAnsiTheme="minorEastAsia"/>
          <w:color w:val="424242"/>
          <w:sz w:val="21"/>
          <w:szCs w:val="21"/>
        </w:rPr>
        <w:t>的销量没有提升。</w:t>
      </w:r>
      <w:r w:rsidR="00AB36B5">
        <w:rPr>
          <w:rFonts w:asciiTheme="minorEastAsia" w:eastAsiaTheme="minorEastAsia" w:hAnsiTheme="minorEastAsia"/>
          <w:color w:val="424242"/>
          <w:sz w:val="21"/>
          <w:szCs w:val="21"/>
        </w:rPr>
        <w:t>李总，</w:t>
      </w:r>
      <w:r w:rsidR="00C14A9C">
        <w:rPr>
          <w:rFonts w:asciiTheme="minorEastAsia" w:eastAsiaTheme="minorEastAsia" w:hAnsiTheme="minorEastAsia"/>
          <w:color w:val="424242"/>
          <w:sz w:val="21"/>
          <w:szCs w:val="21"/>
        </w:rPr>
        <w:t>你觉得怎样才能让更多客户知道我们的</w:t>
      </w:r>
      <w:r w:rsidRPr="00D93B1C">
        <w:rPr>
          <w:rFonts w:asciiTheme="minorEastAsia" w:eastAsiaTheme="minorEastAsia" w:hAnsiTheme="minorEastAsia"/>
          <w:color w:val="424242"/>
          <w:sz w:val="21"/>
          <w:szCs w:val="21"/>
        </w:rPr>
        <w:t>新品？</w:t>
      </w:r>
    </w:p>
    <w:p w14:paraId="215CA7F5" w14:textId="77777777" w:rsidR="0008612B" w:rsidRPr="00D93B1C" w:rsidRDefault="00C14A9C">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Pr>
          <w:rFonts w:asciiTheme="minorEastAsia" w:eastAsiaTheme="minorEastAsia" w:hAnsiTheme="minorEastAsia"/>
          <w:b/>
          <w:color w:val="424242"/>
          <w:sz w:val="21"/>
          <w:szCs w:val="21"/>
        </w:rPr>
        <w:t>李来</w:t>
      </w:r>
      <w:r w:rsidR="006C4FB2" w:rsidRPr="00D93B1C">
        <w:rPr>
          <w:rFonts w:asciiTheme="minorEastAsia" w:eastAsiaTheme="minorEastAsia" w:hAnsiTheme="minorEastAsia"/>
          <w:color w:val="424242"/>
          <w:sz w:val="21"/>
          <w:szCs w:val="21"/>
        </w:rPr>
        <w:t>：我们昨晚与其他几家手表品牌举办了一场活动，邀请了几位明星和媒体参加，宣传效果特别好。但是你们品牌</w:t>
      </w:r>
      <w:r w:rsidR="005947AF">
        <w:rPr>
          <w:rFonts w:asciiTheme="minorEastAsia" w:eastAsiaTheme="minorEastAsia" w:hAnsiTheme="minorEastAsia"/>
          <w:color w:val="424242"/>
          <w:sz w:val="21"/>
          <w:szCs w:val="21"/>
        </w:rPr>
        <w:t>定位与他们完全不一样。他们宣传的是浮夸和高调奢华，而你们的品牌定位是</w:t>
      </w:r>
      <w:r w:rsidR="006C4FB2" w:rsidRPr="00D93B1C">
        <w:rPr>
          <w:rFonts w:asciiTheme="minorEastAsia" w:eastAsiaTheme="minorEastAsia" w:hAnsiTheme="minorEastAsia"/>
          <w:color w:val="424242"/>
          <w:sz w:val="21"/>
          <w:szCs w:val="21"/>
        </w:rPr>
        <w:t>简约、优雅，也没有请明星代言。所以这种活动可能并不适合你们品牌</w:t>
      </w:r>
      <w:r w:rsidR="00584BAB">
        <w:rPr>
          <w:rFonts w:asciiTheme="minorEastAsia" w:eastAsiaTheme="minorEastAsia" w:hAnsiTheme="minorEastAsia"/>
          <w:color w:val="424242"/>
          <w:sz w:val="21"/>
          <w:szCs w:val="21"/>
        </w:rPr>
        <w:t>，但是这种活动的宣传效果真的</w:t>
      </w:r>
      <w:proofErr w:type="gramStart"/>
      <w:r w:rsidR="00584BAB">
        <w:rPr>
          <w:rFonts w:asciiTheme="minorEastAsia" w:eastAsiaTheme="minorEastAsia" w:hAnsiTheme="minorEastAsia"/>
          <w:color w:val="424242"/>
          <w:sz w:val="21"/>
          <w:szCs w:val="21"/>
        </w:rPr>
        <w:t>很</w:t>
      </w:r>
      <w:proofErr w:type="gramEnd"/>
      <w:r w:rsidR="00584BAB">
        <w:rPr>
          <w:rFonts w:asciiTheme="minorEastAsia" w:eastAsiaTheme="minorEastAsia" w:hAnsiTheme="minorEastAsia"/>
          <w:color w:val="424242"/>
          <w:sz w:val="21"/>
          <w:szCs w:val="21"/>
        </w:rPr>
        <w:t>赞</w:t>
      </w:r>
      <w:r w:rsidR="006C4FB2" w:rsidRPr="00D93B1C">
        <w:rPr>
          <w:rFonts w:asciiTheme="minorEastAsia" w:eastAsiaTheme="minorEastAsia" w:hAnsiTheme="minorEastAsia"/>
          <w:color w:val="424242"/>
          <w:sz w:val="21"/>
          <w:szCs w:val="21"/>
        </w:rPr>
        <w:t>。</w:t>
      </w:r>
    </w:p>
    <w:p w14:paraId="7AA419E6" w14:textId="77777777" w:rsidR="003F5E5B" w:rsidRPr="001A0FD7"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8F0800">
        <w:rPr>
          <w:rFonts w:asciiTheme="minorEastAsia" w:eastAsiaTheme="minorEastAsia" w:hAnsiTheme="minorEastAsia"/>
          <w:b/>
          <w:color w:val="424242"/>
          <w:sz w:val="21"/>
          <w:szCs w:val="21"/>
        </w:rPr>
        <w:t>米果</w:t>
      </w:r>
      <w:r w:rsidRPr="00D93B1C">
        <w:rPr>
          <w:rFonts w:asciiTheme="minorEastAsia" w:eastAsiaTheme="minorEastAsia" w:hAnsiTheme="minorEastAsia"/>
          <w:color w:val="424242"/>
          <w:sz w:val="21"/>
          <w:szCs w:val="21"/>
        </w:rPr>
        <w:t>：</w:t>
      </w:r>
      <w:r w:rsidR="003F5E5B" w:rsidRPr="00D93B1C">
        <w:rPr>
          <w:rFonts w:asciiTheme="minorEastAsia" w:eastAsiaTheme="minorEastAsia" w:hAnsiTheme="minorEastAsia"/>
          <w:color w:val="424242"/>
          <w:sz w:val="21"/>
          <w:szCs w:val="21"/>
        </w:rPr>
        <w:t>我们的新品的主</w:t>
      </w:r>
      <w:r w:rsidR="003F5E5B">
        <w:rPr>
          <w:rFonts w:asciiTheme="minorEastAsia" w:eastAsiaTheme="minorEastAsia" w:hAnsiTheme="minorEastAsia"/>
          <w:color w:val="424242"/>
          <w:sz w:val="21"/>
          <w:szCs w:val="21"/>
        </w:rPr>
        <w:t>要目标群体是年轻人，所以可能会做出一些新的尝试，比如新的广告语，</w:t>
      </w:r>
      <w:r w:rsidR="00C64640">
        <w:rPr>
          <w:rFonts w:asciiTheme="minorEastAsia" w:eastAsiaTheme="minorEastAsia" w:hAnsiTheme="minorEastAsia"/>
          <w:color w:val="424242"/>
          <w:sz w:val="21"/>
          <w:szCs w:val="21"/>
        </w:rPr>
        <w:t>是否会</w:t>
      </w:r>
      <w:r w:rsidR="003F5E5B" w:rsidRPr="00D93B1C">
        <w:rPr>
          <w:rFonts w:asciiTheme="minorEastAsia" w:eastAsiaTheme="minorEastAsia" w:hAnsiTheme="minorEastAsia"/>
          <w:color w:val="424242"/>
          <w:sz w:val="21"/>
          <w:szCs w:val="21"/>
        </w:rPr>
        <w:t>邀请明星代言</w:t>
      </w:r>
      <w:r w:rsidR="00C64640">
        <w:rPr>
          <w:rFonts w:asciiTheme="minorEastAsia" w:eastAsiaTheme="minorEastAsia" w:hAnsiTheme="minorEastAsia"/>
          <w:color w:val="424242"/>
          <w:sz w:val="21"/>
          <w:szCs w:val="21"/>
        </w:rPr>
        <w:t>，这个还在讨论中</w:t>
      </w:r>
      <w:r w:rsidR="003F5E5B" w:rsidRPr="00D93B1C">
        <w:rPr>
          <w:rFonts w:asciiTheme="minorEastAsia" w:eastAsiaTheme="minorEastAsia" w:hAnsiTheme="minorEastAsia"/>
          <w:b/>
          <w:bCs/>
          <w:color w:val="424242"/>
          <w:sz w:val="21"/>
          <w:szCs w:val="21"/>
          <w:lang w:val="en-US"/>
        </w:rPr>
        <w:t>......</w:t>
      </w:r>
      <w:r w:rsidR="003F5E5B" w:rsidRPr="00D93B1C">
        <w:rPr>
          <w:rFonts w:asciiTheme="minorEastAsia" w:eastAsiaTheme="minorEastAsia" w:hAnsiTheme="minorEastAsia"/>
          <w:color w:val="424242"/>
          <w:sz w:val="21"/>
          <w:szCs w:val="21"/>
        </w:rPr>
        <w:t>或者是不是可以考虑给我们多安排些柜台，来展示这些新品？</w:t>
      </w:r>
    </w:p>
    <w:p w14:paraId="048279BB" w14:textId="77777777" w:rsidR="0008612B" w:rsidRPr="00D93B1C" w:rsidRDefault="00C14A9C">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Pr>
          <w:rFonts w:asciiTheme="minorEastAsia" w:eastAsiaTheme="minorEastAsia" w:hAnsiTheme="minorEastAsia"/>
          <w:b/>
          <w:color w:val="424242"/>
          <w:sz w:val="21"/>
          <w:szCs w:val="21"/>
        </w:rPr>
        <w:t>李来</w:t>
      </w:r>
      <w:r w:rsidR="006C4FB2" w:rsidRPr="00D93B1C">
        <w:rPr>
          <w:rFonts w:asciiTheme="minorEastAsia" w:eastAsiaTheme="minorEastAsia" w:hAnsiTheme="minorEastAsia"/>
          <w:color w:val="424242"/>
          <w:sz w:val="21"/>
          <w:szCs w:val="21"/>
        </w:rPr>
        <w:t>：</w:t>
      </w:r>
      <w:r>
        <w:rPr>
          <w:rFonts w:asciiTheme="minorEastAsia" w:eastAsiaTheme="minorEastAsia" w:hAnsiTheme="minorEastAsia"/>
          <w:color w:val="424242"/>
          <w:sz w:val="21"/>
          <w:szCs w:val="21"/>
        </w:rPr>
        <w:t>如果CX也可以邀请明星代言那就好办了，</w:t>
      </w:r>
      <w:r w:rsidR="008F0800">
        <w:rPr>
          <w:rFonts w:asciiTheme="minorEastAsia" w:eastAsiaTheme="minorEastAsia" w:hAnsiTheme="minorEastAsia"/>
          <w:color w:val="424242"/>
          <w:sz w:val="21"/>
          <w:szCs w:val="21"/>
        </w:rPr>
        <w:t>可以</w:t>
      </w:r>
      <w:r w:rsidR="006C4FB2" w:rsidRPr="00D93B1C">
        <w:rPr>
          <w:rFonts w:asciiTheme="minorEastAsia" w:eastAsiaTheme="minorEastAsia" w:hAnsiTheme="minorEastAsia"/>
          <w:color w:val="424242"/>
          <w:sz w:val="21"/>
          <w:szCs w:val="21"/>
        </w:rPr>
        <w:t>看看我们在搞活动这块有没有合作的可能</w:t>
      </w:r>
      <w:r>
        <w:rPr>
          <w:rFonts w:asciiTheme="minorEastAsia" w:eastAsiaTheme="minorEastAsia" w:hAnsiTheme="minorEastAsia"/>
          <w:color w:val="424242"/>
          <w:sz w:val="21"/>
          <w:szCs w:val="21"/>
        </w:rPr>
        <w:t>，我们可以举办几场代言明星出席的活动进行宣传</w:t>
      </w:r>
      <w:r w:rsidR="00AB36B5">
        <w:rPr>
          <w:rFonts w:asciiTheme="minorEastAsia" w:eastAsiaTheme="minorEastAsia" w:hAnsiTheme="minorEastAsia"/>
          <w:color w:val="424242"/>
          <w:sz w:val="21"/>
          <w:szCs w:val="21"/>
        </w:rPr>
        <w:t>。安排更多的柜台来展示新品也是一种方法，还是得先看你们的需求，要多少柜台，如何展示</w:t>
      </w:r>
      <w:r w:rsidR="006C4FB2" w:rsidRPr="00D93B1C">
        <w:rPr>
          <w:rFonts w:asciiTheme="minorEastAsia" w:eastAsiaTheme="minorEastAsia" w:hAnsiTheme="minorEastAsia"/>
          <w:b/>
          <w:bCs/>
          <w:color w:val="424242"/>
          <w:sz w:val="21"/>
          <w:szCs w:val="21"/>
          <w:lang w:val="en-US"/>
        </w:rPr>
        <w:t>......</w:t>
      </w:r>
    </w:p>
    <w:p w14:paraId="1C84A113" w14:textId="77777777" w:rsidR="0008612B" w:rsidRPr="00B778FF"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p>
    <w:p w14:paraId="27241AD7" w14:textId="4D2BF170" w:rsidR="0008612B" w:rsidRPr="00B778FF"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4</w:t>
      </w:r>
      <w:r w:rsidR="006C4FB2" w:rsidRPr="00B778FF">
        <w:rPr>
          <w:rFonts w:asciiTheme="minorEastAsia" w:eastAsiaTheme="minorEastAsia" w:hAnsiTheme="minorEastAsia"/>
          <w:b/>
          <w:bCs/>
          <w:color w:val="424242"/>
          <w:sz w:val="21"/>
          <w:szCs w:val="21"/>
        </w:rPr>
        <w:t>U02</w:t>
      </w:r>
    </w:p>
    <w:p w14:paraId="2F2661C7" w14:textId="77777777" w:rsidR="005F3F6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B778FF">
        <w:rPr>
          <w:rFonts w:asciiTheme="minorEastAsia" w:eastAsiaTheme="minorEastAsia" w:hAnsiTheme="minorEastAsia"/>
          <w:b/>
          <w:color w:val="424242"/>
          <w:sz w:val="21"/>
          <w:szCs w:val="21"/>
        </w:rPr>
        <w:t>谈判者</w:t>
      </w:r>
    </w:p>
    <w:p w14:paraId="6E81E78E" w14:textId="29DA3B38" w:rsidR="0008612B" w:rsidRDefault="00C14A9C">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t>接下来我们将探讨管理者的第三类角色</w:t>
      </w:r>
      <w:r w:rsidR="000E3872">
        <w:rPr>
          <w:rFonts w:asciiTheme="minorEastAsia" w:eastAsiaTheme="minorEastAsia" w:hAnsiTheme="minorEastAsia"/>
          <w:color w:val="424242"/>
          <w:sz w:val="21"/>
          <w:szCs w:val="21"/>
        </w:rPr>
        <w:t>维度：决策制定。决策制定维度</w:t>
      </w:r>
      <w:r>
        <w:rPr>
          <w:rFonts w:asciiTheme="minorEastAsia" w:eastAsiaTheme="minorEastAsia" w:hAnsiTheme="minorEastAsia"/>
          <w:color w:val="424242"/>
          <w:sz w:val="21"/>
          <w:szCs w:val="21"/>
        </w:rPr>
        <w:t>中包含了以下四种类型：</w:t>
      </w:r>
      <w:r w:rsidRPr="00B778FF">
        <w:rPr>
          <w:rFonts w:asciiTheme="minorEastAsia" w:eastAsiaTheme="minorEastAsia" w:hAnsiTheme="minorEastAsia"/>
          <w:b/>
          <w:color w:val="424242"/>
          <w:sz w:val="21"/>
          <w:szCs w:val="21"/>
        </w:rPr>
        <w:t>谈判者</w:t>
      </w:r>
      <w:r>
        <w:rPr>
          <w:rFonts w:asciiTheme="minorEastAsia" w:eastAsiaTheme="minorEastAsia" w:hAnsiTheme="minorEastAsia"/>
          <w:b/>
          <w:color w:val="424242"/>
          <w:sz w:val="21"/>
          <w:szCs w:val="21"/>
        </w:rPr>
        <w:t>、</w:t>
      </w:r>
      <w:r w:rsidRPr="00B778FF">
        <w:rPr>
          <w:rFonts w:asciiTheme="minorEastAsia" w:eastAsiaTheme="minorEastAsia" w:hAnsiTheme="minorEastAsia"/>
          <w:b/>
          <w:color w:val="424242"/>
          <w:sz w:val="21"/>
          <w:szCs w:val="21"/>
        </w:rPr>
        <w:t>创业者、故障排除者和资源分配者</w:t>
      </w:r>
      <w:r>
        <w:rPr>
          <w:rFonts w:asciiTheme="minorEastAsia" w:eastAsiaTheme="minorEastAsia" w:hAnsiTheme="minorEastAsia" w:cs="Arial"/>
          <w:b/>
          <w:bCs/>
          <w:color w:val="424242"/>
          <w:sz w:val="21"/>
          <w:szCs w:val="21"/>
        </w:rPr>
        <w:t>。</w:t>
      </w:r>
      <w:r w:rsidR="006C4FB2" w:rsidRPr="00D93B1C">
        <w:rPr>
          <w:rFonts w:asciiTheme="minorEastAsia" w:eastAsiaTheme="minorEastAsia" w:hAnsiTheme="minorEastAsia"/>
          <w:color w:val="424242"/>
          <w:sz w:val="21"/>
          <w:szCs w:val="21"/>
        </w:rPr>
        <w:t>在上面的对话中，米果扮演</w:t>
      </w:r>
      <w:r>
        <w:rPr>
          <w:rFonts w:asciiTheme="minorEastAsia" w:eastAsiaTheme="minorEastAsia" w:hAnsiTheme="minorEastAsia"/>
          <w:color w:val="424242"/>
          <w:sz w:val="21"/>
          <w:szCs w:val="21"/>
        </w:rPr>
        <w:t>了</w:t>
      </w:r>
      <w:r w:rsidR="006C4FB2" w:rsidRPr="00C14A9C">
        <w:rPr>
          <w:rFonts w:asciiTheme="minorEastAsia" w:eastAsiaTheme="minorEastAsia" w:hAnsiTheme="minorEastAsia"/>
          <w:b/>
          <w:color w:val="000000" w:themeColor="text1"/>
          <w:sz w:val="21"/>
          <w:szCs w:val="21"/>
        </w:rPr>
        <w:t>谈判者</w:t>
      </w:r>
      <w:r w:rsidR="006C4FB2" w:rsidRPr="00D93B1C">
        <w:rPr>
          <w:rFonts w:asciiTheme="minorEastAsia" w:eastAsiaTheme="minorEastAsia" w:hAnsiTheme="minorEastAsia"/>
          <w:color w:val="424242"/>
          <w:sz w:val="21"/>
          <w:szCs w:val="21"/>
        </w:rPr>
        <w:t>的角色。</w:t>
      </w:r>
      <w:r w:rsidR="00AB36B5">
        <w:rPr>
          <w:rFonts w:asciiTheme="minorEastAsia" w:eastAsiaTheme="minorEastAsia" w:hAnsiTheme="minorEastAsia"/>
          <w:color w:val="424242"/>
          <w:sz w:val="21"/>
          <w:szCs w:val="21"/>
        </w:rPr>
        <w:t>她此时需要与合作者讨论如何增加新品在</w:t>
      </w:r>
      <w:r w:rsidR="00761B3D">
        <w:rPr>
          <w:rFonts w:asciiTheme="minorEastAsia" w:eastAsiaTheme="minorEastAsia" w:hAnsiTheme="minorEastAsia"/>
          <w:color w:val="424242"/>
          <w:sz w:val="21"/>
          <w:szCs w:val="21"/>
        </w:rPr>
        <w:t>芮景</w:t>
      </w:r>
      <w:r w:rsidR="00AB36B5">
        <w:rPr>
          <w:rFonts w:asciiTheme="minorEastAsia" w:eastAsiaTheme="minorEastAsia" w:hAnsiTheme="minorEastAsia"/>
          <w:color w:val="424242"/>
          <w:sz w:val="21"/>
          <w:szCs w:val="21"/>
        </w:rPr>
        <w:t>购物中心的销量，让更多消费者知道他们的新品CX。</w:t>
      </w:r>
      <w:r w:rsidR="006C4FB2" w:rsidRPr="00D93B1C">
        <w:rPr>
          <w:rFonts w:asciiTheme="minorEastAsia" w:eastAsiaTheme="minorEastAsia" w:hAnsiTheme="minorEastAsia"/>
          <w:color w:val="424242"/>
          <w:sz w:val="21"/>
          <w:szCs w:val="21"/>
        </w:rPr>
        <w:t>此时管理者负</w:t>
      </w:r>
      <w:r w:rsidR="00584BAB">
        <w:rPr>
          <w:rFonts w:asciiTheme="minorEastAsia" w:eastAsiaTheme="minorEastAsia" w:hAnsiTheme="minorEastAsia"/>
          <w:color w:val="424242"/>
          <w:sz w:val="21"/>
          <w:szCs w:val="21"/>
        </w:rPr>
        <w:t>责在必要时代表组织进行谈判，谈判对象包括员工、供应商、客户等</w:t>
      </w:r>
      <w:r w:rsidR="006C4FB2" w:rsidRPr="00D93B1C">
        <w:rPr>
          <w:rFonts w:asciiTheme="minorEastAsia" w:eastAsiaTheme="minorEastAsia" w:hAnsiTheme="minorEastAsia"/>
          <w:color w:val="424242"/>
          <w:sz w:val="21"/>
          <w:szCs w:val="21"/>
        </w:rPr>
        <w:t>。作为谈判者，当组织和其他组织进行重要谈判时，管理者必须负责压阵。</w:t>
      </w:r>
      <w:r w:rsidR="005F3F6B">
        <w:rPr>
          <w:rFonts w:asciiTheme="minorEastAsia" w:eastAsiaTheme="minorEastAsia" w:hAnsiTheme="minorEastAsia"/>
          <w:color w:val="424242"/>
          <w:sz w:val="21"/>
          <w:szCs w:val="21"/>
        </w:rPr>
        <w:t>比如，在一个收购某家公司的谈判会议中，提出收购要约的公司总裁在谈判中扮演着核心的角色。</w:t>
      </w:r>
    </w:p>
    <w:p w14:paraId="089D31BE" w14:textId="77777777" w:rsidR="005F3F6B" w:rsidRDefault="005F3F6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p>
    <w:p w14:paraId="118A02F1" w14:textId="341E8B8B" w:rsidR="005F3F6B" w:rsidRPr="00B778FF" w:rsidRDefault="004F7316" w:rsidP="005F3F6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4</w:t>
      </w:r>
      <w:r w:rsidR="005F3F6B" w:rsidRPr="00B778FF">
        <w:rPr>
          <w:rFonts w:asciiTheme="minorEastAsia" w:eastAsiaTheme="minorEastAsia" w:hAnsiTheme="minorEastAsia"/>
          <w:b/>
          <w:bCs/>
          <w:color w:val="424242"/>
          <w:sz w:val="21"/>
          <w:szCs w:val="21"/>
        </w:rPr>
        <w:t>U0</w:t>
      </w:r>
      <w:r w:rsidR="005F3F6B">
        <w:rPr>
          <w:rFonts w:asciiTheme="minorEastAsia" w:eastAsiaTheme="minorEastAsia" w:hAnsiTheme="minorEastAsia" w:hint="default"/>
          <w:b/>
          <w:bCs/>
          <w:color w:val="424242"/>
          <w:sz w:val="21"/>
          <w:szCs w:val="21"/>
        </w:rPr>
        <w:t>3</w:t>
      </w:r>
    </w:p>
    <w:p w14:paraId="769FA4E0" w14:textId="77777777" w:rsidR="005F3F6B" w:rsidRPr="005F3F6B" w:rsidRDefault="005F3F6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B778FF">
        <w:rPr>
          <w:rFonts w:asciiTheme="minorEastAsia" w:eastAsiaTheme="minorEastAsia" w:hAnsiTheme="minorEastAsia"/>
          <w:b/>
          <w:color w:val="424242"/>
          <w:sz w:val="21"/>
          <w:szCs w:val="21"/>
        </w:rPr>
        <w:lastRenderedPageBreak/>
        <w:t>创业者</w:t>
      </w:r>
      <w:r w:rsidRPr="005F3F6B">
        <w:rPr>
          <w:rFonts w:asciiTheme="minorEastAsia" w:eastAsiaTheme="minorEastAsia" w:hAnsiTheme="minorEastAsia"/>
          <w:b/>
          <w:color w:val="424242"/>
          <w:sz w:val="21"/>
          <w:szCs w:val="21"/>
        </w:rPr>
        <w:t>、故障排除者和资源分配者</w:t>
      </w:r>
    </w:p>
    <w:p w14:paraId="65851098" w14:textId="1F5780DF" w:rsidR="0008612B" w:rsidRPr="00907EC5"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hint="default"/>
        </w:rPr>
      </w:pPr>
      <w:r w:rsidRPr="00D93B1C">
        <w:rPr>
          <w:rFonts w:asciiTheme="minorEastAsia" w:eastAsiaTheme="minorEastAsia" w:hAnsiTheme="minorEastAsia"/>
          <w:color w:val="424242"/>
          <w:sz w:val="21"/>
          <w:szCs w:val="21"/>
        </w:rPr>
        <w:t>其他三种决策角色分别是：创业者、故障排除者和资源分配者。</w:t>
      </w:r>
      <w:r w:rsidR="005F3F6B" w:rsidRPr="005F3F6B">
        <w:rPr>
          <w:rFonts w:asciiTheme="minorEastAsia" w:eastAsiaTheme="minorEastAsia" w:hAnsiTheme="minorEastAsia"/>
          <w:b/>
          <w:color w:val="424242"/>
          <w:sz w:val="21"/>
          <w:szCs w:val="21"/>
        </w:rPr>
        <w:t>创业者</w:t>
      </w:r>
      <w:r w:rsidR="005F3F6B">
        <w:rPr>
          <w:rFonts w:asciiTheme="minorEastAsia" w:eastAsiaTheme="minorEastAsia" w:hAnsiTheme="minorEastAsia"/>
          <w:color w:val="424242"/>
          <w:sz w:val="21"/>
          <w:szCs w:val="21"/>
        </w:rPr>
        <w:t>是指</w:t>
      </w:r>
      <w:r w:rsidRPr="00D93B1C">
        <w:rPr>
          <w:rFonts w:asciiTheme="minorEastAsia" w:eastAsiaTheme="minorEastAsia" w:hAnsiTheme="minorEastAsia"/>
          <w:color w:val="424242"/>
          <w:sz w:val="21"/>
          <w:szCs w:val="21"/>
        </w:rPr>
        <w:t>在组织和周围环境中寻找机会，发起带来变革的</w:t>
      </w:r>
      <w:r w:rsidRPr="00D93B1C">
        <w:rPr>
          <w:rFonts w:asciiTheme="minorEastAsia" w:eastAsiaTheme="minorEastAsia" w:hAnsiTheme="minorEastAsia" w:hint="default"/>
          <w:color w:val="424242"/>
          <w:sz w:val="21"/>
          <w:szCs w:val="21"/>
        </w:rPr>
        <w:t>“</w:t>
      </w:r>
      <w:r w:rsidRPr="00D93B1C">
        <w:rPr>
          <w:rFonts w:asciiTheme="minorEastAsia" w:eastAsiaTheme="minorEastAsia" w:hAnsiTheme="minorEastAsia"/>
          <w:color w:val="424242"/>
          <w:sz w:val="21"/>
          <w:szCs w:val="21"/>
        </w:rPr>
        <w:t>改进计划</w:t>
      </w:r>
      <w:r w:rsidRPr="00D93B1C">
        <w:rPr>
          <w:rFonts w:asciiTheme="minorEastAsia" w:eastAsiaTheme="minorEastAsia" w:hAnsiTheme="minorEastAsia" w:hint="default"/>
          <w:color w:val="424242"/>
          <w:sz w:val="21"/>
          <w:szCs w:val="21"/>
        </w:rPr>
        <w:t>”</w:t>
      </w:r>
      <w:r w:rsidRPr="00D93B1C">
        <w:rPr>
          <w:rFonts w:asciiTheme="minorEastAsia" w:eastAsiaTheme="minorEastAsia" w:hAnsiTheme="minorEastAsia"/>
          <w:color w:val="424242"/>
          <w:sz w:val="21"/>
          <w:szCs w:val="21"/>
        </w:rPr>
        <w:t>，并监督某些计划的</w:t>
      </w:r>
      <w:r w:rsidR="00850B3D">
        <w:rPr>
          <w:rFonts w:asciiTheme="minorEastAsia" w:eastAsiaTheme="minorEastAsia" w:hAnsiTheme="minorEastAsia"/>
          <w:color w:val="424242"/>
          <w:sz w:val="21"/>
          <w:szCs w:val="21"/>
        </w:rPr>
        <w:t>执行</w:t>
      </w:r>
      <w:r w:rsidRPr="00D93B1C">
        <w:rPr>
          <w:rFonts w:asciiTheme="minorEastAsia" w:eastAsiaTheme="minorEastAsia" w:hAnsiTheme="minorEastAsia"/>
          <w:color w:val="424242"/>
          <w:sz w:val="21"/>
          <w:szCs w:val="21"/>
        </w:rPr>
        <w:t>。</w:t>
      </w:r>
      <w:r w:rsidR="00501D30">
        <w:rPr>
          <w:rFonts w:asciiTheme="minorEastAsia" w:eastAsiaTheme="minorEastAsia" w:hAnsiTheme="minorEastAsia"/>
          <w:color w:val="424242"/>
          <w:sz w:val="21"/>
          <w:szCs w:val="21"/>
        </w:rPr>
        <w:t>管理者密切关注组织内外环境的变化和事态的发展，以便发现机会，并推进这种机会的实现</w:t>
      </w:r>
      <w:r w:rsidRPr="00D93B1C">
        <w:rPr>
          <w:rFonts w:asciiTheme="minorEastAsia" w:eastAsiaTheme="minorEastAsia" w:hAnsiTheme="minorEastAsia"/>
          <w:color w:val="424242"/>
          <w:sz w:val="21"/>
          <w:szCs w:val="21"/>
        </w:rPr>
        <w:t>。作为</w:t>
      </w:r>
      <w:r w:rsidRPr="00D93B1C">
        <w:rPr>
          <w:rFonts w:asciiTheme="minorEastAsia" w:eastAsiaTheme="minorEastAsia" w:hAnsiTheme="minorEastAsia" w:hint="default"/>
          <w:color w:val="424242"/>
          <w:sz w:val="21"/>
          <w:szCs w:val="21"/>
        </w:rPr>
        <w:t>“</w:t>
      </w:r>
      <w:r w:rsidRPr="00D93B1C">
        <w:rPr>
          <w:rFonts w:asciiTheme="minorEastAsia" w:eastAsiaTheme="minorEastAsia" w:hAnsiTheme="minorEastAsia"/>
          <w:color w:val="424242"/>
          <w:sz w:val="21"/>
          <w:szCs w:val="21"/>
        </w:rPr>
        <w:t>创业者</w:t>
      </w:r>
      <w:r w:rsidRPr="00D93B1C">
        <w:rPr>
          <w:rFonts w:asciiTheme="minorEastAsia" w:eastAsiaTheme="minorEastAsia" w:hAnsiTheme="minorEastAsia" w:hint="default"/>
          <w:color w:val="424242"/>
          <w:sz w:val="21"/>
          <w:szCs w:val="21"/>
        </w:rPr>
        <w:t>”</w:t>
      </w:r>
      <w:r w:rsidRPr="00D93B1C">
        <w:rPr>
          <w:rFonts w:asciiTheme="minorEastAsia" w:eastAsiaTheme="minorEastAsia" w:hAnsiTheme="minorEastAsia"/>
          <w:color w:val="424242"/>
          <w:sz w:val="21"/>
          <w:szCs w:val="21"/>
        </w:rPr>
        <w:t>，管理者发起和设计了组织中大部分可控的变革。当发现一个需要改进的情况时，管理者就会提出一项</w:t>
      </w:r>
      <w:r w:rsidRPr="00D93B1C">
        <w:rPr>
          <w:rFonts w:asciiTheme="minorEastAsia" w:eastAsiaTheme="minorEastAsia" w:hAnsiTheme="minorEastAsia" w:hint="default"/>
          <w:color w:val="424242"/>
          <w:sz w:val="21"/>
          <w:szCs w:val="21"/>
        </w:rPr>
        <w:t>“</w:t>
      </w:r>
      <w:r w:rsidRPr="00D93B1C">
        <w:rPr>
          <w:rFonts w:asciiTheme="minorEastAsia" w:eastAsiaTheme="minorEastAsia" w:hAnsiTheme="minorEastAsia"/>
          <w:color w:val="424242"/>
          <w:sz w:val="21"/>
          <w:szCs w:val="21"/>
        </w:rPr>
        <w:t>改进计划</w:t>
      </w:r>
      <w:r w:rsidRPr="00D93B1C">
        <w:rPr>
          <w:rFonts w:asciiTheme="minorEastAsia" w:eastAsiaTheme="minorEastAsia" w:hAnsiTheme="minorEastAsia" w:hint="default"/>
          <w:color w:val="424242"/>
          <w:sz w:val="21"/>
          <w:szCs w:val="21"/>
        </w:rPr>
        <w:t>”</w:t>
      </w:r>
      <w:r w:rsidRPr="00D93B1C">
        <w:rPr>
          <w:rFonts w:asciiTheme="minorEastAsia" w:eastAsiaTheme="minorEastAsia" w:hAnsiTheme="minorEastAsia"/>
          <w:color w:val="424242"/>
          <w:sz w:val="21"/>
          <w:szCs w:val="21"/>
        </w:rPr>
        <w:t>，也就是一系列相关的决策和其他活动，</w:t>
      </w:r>
      <w:r w:rsidR="003F5B07" w:rsidRPr="00907EC5">
        <w:rPr>
          <w:rFonts w:asciiTheme="minorEastAsia" w:eastAsiaTheme="minorEastAsia" w:hAnsiTheme="minorEastAsia"/>
          <w:color w:val="424242"/>
          <w:sz w:val="21"/>
          <w:szCs w:val="21"/>
        </w:rPr>
        <w:t>根据优先次序选择</w:t>
      </w:r>
      <w:r w:rsidR="003F5B07">
        <w:rPr>
          <w:rFonts w:asciiTheme="minorEastAsia" w:eastAsiaTheme="minorEastAsia" w:hAnsiTheme="minorEastAsia"/>
          <w:color w:val="424242"/>
          <w:sz w:val="21"/>
          <w:szCs w:val="21"/>
        </w:rPr>
        <w:t>那些需要先完成的活动</w:t>
      </w:r>
      <w:r w:rsidR="003F5B07" w:rsidRPr="00907EC5">
        <w:rPr>
          <w:rFonts w:asciiTheme="minorEastAsia" w:eastAsiaTheme="minorEastAsia" w:hAnsiTheme="minorEastAsia"/>
          <w:color w:val="424242"/>
          <w:sz w:val="21"/>
          <w:szCs w:val="21"/>
        </w:rPr>
        <w:t>，</w:t>
      </w:r>
      <w:r w:rsidRPr="003F5B07">
        <w:rPr>
          <w:rFonts w:asciiTheme="minorEastAsia" w:eastAsiaTheme="minorEastAsia" w:hAnsiTheme="minorEastAsia"/>
          <w:color w:val="424242"/>
          <w:sz w:val="21"/>
          <w:szCs w:val="21"/>
        </w:rPr>
        <w:t>最终实现真正的改</w:t>
      </w:r>
      <w:r w:rsidRPr="00D93B1C">
        <w:rPr>
          <w:rFonts w:asciiTheme="minorEastAsia" w:eastAsiaTheme="minorEastAsia" w:hAnsiTheme="minorEastAsia"/>
          <w:color w:val="424242"/>
          <w:sz w:val="21"/>
          <w:szCs w:val="21"/>
        </w:rPr>
        <w:t>进。</w:t>
      </w:r>
    </w:p>
    <w:p w14:paraId="3CDA94B9" w14:textId="77777777" w:rsidR="0008612B" w:rsidRPr="00850B3D"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r w:rsidRPr="00956408">
        <w:rPr>
          <w:rStyle w:val="a6"/>
          <w:rFonts w:asciiTheme="minorEastAsia" w:eastAsiaTheme="minorEastAsia" w:hAnsiTheme="minorEastAsia"/>
          <w:b/>
          <w:color w:val="424242"/>
          <w:sz w:val="21"/>
          <w:szCs w:val="21"/>
        </w:rPr>
        <w:t>故障排除者</w:t>
      </w:r>
      <w:r w:rsidRPr="00D93B1C">
        <w:rPr>
          <w:rFonts w:asciiTheme="minorEastAsia" w:eastAsiaTheme="minorEastAsia" w:hAnsiTheme="minorEastAsia"/>
          <w:color w:val="424242"/>
          <w:sz w:val="21"/>
          <w:szCs w:val="21"/>
        </w:rPr>
        <w:t>是指管理者必须善于处理冲突或解决问题，</w:t>
      </w:r>
      <w:r w:rsidR="008917E8" w:rsidRPr="00D93B1C">
        <w:rPr>
          <w:rFonts w:asciiTheme="minorEastAsia" w:eastAsiaTheme="minorEastAsia" w:hAnsiTheme="minorEastAsia"/>
          <w:color w:val="424242"/>
          <w:sz w:val="21"/>
          <w:szCs w:val="21"/>
        </w:rPr>
        <w:t>故障可以是下属之间的纠纷、组织之间的冲突、资源的损失或因此而造成的威胁。</w:t>
      </w:r>
      <w:r w:rsidRPr="00D93B1C">
        <w:rPr>
          <w:rFonts w:asciiTheme="minorEastAsia" w:eastAsiaTheme="minorEastAsia" w:hAnsiTheme="minorEastAsia"/>
          <w:color w:val="424242"/>
          <w:sz w:val="21"/>
          <w:szCs w:val="21"/>
        </w:rPr>
        <w:t>如平息客户的怒气</w:t>
      </w:r>
      <w:r w:rsidR="005F3F6B">
        <w:rPr>
          <w:rFonts w:asciiTheme="minorEastAsia" w:eastAsiaTheme="minorEastAsia" w:hAnsiTheme="minorEastAsia"/>
          <w:color w:val="424242"/>
          <w:sz w:val="21"/>
          <w:szCs w:val="21"/>
        </w:rPr>
        <w:t>、</w:t>
      </w:r>
      <w:r w:rsidRPr="00D93B1C">
        <w:rPr>
          <w:rFonts w:asciiTheme="minorEastAsia" w:eastAsiaTheme="minorEastAsia" w:hAnsiTheme="minorEastAsia"/>
          <w:color w:val="424242"/>
          <w:sz w:val="21"/>
          <w:szCs w:val="21"/>
        </w:rPr>
        <w:t>对员工之间的争端进行</w:t>
      </w:r>
      <w:hyperlink r:id="rId11" w:history="1">
        <w:r w:rsidRPr="00850B3D">
          <w:rPr>
            <w:rFonts w:asciiTheme="minorEastAsia" w:eastAsiaTheme="minorEastAsia" w:hAnsiTheme="minorEastAsia"/>
            <w:color w:val="424242"/>
            <w:sz w:val="21"/>
            <w:szCs w:val="21"/>
          </w:rPr>
          <w:t>调解</w:t>
        </w:r>
      </w:hyperlink>
      <w:r w:rsidRPr="00D93B1C">
        <w:rPr>
          <w:rFonts w:asciiTheme="minorEastAsia" w:eastAsiaTheme="minorEastAsia" w:hAnsiTheme="minorEastAsia"/>
          <w:color w:val="424242"/>
          <w:sz w:val="21"/>
          <w:szCs w:val="21"/>
        </w:rPr>
        <w:t>等。</w:t>
      </w:r>
    </w:p>
    <w:p w14:paraId="28886090"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424242"/>
          <w:sz w:val="21"/>
          <w:szCs w:val="21"/>
        </w:rPr>
      </w:pPr>
    </w:p>
    <w:p w14:paraId="12ED489C" w14:textId="77777777" w:rsidR="0008612B" w:rsidRDefault="006C4FB2">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r w:rsidRPr="00956408">
        <w:rPr>
          <w:rStyle w:val="a6"/>
          <w:rFonts w:asciiTheme="minorEastAsia" w:eastAsiaTheme="minorEastAsia" w:hAnsiTheme="minorEastAsia"/>
          <w:b/>
          <w:color w:val="424242"/>
          <w:sz w:val="21"/>
          <w:szCs w:val="21"/>
          <w:lang w:val="ja-JP" w:eastAsia="ja-JP"/>
        </w:rPr>
        <w:t>资源分配者</w:t>
      </w:r>
      <w:r w:rsidR="00850B3D">
        <w:rPr>
          <w:rStyle w:val="a6"/>
          <w:rFonts w:asciiTheme="minorEastAsia" w:eastAsiaTheme="minorEastAsia" w:hAnsiTheme="minorEastAsia"/>
          <w:b/>
          <w:color w:val="424242"/>
          <w:sz w:val="21"/>
          <w:szCs w:val="21"/>
          <w:lang w:val="ja-JP" w:eastAsia="ja-JP"/>
        </w:rPr>
        <w:t>是</w:t>
      </w:r>
      <w:r w:rsidR="00850B3D" w:rsidRPr="00850B3D">
        <w:rPr>
          <w:rStyle w:val="a6"/>
          <w:rFonts w:asciiTheme="minorEastAsia" w:eastAsiaTheme="minorEastAsia" w:hAnsiTheme="minorEastAsia"/>
          <w:color w:val="424242"/>
          <w:sz w:val="21"/>
          <w:szCs w:val="21"/>
          <w:lang w:val="ja-JP" w:eastAsia="ja-JP"/>
        </w:rPr>
        <w:t>指管理者调配组织内的各种资源</w:t>
      </w:r>
      <w:r w:rsidR="00850B3D" w:rsidRPr="00850B3D">
        <w:rPr>
          <w:rStyle w:val="a6"/>
          <w:rFonts w:asciiTheme="minorEastAsia" w:eastAsiaTheme="minorEastAsia" w:hAnsiTheme="minorEastAsia"/>
          <w:color w:val="424242"/>
          <w:sz w:val="21"/>
          <w:szCs w:val="21"/>
          <w:lang w:val="ja-JP"/>
        </w:rPr>
        <w:t xml:space="preserve">。 </w:t>
      </w:r>
      <w:r w:rsidRPr="00D93B1C">
        <w:rPr>
          <w:rFonts w:asciiTheme="minorEastAsia" w:eastAsiaTheme="minorEastAsia" w:hAnsiTheme="minorEastAsia"/>
          <w:color w:val="424242"/>
          <w:sz w:val="21"/>
          <w:szCs w:val="21"/>
        </w:rPr>
        <w:t>比如，资金、</w:t>
      </w:r>
      <w:r w:rsidR="00850B3D">
        <w:rPr>
          <w:rFonts w:asciiTheme="minorEastAsia" w:eastAsiaTheme="minorEastAsia" w:hAnsiTheme="minorEastAsia"/>
          <w:color w:val="424242"/>
          <w:sz w:val="21"/>
          <w:szCs w:val="21"/>
        </w:rPr>
        <w:t>时间、人力和材料、设备等</w:t>
      </w:r>
      <w:r w:rsidRPr="00D93B1C">
        <w:rPr>
          <w:rFonts w:asciiTheme="minorEastAsia" w:eastAsiaTheme="minorEastAsia" w:hAnsiTheme="minorEastAsia"/>
          <w:color w:val="424242"/>
          <w:sz w:val="21"/>
          <w:szCs w:val="21"/>
        </w:rPr>
        <w:t>。</w:t>
      </w:r>
    </w:p>
    <w:p w14:paraId="34074969" w14:textId="77777777" w:rsidR="00850B3D" w:rsidRDefault="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p>
    <w:p w14:paraId="16981897" w14:textId="77777777" w:rsidR="00850B3D" w:rsidRDefault="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p>
    <w:p w14:paraId="63F40B5B" w14:textId="7AF7AA79" w:rsidR="00850B3D" w:rsidRPr="00850B3D"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r w:rsidRPr="00850B3D">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4</w:t>
      </w:r>
      <w:r w:rsidR="00850B3D" w:rsidRPr="00850B3D">
        <w:rPr>
          <w:rFonts w:asciiTheme="minorEastAsia" w:eastAsiaTheme="minorEastAsia" w:hAnsiTheme="minorEastAsia" w:hint="default"/>
          <w:b/>
          <w:color w:val="424242"/>
          <w:sz w:val="21"/>
          <w:szCs w:val="21"/>
        </w:rPr>
        <w:t>U04a</w:t>
      </w:r>
    </w:p>
    <w:p w14:paraId="24648C3C" w14:textId="77777777" w:rsidR="00850B3D" w:rsidRDefault="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r w:rsidRPr="00850B3D">
        <w:rPr>
          <w:rFonts w:asciiTheme="minorEastAsia" w:eastAsiaTheme="minorEastAsia" w:hAnsiTheme="minorEastAsia" w:hint="default"/>
          <w:b/>
          <w:color w:val="424242"/>
          <w:sz w:val="21"/>
          <w:szCs w:val="21"/>
        </w:rPr>
        <w:t>小测验</w:t>
      </w:r>
      <w:r w:rsidRPr="00850B3D">
        <w:rPr>
          <w:rFonts w:asciiTheme="minorEastAsia" w:eastAsiaTheme="minorEastAsia" w:hAnsiTheme="minorEastAsia"/>
          <w:b/>
          <w:color w:val="424242"/>
          <w:sz w:val="21"/>
          <w:szCs w:val="21"/>
        </w:rPr>
        <w:t>：“资源分配者”的角色</w:t>
      </w:r>
    </w:p>
    <w:p w14:paraId="40649C09" w14:textId="77777777" w:rsidR="00850B3D" w:rsidRPr="00850B3D" w:rsidRDefault="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p>
    <w:p w14:paraId="6EC2CE9F" w14:textId="77777777" w:rsidR="00850B3D" w:rsidRDefault="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r>
        <w:rPr>
          <w:rFonts w:asciiTheme="minorEastAsia" w:eastAsiaTheme="minorEastAsia" w:hAnsiTheme="minorEastAsia" w:hint="default"/>
          <w:color w:val="424242"/>
          <w:sz w:val="21"/>
          <w:szCs w:val="21"/>
        </w:rPr>
        <w:t>以下哪项是管理者在扮演</w:t>
      </w:r>
      <w:r>
        <w:rPr>
          <w:rFonts w:asciiTheme="minorEastAsia" w:eastAsiaTheme="minorEastAsia" w:hAnsiTheme="minorEastAsia"/>
          <w:color w:val="424242"/>
          <w:sz w:val="21"/>
          <w:szCs w:val="21"/>
        </w:rPr>
        <w:t>“资源分配者”的角色？</w:t>
      </w:r>
      <w:r w:rsidR="00570355">
        <w:rPr>
          <w:rFonts w:asciiTheme="minorEastAsia" w:eastAsiaTheme="minorEastAsia" w:hAnsiTheme="minorEastAsia"/>
          <w:color w:val="424242"/>
          <w:sz w:val="21"/>
          <w:szCs w:val="21"/>
        </w:rPr>
        <w:t>（多选题）</w:t>
      </w:r>
    </w:p>
    <w:p w14:paraId="427DA34C" w14:textId="77777777" w:rsidR="00850B3D" w:rsidRPr="00FA12E3" w:rsidRDefault="00850B3D" w:rsidP="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Times New Roman" w:hint="default"/>
          <w:color w:val="000000" w:themeColor="text1"/>
          <w:sz w:val="21"/>
          <w:szCs w:val="21"/>
        </w:rPr>
      </w:pPr>
      <w:r w:rsidRPr="00FA12E3">
        <w:rPr>
          <w:rFonts w:asciiTheme="minorEastAsia" w:eastAsiaTheme="minorEastAsia" w:hAnsiTheme="minorEastAsia" w:hint="default"/>
          <w:color w:val="000000" w:themeColor="text1"/>
          <w:sz w:val="21"/>
          <w:szCs w:val="21"/>
          <w:highlight w:val="green"/>
        </w:rPr>
        <w:t>○</w:t>
      </w:r>
      <w:r>
        <w:rPr>
          <w:rFonts w:asciiTheme="minorEastAsia" w:eastAsiaTheme="minorEastAsia" w:hAnsiTheme="minorEastAsia"/>
          <w:color w:val="000000" w:themeColor="text1"/>
          <w:sz w:val="21"/>
          <w:szCs w:val="21"/>
          <w:highlight w:val="green"/>
        </w:rPr>
        <w:t>制定或批准某个项目的财务预算</w:t>
      </w:r>
    </w:p>
    <w:p w14:paraId="68EE660F" w14:textId="77777777" w:rsidR="00850B3D" w:rsidRPr="00FA12E3" w:rsidRDefault="00850B3D" w:rsidP="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highlight w:val="green"/>
        </w:rPr>
      </w:pPr>
      <w:r w:rsidRPr="00FA12E3">
        <w:rPr>
          <w:rFonts w:asciiTheme="minorEastAsia" w:eastAsiaTheme="minorEastAsia" w:hAnsiTheme="minorEastAsia" w:hint="default"/>
          <w:color w:val="000000" w:themeColor="text1"/>
          <w:sz w:val="21"/>
          <w:szCs w:val="21"/>
          <w:highlight w:val="green"/>
        </w:rPr>
        <w:t>○</w:t>
      </w:r>
      <w:r>
        <w:rPr>
          <w:rFonts w:asciiTheme="minorEastAsia" w:eastAsiaTheme="minorEastAsia" w:hAnsiTheme="minorEastAsia"/>
          <w:color w:val="000000" w:themeColor="text1"/>
          <w:sz w:val="21"/>
          <w:szCs w:val="21"/>
          <w:highlight w:val="green"/>
        </w:rPr>
        <w:t>给下属分配工作</w:t>
      </w:r>
    </w:p>
    <w:p w14:paraId="1CCE4A48" w14:textId="77777777" w:rsidR="00850B3D" w:rsidRPr="00FA12E3" w:rsidRDefault="00850B3D" w:rsidP="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highlight w:val="green"/>
        </w:rPr>
      </w:pPr>
      <w:r w:rsidRPr="00FA12E3">
        <w:rPr>
          <w:rFonts w:asciiTheme="minorEastAsia" w:eastAsiaTheme="minorEastAsia" w:hAnsiTheme="minorEastAsia" w:hint="default"/>
          <w:color w:val="000000" w:themeColor="text1"/>
          <w:sz w:val="21"/>
          <w:szCs w:val="21"/>
          <w:highlight w:val="green"/>
        </w:rPr>
        <w:t>○</w:t>
      </w:r>
      <w:r>
        <w:rPr>
          <w:rFonts w:asciiTheme="minorEastAsia" w:eastAsiaTheme="minorEastAsia" w:hAnsiTheme="minorEastAsia"/>
          <w:color w:val="000000" w:themeColor="text1"/>
          <w:sz w:val="21"/>
          <w:szCs w:val="21"/>
          <w:highlight w:val="green"/>
        </w:rPr>
        <w:t>计划自己的时间</w:t>
      </w:r>
    </w:p>
    <w:p w14:paraId="31047729" w14:textId="77777777" w:rsidR="00850B3D" w:rsidRPr="003D7C44" w:rsidRDefault="00850B3D" w:rsidP="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p>
    <w:p w14:paraId="135C32EB" w14:textId="77777777" w:rsidR="00850B3D" w:rsidRDefault="00850B3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p>
    <w:p w14:paraId="531A1EBD" w14:textId="77777777" w:rsidR="00850B3D" w:rsidRDefault="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Style w:val="a6"/>
          <w:rFonts w:asciiTheme="minorEastAsia" w:eastAsiaTheme="minorEastAsia" w:hAnsiTheme="minorEastAsia" w:cs="Arial" w:hint="default"/>
          <w:color w:val="424242"/>
          <w:sz w:val="21"/>
          <w:szCs w:val="21"/>
        </w:rPr>
      </w:pPr>
      <w:r w:rsidRPr="00570355">
        <w:rPr>
          <w:rStyle w:val="a6"/>
          <w:rFonts w:asciiTheme="minorEastAsia" w:eastAsiaTheme="minorEastAsia" w:hAnsiTheme="minorEastAsia" w:cs="Arial"/>
          <w:b/>
          <w:color w:val="424242"/>
          <w:sz w:val="21"/>
          <w:szCs w:val="21"/>
        </w:rPr>
        <w:t>反馈</w:t>
      </w:r>
      <w:r>
        <w:rPr>
          <w:rStyle w:val="a6"/>
          <w:rFonts w:asciiTheme="minorEastAsia" w:eastAsiaTheme="minorEastAsia" w:hAnsiTheme="minorEastAsia" w:cs="Arial"/>
          <w:color w:val="424242"/>
          <w:sz w:val="21"/>
          <w:szCs w:val="21"/>
        </w:rPr>
        <w:t>：</w:t>
      </w:r>
    </w:p>
    <w:p w14:paraId="2C1A096F" w14:textId="77777777" w:rsidR="00570355" w:rsidRDefault="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Style w:val="a6"/>
          <w:rFonts w:asciiTheme="minorEastAsia" w:eastAsiaTheme="minorEastAsia" w:hAnsiTheme="minorEastAsia" w:cs="Arial" w:hint="default"/>
          <w:color w:val="424242"/>
          <w:sz w:val="21"/>
          <w:szCs w:val="21"/>
        </w:rPr>
      </w:pPr>
      <w:r>
        <w:rPr>
          <w:rStyle w:val="a6"/>
          <w:rFonts w:asciiTheme="minorEastAsia" w:eastAsiaTheme="minorEastAsia" w:hAnsiTheme="minorEastAsia" w:cs="Arial" w:hint="default"/>
          <w:color w:val="424242"/>
          <w:sz w:val="21"/>
          <w:szCs w:val="21"/>
        </w:rPr>
        <w:t>回答正确</w:t>
      </w:r>
      <w:r>
        <w:rPr>
          <w:rStyle w:val="a6"/>
          <w:rFonts w:asciiTheme="minorEastAsia" w:eastAsiaTheme="minorEastAsia" w:hAnsiTheme="minorEastAsia" w:cs="Arial"/>
          <w:color w:val="424242"/>
          <w:sz w:val="21"/>
          <w:szCs w:val="21"/>
        </w:rPr>
        <w:t>。这几项活动都是管理者在扮演“资源分配者”的角色。</w:t>
      </w:r>
    </w:p>
    <w:p w14:paraId="7DE8B9D1" w14:textId="77777777" w:rsidR="00570355" w:rsidRPr="00D93B1C" w:rsidRDefault="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Style w:val="a6"/>
          <w:rFonts w:asciiTheme="minorEastAsia" w:eastAsiaTheme="minorEastAsia" w:hAnsiTheme="minorEastAsia" w:cs="Arial" w:hint="default"/>
          <w:color w:val="424242"/>
          <w:sz w:val="21"/>
          <w:szCs w:val="21"/>
        </w:rPr>
      </w:pPr>
      <w:r>
        <w:rPr>
          <w:rStyle w:val="a6"/>
          <w:rFonts w:asciiTheme="minorEastAsia" w:eastAsiaTheme="minorEastAsia" w:hAnsiTheme="minorEastAsia" w:cs="Arial" w:hint="default"/>
          <w:color w:val="424242"/>
          <w:sz w:val="21"/>
          <w:szCs w:val="21"/>
        </w:rPr>
        <w:t>回答不正确</w:t>
      </w:r>
      <w:r>
        <w:rPr>
          <w:rStyle w:val="a6"/>
          <w:rFonts w:asciiTheme="minorEastAsia" w:eastAsiaTheme="minorEastAsia" w:hAnsiTheme="minorEastAsia" w:cs="Arial"/>
          <w:color w:val="424242"/>
          <w:sz w:val="21"/>
          <w:szCs w:val="21"/>
        </w:rPr>
        <w:t>。这几项活动都是管理者在扮演“资源分配者”的角色。</w:t>
      </w:r>
    </w:p>
    <w:p w14:paraId="642D869A" w14:textId="77777777" w:rsidR="00570355" w:rsidRDefault="00570355" w:rsidP="0011627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highlight w:val="yellow"/>
        </w:rPr>
      </w:pPr>
    </w:p>
    <w:p w14:paraId="4191AF91" w14:textId="0A53DE65" w:rsidR="00570355" w:rsidRDefault="004F7316" w:rsidP="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r w:rsidRPr="00850B3D">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4</w:t>
      </w:r>
      <w:r w:rsidR="00570355">
        <w:rPr>
          <w:rFonts w:asciiTheme="minorEastAsia" w:eastAsiaTheme="minorEastAsia" w:hAnsiTheme="minorEastAsia" w:hint="default"/>
          <w:b/>
          <w:color w:val="424242"/>
          <w:sz w:val="21"/>
          <w:szCs w:val="21"/>
        </w:rPr>
        <w:t>U05</w:t>
      </w:r>
    </w:p>
    <w:p w14:paraId="0D091D8E" w14:textId="77777777" w:rsidR="00570355" w:rsidRDefault="00570355" w:rsidP="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r>
        <w:rPr>
          <w:rFonts w:asciiTheme="minorEastAsia" w:eastAsiaTheme="minorEastAsia" w:hAnsiTheme="minorEastAsia" w:hint="default"/>
          <w:b/>
          <w:color w:val="424242"/>
          <w:sz w:val="21"/>
          <w:szCs w:val="21"/>
        </w:rPr>
        <w:t>10种角色的关系</w:t>
      </w:r>
    </w:p>
    <w:p w14:paraId="31BF75D4" w14:textId="77777777" w:rsidR="00570355" w:rsidRPr="00570355" w:rsidRDefault="00570355" w:rsidP="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p>
    <w:p w14:paraId="1918040F" w14:textId="77777777" w:rsidR="0008612B" w:rsidRPr="00D93B1C" w:rsidRDefault="0057035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Style w:val="a6"/>
          <w:rFonts w:asciiTheme="minorEastAsia" w:eastAsiaTheme="minorEastAsia" w:hAnsiTheme="minorEastAsia" w:cs="Arial" w:hint="default"/>
          <w:color w:val="424242"/>
          <w:sz w:val="21"/>
          <w:szCs w:val="21"/>
        </w:rPr>
      </w:pPr>
      <w:r w:rsidRPr="00570355">
        <w:rPr>
          <w:rFonts w:asciiTheme="minorEastAsia" w:eastAsiaTheme="minorEastAsia" w:hAnsiTheme="minorEastAsia"/>
          <w:color w:val="424242"/>
          <w:sz w:val="21"/>
          <w:szCs w:val="21"/>
        </w:rPr>
        <w:t>管理者的这10种</w:t>
      </w:r>
      <w:r w:rsidR="006C4FB2" w:rsidRPr="00570355">
        <w:rPr>
          <w:rFonts w:asciiTheme="minorEastAsia" w:eastAsiaTheme="minorEastAsia" w:hAnsiTheme="minorEastAsia"/>
          <w:color w:val="424242"/>
          <w:sz w:val="21"/>
          <w:szCs w:val="21"/>
        </w:rPr>
        <w:t>角色之间并不是孤立的，而是一个整体，无法把其中一种角色剥离开来，否则其他角色也必将受到影响。比如，管理者如果停止履行</w:t>
      </w:r>
      <w:r w:rsidR="006C4FB2" w:rsidRPr="00570355">
        <w:rPr>
          <w:rFonts w:asciiTheme="minorEastAsia" w:eastAsiaTheme="minorEastAsia" w:hAnsiTheme="minorEastAsia" w:hint="default"/>
          <w:color w:val="424242"/>
          <w:sz w:val="21"/>
          <w:szCs w:val="21"/>
        </w:rPr>
        <w:t>“</w:t>
      </w:r>
      <w:r w:rsidR="006C4FB2" w:rsidRPr="00570355">
        <w:rPr>
          <w:rFonts w:asciiTheme="minorEastAsia" w:eastAsiaTheme="minorEastAsia" w:hAnsiTheme="minorEastAsia"/>
          <w:color w:val="424242"/>
          <w:sz w:val="21"/>
          <w:szCs w:val="21"/>
        </w:rPr>
        <w:t>联络官</w:t>
      </w:r>
      <w:r w:rsidR="006C4FB2" w:rsidRPr="00570355">
        <w:rPr>
          <w:rFonts w:asciiTheme="minorEastAsia" w:eastAsiaTheme="minorEastAsia" w:hAnsiTheme="minorEastAsia" w:hint="default"/>
          <w:color w:val="424242"/>
          <w:sz w:val="21"/>
          <w:szCs w:val="21"/>
        </w:rPr>
        <w:t>”</w:t>
      </w:r>
      <w:r w:rsidR="006C4FB2" w:rsidRPr="00570355">
        <w:rPr>
          <w:rFonts w:asciiTheme="minorEastAsia" w:eastAsiaTheme="minorEastAsia" w:hAnsiTheme="minorEastAsia"/>
          <w:color w:val="424242"/>
          <w:sz w:val="21"/>
          <w:szCs w:val="21"/>
        </w:rPr>
        <w:t>角色，将无法得到外部信息，从而不能传达有效信息，或者做出有效的战略决策。</w:t>
      </w:r>
    </w:p>
    <w:p w14:paraId="49607636" w14:textId="77777777" w:rsidR="0008612B" w:rsidRPr="00D93B1C" w:rsidRDefault="0008612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jc w:val="both"/>
        <w:rPr>
          <w:rFonts w:asciiTheme="minorEastAsia" w:eastAsiaTheme="minorEastAsia" w:hAnsiTheme="minorEastAsia" w:cs="Times New Roman" w:hint="default"/>
          <w:b/>
          <w:bCs/>
          <w:sz w:val="21"/>
          <w:szCs w:val="21"/>
        </w:rPr>
      </w:pPr>
    </w:p>
    <w:p w14:paraId="14A3C964" w14:textId="4E8774AC" w:rsidR="0008612B" w:rsidRPr="008F0800"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sidRPr="008F0800">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5</w:t>
      </w:r>
      <w:r w:rsidR="006C4FB2" w:rsidRPr="008F0800">
        <w:rPr>
          <w:rFonts w:asciiTheme="minorEastAsia" w:eastAsiaTheme="minorEastAsia" w:hAnsiTheme="minorEastAsia"/>
          <w:b/>
          <w:bCs/>
          <w:color w:val="424242"/>
          <w:sz w:val="21"/>
          <w:szCs w:val="21"/>
        </w:rPr>
        <w:t>U</w:t>
      </w:r>
    </w:p>
    <w:p w14:paraId="6A71B7A6" w14:textId="77777777" w:rsidR="0008612B" w:rsidRPr="008F0800" w:rsidRDefault="00D2166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Pr>
          <w:rFonts w:asciiTheme="minorEastAsia" w:eastAsiaTheme="minorEastAsia" w:hAnsiTheme="minorEastAsia"/>
          <w:b/>
          <w:color w:val="424242"/>
          <w:sz w:val="21"/>
          <w:szCs w:val="21"/>
        </w:rPr>
        <w:t>管理者</w:t>
      </w:r>
      <w:r w:rsidR="00116275">
        <w:rPr>
          <w:rFonts w:asciiTheme="minorEastAsia" w:eastAsiaTheme="minorEastAsia" w:hAnsiTheme="minorEastAsia"/>
          <w:b/>
          <w:color w:val="424242"/>
          <w:sz w:val="21"/>
          <w:szCs w:val="21"/>
        </w:rPr>
        <w:t>应该具有的心态</w:t>
      </w:r>
    </w:p>
    <w:p w14:paraId="279F4F98" w14:textId="3D93DC3A" w:rsidR="0008612B" w:rsidRDefault="004F731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bCs/>
          <w:color w:val="424242"/>
          <w:sz w:val="21"/>
          <w:szCs w:val="21"/>
        </w:rPr>
      </w:pPr>
      <w:r w:rsidRPr="00D93B1C">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5</w:t>
      </w:r>
      <w:r w:rsidR="006C4FB2" w:rsidRPr="00D93B1C">
        <w:rPr>
          <w:rFonts w:asciiTheme="minorEastAsia" w:eastAsiaTheme="minorEastAsia" w:hAnsiTheme="minorEastAsia"/>
          <w:b/>
          <w:bCs/>
          <w:color w:val="424242"/>
          <w:sz w:val="21"/>
          <w:szCs w:val="21"/>
        </w:rPr>
        <w:t>U01</w:t>
      </w:r>
    </w:p>
    <w:p w14:paraId="25BD5077" w14:textId="4975EC2A" w:rsidR="001F1A01" w:rsidRPr="00D93B1C" w:rsidRDefault="00A7019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cs="Arial" w:hint="default"/>
          <w:b/>
          <w:bCs/>
          <w:color w:val="424242"/>
          <w:sz w:val="21"/>
          <w:szCs w:val="21"/>
        </w:rPr>
      </w:pPr>
      <w:r>
        <w:rPr>
          <w:rFonts w:asciiTheme="minorEastAsia" w:eastAsiaTheme="minorEastAsia" w:hAnsiTheme="minorEastAsia"/>
          <w:b/>
          <w:bCs/>
          <w:color w:val="424242"/>
          <w:sz w:val="21"/>
          <w:szCs w:val="21"/>
        </w:rPr>
        <w:t>心态（一）</w:t>
      </w:r>
    </w:p>
    <w:p w14:paraId="6AC49B54" w14:textId="77777777" w:rsidR="001F1A01" w:rsidRDefault="009671FA" w:rsidP="008917E8">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sidRPr="00D93B1C">
        <w:rPr>
          <w:rFonts w:asciiTheme="minorEastAsia" w:eastAsiaTheme="minorEastAsia" w:hAnsiTheme="minorEastAsia" w:hint="default"/>
          <w:color w:val="424242"/>
          <w:sz w:val="21"/>
          <w:szCs w:val="21"/>
        </w:rPr>
        <w:t>管理者要在这些角色中游刃有余</w:t>
      </w:r>
      <w:r w:rsidRPr="00D93B1C">
        <w:rPr>
          <w:rFonts w:asciiTheme="minorEastAsia" w:eastAsiaTheme="minorEastAsia" w:hAnsiTheme="minorEastAsia"/>
          <w:color w:val="424242"/>
          <w:sz w:val="21"/>
          <w:szCs w:val="21"/>
        </w:rPr>
        <w:t>，</w:t>
      </w:r>
      <w:r w:rsidR="00116275">
        <w:rPr>
          <w:rFonts w:asciiTheme="minorEastAsia" w:eastAsiaTheme="minorEastAsia" w:hAnsiTheme="minorEastAsia"/>
          <w:color w:val="424242"/>
          <w:sz w:val="21"/>
          <w:szCs w:val="21"/>
        </w:rPr>
        <w:t>需要具有哪些心态呢？</w:t>
      </w:r>
      <w:r w:rsidR="00116275" w:rsidRPr="008917E8">
        <w:rPr>
          <w:rFonts w:asciiTheme="minorEastAsia" w:eastAsiaTheme="minorEastAsia" w:hAnsiTheme="minorEastAsia" w:hint="default"/>
          <w:color w:val="424242"/>
          <w:sz w:val="21"/>
          <w:szCs w:val="21"/>
        </w:rPr>
        <w:t xml:space="preserve"> </w:t>
      </w:r>
    </w:p>
    <w:p w14:paraId="5A998E3C" w14:textId="4D3D38E6" w:rsidR="001F1A01" w:rsidRPr="00D21665" w:rsidRDefault="00116275" w:rsidP="00907EC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hint="default"/>
          <w:color w:val="424242"/>
          <w:sz w:val="21"/>
          <w:szCs w:val="21"/>
        </w:rPr>
        <w:t>首先是</w:t>
      </w:r>
      <w:r w:rsidRPr="00F65A02">
        <w:rPr>
          <w:rFonts w:asciiTheme="minorEastAsia" w:eastAsiaTheme="minorEastAsia" w:hAnsiTheme="minorEastAsia" w:hint="default"/>
          <w:b/>
          <w:color w:val="424242"/>
          <w:sz w:val="21"/>
          <w:szCs w:val="21"/>
        </w:rPr>
        <w:t>目光长远</w:t>
      </w:r>
      <w:r>
        <w:rPr>
          <w:rFonts w:asciiTheme="minorEastAsia" w:eastAsiaTheme="minorEastAsia" w:hAnsiTheme="minorEastAsia"/>
          <w:color w:val="424242"/>
          <w:sz w:val="21"/>
          <w:szCs w:val="21"/>
        </w:rPr>
        <w:t>。</w:t>
      </w:r>
      <w:r w:rsidR="00A7019E">
        <w:rPr>
          <w:rFonts w:asciiTheme="minorEastAsia" w:eastAsiaTheme="minorEastAsia" w:hAnsiTheme="minorEastAsia"/>
          <w:color w:val="424242"/>
          <w:sz w:val="21"/>
          <w:szCs w:val="21"/>
        </w:rPr>
        <w:t>你</w:t>
      </w:r>
      <w:r w:rsidR="001F1A01" w:rsidRPr="00D21665">
        <w:rPr>
          <w:rFonts w:asciiTheme="minorEastAsia" w:eastAsiaTheme="minorEastAsia" w:hAnsiTheme="minorEastAsia" w:hint="default"/>
          <w:color w:val="424242"/>
          <w:sz w:val="21"/>
          <w:szCs w:val="21"/>
        </w:rPr>
        <w:t>需要做到两件事</w:t>
      </w:r>
      <w:r w:rsidR="001F1A01" w:rsidRPr="00D21665">
        <w:rPr>
          <w:rFonts w:asciiTheme="minorEastAsia" w:eastAsiaTheme="minorEastAsia" w:hAnsiTheme="minorEastAsia"/>
          <w:color w:val="424242"/>
          <w:sz w:val="21"/>
          <w:szCs w:val="21"/>
        </w:rPr>
        <w:t>：</w:t>
      </w:r>
    </w:p>
    <w:p w14:paraId="4FF2761A" w14:textId="77777777" w:rsidR="001F1A01" w:rsidRPr="00D21665" w:rsidRDefault="00791342" w:rsidP="00D21665">
      <w:pPr>
        <w:pStyle w:val="a5"/>
        <w:numPr>
          <w:ilvl w:val="0"/>
          <w:numId w:val="10"/>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t>你必须</w:t>
      </w:r>
      <w:r w:rsidR="00116275">
        <w:rPr>
          <w:rFonts w:asciiTheme="minorEastAsia" w:eastAsiaTheme="minorEastAsia" w:hAnsiTheme="minorEastAsia"/>
          <w:color w:val="424242"/>
          <w:sz w:val="21"/>
          <w:szCs w:val="21"/>
        </w:rPr>
        <w:t>了解所属部门与整体组织的需求与目标。清楚理解团队</w:t>
      </w:r>
      <w:r w:rsidR="001F1A01" w:rsidRPr="00D21665">
        <w:rPr>
          <w:rFonts w:asciiTheme="minorEastAsia" w:eastAsiaTheme="minorEastAsia" w:hAnsiTheme="minorEastAsia"/>
          <w:color w:val="424242"/>
          <w:sz w:val="21"/>
          <w:szCs w:val="21"/>
        </w:rPr>
        <w:t>所处的</w:t>
      </w:r>
      <w:r w:rsidR="005A6EB5">
        <w:rPr>
          <w:rFonts w:asciiTheme="minorEastAsia" w:eastAsiaTheme="minorEastAsia" w:hAnsiTheme="minorEastAsia"/>
          <w:color w:val="424242"/>
          <w:sz w:val="21"/>
          <w:szCs w:val="21"/>
        </w:rPr>
        <w:t>环境</w:t>
      </w:r>
      <w:r w:rsidR="001F1A01" w:rsidRPr="00D21665">
        <w:rPr>
          <w:rFonts w:asciiTheme="minorEastAsia" w:eastAsiaTheme="minorEastAsia" w:hAnsiTheme="minorEastAsia"/>
          <w:color w:val="424242"/>
          <w:sz w:val="21"/>
          <w:szCs w:val="21"/>
        </w:rPr>
        <w:t>，有助你预先掌握上司的期待。</w:t>
      </w:r>
    </w:p>
    <w:p w14:paraId="23A9A946" w14:textId="77777777" w:rsidR="001F1A01" w:rsidRDefault="001F1A01" w:rsidP="00D21665">
      <w:pPr>
        <w:pStyle w:val="a5"/>
        <w:numPr>
          <w:ilvl w:val="0"/>
          <w:numId w:val="10"/>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r w:rsidRPr="00D21665">
        <w:rPr>
          <w:rFonts w:asciiTheme="minorEastAsia" w:eastAsiaTheme="minorEastAsia" w:hAnsiTheme="minorEastAsia" w:hint="default"/>
          <w:color w:val="424242"/>
          <w:sz w:val="21"/>
          <w:szCs w:val="21"/>
        </w:rPr>
        <w:t>你必须了解各个团队成员的能力</w:t>
      </w:r>
      <w:r w:rsidRPr="00D21665">
        <w:rPr>
          <w:rFonts w:asciiTheme="minorEastAsia" w:eastAsiaTheme="minorEastAsia" w:hAnsiTheme="minorEastAsia"/>
          <w:color w:val="424242"/>
          <w:sz w:val="21"/>
          <w:szCs w:val="21"/>
        </w:rPr>
        <w:t>。</w:t>
      </w:r>
      <w:r w:rsidRPr="00D21665">
        <w:rPr>
          <w:rFonts w:asciiTheme="minorEastAsia" w:eastAsiaTheme="minorEastAsia" w:hAnsiTheme="minorEastAsia" w:hint="default"/>
          <w:color w:val="424242"/>
          <w:sz w:val="21"/>
          <w:szCs w:val="21"/>
        </w:rPr>
        <w:t>掌握团队成员的能力</w:t>
      </w:r>
      <w:r w:rsidRPr="00D21665">
        <w:rPr>
          <w:rFonts w:asciiTheme="minorEastAsia" w:eastAsiaTheme="minorEastAsia" w:hAnsiTheme="minorEastAsia"/>
          <w:color w:val="424242"/>
          <w:sz w:val="21"/>
          <w:szCs w:val="21"/>
        </w:rPr>
        <w:t>，</w:t>
      </w:r>
      <w:r w:rsidR="00116275">
        <w:rPr>
          <w:rFonts w:asciiTheme="minorEastAsia" w:eastAsiaTheme="minorEastAsia" w:hAnsiTheme="minorEastAsia" w:hint="default"/>
          <w:color w:val="424242"/>
          <w:sz w:val="21"/>
          <w:szCs w:val="21"/>
        </w:rPr>
        <w:t>让你能更清楚预知团队的能力可以</w:t>
      </w:r>
      <w:r w:rsidRPr="00D21665">
        <w:rPr>
          <w:rFonts w:asciiTheme="minorEastAsia" w:eastAsiaTheme="minorEastAsia" w:hAnsiTheme="minorEastAsia" w:hint="default"/>
          <w:color w:val="424242"/>
          <w:sz w:val="21"/>
          <w:szCs w:val="21"/>
        </w:rPr>
        <w:t>发挥到什么程度</w:t>
      </w:r>
      <w:r w:rsidRPr="00D21665">
        <w:rPr>
          <w:rFonts w:asciiTheme="minorEastAsia" w:eastAsiaTheme="minorEastAsia" w:hAnsiTheme="minorEastAsia"/>
          <w:color w:val="424242"/>
          <w:sz w:val="21"/>
          <w:szCs w:val="21"/>
        </w:rPr>
        <w:t>，</w:t>
      </w:r>
      <w:r w:rsidRPr="00D21665">
        <w:rPr>
          <w:rFonts w:asciiTheme="minorEastAsia" w:eastAsiaTheme="minorEastAsia" w:hAnsiTheme="minorEastAsia" w:hint="default"/>
          <w:color w:val="424242"/>
          <w:sz w:val="21"/>
          <w:szCs w:val="21"/>
        </w:rPr>
        <w:t>或是什么时候会面临瓶颈</w:t>
      </w:r>
      <w:r w:rsidRPr="00D21665">
        <w:rPr>
          <w:rFonts w:asciiTheme="minorEastAsia" w:eastAsiaTheme="minorEastAsia" w:hAnsiTheme="minorEastAsia"/>
          <w:color w:val="424242"/>
          <w:sz w:val="21"/>
          <w:szCs w:val="21"/>
        </w:rPr>
        <w:t>，</w:t>
      </w:r>
      <w:r w:rsidRPr="00D21665">
        <w:rPr>
          <w:rFonts w:asciiTheme="minorEastAsia" w:eastAsiaTheme="minorEastAsia" w:hAnsiTheme="minorEastAsia" w:hint="default"/>
          <w:color w:val="424242"/>
          <w:sz w:val="21"/>
          <w:szCs w:val="21"/>
        </w:rPr>
        <w:t>并据此设定自己的期望</w:t>
      </w:r>
      <w:r w:rsidRPr="00D21665">
        <w:rPr>
          <w:rFonts w:asciiTheme="minorEastAsia" w:eastAsiaTheme="minorEastAsia" w:hAnsiTheme="minorEastAsia"/>
          <w:color w:val="424242"/>
          <w:sz w:val="21"/>
          <w:szCs w:val="21"/>
        </w:rPr>
        <w:t>。</w:t>
      </w:r>
    </w:p>
    <w:p w14:paraId="15223D8A" w14:textId="77777777" w:rsidR="00A7019E" w:rsidRDefault="00A7019E" w:rsidP="00907EC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p>
    <w:p w14:paraId="3ECFB680" w14:textId="77777777" w:rsid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p>
    <w:p w14:paraId="41991EB2" w14:textId="77777777" w:rsid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rPr>
      </w:pPr>
    </w:p>
    <w:p w14:paraId="2A3B7678" w14:textId="40BC9C35" w:rsidR="00084C5D" w:rsidRPr="00BB784B" w:rsidRDefault="004F7316"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b/>
          <w:color w:val="424242"/>
          <w:sz w:val="21"/>
          <w:szCs w:val="21"/>
        </w:rPr>
      </w:pPr>
      <w:r w:rsidRPr="00BB784B">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5</w:t>
      </w:r>
      <w:r w:rsidR="00084C5D" w:rsidRPr="00BB784B">
        <w:rPr>
          <w:rFonts w:asciiTheme="minorEastAsia" w:eastAsiaTheme="minorEastAsia" w:hAnsiTheme="minorEastAsia" w:hint="default"/>
          <w:b/>
          <w:color w:val="424242"/>
          <w:sz w:val="21"/>
          <w:szCs w:val="21"/>
        </w:rPr>
        <w:t>U0</w:t>
      </w:r>
      <w:r w:rsidR="00084C5D">
        <w:rPr>
          <w:rFonts w:asciiTheme="minorEastAsia" w:eastAsiaTheme="minorEastAsia" w:hAnsiTheme="minorEastAsia" w:hint="default"/>
          <w:b/>
          <w:color w:val="424242"/>
          <w:sz w:val="21"/>
          <w:szCs w:val="21"/>
        </w:rPr>
        <w:t>2</w:t>
      </w:r>
    </w:p>
    <w:p w14:paraId="463CB156" w14:textId="77777777" w:rsidR="00084C5D" w:rsidRPr="00B778FF"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b/>
          <w:bCs/>
          <w:color w:val="424242"/>
          <w:sz w:val="21"/>
          <w:szCs w:val="21"/>
        </w:rPr>
      </w:pPr>
      <w:r w:rsidRPr="00B778FF">
        <w:rPr>
          <w:rFonts w:asciiTheme="minorEastAsia" w:eastAsiaTheme="minorEastAsia" w:hAnsiTheme="minorEastAsia"/>
          <w:b/>
          <w:color w:val="424242"/>
          <w:sz w:val="21"/>
          <w:szCs w:val="21"/>
        </w:rPr>
        <w:t>米果的新品节日宣传计划</w:t>
      </w:r>
      <w:r>
        <w:rPr>
          <w:rFonts w:asciiTheme="minorEastAsia" w:eastAsiaTheme="minorEastAsia" w:hAnsiTheme="minorEastAsia"/>
          <w:b/>
          <w:color w:val="424242"/>
          <w:sz w:val="21"/>
          <w:szCs w:val="21"/>
        </w:rPr>
        <w:t>(二)</w:t>
      </w:r>
    </w:p>
    <w:p w14:paraId="216BFE9F" w14:textId="77777777" w:rsid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rPr>
      </w:pPr>
    </w:p>
    <w:p w14:paraId="4713CD16" w14:textId="77777777" w:rsidR="00084C5D" w:rsidRP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084C5D">
        <w:rPr>
          <w:rFonts w:asciiTheme="minorEastAsia" w:eastAsiaTheme="minorEastAsia" w:hAnsiTheme="minorEastAsia" w:cs="Arial" w:hint="default"/>
          <w:color w:val="000000" w:themeColor="text1"/>
          <w:sz w:val="21"/>
          <w:szCs w:val="21"/>
        </w:rPr>
        <w:t>在米果和罗约</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贝奇会议的第二天</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米果找到罗约</w:t>
      </w:r>
      <w:r w:rsidRPr="00084C5D">
        <w:rPr>
          <w:rFonts w:asciiTheme="minorEastAsia" w:eastAsiaTheme="minorEastAsia" w:hAnsiTheme="minorEastAsia" w:cs="Arial"/>
          <w:color w:val="000000" w:themeColor="text1"/>
          <w:sz w:val="21"/>
          <w:szCs w:val="21"/>
        </w:rPr>
        <w:t>，和他探讨明星代言计划的可行性。</w:t>
      </w:r>
    </w:p>
    <w:p w14:paraId="5DAFAF17" w14:textId="77777777" w:rsidR="00084C5D" w:rsidRP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p>
    <w:p w14:paraId="37DCE6FD" w14:textId="77777777" w:rsidR="00084C5D" w:rsidRP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084C5D">
        <w:rPr>
          <w:rFonts w:asciiTheme="minorEastAsia" w:eastAsiaTheme="minorEastAsia" w:hAnsiTheme="minorEastAsia" w:cs="Arial" w:hint="default"/>
          <w:b/>
          <w:color w:val="000000" w:themeColor="text1"/>
          <w:sz w:val="21"/>
          <w:szCs w:val="21"/>
        </w:rPr>
        <w:t>罗约</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贝奇的担忧不无道理</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米果</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你想好应对方案了吗</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现在的问题是如果使用明星代言</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s="Arial" w:hint="default"/>
          <w:color w:val="000000" w:themeColor="text1"/>
          <w:sz w:val="21"/>
          <w:szCs w:val="21"/>
        </w:rPr>
        <w:t>怎么保证她是我们的目标客户</w:t>
      </w:r>
      <w:r w:rsidRPr="00084C5D">
        <w:rPr>
          <w:rFonts w:asciiTheme="minorEastAsia" w:eastAsiaTheme="minorEastAsia" w:hAnsiTheme="minorEastAsia" w:cs="Arial"/>
          <w:color w:val="000000" w:themeColor="text1"/>
          <w:sz w:val="21"/>
          <w:szCs w:val="21"/>
        </w:rPr>
        <w:t>喜欢的，会对他们施加影响的？还有就是明星代言成本都比较高，是否有更低成本的方法？</w:t>
      </w:r>
      <w:r w:rsidRPr="00084C5D">
        <w:rPr>
          <w:rFonts w:asciiTheme="minorEastAsia" w:eastAsiaTheme="minorEastAsia" w:hAnsiTheme="minorEastAsia" w:cs="Arial" w:hint="default"/>
          <w:color w:val="000000" w:themeColor="text1"/>
          <w:sz w:val="21"/>
          <w:szCs w:val="21"/>
        </w:rPr>
        <w:t xml:space="preserve"> </w:t>
      </w:r>
    </w:p>
    <w:p w14:paraId="30964563" w14:textId="77777777" w:rsidR="00084C5D" w:rsidRP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084C5D">
        <w:rPr>
          <w:rFonts w:asciiTheme="minorEastAsia" w:eastAsiaTheme="minorEastAsia" w:hAnsiTheme="minorEastAsia" w:cs="Arial" w:hint="default"/>
          <w:b/>
          <w:color w:val="000000" w:themeColor="text1"/>
          <w:sz w:val="21"/>
          <w:szCs w:val="21"/>
        </w:rPr>
        <w:t>米果</w:t>
      </w:r>
      <w:r w:rsidRPr="00084C5D">
        <w:rPr>
          <w:rFonts w:asciiTheme="minorEastAsia" w:eastAsiaTheme="minorEastAsia" w:hAnsiTheme="minorEastAsia" w:cs="Arial"/>
          <w:color w:val="000000" w:themeColor="text1"/>
          <w:sz w:val="21"/>
          <w:szCs w:val="21"/>
        </w:rPr>
        <w:t>：</w:t>
      </w:r>
      <w:r w:rsidR="00E126E5">
        <w:rPr>
          <w:rFonts w:asciiTheme="minorEastAsia" w:eastAsiaTheme="minorEastAsia" w:hAnsiTheme="minorEastAsia" w:cs="Arial"/>
          <w:color w:val="000000" w:themeColor="text1"/>
          <w:sz w:val="21"/>
          <w:szCs w:val="21"/>
        </w:rPr>
        <w:t>CX系列产品的定位是为中国年轻女性提供的轻</w:t>
      </w:r>
      <w:proofErr w:type="gramStart"/>
      <w:r w:rsidR="00E126E5">
        <w:rPr>
          <w:rFonts w:asciiTheme="minorEastAsia" w:eastAsiaTheme="minorEastAsia" w:hAnsiTheme="minorEastAsia" w:cs="Arial"/>
          <w:color w:val="000000" w:themeColor="text1"/>
          <w:sz w:val="21"/>
          <w:szCs w:val="21"/>
        </w:rPr>
        <w:t>奢</w:t>
      </w:r>
      <w:proofErr w:type="gramEnd"/>
      <w:r w:rsidR="00E126E5">
        <w:rPr>
          <w:rFonts w:asciiTheme="minorEastAsia" w:eastAsiaTheme="minorEastAsia" w:hAnsiTheme="minorEastAsia" w:cs="Arial"/>
          <w:color w:val="000000" w:themeColor="text1"/>
          <w:sz w:val="21"/>
          <w:szCs w:val="21"/>
        </w:rPr>
        <w:t>品，</w:t>
      </w:r>
      <w:r w:rsidR="005947AF">
        <w:rPr>
          <w:rFonts w:asciiTheme="minorEastAsia" w:eastAsiaTheme="minorEastAsia" w:hAnsiTheme="minorEastAsia" w:cs="Arial"/>
          <w:color w:val="000000" w:themeColor="text1"/>
          <w:sz w:val="21"/>
          <w:szCs w:val="21"/>
        </w:rPr>
        <w:t>高格格的年龄、个性特点符合这个产品使用人群的</w:t>
      </w:r>
      <w:r w:rsidR="00584BAB">
        <w:rPr>
          <w:rFonts w:asciiTheme="minorEastAsia" w:eastAsiaTheme="minorEastAsia" w:hAnsiTheme="minorEastAsia" w:cs="Arial"/>
          <w:color w:val="000000" w:themeColor="text1"/>
          <w:sz w:val="21"/>
          <w:szCs w:val="21"/>
        </w:rPr>
        <w:t>特征</w:t>
      </w:r>
      <w:r w:rsidR="00413077">
        <w:rPr>
          <w:rFonts w:asciiTheme="minorEastAsia" w:eastAsiaTheme="minorEastAsia" w:hAnsiTheme="minorEastAsia" w:cs="Arial"/>
          <w:color w:val="000000" w:themeColor="text1"/>
          <w:sz w:val="21"/>
          <w:szCs w:val="21"/>
        </w:rPr>
        <w:t>，她能直接打动消费者</w:t>
      </w:r>
      <w:r w:rsidR="005947AF">
        <w:rPr>
          <w:rFonts w:asciiTheme="minorEastAsia" w:eastAsiaTheme="minorEastAsia" w:hAnsiTheme="minorEastAsia" w:cs="Arial"/>
          <w:color w:val="000000" w:themeColor="text1"/>
          <w:sz w:val="21"/>
          <w:szCs w:val="21"/>
        </w:rPr>
        <w:t>。</w:t>
      </w:r>
      <w:r w:rsidR="00E41A78">
        <w:rPr>
          <w:rFonts w:asciiTheme="minorEastAsia" w:eastAsiaTheme="minorEastAsia" w:hAnsiTheme="minorEastAsia" w:cs="Arial"/>
          <w:color w:val="000000" w:themeColor="text1"/>
          <w:sz w:val="21"/>
          <w:szCs w:val="21"/>
        </w:rPr>
        <w:t>另外她的粉丝基数大，活跃度非常高，从粉丝经济的角度来考虑，高格格就是一个自带流量的品牌代言人。再有就是，</w:t>
      </w:r>
      <w:r w:rsidR="005947AF">
        <w:rPr>
          <w:rFonts w:asciiTheme="minorEastAsia" w:eastAsiaTheme="minorEastAsia" w:hAnsiTheme="minorEastAsia" w:cs="Arial"/>
          <w:color w:val="000000" w:themeColor="text1"/>
          <w:sz w:val="21"/>
          <w:szCs w:val="21"/>
        </w:rPr>
        <w:t>高格格的公众形象和舆论反应都很好，也符合我们品牌的形象。</w:t>
      </w:r>
      <w:r w:rsidR="00E126E5">
        <w:rPr>
          <w:rFonts w:asciiTheme="minorEastAsia" w:eastAsiaTheme="minorEastAsia" w:hAnsiTheme="minorEastAsia" w:cs="Arial"/>
          <w:color w:val="000000" w:themeColor="text1"/>
          <w:sz w:val="21"/>
          <w:szCs w:val="21"/>
        </w:rPr>
        <w:t>这个产品</w:t>
      </w:r>
      <w:r w:rsidR="00E41A78">
        <w:rPr>
          <w:rFonts w:asciiTheme="minorEastAsia" w:eastAsiaTheme="minorEastAsia" w:hAnsiTheme="minorEastAsia" w:cs="Arial"/>
          <w:color w:val="000000" w:themeColor="text1"/>
          <w:sz w:val="21"/>
          <w:szCs w:val="21"/>
        </w:rPr>
        <w:t>处于</w:t>
      </w:r>
      <w:r w:rsidR="00E126E5">
        <w:rPr>
          <w:rFonts w:asciiTheme="minorEastAsia" w:eastAsiaTheme="minorEastAsia" w:hAnsiTheme="minorEastAsia" w:cs="Arial"/>
          <w:color w:val="000000" w:themeColor="text1"/>
          <w:sz w:val="21"/>
          <w:szCs w:val="21"/>
        </w:rPr>
        <w:t>推广期，需要</w:t>
      </w:r>
      <w:r w:rsidR="00E41A78">
        <w:rPr>
          <w:rFonts w:asciiTheme="minorEastAsia" w:eastAsiaTheme="minorEastAsia" w:hAnsiTheme="minorEastAsia" w:cs="Arial"/>
          <w:color w:val="000000" w:themeColor="text1"/>
          <w:sz w:val="21"/>
          <w:szCs w:val="21"/>
        </w:rPr>
        <w:t>像高格格这样有影响力的明星来扩大CX的曝光率。</w:t>
      </w:r>
      <w:r w:rsidRPr="00084C5D">
        <w:rPr>
          <w:rFonts w:asciiTheme="minorEastAsia" w:eastAsiaTheme="minorEastAsia" w:hAnsiTheme="minorEastAsia" w:cs="Arial"/>
          <w:color w:val="000000" w:themeColor="text1"/>
          <w:sz w:val="21"/>
          <w:szCs w:val="21"/>
        </w:rPr>
        <w:t>我跟这位女歌手的经纪人很熟，知道如果我们能跟她签一个3年的代言合同，她应该会同意以一个不错的价格为我们做独家代言。</w:t>
      </w:r>
    </w:p>
    <w:p w14:paraId="0FF0B9C4" w14:textId="77777777" w:rsidR="00084C5D" w:rsidRP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cs="Arial" w:hint="default"/>
          <w:color w:val="000000" w:themeColor="text1"/>
          <w:sz w:val="21"/>
          <w:szCs w:val="21"/>
        </w:rPr>
      </w:pPr>
      <w:r w:rsidRPr="00084C5D">
        <w:rPr>
          <w:rFonts w:asciiTheme="minorEastAsia" w:eastAsiaTheme="minorEastAsia" w:hAnsiTheme="minorEastAsia" w:cs="Arial" w:hint="default"/>
          <w:b/>
          <w:color w:val="000000" w:themeColor="text1"/>
          <w:sz w:val="21"/>
          <w:szCs w:val="21"/>
        </w:rPr>
        <w:t>罗约</w:t>
      </w:r>
      <w:r w:rsidRPr="00084C5D">
        <w:rPr>
          <w:rFonts w:asciiTheme="minorEastAsia" w:eastAsiaTheme="minorEastAsia" w:hAnsiTheme="minorEastAsia" w:cs="Arial"/>
          <w:color w:val="000000" w:themeColor="text1"/>
          <w:sz w:val="21"/>
          <w:szCs w:val="21"/>
        </w:rPr>
        <w:t>：3年的时间还是太长，有一定风险，再过几年</w:t>
      </w:r>
      <w:r w:rsidR="00413077">
        <w:rPr>
          <w:rFonts w:asciiTheme="minorEastAsia" w:eastAsiaTheme="minorEastAsia" w:hAnsiTheme="minorEastAsia" w:cs="Arial"/>
          <w:color w:val="000000" w:themeColor="text1"/>
          <w:sz w:val="21"/>
          <w:szCs w:val="21"/>
        </w:rPr>
        <w:t>她</w:t>
      </w:r>
      <w:r w:rsidRPr="00084C5D">
        <w:rPr>
          <w:rFonts w:asciiTheme="minorEastAsia" w:eastAsiaTheme="minorEastAsia" w:hAnsiTheme="minorEastAsia" w:cs="Arial"/>
          <w:color w:val="000000" w:themeColor="text1"/>
          <w:sz w:val="21"/>
          <w:szCs w:val="21"/>
        </w:rPr>
        <w:t>是不是就过气了，这是个未知数。</w:t>
      </w:r>
      <w:r w:rsidRPr="00084C5D">
        <w:rPr>
          <w:rFonts w:asciiTheme="minorEastAsia" w:eastAsiaTheme="minorEastAsia" w:hAnsiTheme="minorEastAsia" w:cs="Arial" w:hint="default"/>
          <w:color w:val="000000" w:themeColor="text1"/>
          <w:sz w:val="21"/>
          <w:szCs w:val="21"/>
        </w:rPr>
        <w:t>有没有更低成本和时间更短的方式</w:t>
      </w:r>
      <w:r w:rsidRPr="00084C5D">
        <w:rPr>
          <w:rFonts w:asciiTheme="minorEastAsia" w:eastAsiaTheme="minorEastAsia" w:hAnsiTheme="minorEastAsia" w:cs="Arial"/>
          <w:color w:val="000000" w:themeColor="text1"/>
          <w:sz w:val="21"/>
          <w:szCs w:val="21"/>
        </w:rPr>
        <w:t>？</w:t>
      </w:r>
    </w:p>
    <w:p w14:paraId="21133CAB" w14:textId="77777777" w:rsid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lang w:val="en-US"/>
        </w:rPr>
      </w:pPr>
      <w:r w:rsidRPr="00084C5D">
        <w:rPr>
          <w:rFonts w:asciiTheme="minorEastAsia" w:eastAsiaTheme="minorEastAsia" w:hAnsiTheme="minorEastAsia" w:cs="Arial"/>
          <w:b/>
          <w:color w:val="000000" w:themeColor="text1"/>
          <w:sz w:val="21"/>
          <w:szCs w:val="21"/>
        </w:rPr>
        <w:t>米果（想了想）</w:t>
      </w:r>
      <w:r w:rsidRPr="00084C5D">
        <w:rPr>
          <w:rFonts w:asciiTheme="minorEastAsia" w:eastAsiaTheme="minorEastAsia" w:hAnsiTheme="minorEastAsia" w:cs="Arial"/>
          <w:color w:val="000000" w:themeColor="text1"/>
          <w:sz w:val="21"/>
          <w:szCs w:val="21"/>
        </w:rPr>
        <w:t>：</w:t>
      </w:r>
      <w:r w:rsidRPr="00084C5D">
        <w:rPr>
          <w:rFonts w:asciiTheme="minorEastAsia" w:eastAsiaTheme="minorEastAsia" w:hAnsiTheme="minorEastAsia"/>
          <w:color w:val="000000" w:themeColor="text1"/>
          <w:sz w:val="21"/>
          <w:szCs w:val="21"/>
        </w:rPr>
        <w:t>如果考虑低成本、时间短的方式，或者我们可以赞助派对、晚宴或演唱会等一系列活动，邀请</w:t>
      </w:r>
      <w:r w:rsidR="00E41A78">
        <w:rPr>
          <w:rFonts w:asciiTheme="minorEastAsia" w:eastAsiaTheme="minorEastAsia" w:hAnsiTheme="minorEastAsia"/>
          <w:color w:val="000000" w:themeColor="text1"/>
          <w:sz w:val="21"/>
          <w:szCs w:val="21"/>
        </w:rPr>
        <w:t>高格格</w:t>
      </w:r>
      <w:r w:rsidRPr="00084C5D">
        <w:rPr>
          <w:rFonts w:asciiTheme="minorEastAsia" w:eastAsiaTheme="minorEastAsia" w:hAnsiTheme="minorEastAsia"/>
          <w:color w:val="000000" w:themeColor="text1"/>
          <w:sz w:val="21"/>
          <w:szCs w:val="21"/>
        </w:rPr>
        <w:t>演出或者出席</w:t>
      </w:r>
      <w:r w:rsidRPr="00084C5D">
        <w:rPr>
          <w:rFonts w:asciiTheme="minorEastAsia" w:eastAsiaTheme="minorEastAsia" w:hAnsiTheme="minorEastAsia"/>
          <w:color w:val="000000" w:themeColor="text1"/>
          <w:sz w:val="21"/>
          <w:szCs w:val="21"/>
          <w:lang w:val="en-US"/>
        </w:rPr>
        <w:t>......如果和</w:t>
      </w:r>
      <w:r>
        <w:rPr>
          <w:rFonts w:asciiTheme="minorEastAsia" w:eastAsiaTheme="minorEastAsia" w:hAnsiTheme="minorEastAsia"/>
          <w:color w:val="000000" w:themeColor="text1"/>
          <w:sz w:val="21"/>
          <w:szCs w:val="21"/>
          <w:lang w:val="en-US"/>
        </w:rPr>
        <w:t>她这种合作营销的方式有效果，提高了销量，再考虑让她成为我们这个系列的代言人。</w:t>
      </w:r>
    </w:p>
    <w:p w14:paraId="7A0B22E4" w14:textId="77777777" w:rsid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lang w:val="en-US"/>
        </w:rPr>
      </w:pPr>
      <w:r w:rsidRPr="00084C5D">
        <w:rPr>
          <w:rFonts w:asciiTheme="minorEastAsia" w:eastAsiaTheme="minorEastAsia" w:hAnsiTheme="minorEastAsia" w:cs="Arial" w:hint="default"/>
          <w:b/>
          <w:color w:val="000000" w:themeColor="text1"/>
          <w:sz w:val="21"/>
          <w:szCs w:val="21"/>
        </w:rPr>
        <w:t>罗约</w:t>
      </w:r>
      <w:r>
        <w:rPr>
          <w:rFonts w:asciiTheme="minorEastAsia" w:eastAsiaTheme="minorEastAsia" w:hAnsiTheme="minorEastAsia"/>
          <w:color w:val="000000" w:themeColor="text1"/>
          <w:sz w:val="21"/>
          <w:szCs w:val="21"/>
          <w:lang w:val="en-US"/>
        </w:rPr>
        <w:t>：</w:t>
      </w:r>
      <w:r>
        <w:rPr>
          <w:rFonts w:asciiTheme="minorEastAsia" w:eastAsiaTheme="minorEastAsia" w:hAnsiTheme="minorEastAsia" w:hint="default"/>
          <w:color w:val="000000" w:themeColor="text1"/>
          <w:sz w:val="21"/>
          <w:szCs w:val="21"/>
          <w:lang w:val="en-US"/>
        </w:rPr>
        <w:t>这样风险就小多了</w:t>
      </w:r>
      <w:r>
        <w:rPr>
          <w:rFonts w:asciiTheme="minorEastAsia" w:eastAsiaTheme="minorEastAsia" w:hAnsiTheme="minorEastAsia"/>
          <w:color w:val="000000" w:themeColor="text1"/>
          <w:sz w:val="21"/>
          <w:szCs w:val="21"/>
          <w:lang w:val="en-US"/>
        </w:rPr>
        <w:t>，</w:t>
      </w:r>
      <w:r>
        <w:rPr>
          <w:rFonts w:asciiTheme="minorEastAsia" w:eastAsiaTheme="minorEastAsia" w:hAnsiTheme="minorEastAsia" w:hint="default"/>
          <w:color w:val="000000" w:themeColor="text1"/>
          <w:sz w:val="21"/>
          <w:szCs w:val="21"/>
          <w:lang w:val="en-US"/>
        </w:rPr>
        <w:t>我们马上连线贝奇</w:t>
      </w:r>
      <w:r>
        <w:rPr>
          <w:rFonts w:asciiTheme="minorEastAsia" w:eastAsiaTheme="minorEastAsia" w:hAnsiTheme="minorEastAsia"/>
          <w:color w:val="000000" w:themeColor="text1"/>
          <w:sz w:val="21"/>
          <w:szCs w:val="21"/>
          <w:lang w:val="en-US"/>
        </w:rPr>
        <w:t>，</w:t>
      </w:r>
      <w:r>
        <w:rPr>
          <w:rFonts w:asciiTheme="minorEastAsia" w:eastAsiaTheme="minorEastAsia" w:hAnsiTheme="minorEastAsia" w:hint="default"/>
          <w:color w:val="000000" w:themeColor="text1"/>
          <w:sz w:val="21"/>
          <w:szCs w:val="21"/>
          <w:lang w:val="en-US"/>
        </w:rPr>
        <w:t>听听他的想法……</w:t>
      </w:r>
    </w:p>
    <w:p w14:paraId="18467C91" w14:textId="77777777" w:rsid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lang w:val="en-US"/>
        </w:rPr>
      </w:pPr>
    </w:p>
    <w:p w14:paraId="63258457" w14:textId="77777777" w:rsidR="00084C5D" w:rsidRDefault="00413077"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lang w:val="en-US"/>
        </w:rPr>
      </w:pPr>
      <w:r>
        <w:rPr>
          <w:rFonts w:asciiTheme="minorEastAsia" w:eastAsiaTheme="minorEastAsia" w:hAnsiTheme="minorEastAsia"/>
          <w:color w:val="000000" w:themeColor="text1"/>
          <w:sz w:val="21"/>
          <w:szCs w:val="21"/>
          <w:lang w:val="en-US"/>
        </w:rPr>
        <w:t>最终，三个人达成一致：决定</w:t>
      </w:r>
      <w:r w:rsidR="00084C5D">
        <w:rPr>
          <w:rFonts w:asciiTheme="minorEastAsia" w:eastAsiaTheme="minorEastAsia" w:hAnsiTheme="minorEastAsia"/>
          <w:color w:val="000000" w:themeColor="text1"/>
          <w:sz w:val="21"/>
          <w:szCs w:val="21"/>
          <w:lang w:val="en-US"/>
        </w:rPr>
        <w:t>与</w:t>
      </w:r>
      <w:r>
        <w:rPr>
          <w:rFonts w:asciiTheme="minorEastAsia" w:eastAsiaTheme="minorEastAsia" w:hAnsiTheme="minorEastAsia"/>
          <w:color w:val="000000" w:themeColor="text1"/>
          <w:sz w:val="21"/>
          <w:szCs w:val="21"/>
          <w:lang w:val="en-US"/>
        </w:rPr>
        <w:t>高格格</w:t>
      </w:r>
      <w:r w:rsidR="00084C5D">
        <w:rPr>
          <w:rFonts w:asciiTheme="minorEastAsia" w:eastAsiaTheme="minorEastAsia" w:hAnsiTheme="minorEastAsia"/>
          <w:color w:val="000000" w:themeColor="text1"/>
          <w:sz w:val="21"/>
          <w:szCs w:val="21"/>
          <w:lang w:val="en-US"/>
        </w:rPr>
        <w:t>采用合作营销，赞助</w:t>
      </w:r>
      <w:r>
        <w:rPr>
          <w:rFonts w:asciiTheme="minorEastAsia" w:eastAsiaTheme="minorEastAsia" w:hAnsiTheme="minorEastAsia"/>
          <w:color w:val="000000" w:themeColor="text1"/>
          <w:sz w:val="21"/>
          <w:szCs w:val="21"/>
          <w:lang w:val="en-US"/>
        </w:rPr>
        <w:t>她</w:t>
      </w:r>
      <w:r w:rsidR="00084C5D">
        <w:rPr>
          <w:rFonts w:asciiTheme="minorEastAsia" w:eastAsiaTheme="minorEastAsia" w:hAnsiTheme="minorEastAsia"/>
          <w:color w:val="000000" w:themeColor="text1"/>
          <w:sz w:val="21"/>
          <w:szCs w:val="21"/>
          <w:lang w:val="en-US"/>
        </w:rPr>
        <w:t>出席的新年派对、晚宴和演唱会等一系列活动的宣传方式。</w:t>
      </w:r>
    </w:p>
    <w:p w14:paraId="3152EA41" w14:textId="77777777" w:rsidR="00084C5D" w:rsidRPr="00C64640"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000000" w:themeColor="text1"/>
          <w:sz w:val="21"/>
          <w:szCs w:val="21"/>
          <w:lang w:val="en-US"/>
        </w:rPr>
      </w:pPr>
    </w:p>
    <w:p w14:paraId="54F181A0" w14:textId="77777777" w:rsidR="00084C5D" w:rsidRPr="00084C5D" w:rsidRDefault="00084C5D" w:rsidP="00084C5D">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right="1114"/>
        <w:rPr>
          <w:rFonts w:asciiTheme="minorEastAsia" w:eastAsiaTheme="minorEastAsia" w:hAnsiTheme="minorEastAsia" w:hint="default"/>
          <w:color w:val="424242"/>
          <w:sz w:val="21"/>
          <w:szCs w:val="21"/>
          <w:lang w:val="en-US"/>
        </w:rPr>
      </w:pPr>
    </w:p>
    <w:p w14:paraId="5006B1F0" w14:textId="1EC17020" w:rsidR="00D21665" w:rsidRPr="00D21665" w:rsidRDefault="004F7316" w:rsidP="00D2166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bCs/>
          <w:color w:val="424242"/>
          <w:sz w:val="21"/>
          <w:szCs w:val="21"/>
        </w:rPr>
      </w:pPr>
      <w:r w:rsidRPr="00D21665">
        <w:rPr>
          <w:rFonts w:asciiTheme="minorEastAsia" w:eastAsiaTheme="minorEastAsia" w:hAnsiTheme="minorEastAsia"/>
          <w:b/>
          <w:bCs/>
          <w:color w:val="424242"/>
          <w:sz w:val="21"/>
          <w:szCs w:val="21"/>
        </w:rPr>
        <w:t>0</w:t>
      </w:r>
      <w:r>
        <w:rPr>
          <w:rFonts w:asciiTheme="minorEastAsia" w:eastAsiaTheme="minorEastAsia" w:hAnsiTheme="minorEastAsia" w:hint="default"/>
          <w:b/>
          <w:bCs/>
          <w:color w:val="424242"/>
          <w:sz w:val="21"/>
          <w:szCs w:val="21"/>
        </w:rPr>
        <w:t>5</w:t>
      </w:r>
      <w:r w:rsidR="00D21665" w:rsidRPr="00D21665">
        <w:rPr>
          <w:rFonts w:asciiTheme="minorEastAsia" w:eastAsiaTheme="minorEastAsia" w:hAnsiTheme="minorEastAsia" w:hint="default"/>
          <w:b/>
          <w:bCs/>
          <w:color w:val="424242"/>
          <w:sz w:val="21"/>
          <w:szCs w:val="21"/>
        </w:rPr>
        <w:t>U0</w:t>
      </w:r>
      <w:r w:rsidR="00084C5D">
        <w:rPr>
          <w:rFonts w:asciiTheme="minorEastAsia" w:eastAsiaTheme="minorEastAsia" w:hAnsiTheme="minorEastAsia" w:hint="default"/>
          <w:b/>
          <w:bCs/>
          <w:color w:val="424242"/>
          <w:sz w:val="21"/>
          <w:szCs w:val="21"/>
        </w:rPr>
        <w:t>3</w:t>
      </w:r>
    </w:p>
    <w:p w14:paraId="2BE523B9" w14:textId="13FB4EE4" w:rsidR="001F1A01" w:rsidRPr="00D21665" w:rsidRDefault="00A7019E" w:rsidP="00D21665">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bCs/>
          <w:color w:val="424242"/>
          <w:sz w:val="21"/>
          <w:szCs w:val="21"/>
        </w:rPr>
      </w:pPr>
      <w:r>
        <w:rPr>
          <w:rFonts w:asciiTheme="minorEastAsia" w:eastAsiaTheme="minorEastAsia" w:hAnsiTheme="minorEastAsia"/>
          <w:b/>
          <w:bCs/>
          <w:color w:val="424242"/>
          <w:sz w:val="21"/>
          <w:szCs w:val="21"/>
        </w:rPr>
        <w:t>心态（二）</w:t>
      </w:r>
    </w:p>
    <w:p w14:paraId="2E65F562" w14:textId="25088E64" w:rsidR="00966B36" w:rsidRDefault="00966B36" w:rsidP="00966B3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t>在米果的明星代言宣传计划陷入僵局时，罗约向米果提出了几个问题，帮助她分析目前存在的问题，最终找到了解决方案。此时罗约有意识地培养下属解决问题的能力，这也是管理者应有的心态。</w:t>
      </w:r>
      <w:r w:rsidRPr="00D21665">
        <w:rPr>
          <w:rFonts w:asciiTheme="minorEastAsia" w:eastAsiaTheme="minorEastAsia" w:hAnsiTheme="minorEastAsia"/>
          <w:color w:val="424242"/>
          <w:sz w:val="21"/>
          <w:szCs w:val="21"/>
        </w:rPr>
        <w:t>当团队里的某位成员</w:t>
      </w:r>
      <w:r>
        <w:rPr>
          <w:rFonts w:asciiTheme="minorEastAsia" w:eastAsiaTheme="minorEastAsia" w:hAnsiTheme="minorEastAsia"/>
          <w:color w:val="424242"/>
          <w:sz w:val="21"/>
          <w:szCs w:val="21"/>
        </w:rPr>
        <w:t>遇到麻烦或需要你帮助</w:t>
      </w:r>
      <w:r w:rsidRPr="00D21665">
        <w:rPr>
          <w:rFonts w:asciiTheme="minorEastAsia" w:eastAsiaTheme="minorEastAsia" w:hAnsiTheme="minorEastAsia"/>
          <w:color w:val="424242"/>
          <w:sz w:val="21"/>
          <w:szCs w:val="21"/>
        </w:rPr>
        <w:t>时，</w:t>
      </w:r>
      <w:r>
        <w:rPr>
          <w:rFonts w:asciiTheme="minorEastAsia" w:eastAsiaTheme="minorEastAsia" w:hAnsiTheme="minorEastAsia"/>
          <w:color w:val="424242"/>
          <w:sz w:val="21"/>
          <w:szCs w:val="21"/>
        </w:rPr>
        <w:t>你也许很想直接告诉他答案。</w:t>
      </w:r>
      <w:r w:rsidRPr="00D21665">
        <w:rPr>
          <w:rFonts w:asciiTheme="minorEastAsia" w:eastAsiaTheme="minorEastAsia" w:hAnsiTheme="minorEastAsia"/>
          <w:color w:val="424242"/>
          <w:sz w:val="21"/>
          <w:szCs w:val="21"/>
        </w:rPr>
        <w:t>但如果养成提供答案的习惯，等于不让下属有自己解决问题的机会。</w:t>
      </w:r>
      <w:r w:rsidRPr="00D21665">
        <w:rPr>
          <w:rFonts w:asciiTheme="minorEastAsia" w:eastAsiaTheme="minorEastAsia" w:hAnsiTheme="minorEastAsia" w:hint="default"/>
          <w:color w:val="424242"/>
          <w:sz w:val="21"/>
          <w:szCs w:val="21"/>
        </w:rPr>
        <w:t>问问题是帮助团队成员处理问题的绝佳方法。让他们描述自己束手无策的地方，如果可以，把问题写在白板上，然后从各个角度切入讨论。</w:t>
      </w:r>
    </w:p>
    <w:p w14:paraId="3F850282" w14:textId="749B63A3" w:rsidR="00A7019E" w:rsidRDefault="00966B36" w:rsidP="00966B3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t>除此之外，管理者还应该</w:t>
      </w:r>
      <w:r w:rsidR="00A7019E" w:rsidRPr="00907EC5">
        <w:rPr>
          <w:rFonts w:asciiTheme="minorEastAsia" w:hAnsiTheme="minorEastAsia" w:hint="cs"/>
          <w:b/>
          <w:color w:val="424242"/>
          <w:sz w:val="21"/>
          <w:szCs w:val="21"/>
        </w:rPr>
        <w:t>专注目标与时限</w:t>
      </w:r>
      <w:r>
        <w:rPr>
          <w:rFonts w:asciiTheme="minorEastAsia" w:eastAsiaTheme="minorEastAsia" w:hAnsiTheme="minorEastAsia"/>
          <w:color w:val="424242"/>
          <w:sz w:val="21"/>
          <w:szCs w:val="21"/>
        </w:rPr>
        <w:t>，</w:t>
      </w:r>
      <w:r>
        <w:rPr>
          <w:rFonts w:asciiTheme="minorEastAsia" w:eastAsiaTheme="minorEastAsia" w:hAnsiTheme="minorEastAsia"/>
          <w:b/>
          <w:bCs/>
          <w:color w:val="424242"/>
          <w:sz w:val="21"/>
          <w:szCs w:val="21"/>
        </w:rPr>
        <w:t>你</w:t>
      </w:r>
      <w:r>
        <w:rPr>
          <w:rFonts w:asciiTheme="minorEastAsia" w:eastAsiaTheme="minorEastAsia" w:hAnsiTheme="minorEastAsia" w:hint="default"/>
          <w:b/>
          <w:bCs/>
          <w:color w:val="424242"/>
          <w:sz w:val="21"/>
          <w:szCs w:val="21"/>
        </w:rPr>
        <w:t>可以</w:t>
      </w:r>
      <w:r w:rsidRPr="00D21665">
        <w:rPr>
          <w:rFonts w:asciiTheme="minorEastAsia" w:eastAsiaTheme="minorEastAsia" w:hAnsiTheme="minorEastAsia"/>
          <w:color w:val="424242"/>
          <w:sz w:val="21"/>
          <w:szCs w:val="21"/>
        </w:rPr>
        <w:t>和你的团队一起设定目标，</w:t>
      </w:r>
      <w:r>
        <w:rPr>
          <w:rFonts w:asciiTheme="minorEastAsia" w:eastAsiaTheme="minorEastAsia" w:hAnsiTheme="minorEastAsia"/>
          <w:color w:val="424242"/>
          <w:sz w:val="21"/>
          <w:szCs w:val="21"/>
        </w:rPr>
        <w:t>设立明确的截止日期与要达到的成果，把“怎么做”留给团队成员决定。</w:t>
      </w:r>
    </w:p>
    <w:p w14:paraId="2DB71AAE" w14:textId="77777777" w:rsidR="00A7019E" w:rsidRPr="00C10A90" w:rsidRDefault="00A7019E" w:rsidP="00A7019E">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hint="default"/>
          <w:color w:val="424242"/>
          <w:sz w:val="21"/>
          <w:szCs w:val="21"/>
        </w:rPr>
        <w:t>管理者还应该</w:t>
      </w:r>
      <w:r w:rsidRPr="00C10A90">
        <w:rPr>
          <w:rFonts w:asciiTheme="minorEastAsia" w:eastAsiaTheme="minorEastAsia" w:hAnsiTheme="minorEastAsia"/>
          <w:color w:val="424242"/>
          <w:sz w:val="21"/>
          <w:szCs w:val="21"/>
        </w:rPr>
        <w:t>通过学习、培训和积累完成从专才到通才的转变。你需要</w:t>
      </w:r>
      <w:proofErr w:type="gramStart"/>
      <w:r w:rsidRPr="00C10A90">
        <w:rPr>
          <w:rFonts w:asciiTheme="minorEastAsia" w:eastAsiaTheme="minorEastAsia" w:hAnsiTheme="minorEastAsia"/>
          <w:color w:val="424242"/>
          <w:sz w:val="21"/>
          <w:szCs w:val="21"/>
        </w:rPr>
        <w:t>熟悉部门</w:t>
      </w:r>
      <w:proofErr w:type="gramEnd"/>
      <w:r w:rsidRPr="00C10A90">
        <w:rPr>
          <w:rFonts w:asciiTheme="minorEastAsia" w:eastAsiaTheme="minorEastAsia" w:hAnsiTheme="minorEastAsia"/>
          <w:color w:val="424242"/>
          <w:sz w:val="21"/>
          <w:szCs w:val="21"/>
        </w:rPr>
        <w:t>内的工作流程或者是公司内不同部门（如财务、营销、人力资源和研发等）解决业务问题的不同方式。</w:t>
      </w:r>
      <w:r w:rsidRPr="00C10A90">
        <w:rPr>
          <w:rFonts w:ascii="宋体" w:eastAsia="宋体" w:hAnsi="宋体" w:cs="宋体"/>
          <w:color w:val="333333"/>
          <w:sz w:val="21"/>
          <w:szCs w:val="21"/>
          <w:bdr w:val="none" w:sz="0" w:space="0" w:color="auto"/>
        </w:rPr>
        <w:t>建立对不同职能、不同部门或岗位，特别是自己此前不熟悉的职能、部门或岗位的了解。并能够敏锐地意识到各部门的利益点，清楚、有效地与各方面人员沟通，有效地发挥各职能、部门、岗位的协同作用。</w:t>
      </w:r>
    </w:p>
    <w:p w14:paraId="72A2495A" w14:textId="31426112" w:rsidR="005F3F6B" w:rsidRDefault="005F3F6B" w:rsidP="005F3F6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sidRPr="00D93B1C">
        <w:rPr>
          <w:rFonts w:asciiTheme="minorEastAsia" w:eastAsiaTheme="minorEastAsia" w:hAnsiTheme="minorEastAsia" w:hint="default"/>
          <w:color w:val="424242"/>
          <w:sz w:val="21"/>
          <w:szCs w:val="21"/>
        </w:rPr>
        <w:t>管理者</w:t>
      </w:r>
      <w:r w:rsidR="00084C5D">
        <w:rPr>
          <w:rFonts w:asciiTheme="minorEastAsia" w:eastAsiaTheme="minorEastAsia" w:hAnsiTheme="minorEastAsia" w:hint="default"/>
          <w:color w:val="424242"/>
          <w:sz w:val="21"/>
          <w:szCs w:val="21"/>
        </w:rPr>
        <w:t>合作</w:t>
      </w:r>
      <w:r w:rsidR="00C10A90">
        <w:rPr>
          <w:rFonts w:asciiTheme="minorEastAsia" w:eastAsiaTheme="minorEastAsia" w:hAnsiTheme="minorEastAsia" w:hint="default"/>
          <w:color w:val="424242"/>
          <w:sz w:val="21"/>
          <w:szCs w:val="21"/>
        </w:rPr>
        <w:t>双赢</w:t>
      </w:r>
      <w:r w:rsidR="004A08BC">
        <w:rPr>
          <w:rFonts w:asciiTheme="minorEastAsia" w:eastAsiaTheme="minorEastAsia" w:hAnsiTheme="minorEastAsia" w:hint="default"/>
          <w:color w:val="424242"/>
          <w:sz w:val="21"/>
          <w:szCs w:val="21"/>
        </w:rPr>
        <w:t>的心态也是必需的</w:t>
      </w:r>
      <w:r w:rsidR="004A08BC">
        <w:rPr>
          <w:rFonts w:asciiTheme="minorEastAsia" w:eastAsiaTheme="minorEastAsia" w:hAnsiTheme="minorEastAsia"/>
          <w:color w:val="424242"/>
          <w:sz w:val="21"/>
          <w:szCs w:val="21"/>
        </w:rPr>
        <w:t>，</w:t>
      </w:r>
      <w:r w:rsidR="004A08BC">
        <w:rPr>
          <w:rFonts w:asciiTheme="minorEastAsia" w:eastAsiaTheme="minorEastAsia" w:hAnsiTheme="minorEastAsia" w:hint="default"/>
          <w:color w:val="424242"/>
          <w:sz w:val="21"/>
          <w:szCs w:val="21"/>
        </w:rPr>
        <w:t>你需要</w:t>
      </w:r>
      <w:r w:rsidRPr="00D93B1C">
        <w:rPr>
          <w:rFonts w:asciiTheme="minorEastAsia" w:eastAsiaTheme="minorEastAsia" w:hAnsiTheme="minorEastAsia" w:hint="default"/>
          <w:color w:val="424242"/>
          <w:sz w:val="21"/>
          <w:szCs w:val="21"/>
        </w:rPr>
        <w:t>重视建立</w:t>
      </w:r>
      <w:r w:rsidR="00084C5D">
        <w:rPr>
          <w:rFonts w:asciiTheme="minorEastAsia" w:eastAsiaTheme="minorEastAsia" w:hAnsiTheme="minorEastAsia" w:hint="default"/>
          <w:color w:val="424242"/>
          <w:sz w:val="21"/>
          <w:szCs w:val="21"/>
        </w:rPr>
        <w:t>起与</w:t>
      </w:r>
      <w:r w:rsidR="00A7019E">
        <w:rPr>
          <w:rFonts w:asciiTheme="minorEastAsia" w:eastAsiaTheme="minorEastAsia" w:hAnsiTheme="minorEastAsia"/>
          <w:color w:val="424242"/>
          <w:sz w:val="21"/>
          <w:szCs w:val="21"/>
        </w:rPr>
        <w:t>上司、</w:t>
      </w:r>
      <w:r w:rsidR="00A7019E">
        <w:rPr>
          <w:rFonts w:asciiTheme="minorEastAsia" w:eastAsiaTheme="minorEastAsia" w:hAnsiTheme="minorEastAsia" w:hint="default"/>
          <w:color w:val="424242"/>
          <w:sz w:val="21"/>
          <w:szCs w:val="21"/>
        </w:rPr>
        <w:t>直接下属</w:t>
      </w:r>
      <w:r w:rsidR="00A7019E">
        <w:rPr>
          <w:rFonts w:asciiTheme="minorEastAsia" w:eastAsiaTheme="minorEastAsia" w:hAnsiTheme="minorEastAsia"/>
          <w:color w:val="424242"/>
          <w:sz w:val="21"/>
          <w:szCs w:val="21"/>
        </w:rPr>
        <w:t>、</w:t>
      </w:r>
      <w:r w:rsidR="00A7019E">
        <w:rPr>
          <w:rFonts w:asciiTheme="minorEastAsia" w:eastAsiaTheme="minorEastAsia" w:hAnsiTheme="minorEastAsia" w:hint="default"/>
          <w:color w:val="424242"/>
          <w:sz w:val="21"/>
          <w:szCs w:val="21"/>
        </w:rPr>
        <w:t>供应商</w:t>
      </w:r>
      <w:r w:rsidR="00A7019E">
        <w:rPr>
          <w:rFonts w:asciiTheme="minorEastAsia" w:eastAsiaTheme="minorEastAsia" w:hAnsiTheme="minorEastAsia"/>
          <w:color w:val="424242"/>
          <w:sz w:val="21"/>
          <w:szCs w:val="21"/>
        </w:rPr>
        <w:t>、</w:t>
      </w:r>
      <w:r w:rsidR="00A7019E">
        <w:rPr>
          <w:rFonts w:asciiTheme="minorEastAsia" w:eastAsiaTheme="minorEastAsia" w:hAnsiTheme="minorEastAsia" w:hint="default"/>
          <w:color w:val="424242"/>
          <w:sz w:val="21"/>
          <w:szCs w:val="21"/>
        </w:rPr>
        <w:t>客户和其他相关人员</w:t>
      </w:r>
      <w:r w:rsidRPr="00D93B1C">
        <w:rPr>
          <w:rFonts w:asciiTheme="minorEastAsia" w:eastAsiaTheme="minorEastAsia" w:hAnsiTheme="minorEastAsia" w:hint="default"/>
          <w:color w:val="424242"/>
          <w:sz w:val="21"/>
          <w:szCs w:val="21"/>
        </w:rPr>
        <w:t>的合作关系</w:t>
      </w:r>
      <w:r w:rsidR="009E69A5">
        <w:rPr>
          <w:rFonts w:asciiTheme="minorEastAsia" w:eastAsiaTheme="minorEastAsia" w:hAnsiTheme="minorEastAsia"/>
          <w:color w:val="424242"/>
          <w:sz w:val="21"/>
          <w:szCs w:val="21"/>
        </w:rPr>
        <w:t>。</w:t>
      </w:r>
    </w:p>
    <w:p w14:paraId="28957039" w14:textId="77777777" w:rsidR="009E69A5" w:rsidRDefault="009E69A5" w:rsidP="005F3F6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p>
    <w:p w14:paraId="07FF1573" w14:textId="145295BB" w:rsidR="009E69A5" w:rsidRPr="00907EC5" w:rsidRDefault="009E69A5" w:rsidP="005F3F6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907EC5">
        <w:rPr>
          <w:rFonts w:asciiTheme="minorEastAsia" w:eastAsiaTheme="minorEastAsia" w:hAnsiTheme="minorEastAsia" w:hint="default"/>
          <w:b/>
          <w:color w:val="424242"/>
          <w:sz w:val="21"/>
          <w:szCs w:val="21"/>
        </w:rPr>
        <w:t>战略视角</w:t>
      </w:r>
    </w:p>
    <w:p w14:paraId="4615C689" w14:textId="04792B85" w:rsidR="00CB6C59" w:rsidRPr="00D21665" w:rsidRDefault="00BB784B" w:rsidP="00CB6C5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Fonts w:asciiTheme="minorEastAsia" w:eastAsiaTheme="minorEastAsia" w:hAnsiTheme="minorEastAsia"/>
          <w:color w:val="424242"/>
          <w:sz w:val="21"/>
          <w:szCs w:val="21"/>
        </w:rPr>
        <w:lastRenderedPageBreak/>
        <w:t>管理者还应该</w:t>
      </w:r>
      <w:r w:rsidR="008A3CEC">
        <w:rPr>
          <w:rFonts w:asciiTheme="minorEastAsia" w:eastAsiaTheme="minorEastAsia" w:hAnsiTheme="minorEastAsia"/>
          <w:color w:val="424242"/>
          <w:sz w:val="21"/>
          <w:szCs w:val="21"/>
        </w:rPr>
        <w:t>具有</w:t>
      </w:r>
      <w:r w:rsidR="008A3CEC" w:rsidRPr="00907EC5">
        <w:rPr>
          <w:rFonts w:asciiTheme="minorEastAsia" w:eastAsiaTheme="minorEastAsia" w:hAnsiTheme="minorEastAsia"/>
          <w:b/>
          <w:color w:val="424242"/>
          <w:sz w:val="21"/>
          <w:szCs w:val="21"/>
        </w:rPr>
        <w:t>战略视角</w:t>
      </w:r>
      <w:r w:rsidR="008A3CEC">
        <w:rPr>
          <w:rFonts w:asciiTheme="minorEastAsia" w:eastAsiaTheme="minorEastAsia" w:hAnsiTheme="minorEastAsia"/>
          <w:color w:val="424242"/>
          <w:sz w:val="21"/>
          <w:szCs w:val="21"/>
        </w:rPr>
        <w:t>，</w:t>
      </w:r>
      <w:r>
        <w:rPr>
          <w:rFonts w:asciiTheme="minorEastAsia" w:eastAsiaTheme="minorEastAsia" w:hAnsiTheme="minorEastAsia"/>
          <w:color w:val="424242"/>
          <w:sz w:val="21"/>
          <w:szCs w:val="21"/>
        </w:rPr>
        <w:t>注意</w:t>
      </w:r>
      <w:r w:rsidR="00CB6C59">
        <w:rPr>
          <w:rFonts w:asciiTheme="minorEastAsia" w:eastAsiaTheme="minorEastAsia" w:hAnsiTheme="minorEastAsia"/>
          <w:color w:val="424242"/>
          <w:sz w:val="21"/>
          <w:szCs w:val="21"/>
        </w:rPr>
        <w:t>培养</w:t>
      </w:r>
      <w:r>
        <w:rPr>
          <w:rFonts w:asciiTheme="minorEastAsia" w:eastAsiaTheme="minorEastAsia" w:hAnsiTheme="minorEastAsia"/>
          <w:color w:val="424242"/>
          <w:sz w:val="21"/>
          <w:szCs w:val="21"/>
        </w:rPr>
        <w:t>自己的</w:t>
      </w:r>
      <w:r w:rsidR="00CB6C59">
        <w:rPr>
          <w:rFonts w:asciiTheme="minorEastAsia" w:eastAsiaTheme="minorEastAsia" w:hAnsiTheme="minorEastAsia"/>
          <w:color w:val="424242"/>
          <w:sz w:val="21"/>
          <w:szCs w:val="21"/>
        </w:rPr>
        <w:t>战略性思维</w:t>
      </w:r>
      <w:r w:rsidR="009B5C11">
        <w:rPr>
          <w:rFonts w:asciiTheme="minorEastAsia" w:eastAsiaTheme="minorEastAsia" w:hAnsiTheme="minorEastAsia"/>
          <w:color w:val="424242"/>
          <w:sz w:val="21"/>
          <w:szCs w:val="21"/>
        </w:rPr>
        <w:t>。</w:t>
      </w:r>
      <w:r w:rsidR="00966B36">
        <w:rPr>
          <w:rFonts w:asciiTheme="minorEastAsia" w:eastAsiaTheme="minorEastAsia" w:hAnsiTheme="minorEastAsia"/>
          <w:color w:val="424242"/>
          <w:sz w:val="21"/>
          <w:szCs w:val="21"/>
        </w:rPr>
        <w:t>你可以查看我们关于此类心态培养的相关课程，详细学习。</w:t>
      </w:r>
      <w:r w:rsidR="009B5C11" w:rsidRPr="00907EC5">
        <w:rPr>
          <w:rFonts w:asciiTheme="minorEastAsia" w:eastAsiaTheme="minorEastAsia" w:hAnsiTheme="minorEastAsia"/>
          <w:color w:val="424242"/>
          <w:sz w:val="21"/>
          <w:szCs w:val="21"/>
          <w:highlight w:val="yellow"/>
        </w:rPr>
        <w:t>此时你需要</w:t>
      </w:r>
      <w:r w:rsidR="00CB6C59" w:rsidRPr="00907EC5">
        <w:rPr>
          <w:rFonts w:asciiTheme="minorEastAsia" w:eastAsiaTheme="minorEastAsia" w:hAnsiTheme="minorEastAsia"/>
          <w:color w:val="424242"/>
          <w:sz w:val="21"/>
          <w:szCs w:val="21"/>
          <w:highlight w:val="yellow"/>
        </w:rPr>
        <w:t>培养三种技能：水平切换能力、模式识别能力以及思维模拟能力。水平切换能力是能从容地在不同分析层面之间来回切换的能力，即知道</w:t>
      </w:r>
      <w:proofErr w:type="gramStart"/>
      <w:r w:rsidR="00CB6C59" w:rsidRPr="00907EC5">
        <w:rPr>
          <w:rFonts w:asciiTheme="minorEastAsia" w:eastAsiaTheme="minorEastAsia" w:hAnsiTheme="minorEastAsia"/>
          <w:color w:val="424242"/>
          <w:sz w:val="21"/>
          <w:szCs w:val="21"/>
          <w:highlight w:val="yellow"/>
        </w:rPr>
        <w:t>何时关注</w:t>
      </w:r>
      <w:proofErr w:type="gramEnd"/>
      <w:r w:rsidR="00CB6C59" w:rsidRPr="00907EC5">
        <w:rPr>
          <w:rFonts w:asciiTheme="minorEastAsia" w:eastAsiaTheme="minorEastAsia" w:hAnsiTheme="minorEastAsia"/>
          <w:color w:val="424242"/>
          <w:sz w:val="21"/>
          <w:szCs w:val="21"/>
          <w:highlight w:val="yellow"/>
        </w:rPr>
        <w:t>细节、</w:t>
      </w:r>
      <w:proofErr w:type="gramStart"/>
      <w:r w:rsidR="00CB6C59" w:rsidRPr="00907EC5">
        <w:rPr>
          <w:rFonts w:asciiTheme="minorEastAsia" w:eastAsiaTheme="minorEastAsia" w:hAnsiTheme="minorEastAsia"/>
          <w:color w:val="424242"/>
          <w:sz w:val="21"/>
          <w:szCs w:val="21"/>
          <w:highlight w:val="yellow"/>
        </w:rPr>
        <w:t>何时关</w:t>
      </w:r>
      <w:proofErr w:type="gramEnd"/>
      <w:r w:rsidR="00CB6C59" w:rsidRPr="00907EC5">
        <w:rPr>
          <w:rFonts w:asciiTheme="minorEastAsia" w:eastAsiaTheme="minorEastAsia" w:hAnsiTheme="minorEastAsia"/>
          <w:color w:val="424242"/>
          <w:sz w:val="21"/>
          <w:szCs w:val="21"/>
          <w:highlight w:val="yellow"/>
        </w:rPr>
        <w:t>注大局。模式识别能力是在一项复杂业务中，能区分出偶然联系和重要模式，即把有用信号和无用噪声区分开来。思维模拟能力是能够预料到外部各方（竞争对手、监管者、媒体、公众）对你的行为作何反应，通过预测他们的行动和反应，找到最佳应对办法。</w:t>
      </w:r>
    </w:p>
    <w:p w14:paraId="4C6E3F6C" w14:textId="77777777" w:rsidR="00CB6C59" w:rsidRPr="00536909" w:rsidRDefault="00CB6C59">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lang w:val="en-US"/>
        </w:rPr>
      </w:pPr>
    </w:p>
    <w:p w14:paraId="3C840147" w14:textId="45C47025" w:rsidR="008B7CF2" w:rsidRPr="00BB784B" w:rsidRDefault="004F7316" w:rsidP="00BB784B">
      <w:pPr>
        <w:rPr>
          <w:rFonts w:asciiTheme="minorEastAsia" w:hAnsiTheme="minorEastAsia"/>
          <w:b/>
          <w:color w:val="424242"/>
          <w:sz w:val="21"/>
          <w:szCs w:val="21"/>
          <w:lang w:eastAsia="zh-CN"/>
        </w:rPr>
      </w:pPr>
      <w:r w:rsidRPr="00BB784B">
        <w:rPr>
          <w:rFonts w:asciiTheme="minorEastAsia" w:hAnsiTheme="minorEastAsia"/>
          <w:b/>
          <w:color w:val="424242"/>
          <w:sz w:val="21"/>
          <w:szCs w:val="21"/>
          <w:lang w:eastAsia="zh-CN"/>
        </w:rPr>
        <w:t>0</w:t>
      </w:r>
      <w:r>
        <w:rPr>
          <w:rFonts w:asciiTheme="minorEastAsia" w:hAnsiTheme="minorEastAsia"/>
          <w:b/>
          <w:color w:val="424242"/>
          <w:sz w:val="21"/>
          <w:szCs w:val="21"/>
          <w:lang w:eastAsia="zh-CN"/>
        </w:rPr>
        <w:t>6</w:t>
      </w:r>
      <w:r w:rsidRPr="00BB784B">
        <w:rPr>
          <w:rFonts w:asciiTheme="minorEastAsia" w:hAnsiTheme="minorEastAsia"/>
          <w:b/>
          <w:color w:val="424242"/>
          <w:sz w:val="21"/>
          <w:szCs w:val="21"/>
          <w:lang w:eastAsia="zh-CN"/>
        </w:rPr>
        <w:t>U</w:t>
      </w:r>
    </w:p>
    <w:p w14:paraId="2F31E1FA" w14:textId="77777777" w:rsidR="00BB784B" w:rsidRDefault="00BB784B"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BB784B">
        <w:rPr>
          <w:rFonts w:asciiTheme="minorEastAsia" w:eastAsiaTheme="minorEastAsia" w:hAnsiTheme="minorEastAsia" w:hint="default"/>
          <w:b/>
          <w:color w:val="424242"/>
          <w:sz w:val="21"/>
          <w:szCs w:val="21"/>
        </w:rPr>
        <w:t>小结</w:t>
      </w:r>
    </w:p>
    <w:p w14:paraId="27B6FDDA" w14:textId="1C0F07F2" w:rsidR="00BB784B" w:rsidRDefault="004F7316"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6</w:t>
      </w:r>
      <w:r w:rsidR="00BB784B">
        <w:rPr>
          <w:rFonts w:asciiTheme="minorEastAsia" w:eastAsiaTheme="minorEastAsia" w:hAnsiTheme="minorEastAsia" w:hint="default"/>
          <w:b/>
          <w:color w:val="424242"/>
          <w:sz w:val="21"/>
          <w:szCs w:val="21"/>
        </w:rPr>
        <w:t>U01</w:t>
      </w:r>
    </w:p>
    <w:p w14:paraId="3235595B" w14:textId="77777777" w:rsidR="00BB784B" w:rsidRDefault="00BB784B"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hint="default"/>
          <w:b/>
          <w:color w:val="424242"/>
          <w:sz w:val="21"/>
          <w:szCs w:val="21"/>
        </w:rPr>
        <w:t>课程小结</w:t>
      </w:r>
    </w:p>
    <w:p w14:paraId="43B1C4A3" w14:textId="4AFEB2AD" w:rsidR="009D0F31" w:rsidRDefault="00BB784B"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sidRPr="00BB784B">
        <w:rPr>
          <w:rFonts w:asciiTheme="minorEastAsia" w:eastAsiaTheme="minorEastAsia" w:hAnsiTheme="minorEastAsia" w:hint="default"/>
          <w:color w:val="424242"/>
          <w:sz w:val="21"/>
          <w:szCs w:val="21"/>
        </w:rPr>
        <w:t>我们的课</w:t>
      </w:r>
      <w:r w:rsidRPr="00C10A90">
        <w:rPr>
          <w:rFonts w:asciiTheme="minorEastAsia" w:eastAsiaTheme="minorEastAsia" w:hAnsiTheme="minorEastAsia" w:hint="default"/>
          <w:color w:val="424242"/>
          <w:sz w:val="21"/>
          <w:szCs w:val="21"/>
        </w:rPr>
        <w:t>程即将结束</w:t>
      </w:r>
      <w:r w:rsidRPr="00C10A90">
        <w:rPr>
          <w:rFonts w:asciiTheme="minorEastAsia" w:eastAsiaTheme="minorEastAsia" w:hAnsiTheme="minorEastAsia"/>
          <w:color w:val="424242"/>
          <w:sz w:val="21"/>
          <w:szCs w:val="21"/>
        </w:rPr>
        <w:t>。</w:t>
      </w:r>
      <w:r w:rsidR="009B5C11" w:rsidRPr="00C10A90">
        <w:rPr>
          <w:rFonts w:asciiTheme="minorEastAsia" w:eastAsiaTheme="minorEastAsia" w:hAnsiTheme="minorEastAsia"/>
          <w:color w:val="424242"/>
          <w:sz w:val="21"/>
          <w:szCs w:val="21"/>
        </w:rPr>
        <w:t>在这个课程里，我们知道了</w:t>
      </w:r>
      <w:r w:rsidR="009B5C11" w:rsidRPr="00C10A90">
        <w:rPr>
          <w:rFonts w:asciiTheme="minorEastAsia" w:eastAsiaTheme="minorEastAsia" w:hAnsiTheme="minorEastAsia"/>
          <w:sz w:val="21"/>
          <w:szCs w:val="21"/>
        </w:rPr>
        <w:t>管理活动可以分为三种，分别是：</w:t>
      </w:r>
      <w:r w:rsidR="009B5C11" w:rsidRPr="00C10A90">
        <w:rPr>
          <w:rFonts w:asciiTheme="minorEastAsia" w:eastAsiaTheme="minorEastAsia" w:hAnsiTheme="minorEastAsia"/>
          <w:b/>
          <w:sz w:val="21"/>
          <w:szCs w:val="21"/>
        </w:rPr>
        <w:t>人际关系类、信息传递和决策制定类</w:t>
      </w:r>
      <w:r w:rsidR="009B5C11" w:rsidRPr="00C10A90">
        <w:rPr>
          <w:rFonts w:asciiTheme="minorEastAsia" w:eastAsiaTheme="minorEastAsia" w:hAnsiTheme="minorEastAsia"/>
          <w:sz w:val="21"/>
          <w:szCs w:val="21"/>
        </w:rPr>
        <w:t>。基于这种划分，管理者扮演着3种人际关系角色，分别为代表人、领导者、联络者；3种信息传递角色，具体包括监控者、传播者、发言人；和4种决策制定角色：谈判者、创业者、故障排除者和资源分配者。</w:t>
      </w:r>
      <w:r w:rsidR="009D0F31" w:rsidRPr="00C10A90">
        <w:rPr>
          <w:rFonts w:asciiTheme="minorEastAsia" w:eastAsiaTheme="minorEastAsia" w:hAnsiTheme="minorEastAsia"/>
          <w:sz w:val="21"/>
          <w:szCs w:val="21"/>
        </w:rPr>
        <w:t>管理者要在这些角色中得心应手，你</w:t>
      </w:r>
      <w:r w:rsidR="009E69A5">
        <w:rPr>
          <w:rFonts w:asciiTheme="minorEastAsia" w:eastAsiaTheme="minorEastAsia" w:hAnsiTheme="minorEastAsia"/>
          <w:sz w:val="21"/>
          <w:szCs w:val="21"/>
        </w:rPr>
        <w:t>还</w:t>
      </w:r>
      <w:r w:rsidR="009D0F31" w:rsidRPr="00C10A90">
        <w:rPr>
          <w:rFonts w:asciiTheme="minorEastAsia" w:eastAsiaTheme="minorEastAsia" w:hAnsiTheme="minorEastAsia"/>
          <w:sz w:val="21"/>
          <w:szCs w:val="21"/>
        </w:rPr>
        <w:t>应该具有这样的心态：目光长远、</w:t>
      </w:r>
      <w:r w:rsidR="008A3CEC" w:rsidRPr="00C10A90">
        <w:rPr>
          <w:rFonts w:asciiTheme="minorEastAsia" w:eastAsiaTheme="minorEastAsia" w:hAnsiTheme="minorEastAsia"/>
          <w:sz w:val="21"/>
          <w:szCs w:val="21"/>
        </w:rPr>
        <w:t>有意识</w:t>
      </w:r>
      <w:r w:rsidR="00F54D9F" w:rsidRPr="00C10A90">
        <w:rPr>
          <w:rFonts w:asciiTheme="minorEastAsia" w:eastAsiaTheme="minorEastAsia" w:hAnsiTheme="minorEastAsia"/>
          <w:sz w:val="21"/>
          <w:szCs w:val="21"/>
        </w:rPr>
        <w:t>培养下属解决问题的能力</w:t>
      </w:r>
      <w:r w:rsidR="009D0F31" w:rsidRPr="00C10A90">
        <w:rPr>
          <w:rFonts w:asciiTheme="minorEastAsia" w:eastAsiaTheme="minorEastAsia" w:hAnsiTheme="minorEastAsia"/>
          <w:sz w:val="21"/>
          <w:szCs w:val="21"/>
        </w:rPr>
        <w:t>、专注目标与时限、从专才</w:t>
      </w:r>
      <w:r w:rsidR="00C10A90" w:rsidRPr="00C10A90">
        <w:rPr>
          <w:rFonts w:asciiTheme="minorEastAsia" w:eastAsiaTheme="minorEastAsia" w:hAnsiTheme="minorEastAsia"/>
          <w:sz w:val="21"/>
          <w:szCs w:val="21"/>
        </w:rPr>
        <w:t>向通才转变、合作双赢</w:t>
      </w:r>
      <w:r w:rsidR="000E3872">
        <w:rPr>
          <w:rFonts w:asciiTheme="minorEastAsia" w:eastAsiaTheme="minorEastAsia" w:hAnsiTheme="minorEastAsia"/>
          <w:sz w:val="21"/>
          <w:szCs w:val="21"/>
        </w:rPr>
        <w:t>和</w:t>
      </w:r>
      <w:r w:rsidR="00C10A90" w:rsidRPr="00C10A90">
        <w:rPr>
          <w:rFonts w:asciiTheme="minorEastAsia" w:eastAsiaTheme="minorEastAsia" w:hAnsiTheme="minorEastAsia"/>
          <w:sz w:val="21"/>
          <w:szCs w:val="21"/>
        </w:rPr>
        <w:t>战略视角</w:t>
      </w:r>
      <w:r w:rsidR="009D0F31" w:rsidRPr="00C10A90">
        <w:rPr>
          <w:rFonts w:asciiTheme="minorEastAsia" w:eastAsiaTheme="minorEastAsia" w:hAnsiTheme="minorEastAsia"/>
          <w:sz w:val="21"/>
          <w:szCs w:val="21"/>
        </w:rPr>
        <w:t>。</w:t>
      </w:r>
    </w:p>
    <w:p w14:paraId="15D16D1F" w14:textId="77777777" w:rsidR="009D0F31" w:rsidRDefault="009D0F31"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p>
    <w:p w14:paraId="1E53F1D1" w14:textId="4A6121EA" w:rsidR="009D0F31" w:rsidRPr="00BB784B" w:rsidRDefault="004F7316" w:rsidP="009D0F31">
      <w:pPr>
        <w:rPr>
          <w:rFonts w:asciiTheme="minorEastAsia" w:hAnsiTheme="minorEastAsia"/>
          <w:b/>
          <w:color w:val="424242"/>
          <w:sz w:val="21"/>
          <w:szCs w:val="21"/>
          <w:lang w:eastAsia="zh-CN"/>
        </w:rPr>
      </w:pPr>
      <w:r w:rsidRPr="00BB784B">
        <w:rPr>
          <w:rFonts w:asciiTheme="minorEastAsia" w:hAnsiTheme="minorEastAsia"/>
          <w:b/>
          <w:color w:val="424242"/>
          <w:sz w:val="21"/>
          <w:szCs w:val="21"/>
          <w:lang w:eastAsia="zh-CN"/>
        </w:rPr>
        <w:t>0</w:t>
      </w:r>
      <w:r>
        <w:rPr>
          <w:rFonts w:asciiTheme="minorEastAsia" w:hAnsiTheme="minorEastAsia"/>
          <w:b/>
          <w:color w:val="424242"/>
          <w:sz w:val="21"/>
          <w:szCs w:val="21"/>
          <w:lang w:eastAsia="zh-CN"/>
        </w:rPr>
        <w:t>7</w:t>
      </w:r>
      <w:r w:rsidRPr="00BB784B">
        <w:rPr>
          <w:rFonts w:asciiTheme="minorEastAsia" w:hAnsiTheme="minorEastAsia"/>
          <w:b/>
          <w:color w:val="424242"/>
          <w:sz w:val="21"/>
          <w:szCs w:val="21"/>
          <w:lang w:eastAsia="zh-CN"/>
        </w:rPr>
        <w:t>U</w:t>
      </w:r>
    </w:p>
    <w:p w14:paraId="15709135" w14:textId="77777777" w:rsidR="009D0F31" w:rsidRDefault="009D0F31"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b/>
          <w:color w:val="424242"/>
          <w:sz w:val="21"/>
          <w:szCs w:val="21"/>
        </w:rPr>
        <w:t>学以致用</w:t>
      </w:r>
    </w:p>
    <w:p w14:paraId="1A7F4D29" w14:textId="0B5EE6CD" w:rsidR="009D0F31" w:rsidRDefault="004F7316"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7</w:t>
      </w:r>
      <w:r w:rsidR="009D0F31">
        <w:rPr>
          <w:rFonts w:asciiTheme="minorEastAsia" w:eastAsiaTheme="minorEastAsia" w:hAnsiTheme="minorEastAsia" w:hint="default"/>
          <w:b/>
          <w:color w:val="424242"/>
          <w:sz w:val="21"/>
          <w:szCs w:val="21"/>
        </w:rPr>
        <w:t>U01a</w:t>
      </w:r>
    </w:p>
    <w:p w14:paraId="20BFEC7F" w14:textId="77777777" w:rsidR="009D0F31" w:rsidRDefault="009D0F31"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hint="default"/>
          <w:b/>
          <w:color w:val="424242"/>
          <w:sz w:val="21"/>
          <w:szCs w:val="21"/>
        </w:rPr>
        <w:t>小测验</w:t>
      </w:r>
      <w:r>
        <w:rPr>
          <w:rFonts w:asciiTheme="minorEastAsia" w:eastAsiaTheme="minorEastAsia" w:hAnsiTheme="minorEastAsia"/>
          <w:b/>
          <w:color w:val="424242"/>
          <w:sz w:val="21"/>
          <w:szCs w:val="21"/>
        </w:rPr>
        <w:t>：</w:t>
      </w:r>
    </w:p>
    <w:p w14:paraId="7DE08C5D" w14:textId="77777777" w:rsidR="00680EEA" w:rsidRDefault="00680EEA" w:rsidP="00680EEA">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Pr>
          <w:rFonts w:asciiTheme="minorEastAsia" w:eastAsiaTheme="minorEastAsia" w:hAnsiTheme="minorEastAsia"/>
          <w:sz w:val="21"/>
          <w:szCs w:val="21"/>
        </w:rPr>
        <w:t>请</w:t>
      </w:r>
      <w:r>
        <w:rPr>
          <w:rFonts w:asciiTheme="minorEastAsia" w:eastAsiaTheme="minorEastAsia" w:hAnsiTheme="minorEastAsia" w:hint="default"/>
          <w:sz w:val="21"/>
          <w:szCs w:val="21"/>
        </w:rPr>
        <w:t>你</w:t>
      </w:r>
      <w:r w:rsidR="00B56AE6">
        <w:rPr>
          <w:rFonts w:asciiTheme="minorEastAsia" w:eastAsiaTheme="minorEastAsia" w:hAnsiTheme="minorEastAsia" w:hint="default"/>
          <w:sz w:val="21"/>
          <w:szCs w:val="21"/>
        </w:rPr>
        <w:t>写下你</w:t>
      </w:r>
      <w:r>
        <w:rPr>
          <w:rFonts w:asciiTheme="minorEastAsia" w:eastAsiaTheme="minorEastAsia" w:hAnsiTheme="minorEastAsia" w:hint="default"/>
          <w:sz w:val="21"/>
          <w:szCs w:val="21"/>
        </w:rPr>
        <w:t>今天的工作日程</w:t>
      </w:r>
      <w:r>
        <w:rPr>
          <w:rFonts w:asciiTheme="minorEastAsia" w:eastAsiaTheme="minorEastAsia" w:hAnsiTheme="minorEastAsia"/>
          <w:sz w:val="21"/>
          <w:szCs w:val="21"/>
        </w:rPr>
        <w:t>，</w:t>
      </w:r>
      <w:r>
        <w:rPr>
          <w:rFonts w:asciiTheme="minorEastAsia" w:eastAsiaTheme="minorEastAsia" w:hAnsiTheme="minorEastAsia" w:hint="default"/>
          <w:sz w:val="21"/>
          <w:szCs w:val="21"/>
        </w:rPr>
        <w:t>并</w:t>
      </w:r>
      <w:r w:rsidR="00B56AE6">
        <w:rPr>
          <w:rFonts w:asciiTheme="minorEastAsia" w:eastAsiaTheme="minorEastAsia" w:hAnsiTheme="minorEastAsia" w:hint="default"/>
          <w:sz w:val="21"/>
          <w:szCs w:val="21"/>
        </w:rPr>
        <w:t>标注</w:t>
      </w:r>
      <w:r>
        <w:rPr>
          <w:rFonts w:asciiTheme="minorEastAsia" w:eastAsiaTheme="minorEastAsia" w:hAnsiTheme="minorEastAsia" w:hint="default"/>
          <w:sz w:val="21"/>
          <w:szCs w:val="21"/>
        </w:rPr>
        <w:t>每项工作</w:t>
      </w:r>
      <w:r w:rsidR="00B56AE6">
        <w:rPr>
          <w:rFonts w:asciiTheme="minorEastAsia" w:eastAsiaTheme="minorEastAsia" w:hAnsiTheme="minorEastAsia" w:hint="default"/>
          <w:sz w:val="21"/>
          <w:szCs w:val="21"/>
        </w:rPr>
        <w:t>所对应的角色</w:t>
      </w:r>
      <w:r w:rsidR="00B56AE6">
        <w:rPr>
          <w:rFonts w:asciiTheme="minorEastAsia" w:eastAsiaTheme="minorEastAsia" w:hAnsiTheme="minorEastAsia"/>
          <w:sz w:val="21"/>
          <w:szCs w:val="21"/>
        </w:rPr>
        <w:t>。（填空题）</w:t>
      </w:r>
    </w:p>
    <w:p w14:paraId="2A75CFE3" w14:textId="77777777" w:rsidR="00B56AE6" w:rsidRDefault="00B56AE6" w:rsidP="00680EEA">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sidRPr="00B56AE6">
        <w:rPr>
          <w:rFonts w:asciiTheme="minorEastAsia" w:eastAsiaTheme="minorEastAsia" w:hAnsiTheme="minorEastAsia"/>
          <w:noProof/>
          <w:sz w:val="21"/>
          <w:szCs w:val="21"/>
          <w:lang w:val="en-US"/>
        </w:rPr>
        <w:lastRenderedPageBreak/>
        <w:drawing>
          <wp:inline distT="0" distB="0" distL="0" distR="0" wp14:anchorId="35CFB942" wp14:editId="7D02D657">
            <wp:extent cx="5829300" cy="4267200"/>
            <wp:effectExtent l="0" t="0" r="0" b="0"/>
            <wp:docPr id="16" name="图片 16" descr="C:\Users\曽莹莹\AppData\Local\Temp\15145206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曽莹莹\AppData\Local\Temp\151452069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5078" cy="4278750"/>
                    </a:xfrm>
                    <a:prstGeom prst="rect">
                      <a:avLst/>
                    </a:prstGeom>
                    <a:noFill/>
                    <a:ln>
                      <a:noFill/>
                    </a:ln>
                  </pic:spPr>
                </pic:pic>
              </a:graphicData>
            </a:graphic>
          </wp:inline>
        </w:drawing>
      </w:r>
    </w:p>
    <w:p w14:paraId="04B4F3F0" w14:textId="77777777" w:rsidR="00B56AE6" w:rsidRDefault="00812816" w:rsidP="00680EEA">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Pr>
          <w:rFonts w:asciiTheme="minorEastAsia" w:eastAsiaTheme="minorEastAsia" w:hAnsiTheme="minorEastAsia" w:hint="default"/>
          <w:b/>
          <w:sz w:val="21"/>
          <w:szCs w:val="21"/>
        </w:rPr>
        <w:t>统一</w:t>
      </w:r>
      <w:r w:rsidR="00B56AE6" w:rsidRPr="00812816">
        <w:rPr>
          <w:rFonts w:asciiTheme="minorEastAsia" w:eastAsiaTheme="minorEastAsia" w:hAnsiTheme="minorEastAsia" w:hint="default"/>
          <w:b/>
          <w:sz w:val="21"/>
          <w:szCs w:val="21"/>
        </w:rPr>
        <w:t>反馈</w:t>
      </w:r>
      <w:r w:rsidR="00B56AE6">
        <w:rPr>
          <w:rFonts w:asciiTheme="minorEastAsia" w:eastAsiaTheme="minorEastAsia" w:hAnsiTheme="minorEastAsia"/>
          <w:sz w:val="21"/>
          <w:szCs w:val="21"/>
        </w:rPr>
        <w:t>：</w:t>
      </w:r>
    </w:p>
    <w:p w14:paraId="2CFEE1B4" w14:textId="77777777" w:rsidR="00B56AE6" w:rsidRDefault="00B56AE6" w:rsidP="00680EEA">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谢谢你的回答</w:t>
      </w:r>
      <w:r>
        <w:rPr>
          <w:rFonts w:asciiTheme="minorEastAsia" w:eastAsiaTheme="minorEastAsia" w:hAnsiTheme="minorEastAsia"/>
          <w:sz w:val="21"/>
          <w:szCs w:val="21"/>
        </w:rPr>
        <w:t>。希望这个小测验</w:t>
      </w:r>
      <w:r w:rsidR="00C10A90">
        <w:rPr>
          <w:rFonts w:asciiTheme="minorEastAsia" w:eastAsiaTheme="minorEastAsia" w:hAnsiTheme="minorEastAsia"/>
          <w:sz w:val="21"/>
          <w:szCs w:val="21"/>
        </w:rPr>
        <w:t>能在帮助</w:t>
      </w:r>
      <w:r w:rsidR="005C054C">
        <w:rPr>
          <w:rFonts w:asciiTheme="minorEastAsia" w:eastAsiaTheme="minorEastAsia" w:hAnsiTheme="minorEastAsia"/>
          <w:sz w:val="21"/>
          <w:szCs w:val="21"/>
        </w:rPr>
        <w:t>你回顾管理者角色</w:t>
      </w:r>
      <w:r w:rsidR="00812816">
        <w:rPr>
          <w:rFonts w:asciiTheme="minorEastAsia" w:eastAsiaTheme="minorEastAsia" w:hAnsiTheme="minorEastAsia"/>
          <w:sz w:val="21"/>
          <w:szCs w:val="21"/>
        </w:rPr>
        <w:t>相关知识</w:t>
      </w:r>
      <w:r w:rsidR="005C054C">
        <w:rPr>
          <w:rFonts w:asciiTheme="minorEastAsia" w:eastAsiaTheme="minorEastAsia" w:hAnsiTheme="minorEastAsia"/>
          <w:sz w:val="21"/>
          <w:szCs w:val="21"/>
        </w:rPr>
        <w:t>的同时，使你</w:t>
      </w:r>
      <w:r w:rsidR="00812816">
        <w:rPr>
          <w:rFonts w:asciiTheme="minorEastAsia" w:eastAsiaTheme="minorEastAsia" w:hAnsiTheme="minorEastAsia"/>
          <w:sz w:val="21"/>
          <w:szCs w:val="21"/>
        </w:rPr>
        <w:t>对自己所扮演的管理者角色有了</w:t>
      </w:r>
      <w:r w:rsidR="005C054C">
        <w:rPr>
          <w:rFonts w:asciiTheme="minorEastAsia" w:eastAsiaTheme="minorEastAsia" w:hAnsiTheme="minorEastAsia"/>
          <w:sz w:val="21"/>
          <w:szCs w:val="21"/>
        </w:rPr>
        <w:t>更</w:t>
      </w:r>
      <w:r w:rsidR="00812816">
        <w:rPr>
          <w:rFonts w:asciiTheme="minorEastAsia" w:eastAsiaTheme="minorEastAsia" w:hAnsiTheme="minorEastAsia"/>
          <w:sz w:val="21"/>
          <w:szCs w:val="21"/>
        </w:rPr>
        <w:t>清晰的认识。</w:t>
      </w:r>
    </w:p>
    <w:p w14:paraId="492593FA" w14:textId="77777777" w:rsidR="00913306" w:rsidRDefault="00913306"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p>
    <w:p w14:paraId="41AAB2A4" w14:textId="52C90350" w:rsidR="00913306" w:rsidRDefault="004F7316" w:rsidP="0091330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7</w:t>
      </w:r>
      <w:r w:rsidR="00913306">
        <w:rPr>
          <w:rFonts w:asciiTheme="minorEastAsia" w:eastAsiaTheme="minorEastAsia" w:hAnsiTheme="minorEastAsia" w:hint="default"/>
          <w:b/>
          <w:color w:val="424242"/>
          <w:sz w:val="21"/>
          <w:szCs w:val="21"/>
        </w:rPr>
        <w:t>U02a</w:t>
      </w:r>
    </w:p>
    <w:p w14:paraId="4C9408BB" w14:textId="77777777" w:rsidR="00913306" w:rsidRPr="00680EEA" w:rsidRDefault="00913306"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sz w:val="21"/>
          <w:szCs w:val="21"/>
        </w:rPr>
      </w:pPr>
      <w:r w:rsidRPr="00680EEA">
        <w:rPr>
          <w:rFonts w:asciiTheme="minorEastAsia" w:eastAsiaTheme="minorEastAsia" w:hAnsiTheme="minorEastAsia" w:hint="default"/>
          <w:b/>
          <w:sz w:val="21"/>
          <w:szCs w:val="21"/>
        </w:rPr>
        <w:t>小测验</w:t>
      </w:r>
      <w:r w:rsidRPr="00680EEA">
        <w:rPr>
          <w:rFonts w:asciiTheme="minorEastAsia" w:eastAsiaTheme="minorEastAsia" w:hAnsiTheme="minorEastAsia"/>
          <w:b/>
          <w:sz w:val="21"/>
          <w:szCs w:val="21"/>
        </w:rPr>
        <w:t>：</w:t>
      </w:r>
      <w:r w:rsidRPr="00680EEA">
        <w:rPr>
          <w:rFonts w:asciiTheme="minorEastAsia" w:eastAsiaTheme="minorEastAsia" w:hAnsiTheme="minorEastAsia" w:hint="default"/>
          <w:b/>
          <w:sz w:val="21"/>
          <w:szCs w:val="21"/>
        </w:rPr>
        <w:t>你的管理工作内容是否偏向某一类</w:t>
      </w:r>
      <w:r w:rsidRPr="00680EEA">
        <w:rPr>
          <w:rFonts w:asciiTheme="minorEastAsia" w:eastAsiaTheme="minorEastAsia" w:hAnsiTheme="minorEastAsia"/>
          <w:b/>
          <w:sz w:val="21"/>
          <w:szCs w:val="21"/>
        </w:rPr>
        <w:t>？</w:t>
      </w:r>
    </w:p>
    <w:p w14:paraId="661FCEE4" w14:textId="374D48AA" w:rsidR="00913306" w:rsidRPr="00AE5E36" w:rsidRDefault="00680EEA"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Pr>
          <w:rFonts w:asciiTheme="minorEastAsia" w:eastAsiaTheme="minorEastAsia" w:hAnsiTheme="minorEastAsia" w:hint="default"/>
          <w:sz w:val="21"/>
          <w:szCs w:val="21"/>
        </w:rPr>
        <w:t>不同职能的管理者的角色可能会具有偏向性</w:t>
      </w:r>
      <w:r>
        <w:rPr>
          <w:rFonts w:asciiTheme="minorEastAsia" w:eastAsiaTheme="minorEastAsia" w:hAnsiTheme="minorEastAsia"/>
          <w:sz w:val="21"/>
          <w:szCs w:val="21"/>
        </w:rPr>
        <w:t>，</w:t>
      </w:r>
      <w:r>
        <w:rPr>
          <w:rFonts w:asciiTheme="minorEastAsia" w:eastAsiaTheme="minorEastAsia" w:hAnsiTheme="minorEastAsia" w:hint="default"/>
          <w:sz w:val="21"/>
          <w:szCs w:val="21"/>
        </w:rPr>
        <w:t>比如</w:t>
      </w:r>
      <w:r w:rsidR="00913306">
        <w:rPr>
          <w:rFonts w:asciiTheme="minorEastAsia" w:eastAsiaTheme="minorEastAsia" w:hAnsiTheme="minorEastAsia" w:hint="default"/>
          <w:sz w:val="21"/>
          <w:szCs w:val="21"/>
        </w:rPr>
        <w:t>人际关系角色对于销售经理显得尤为重要</w:t>
      </w:r>
      <w:r w:rsidR="00913306">
        <w:rPr>
          <w:rFonts w:asciiTheme="minorEastAsia" w:eastAsiaTheme="minorEastAsia" w:hAnsiTheme="minorEastAsia"/>
          <w:sz w:val="21"/>
          <w:szCs w:val="21"/>
        </w:rPr>
        <w:t>，</w:t>
      </w:r>
      <w:r w:rsidR="00913306">
        <w:rPr>
          <w:rFonts w:asciiTheme="minorEastAsia" w:eastAsiaTheme="minorEastAsia" w:hAnsiTheme="minorEastAsia" w:hint="default"/>
          <w:sz w:val="21"/>
          <w:szCs w:val="21"/>
        </w:rPr>
        <w:t>他的导向就是发展人际关系</w:t>
      </w:r>
      <w:r w:rsidR="00913306">
        <w:rPr>
          <w:rFonts w:asciiTheme="minorEastAsia" w:eastAsiaTheme="minorEastAsia" w:hAnsiTheme="minorEastAsia"/>
          <w:sz w:val="21"/>
          <w:szCs w:val="21"/>
        </w:rPr>
        <w:t>，</w:t>
      </w:r>
      <w:r w:rsidR="00913306">
        <w:rPr>
          <w:rFonts w:asciiTheme="minorEastAsia" w:eastAsiaTheme="minorEastAsia" w:hAnsiTheme="minorEastAsia" w:hint="default"/>
          <w:sz w:val="21"/>
          <w:szCs w:val="21"/>
        </w:rPr>
        <w:t>关</w:t>
      </w:r>
      <w:bookmarkStart w:id="8" w:name="_GoBack"/>
      <w:bookmarkEnd w:id="8"/>
      <w:r w:rsidR="00913306">
        <w:rPr>
          <w:rFonts w:asciiTheme="minorEastAsia" w:eastAsiaTheme="minorEastAsia" w:hAnsiTheme="minorEastAsia" w:hint="default"/>
          <w:sz w:val="21"/>
          <w:szCs w:val="21"/>
        </w:rPr>
        <w:t>注的也是人和联系</w:t>
      </w:r>
      <w:r w:rsidR="00913306">
        <w:rPr>
          <w:rFonts w:asciiTheme="minorEastAsia" w:eastAsiaTheme="minorEastAsia" w:hAnsiTheme="minorEastAsia"/>
          <w:sz w:val="21"/>
          <w:szCs w:val="21"/>
        </w:rPr>
        <w:t>，</w:t>
      </w:r>
      <w:r w:rsidR="00913306">
        <w:rPr>
          <w:rFonts w:asciiTheme="minorEastAsia" w:eastAsiaTheme="minorEastAsia" w:hAnsiTheme="minorEastAsia" w:hint="default"/>
          <w:sz w:val="21"/>
          <w:szCs w:val="21"/>
        </w:rPr>
        <w:t>请回顾一下</w:t>
      </w:r>
      <w:r w:rsidR="00913306">
        <w:rPr>
          <w:rFonts w:asciiTheme="minorEastAsia" w:eastAsiaTheme="minorEastAsia" w:hAnsiTheme="minorEastAsia"/>
          <w:sz w:val="21"/>
          <w:szCs w:val="21"/>
        </w:rPr>
        <w:t>你的工作内容，分析一下是偏向于“人际关系”</w:t>
      </w:r>
      <w:r w:rsidR="00425198">
        <w:rPr>
          <w:rFonts w:asciiTheme="minorEastAsia" w:eastAsiaTheme="minorEastAsia" w:hAnsiTheme="minorEastAsia"/>
          <w:sz w:val="21"/>
          <w:szCs w:val="21"/>
        </w:rPr>
        <w:t>、</w:t>
      </w:r>
      <w:r w:rsidR="00913306">
        <w:rPr>
          <w:rFonts w:asciiTheme="minorEastAsia" w:eastAsiaTheme="minorEastAsia" w:hAnsiTheme="minorEastAsia"/>
          <w:sz w:val="21"/>
          <w:szCs w:val="21"/>
        </w:rPr>
        <w:t>“信息传递”和“决策制定”</w:t>
      </w:r>
      <w:r w:rsidR="005C054C">
        <w:rPr>
          <w:rFonts w:asciiTheme="minorEastAsia" w:eastAsiaTheme="minorEastAsia" w:hAnsiTheme="minorEastAsia"/>
          <w:sz w:val="21"/>
          <w:szCs w:val="21"/>
        </w:rPr>
        <w:t>中</w:t>
      </w:r>
      <w:r w:rsidR="00913306">
        <w:rPr>
          <w:rFonts w:asciiTheme="minorEastAsia" w:eastAsiaTheme="minorEastAsia" w:hAnsiTheme="minorEastAsia"/>
          <w:sz w:val="21"/>
          <w:szCs w:val="21"/>
        </w:rPr>
        <w:t>的哪一类？</w:t>
      </w:r>
      <w:r w:rsidR="00AE5E36">
        <w:rPr>
          <w:rFonts w:asciiTheme="minorEastAsia" w:eastAsiaTheme="minorEastAsia" w:hAnsiTheme="minorEastAsia"/>
          <w:sz w:val="21"/>
          <w:szCs w:val="21"/>
        </w:rPr>
        <w:t>或者三者之间是平衡分布，没有偏向的？你认为对你的角色而言，最必备的心态是什么？（问答题）</w:t>
      </w:r>
    </w:p>
    <w:p w14:paraId="6D50DC50" w14:textId="77777777" w:rsidR="00913306" w:rsidRDefault="00AE5E36"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sz w:val="21"/>
          <w:szCs w:val="21"/>
        </w:rPr>
      </w:pPr>
      <w:r>
        <w:rPr>
          <w:rFonts w:asciiTheme="minorEastAsia" w:eastAsiaTheme="minorEastAsia" w:hAnsiTheme="minorEastAsia"/>
          <w:noProof/>
          <w:sz w:val="21"/>
          <w:szCs w:val="21"/>
          <w:lang w:val="en-US"/>
        </w:rPr>
        <w:lastRenderedPageBreak/>
        <mc:AlternateContent>
          <mc:Choice Requires="wpc">
            <w:drawing>
              <wp:inline distT="0" distB="0" distL="0" distR="0" wp14:anchorId="70E5BEBD" wp14:editId="38D351AC">
                <wp:extent cx="5486400" cy="3200400"/>
                <wp:effectExtent l="0" t="0" r="0" b="0"/>
                <wp:docPr id="2"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7" name="对角圆角矩形 17"/>
                        <wps:cNvSpPr/>
                        <wps:spPr>
                          <a:xfrm>
                            <a:off x="333375" y="161925"/>
                            <a:ext cx="4476750" cy="2686050"/>
                          </a:xfrm>
                          <a:prstGeom prst="round2DiagRect">
                            <a:avLst/>
                          </a:prstGeom>
                          <a:ln/>
                        </wps:spPr>
                        <wps:style>
                          <a:lnRef idx="2">
                            <a:schemeClr val="accent1"/>
                          </a:lnRef>
                          <a:fillRef idx="1">
                            <a:schemeClr val="lt1"/>
                          </a:fillRef>
                          <a:effectRef idx="0">
                            <a:schemeClr val="accent1"/>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wpc:wpc>
                  </a:graphicData>
                </a:graphic>
              </wp:inline>
            </w:drawing>
          </mc:Choice>
          <mc:Fallback>
            <w:pict>
              <v:group w14:anchorId="723C826F" id="画布 2"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v:fill o:detectmouseclick="t"/>
                  <v:path o:connecttype="none"/>
                </v:shape>
                <v:shape id="对角圆角矩形 17" o:spid="_x0000_s1028" style="position:absolute;left:3333;top:1619;width:44768;height:26860;visibility:visible;mso-wrap-style:square;v-text-anchor:middle" coordsize="4476750,268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0Uy8EA&#10;AADbAAAADwAAAGRycy9kb3ducmV2LnhtbERPTWsCMRC9C/0PYQpepGYrau3WKEUQehJcRTwOm2my&#10;dDNZNtFd/30jCN7m8T5nue5dLa7UhsqzgvdxBoK49Lpio+B42L4tQISIrLH2TApuFGC9ehksMde+&#10;4z1di2hECuGQowIbY5NLGUpLDsPYN8SJ+/Wtw5hga6RusUvhrpaTLJtLhxWnBosNbSyVf8XFKRid&#10;aX86by+Lmc+mOyOt+YyHTqnha//9BSJSH5/ih/tHp/kfcP8lHS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JNFMvBAAAA2wAAAA8AAAAAAAAAAAAAAAAAmAIAAGRycy9kb3du&#10;cmV2LnhtbFBLBQYAAAAABAAEAPUAAACGAwAAAAA=&#10;" path="m447684,l4476750,r,l4476750,2238366v,247249,-200435,447684,-447684,447684l,2686050r,l,447684c,200435,200435,,447684,xe" fillcolor="white [3201]" strokecolor="#499bc9 [3204]" strokeweight="2pt">
                  <v:path arrowok="t" o:connecttype="custom" o:connectlocs="447684,0;4476750,0;4476750,0;4476750,2238366;4029066,2686050;0,2686050;0,2686050;0,447684;447684,0" o:connectangles="0,0,0,0,0,0,0,0,0"/>
                </v:shape>
                <w10:anchorlock/>
              </v:group>
            </w:pict>
          </mc:Fallback>
        </mc:AlternateContent>
      </w:r>
    </w:p>
    <w:p w14:paraId="5220E0F2" w14:textId="77777777" w:rsidR="00AE5E36" w:rsidRPr="00680EEA" w:rsidRDefault="00AE5E36" w:rsidP="009D0F31">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sidRPr="00680EEA">
        <w:rPr>
          <w:rFonts w:asciiTheme="minorEastAsia" w:eastAsiaTheme="minorEastAsia" w:hAnsiTheme="minorEastAsia" w:hint="default"/>
          <w:b/>
          <w:color w:val="424242"/>
          <w:sz w:val="21"/>
          <w:szCs w:val="21"/>
        </w:rPr>
        <w:t>统一反馈</w:t>
      </w:r>
      <w:r w:rsidRPr="00680EEA">
        <w:rPr>
          <w:rFonts w:asciiTheme="minorEastAsia" w:eastAsiaTheme="minorEastAsia" w:hAnsiTheme="minorEastAsia"/>
          <w:b/>
          <w:color w:val="424242"/>
          <w:sz w:val="21"/>
          <w:szCs w:val="21"/>
        </w:rPr>
        <w:t>：</w:t>
      </w:r>
    </w:p>
    <w:p w14:paraId="526295BB" w14:textId="77777777" w:rsidR="00AE5E36" w:rsidRPr="00AE5E36" w:rsidRDefault="00AE5E36" w:rsidP="00AE5E36">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Cs/>
          <w:color w:val="424242"/>
          <w:sz w:val="21"/>
          <w:szCs w:val="21"/>
        </w:rPr>
      </w:pPr>
      <w:r w:rsidRPr="00AE5E36">
        <w:rPr>
          <w:rFonts w:asciiTheme="minorEastAsia" w:eastAsiaTheme="minorEastAsia" w:hAnsiTheme="minorEastAsia" w:hint="default"/>
          <w:color w:val="424242"/>
          <w:sz w:val="21"/>
          <w:szCs w:val="21"/>
        </w:rPr>
        <w:t>谢谢你的回答</w:t>
      </w:r>
      <w:r w:rsidRPr="00AE5E36">
        <w:rPr>
          <w:rFonts w:asciiTheme="minorEastAsia" w:eastAsiaTheme="minorEastAsia" w:hAnsiTheme="minorEastAsia"/>
          <w:color w:val="424242"/>
          <w:sz w:val="21"/>
          <w:szCs w:val="21"/>
        </w:rPr>
        <w:t>。</w:t>
      </w:r>
      <w:r w:rsidRPr="00AE5E36">
        <w:rPr>
          <w:rFonts w:asciiTheme="minorEastAsia" w:eastAsiaTheme="minorEastAsia" w:hAnsiTheme="minorEastAsia" w:hint="default"/>
          <w:color w:val="424242"/>
          <w:sz w:val="21"/>
          <w:szCs w:val="21"/>
        </w:rPr>
        <w:t>无论你的角色是否有偏向</w:t>
      </w:r>
      <w:r w:rsidRPr="00AE5E36">
        <w:rPr>
          <w:rFonts w:asciiTheme="minorEastAsia" w:eastAsiaTheme="minorEastAsia" w:hAnsiTheme="minorEastAsia"/>
          <w:color w:val="424242"/>
          <w:sz w:val="21"/>
          <w:szCs w:val="21"/>
        </w:rPr>
        <w:t>，</w:t>
      </w:r>
      <w:r w:rsidRPr="00AE5E36">
        <w:rPr>
          <w:rFonts w:asciiTheme="minorEastAsia" w:eastAsiaTheme="minorEastAsia" w:hAnsiTheme="minorEastAsia" w:hint="default"/>
          <w:color w:val="424242"/>
          <w:sz w:val="21"/>
          <w:szCs w:val="21"/>
        </w:rPr>
        <w:t>目光长远</w:t>
      </w:r>
      <w:r w:rsidRPr="00AE5E36">
        <w:rPr>
          <w:rFonts w:asciiTheme="minorEastAsia" w:eastAsiaTheme="minorEastAsia" w:hAnsiTheme="minorEastAsia"/>
          <w:color w:val="424242"/>
          <w:sz w:val="21"/>
          <w:szCs w:val="21"/>
        </w:rPr>
        <w:t>、</w:t>
      </w:r>
      <w:r w:rsidRPr="00AE5E36">
        <w:rPr>
          <w:rFonts w:asciiTheme="minorEastAsia" w:eastAsiaTheme="minorEastAsia" w:hAnsiTheme="minorEastAsia"/>
          <w:bCs/>
          <w:color w:val="424242"/>
          <w:sz w:val="21"/>
          <w:szCs w:val="21"/>
        </w:rPr>
        <w:t>有意识培养下属解决问题的能力、专注目标与时限、从专才向通才转变、</w:t>
      </w:r>
      <w:r w:rsidR="005C054C">
        <w:rPr>
          <w:rFonts w:asciiTheme="minorEastAsia" w:eastAsiaTheme="minorEastAsia" w:hAnsiTheme="minorEastAsia"/>
          <w:bCs/>
          <w:color w:val="424242"/>
          <w:sz w:val="21"/>
          <w:szCs w:val="21"/>
        </w:rPr>
        <w:t>合作双赢和战略视角</w:t>
      </w:r>
      <w:r w:rsidRPr="00AE5E36">
        <w:rPr>
          <w:rFonts w:asciiTheme="minorEastAsia" w:eastAsiaTheme="minorEastAsia" w:hAnsiTheme="minorEastAsia"/>
          <w:bCs/>
          <w:color w:val="424242"/>
          <w:sz w:val="21"/>
          <w:szCs w:val="21"/>
        </w:rPr>
        <w:t>，都是一名管理者所应具备的心态。</w:t>
      </w:r>
    </w:p>
    <w:p w14:paraId="2B16FD67" w14:textId="77777777" w:rsidR="00BB784B" w:rsidRDefault="00BB784B"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p>
    <w:p w14:paraId="0BB32870" w14:textId="4AA22C70" w:rsidR="00AB15B7" w:rsidRDefault="00AB15B7" w:rsidP="00AB15B7">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b/>
          <w:color w:val="424242"/>
          <w:sz w:val="21"/>
          <w:szCs w:val="21"/>
        </w:rPr>
        <w:t>0</w:t>
      </w:r>
      <w:r>
        <w:rPr>
          <w:rFonts w:asciiTheme="minorEastAsia" w:eastAsiaTheme="minorEastAsia" w:hAnsiTheme="minorEastAsia" w:hint="default"/>
          <w:b/>
          <w:color w:val="424242"/>
          <w:sz w:val="21"/>
          <w:szCs w:val="21"/>
        </w:rPr>
        <w:t>7U03</w:t>
      </w:r>
    </w:p>
    <w:p w14:paraId="0D8435DC" w14:textId="557FA88B" w:rsidR="00595438" w:rsidRDefault="00595438" w:rsidP="00AB15B7">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color w:val="424242"/>
          <w:sz w:val="21"/>
          <w:szCs w:val="21"/>
        </w:rPr>
      </w:pPr>
      <w:r>
        <w:rPr>
          <w:rFonts w:asciiTheme="minorEastAsia" w:eastAsiaTheme="minorEastAsia" w:hAnsiTheme="minorEastAsia" w:hint="default"/>
          <w:b/>
          <w:color w:val="424242"/>
          <w:sz w:val="21"/>
          <w:szCs w:val="21"/>
        </w:rPr>
        <w:t>管理者角色图谱</w:t>
      </w:r>
      <w:r w:rsidR="00222C26">
        <w:rPr>
          <w:rFonts w:asciiTheme="minorEastAsia" w:eastAsiaTheme="minorEastAsia" w:hAnsiTheme="minorEastAsia"/>
          <w:b/>
          <w:color w:val="424242"/>
          <w:sz w:val="21"/>
          <w:szCs w:val="21"/>
        </w:rPr>
        <w:t>/思维导图</w:t>
      </w:r>
    </w:p>
    <w:p w14:paraId="2BB2B82B" w14:textId="404265EB" w:rsidR="002624C6" w:rsidRDefault="00595438"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sz w:val="21"/>
          <w:szCs w:val="21"/>
        </w:rPr>
      </w:pPr>
      <w:r>
        <w:rPr>
          <w:rFonts w:asciiTheme="minorEastAsia" w:eastAsiaTheme="minorEastAsia" w:hAnsiTheme="minorEastAsia" w:hint="default"/>
          <w:b/>
          <w:sz w:val="21"/>
          <w:szCs w:val="21"/>
        </w:rPr>
        <w:t>我们将管理者的十大角色用图谱呈现出来</w:t>
      </w:r>
      <w:r>
        <w:rPr>
          <w:rFonts w:asciiTheme="minorEastAsia" w:eastAsiaTheme="minorEastAsia" w:hAnsiTheme="minorEastAsia"/>
          <w:b/>
          <w:sz w:val="21"/>
          <w:szCs w:val="21"/>
        </w:rPr>
        <w:t>，</w:t>
      </w:r>
      <w:r>
        <w:rPr>
          <w:rFonts w:asciiTheme="minorEastAsia" w:eastAsiaTheme="minorEastAsia" w:hAnsiTheme="minorEastAsia" w:hint="default"/>
          <w:b/>
          <w:sz w:val="21"/>
          <w:szCs w:val="21"/>
        </w:rPr>
        <w:t>你不妨</w:t>
      </w:r>
      <w:r w:rsidR="002624C6">
        <w:rPr>
          <w:rFonts w:asciiTheme="minorEastAsia" w:eastAsiaTheme="minorEastAsia" w:hAnsiTheme="minorEastAsia" w:hint="default"/>
          <w:b/>
          <w:sz w:val="21"/>
          <w:szCs w:val="21"/>
        </w:rPr>
        <w:t>将这张图打印出来</w:t>
      </w:r>
      <w:r w:rsidR="002624C6">
        <w:rPr>
          <w:rFonts w:asciiTheme="minorEastAsia" w:eastAsiaTheme="minorEastAsia" w:hAnsiTheme="minorEastAsia"/>
          <w:b/>
          <w:sz w:val="21"/>
          <w:szCs w:val="21"/>
        </w:rPr>
        <w:t>，</w:t>
      </w:r>
      <w:r w:rsidR="00F756ED">
        <w:rPr>
          <w:rFonts w:asciiTheme="minorEastAsia" w:eastAsiaTheme="minorEastAsia" w:hAnsiTheme="minorEastAsia"/>
          <w:b/>
          <w:sz w:val="21"/>
          <w:szCs w:val="21"/>
        </w:rPr>
        <w:t>形成对管理者角色的整体认知</w:t>
      </w:r>
      <w:r w:rsidR="002624C6">
        <w:rPr>
          <w:rFonts w:asciiTheme="minorEastAsia" w:eastAsiaTheme="minorEastAsia" w:hAnsiTheme="minorEastAsia"/>
          <w:b/>
          <w:sz w:val="21"/>
          <w:szCs w:val="21"/>
        </w:rPr>
        <w:t>。</w:t>
      </w:r>
    </w:p>
    <w:p w14:paraId="39D21178" w14:textId="3DC021CE" w:rsidR="002624C6" w:rsidRDefault="00752214"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b/>
          <w:sz w:val="21"/>
          <w:szCs w:val="21"/>
        </w:rPr>
      </w:pPr>
      <w:r>
        <w:rPr>
          <w:rFonts w:asciiTheme="minorEastAsia" w:eastAsiaTheme="minorEastAsia" w:hAnsiTheme="minorEastAsia" w:hint="default"/>
          <w:b/>
          <w:noProof/>
          <w:sz w:val="21"/>
          <w:szCs w:val="21"/>
          <w:lang w:val="en-US"/>
        </w:rPr>
        <w:drawing>
          <wp:inline distT="0" distB="0" distL="0" distR="0" wp14:anchorId="24D53C96" wp14:editId="04209347">
            <wp:extent cx="5343525" cy="318664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098" cy="3197122"/>
                    </a:xfrm>
                    <a:prstGeom prst="rect">
                      <a:avLst/>
                    </a:prstGeom>
                    <a:noFill/>
                    <a:ln>
                      <a:noFill/>
                    </a:ln>
                  </pic:spPr>
                </pic:pic>
              </a:graphicData>
            </a:graphic>
          </wp:inline>
        </w:drawing>
      </w:r>
    </w:p>
    <w:p w14:paraId="101BD530" w14:textId="77777777" w:rsidR="00AB15B7" w:rsidRDefault="00AB15B7"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p>
    <w:p w14:paraId="2C04236C" w14:textId="77777777" w:rsidR="005C054C" w:rsidRPr="00BB784B" w:rsidRDefault="005C054C" w:rsidP="00BB784B">
      <w:pPr>
        <w:pStyle w:val="a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spacing w:before="240" w:after="240"/>
        <w:ind w:right="1114"/>
        <w:rPr>
          <w:rFonts w:asciiTheme="minorEastAsia" w:eastAsiaTheme="minorEastAsia" w:hAnsiTheme="minorEastAsia" w:hint="default"/>
          <w:color w:val="424242"/>
          <w:sz w:val="21"/>
          <w:szCs w:val="21"/>
        </w:rPr>
      </w:pPr>
      <w:r>
        <w:rPr>
          <w:rStyle w:val="afa"/>
          <w:rFonts w:asciiTheme="minorEastAsia" w:eastAsiaTheme="minorEastAsia" w:hAnsiTheme="minorEastAsia" w:hint="default"/>
          <w:color w:val="424242"/>
          <w:sz w:val="21"/>
          <w:szCs w:val="21"/>
        </w:rPr>
        <w:endnoteReference w:id="1"/>
      </w:r>
      <w:r>
        <w:rPr>
          <w:rFonts w:asciiTheme="minorEastAsia" w:eastAsiaTheme="minorEastAsia" w:hAnsiTheme="minorEastAsia" w:hint="default"/>
          <w:color w:val="424242"/>
          <w:sz w:val="21"/>
          <w:szCs w:val="21"/>
        </w:rPr>
        <w:t>本课参考资料</w:t>
      </w:r>
      <w:r>
        <w:rPr>
          <w:rFonts w:asciiTheme="minorEastAsia" w:eastAsiaTheme="minorEastAsia" w:hAnsiTheme="minorEastAsia"/>
          <w:color w:val="424242"/>
          <w:sz w:val="21"/>
          <w:szCs w:val="21"/>
        </w:rPr>
        <w:t>：</w:t>
      </w:r>
    </w:p>
    <w:sectPr w:rsidR="005C054C" w:rsidRPr="00BB784B">
      <w:pgSz w:w="11906" w:h="16838"/>
      <w:pgMar w:top="1134" w:right="1134" w:bottom="1134" w:left="1134" w:header="709" w:footer="85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zeng yingying" w:date="2018-01-31T11:23:00Z" w:initials="yz">
    <w:p w14:paraId="52539568" w14:textId="77777777" w:rsidR="00F14671" w:rsidRDefault="00F14671">
      <w:pPr>
        <w:pStyle w:val="af"/>
        <w:rPr>
          <w:lang w:eastAsia="zh-CN"/>
        </w:rPr>
      </w:pPr>
      <w:r>
        <w:rPr>
          <w:rStyle w:val="ae"/>
        </w:rPr>
        <w:annotationRef/>
      </w:r>
      <w:r>
        <w:rPr>
          <w:lang w:eastAsia="zh-CN"/>
        </w:rPr>
        <w:t>这个小测验等之后新平台有出报告功能之后再做</w:t>
      </w:r>
      <w:r>
        <w:rPr>
          <w:rFonts w:hint="eastAsia"/>
          <w:lang w:eastAsia="zh-C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25395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2539568" w16cid:durableId="1EF9E5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0BA8A" w14:textId="77777777" w:rsidR="00FA65C4" w:rsidRDefault="00FA65C4">
      <w:r>
        <w:separator/>
      </w:r>
    </w:p>
  </w:endnote>
  <w:endnote w:type="continuationSeparator" w:id="0">
    <w:p w14:paraId="13907544" w14:textId="77777777" w:rsidR="00FA65C4" w:rsidRDefault="00FA65C4">
      <w:r>
        <w:continuationSeparator/>
      </w:r>
    </w:p>
  </w:endnote>
  <w:endnote w:id="1">
    <w:p w14:paraId="692ECA57" w14:textId="77777777" w:rsidR="0032190E" w:rsidRDefault="005C054C" w:rsidP="005C054C">
      <w:pPr>
        <w:rPr>
          <w:sz w:val="21"/>
          <w:szCs w:val="21"/>
          <w:lang w:eastAsia="zh-CN"/>
        </w:rPr>
      </w:pPr>
      <w:r>
        <w:rPr>
          <w:rStyle w:val="afa"/>
        </w:rPr>
        <w:endnoteRef/>
      </w:r>
    </w:p>
    <w:p w14:paraId="43155375" w14:textId="77777777" w:rsidR="005C054C" w:rsidRDefault="0032190E" w:rsidP="005C054C">
      <w:pPr>
        <w:rPr>
          <w:sz w:val="21"/>
          <w:szCs w:val="21"/>
          <w:lang w:eastAsia="zh-CN"/>
        </w:rPr>
      </w:pPr>
      <w:r>
        <w:rPr>
          <w:rFonts w:hint="eastAsia"/>
          <w:sz w:val="21"/>
          <w:szCs w:val="21"/>
          <w:lang w:eastAsia="zh-CN"/>
        </w:rPr>
        <w:t>1</w:t>
      </w:r>
      <w:r>
        <w:rPr>
          <w:rFonts w:hint="eastAsia"/>
          <w:sz w:val="21"/>
          <w:szCs w:val="21"/>
          <w:lang w:eastAsia="zh-CN"/>
        </w:rPr>
        <w:t>、</w:t>
      </w:r>
      <w:r w:rsidR="005C054C" w:rsidRPr="005C054C">
        <w:rPr>
          <w:rFonts w:hint="eastAsia"/>
          <w:sz w:val="21"/>
          <w:szCs w:val="21"/>
          <w:lang w:eastAsia="zh-CN"/>
        </w:rPr>
        <w:t>亨利</w:t>
      </w:r>
      <w:r w:rsidR="005C054C" w:rsidRPr="005C054C">
        <w:rPr>
          <w:rFonts w:ascii="宋体" w:eastAsia="宋体" w:hAnsi="宋体" w:cs="Arial" w:hint="eastAsia"/>
          <w:color w:val="333333"/>
          <w:sz w:val="21"/>
          <w:szCs w:val="21"/>
          <w:lang w:eastAsia="zh-CN"/>
        </w:rPr>
        <w:t>·</w:t>
      </w:r>
      <w:r w:rsidR="005C054C" w:rsidRPr="005C054C">
        <w:rPr>
          <w:rFonts w:ascii="Arial" w:hAnsi="Arial" w:cs="Arial" w:hint="eastAsia"/>
          <w:color w:val="333333"/>
          <w:sz w:val="21"/>
          <w:szCs w:val="21"/>
          <w:lang w:eastAsia="zh-CN"/>
        </w:rPr>
        <w:t>明茨伯格</w:t>
      </w:r>
      <w:r w:rsidR="005C054C" w:rsidRPr="005C054C">
        <w:rPr>
          <w:rFonts w:hint="eastAsia"/>
          <w:sz w:val="21"/>
          <w:szCs w:val="21"/>
          <w:lang w:eastAsia="zh-CN"/>
        </w:rPr>
        <w:t>：《管理工作的本质》，北京：中国人民大学出版社</w:t>
      </w:r>
      <w:r w:rsidR="005C054C" w:rsidRPr="005C054C">
        <w:rPr>
          <w:rFonts w:hint="eastAsia"/>
          <w:sz w:val="21"/>
          <w:szCs w:val="21"/>
          <w:lang w:eastAsia="zh-CN"/>
        </w:rPr>
        <w:t xml:space="preserve"> 200</w:t>
      </w:r>
      <w:r w:rsidR="005C054C" w:rsidRPr="005C054C">
        <w:rPr>
          <w:sz w:val="21"/>
          <w:szCs w:val="21"/>
          <w:lang w:eastAsia="zh-CN"/>
        </w:rPr>
        <w:t>7</w:t>
      </w:r>
      <w:r w:rsidR="005C054C" w:rsidRPr="005C054C">
        <w:rPr>
          <w:rFonts w:hint="eastAsia"/>
          <w:sz w:val="21"/>
          <w:szCs w:val="21"/>
          <w:lang w:eastAsia="zh-CN"/>
        </w:rPr>
        <w:t>年版</w:t>
      </w:r>
    </w:p>
    <w:p w14:paraId="242F7FE7" w14:textId="77777777" w:rsidR="005C054C" w:rsidRDefault="0032190E" w:rsidP="005C054C">
      <w:pPr>
        <w:rPr>
          <w:sz w:val="21"/>
          <w:szCs w:val="21"/>
          <w:lang w:eastAsia="zh-CN"/>
        </w:rPr>
      </w:pPr>
      <w:r>
        <w:rPr>
          <w:sz w:val="21"/>
          <w:szCs w:val="21"/>
          <w:lang w:eastAsia="zh-CN"/>
        </w:rPr>
        <w:t>2</w:t>
      </w:r>
      <w:r>
        <w:rPr>
          <w:rFonts w:hint="eastAsia"/>
          <w:sz w:val="21"/>
          <w:szCs w:val="21"/>
          <w:lang w:eastAsia="zh-CN"/>
        </w:rPr>
        <w:t>、</w:t>
      </w:r>
      <w:r w:rsidR="005C054C">
        <w:rPr>
          <w:rFonts w:hint="eastAsia"/>
          <w:sz w:val="21"/>
          <w:szCs w:val="21"/>
          <w:lang w:eastAsia="zh-CN"/>
        </w:rPr>
        <w:t>拉姆</w:t>
      </w:r>
      <w:r w:rsidR="005C054C" w:rsidRPr="005C054C">
        <w:rPr>
          <w:rFonts w:ascii="宋体" w:eastAsia="宋体" w:hAnsi="宋体" w:cs="Arial" w:hint="eastAsia"/>
          <w:color w:val="333333"/>
          <w:sz w:val="21"/>
          <w:szCs w:val="21"/>
          <w:lang w:eastAsia="zh-CN"/>
        </w:rPr>
        <w:t>·</w:t>
      </w:r>
      <w:r w:rsidR="005C054C">
        <w:rPr>
          <w:rFonts w:ascii="Arial" w:hAnsi="Arial" w:cs="Arial" w:hint="eastAsia"/>
          <w:color w:val="333333"/>
          <w:sz w:val="21"/>
          <w:szCs w:val="21"/>
          <w:lang w:eastAsia="zh-CN"/>
        </w:rPr>
        <w:t>查兰、</w:t>
      </w:r>
      <w:r w:rsidR="005C054C">
        <w:rPr>
          <w:rFonts w:hint="eastAsia"/>
          <w:sz w:val="21"/>
          <w:szCs w:val="21"/>
          <w:lang w:eastAsia="zh-CN"/>
        </w:rPr>
        <w:t>斯蒂芬</w:t>
      </w:r>
      <w:r w:rsidR="005C054C" w:rsidRPr="005C054C">
        <w:rPr>
          <w:rFonts w:ascii="宋体" w:eastAsia="宋体" w:hAnsi="宋体" w:cs="Arial" w:hint="eastAsia"/>
          <w:color w:val="333333"/>
          <w:sz w:val="21"/>
          <w:szCs w:val="21"/>
          <w:lang w:eastAsia="zh-CN"/>
        </w:rPr>
        <w:t>·</w:t>
      </w:r>
      <w:r w:rsidR="005C054C">
        <w:rPr>
          <w:rFonts w:ascii="Arial" w:hAnsi="Arial" w:cs="Arial" w:hint="eastAsia"/>
          <w:color w:val="333333"/>
          <w:sz w:val="21"/>
          <w:szCs w:val="21"/>
          <w:lang w:eastAsia="zh-CN"/>
        </w:rPr>
        <w:t>博罗特、</w:t>
      </w:r>
      <w:r w:rsidR="005C054C">
        <w:rPr>
          <w:rFonts w:hint="eastAsia"/>
          <w:sz w:val="21"/>
          <w:szCs w:val="21"/>
          <w:lang w:eastAsia="zh-CN"/>
        </w:rPr>
        <w:t>詹姆斯</w:t>
      </w:r>
      <w:r w:rsidR="005C054C" w:rsidRPr="005C054C">
        <w:rPr>
          <w:rFonts w:ascii="宋体" w:eastAsia="宋体" w:hAnsi="宋体" w:cs="Arial" w:hint="eastAsia"/>
          <w:color w:val="333333"/>
          <w:sz w:val="21"/>
          <w:szCs w:val="21"/>
          <w:lang w:eastAsia="zh-CN"/>
        </w:rPr>
        <w:t>·</w:t>
      </w:r>
      <w:r w:rsidR="005C054C">
        <w:rPr>
          <w:rFonts w:ascii="Arial" w:hAnsi="Arial" w:cs="Arial" w:hint="eastAsia"/>
          <w:color w:val="333333"/>
          <w:sz w:val="21"/>
          <w:szCs w:val="21"/>
          <w:lang w:eastAsia="zh-CN"/>
        </w:rPr>
        <w:t>诺埃尔</w:t>
      </w:r>
      <w:r w:rsidR="005C054C" w:rsidRPr="005C054C">
        <w:rPr>
          <w:rFonts w:hint="eastAsia"/>
          <w:sz w:val="21"/>
          <w:szCs w:val="21"/>
          <w:lang w:eastAsia="zh-CN"/>
        </w:rPr>
        <w:t>：《</w:t>
      </w:r>
      <w:r w:rsidR="005C054C">
        <w:rPr>
          <w:rFonts w:hint="eastAsia"/>
          <w:sz w:val="21"/>
          <w:szCs w:val="21"/>
          <w:lang w:eastAsia="zh-CN"/>
        </w:rPr>
        <w:t>领导梯队</w:t>
      </w:r>
      <w:r w:rsidR="005C054C" w:rsidRPr="005C054C">
        <w:rPr>
          <w:rFonts w:hint="eastAsia"/>
          <w:sz w:val="21"/>
          <w:szCs w:val="21"/>
          <w:lang w:eastAsia="zh-CN"/>
        </w:rPr>
        <w:t>》，北京：</w:t>
      </w:r>
      <w:r w:rsidR="005C054C">
        <w:rPr>
          <w:rFonts w:hint="eastAsia"/>
          <w:sz w:val="21"/>
          <w:szCs w:val="21"/>
          <w:lang w:eastAsia="zh-CN"/>
        </w:rPr>
        <w:t>机械工业</w:t>
      </w:r>
      <w:r w:rsidR="005C054C" w:rsidRPr="005C054C">
        <w:rPr>
          <w:rFonts w:hint="eastAsia"/>
          <w:sz w:val="21"/>
          <w:szCs w:val="21"/>
          <w:lang w:eastAsia="zh-CN"/>
        </w:rPr>
        <w:t>出版社</w:t>
      </w:r>
      <w:r w:rsidR="005C054C" w:rsidRPr="005C054C">
        <w:rPr>
          <w:rFonts w:hint="eastAsia"/>
          <w:sz w:val="21"/>
          <w:szCs w:val="21"/>
          <w:lang w:eastAsia="zh-CN"/>
        </w:rPr>
        <w:t xml:space="preserve"> 20</w:t>
      </w:r>
      <w:r w:rsidR="005C054C">
        <w:rPr>
          <w:sz w:val="21"/>
          <w:szCs w:val="21"/>
          <w:lang w:eastAsia="zh-CN"/>
        </w:rPr>
        <w:t>1</w:t>
      </w:r>
      <w:r w:rsidR="005C054C" w:rsidRPr="005C054C">
        <w:rPr>
          <w:sz w:val="21"/>
          <w:szCs w:val="21"/>
          <w:lang w:eastAsia="zh-CN"/>
        </w:rPr>
        <w:t>7</w:t>
      </w:r>
      <w:r w:rsidR="005C054C" w:rsidRPr="005C054C">
        <w:rPr>
          <w:rFonts w:hint="eastAsia"/>
          <w:sz w:val="21"/>
          <w:szCs w:val="21"/>
          <w:lang w:eastAsia="zh-CN"/>
        </w:rPr>
        <w:t>年版</w:t>
      </w:r>
      <w:r w:rsidR="005C054C" w:rsidRPr="005C054C">
        <w:rPr>
          <w:sz w:val="21"/>
          <w:szCs w:val="21"/>
          <w:lang w:eastAsia="zh-CN"/>
        </w:rPr>
        <w:t xml:space="preserve"> </w:t>
      </w:r>
    </w:p>
    <w:p w14:paraId="4D4A96EF" w14:textId="77777777" w:rsidR="005C054C" w:rsidRDefault="0032190E" w:rsidP="005C054C">
      <w:pPr>
        <w:rPr>
          <w:sz w:val="21"/>
          <w:szCs w:val="21"/>
          <w:lang w:eastAsia="zh-CN"/>
        </w:rPr>
      </w:pPr>
      <w:r>
        <w:rPr>
          <w:sz w:val="21"/>
          <w:szCs w:val="21"/>
          <w:lang w:eastAsia="zh-CN"/>
        </w:rPr>
        <w:t>3</w:t>
      </w:r>
      <w:r>
        <w:rPr>
          <w:rFonts w:hint="eastAsia"/>
          <w:sz w:val="21"/>
          <w:szCs w:val="21"/>
          <w:lang w:eastAsia="zh-CN"/>
        </w:rPr>
        <w:t>、</w:t>
      </w:r>
      <w:r w:rsidR="005C054C">
        <w:rPr>
          <w:rFonts w:ascii="宋体" w:eastAsia="宋体" w:hAnsi="宋体" w:cs="Arial" w:hint="eastAsia"/>
          <w:color w:val="333333"/>
          <w:sz w:val="21"/>
          <w:szCs w:val="21"/>
          <w:lang w:eastAsia="zh-CN"/>
        </w:rPr>
        <w:t>琳达</w:t>
      </w:r>
      <w:r w:rsidR="005C054C" w:rsidRPr="005C054C">
        <w:rPr>
          <w:rFonts w:ascii="宋体" w:eastAsia="宋体" w:hAnsi="宋体" w:cs="Arial" w:hint="eastAsia"/>
          <w:color w:val="333333"/>
          <w:sz w:val="21"/>
          <w:szCs w:val="21"/>
          <w:lang w:eastAsia="zh-CN"/>
        </w:rPr>
        <w:t>·</w:t>
      </w:r>
      <w:r w:rsidR="005C054C">
        <w:rPr>
          <w:rFonts w:ascii="Arial" w:hAnsi="Arial" w:cs="Arial" w:hint="eastAsia"/>
          <w:color w:val="333333"/>
          <w:sz w:val="21"/>
          <w:szCs w:val="21"/>
          <w:lang w:eastAsia="zh-CN"/>
        </w:rPr>
        <w:t>希尔：《上任第一年</w:t>
      </w:r>
      <w:r w:rsidR="005C054C">
        <w:rPr>
          <w:rFonts w:ascii="Arial" w:hAnsi="Arial" w:cs="Arial" w:hint="eastAsia"/>
          <w:color w:val="333333"/>
          <w:sz w:val="21"/>
          <w:szCs w:val="21"/>
          <w:lang w:eastAsia="zh-CN"/>
        </w:rPr>
        <w:t>1</w:t>
      </w:r>
      <w:r w:rsidR="005C054C">
        <w:rPr>
          <w:rFonts w:ascii="Arial" w:hAnsi="Arial" w:cs="Arial" w:hint="eastAsia"/>
          <w:color w:val="333333"/>
          <w:sz w:val="21"/>
          <w:szCs w:val="21"/>
          <w:lang w:eastAsia="zh-CN"/>
        </w:rPr>
        <w:t>、</w:t>
      </w:r>
      <w:r w:rsidR="005C054C">
        <w:rPr>
          <w:rFonts w:ascii="Arial" w:hAnsi="Arial" w:cs="Arial" w:hint="eastAsia"/>
          <w:color w:val="333333"/>
          <w:sz w:val="21"/>
          <w:szCs w:val="21"/>
          <w:lang w:eastAsia="zh-CN"/>
        </w:rPr>
        <w:t>2</w:t>
      </w:r>
      <w:r w:rsidR="005C054C">
        <w:rPr>
          <w:rFonts w:ascii="Arial" w:hAnsi="Arial" w:cs="Arial" w:hint="eastAsia"/>
          <w:color w:val="333333"/>
          <w:sz w:val="21"/>
          <w:szCs w:val="21"/>
          <w:lang w:eastAsia="zh-CN"/>
        </w:rPr>
        <w:t>》，</w:t>
      </w:r>
      <w:r w:rsidR="005C054C" w:rsidRPr="005C054C">
        <w:rPr>
          <w:rFonts w:hint="eastAsia"/>
          <w:sz w:val="21"/>
          <w:szCs w:val="21"/>
          <w:lang w:eastAsia="zh-CN"/>
        </w:rPr>
        <w:t>北京：</w:t>
      </w:r>
      <w:r w:rsidR="005C054C">
        <w:rPr>
          <w:rFonts w:hint="eastAsia"/>
          <w:sz w:val="21"/>
          <w:szCs w:val="21"/>
          <w:lang w:eastAsia="zh-CN"/>
        </w:rPr>
        <w:t>机械工业</w:t>
      </w:r>
      <w:r w:rsidR="005C054C" w:rsidRPr="005C054C">
        <w:rPr>
          <w:rFonts w:hint="eastAsia"/>
          <w:sz w:val="21"/>
          <w:szCs w:val="21"/>
          <w:lang w:eastAsia="zh-CN"/>
        </w:rPr>
        <w:t>出版社</w:t>
      </w:r>
      <w:r w:rsidR="005C054C" w:rsidRPr="005C054C">
        <w:rPr>
          <w:rFonts w:hint="eastAsia"/>
          <w:sz w:val="21"/>
          <w:szCs w:val="21"/>
          <w:lang w:eastAsia="zh-CN"/>
        </w:rPr>
        <w:t xml:space="preserve"> 20</w:t>
      </w:r>
      <w:r w:rsidR="005C054C">
        <w:rPr>
          <w:sz w:val="21"/>
          <w:szCs w:val="21"/>
          <w:lang w:eastAsia="zh-CN"/>
        </w:rPr>
        <w:t>1</w:t>
      </w:r>
      <w:r w:rsidR="005C054C" w:rsidRPr="005C054C">
        <w:rPr>
          <w:sz w:val="21"/>
          <w:szCs w:val="21"/>
          <w:lang w:eastAsia="zh-CN"/>
        </w:rPr>
        <w:t>7</w:t>
      </w:r>
      <w:r w:rsidR="005C054C" w:rsidRPr="005C054C">
        <w:rPr>
          <w:rFonts w:hint="eastAsia"/>
          <w:sz w:val="21"/>
          <w:szCs w:val="21"/>
          <w:lang w:eastAsia="zh-CN"/>
        </w:rPr>
        <w:t>年版</w:t>
      </w:r>
    </w:p>
    <w:p w14:paraId="418D3CBF" w14:textId="77777777" w:rsidR="000E3872" w:rsidRDefault="0032190E" w:rsidP="005C054C">
      <w:pPr>
        <w:rPr>
          <w:sz w:val="21"/>
          <w:szCs w:val="21"/>
          <w:lang w:eastAsia="zh-CN"/>
        </w:rPr>
      </w:pPr>
      <w:r>
        <w:rPr>
          <w:rFonts w:hint="eastAsia"/>
          <w:sz w:val="21"/>
          <w:szCs w:val="21"/>
          <w:lang w:eastAsia="zh-CN"/>
        </w:rPr>
        <w:t>4</w:t>
      </w:r>
      <w:r>
        <w:rPr>
          <w:rFonts w:hint="eastAsia"/>
          <w:sz w:val="21"/>
          <w:szCs w:val="21"/>
          <w:lang w:eastAsia="zh-CN"/>
        </w:rPr>
        <w:t>、</w:t>
      </w:r>
      <w:r w:rsidR="000E3872">
        <w:rPr>
          <w:sz w:val="21"/>
          <w:szCs w:val="21"/>
          <w:lang w:eastAsia="zh-CN"/>
        </w:rPr>
        <w:t>哈佛商学院出版公司</w:t>
      </w:r>
      <w:r w:rsidR="000E3872">
        <w:rPr>
          <w:rFonts w:hint="eastAsia"/>
          <w:sz w:val="21"/>
          <w:szCs w:val="21"/>
          <w:lang w:eastAsia="zh-CN"/>
        </w:rPr>
        <w:t>：《</w:t>
      </w:r>
      <w:r w:rsidR="000E3872">
        <w:rPr>
          <w:sz w:val="21"/>
          <w:szCs w:val="21"/>
          <w:lang w:eastAsia="zh-CN"/>
        </w:rPr>
        <w:t>经理人百宝箱</w:t>
      </w:r>
      <w:r w:rsidR="000E3872">
        <w:rPr>
          <w:sz w:val="21"/>
          <w:szCs w:val="21"/>
          <w:lang w:eastAsia="zh-CN"/>
        </w:rPr>
        <w:t>—</w:t>
      </w:r>
      <w:r w:rsidR="000E3872">
        <w:rPr>
          <w:rFonts w:hint="eastAsia"/>
          <w:sz w:val="21"/>
          <w:szCs w:val="21"/>
          <w:lang w:eastAsia="zh-CN"/>
        </w:rPr>
        <w:t>管理者走向成功必备的</w:t>
      </w:r>
      <w:r w:rsidR="000E3872">
        <w:rPr>
          <w:rFonts w:hint="eastAsia"/>
          <w:sz w:val="21"/>
          <w:szCs w:val="21"/>
          <w:lang w:eastAsia="zh-CN"/>
        </w:rPr>
        <w:t>13</w:t>
      </w:r>
      <w:r w:rsidR="000E3872">
        <w:rPr>
          <w:rFonts w:hint="eastAsia"/>
          <w:sz w:val="21"/>
          <w:szCs w:val="21"/>
          <w:lang w:eastAsia="zh-CN"/>
        </w:rPr>
        <w:t>种技能》，北京：商务印书馆</w:t>
      </w:r>
      <w:r w:rsidR="000E3872">
        <w:rPr>
          <w:rFonts w:hint="eastAsia"/>
          <w:sz w:val="21"/>
          <w:szCs w:val="21"/>
          <w:lang w:eastAsia="zh-CN"/>
        </w:rPr>
        <w:t xml:space="preserve"> 2007</w:t>
      </w:r>
      <w:r w:rsidR="000E3872">
        <w:rPr>
          <w:rFonts w:hint="eastAsia"/>
          <w:sz w:val="21"/>
          <w:szCs w:val="21"/>
          <w:lang w:eastAsia="zh-CN"/>
        </w:rPr>
        <w:t>年版</w:t>
      </w:r>
    </w:p>
    <w:p w14:paraId="626030C5" w14:textId="77777777" w:rsidR="0032190E" w:rsidRDefault="0032190E" w:rsidP="005C054C">
      <w:pPr>
        <w:rPr>
          <w:sz w:val="21"/>
          <w:szCs w:val="21"/>
          <w:lang w:eastAsia="zh-CN"/>
        </w:rPr>
      </w:pPr>
      <w:r>
        <w:rPr>
          <w:rFonts w:hint="eastAsia"/>
          <w:sz w:val="21"/>
          <w:szCs w:val="21"/>
          <w:lang w:eastAsia="zh-CN"/>
        </w:rPr>
        <w:t>5</w:t>
      </w:r>
      <w:r>
        <w:rPr>
          <w:rFonts w:hint="eastAsia"/>
          <w:sz w:val="21"/>
          <w:szCs w:val="21"/>
          <w:lang w:eastAsia="zh-CN"/>
        </w:rPr>
        <w:t>、</w:t>
      </w:r>
      <w:r>
        <w:rPr>
          <w:rFonts w:ascii="宋体" w:eastAsia="宋体" w:hAnsi="宋体" w:cs="Arial" w:hint="eastAsia"/>
          <w:color w:val="333333"/>
          <w:sz w:val="21"/>
          <w:szCs w:val="21"/>
          <w:lang w:eastAsia="zh-CN"/>
        </w:rPr>
        <w:t>凯蒂</w:t>
      </w:r>
      <w:r w:rsidRPr="005C054C">
        <w:rPr>
          <w:rFonts w:ascii="宋体" w:eastAsia="宋体" w:hAnsi="宋体" w:cs="Arial" w:hint="eastAsia"/>
          <w:color w:val="333333"/>
          <w:sz w:val="21"/>
          <w:szCs w:val="21"/>
          <w:lang w:eastAsia="zh-CN"/>
        </w:rPr>
        <w:t>·</w:t>
      </w:r>
      <w:r>
        <w:rPr>
          <w:rFonts w:ascii="Arial" w:hAnsi="Arial" w:cs="Arial" w:hint="eastAsia"/>
          <w:color w:val="333333"/>
          <w:sz w:val="21"/>
          <w:szCs w:val="21"/>
          <w:lang w:eastAsia="zh-CN"/>
        </w:rPr>
        <w:t>泰南，《你是否具有管理者思维？》，</w:t>
      </w:r>
      <w:r>
        <w:rPr>
          <w:rFonts w:ascii="Arial" w:hAnsi="Arial" w:cs="Arial" w:hint="eastAsia"/>
          <w:color w:val="333333"/>
          <w:sz w:val="21"/>
          <w:szCs w:val="21"/>
          <w:lang w:eastAsia="zh-CN"/>
        </w:rPr>
        <w:t>2015</w:t>
      </w:r>
      <w:r>
        <w:rPr>
          <w:rFonts w:ascii="Arial" w:hAnsi="Arial" w:cs="Arial" w:hint="eastAsia"/>
          <w:color w:val="333333"/>
          <w:sz w:val="21"/>
          <w:szCs w:val="21"/>
          <w:lang w:eastAsia="zh-CN"/>
        </w:rPr>
        <w:t>年</w:t>
      </w:r>
      <w:r>
        <w:rPr>
          <w:rFonts w:ascii="Arial" w:hAnsi="Arial" w:cs="Arial" w:hint="eastAsia"/>
          <w:color w:val="333333"/>
          <w:sz w:val="21"/>
          <w:szCs w:val="21"/>
          <w:lang w:eastAsia="zh-CN"/>
        </w:rPr>
        <w:t>10</w:t>
      </w:r>
      <w:r>
        <w:rPr>
          <w:rFonts w:ascii="Arial" w:hAnsi="Arial" w:cs="Arial" w:hint="eastAsia"/>
          <w:color w:val="333333"/>
          <w:sz w:val="21"/>
          <w:szCs w:val="21"/>
          <w:lang w:eastAsia="zh-CN"/>
        </w:rPr>
        <w:t>月</w:t>
      </w:r>
      <w:r>
        <w:rPr>
          <w:rFonts w:ascii="Arial" w:hAnsi="Arial" w:cs="Arial" w:hint="eastAsia"/>
          <w:color w:val="333333"/>
          <w:sz w:val="21"/>
          <w:szCs w:val="21"/>
          <w:lang w:eastAsia="zh-CN"/>
        </w:rPr>
        <w:t>30</w:t>
      </w:r>
      <w:r>
        <w:rPr>
          <w:rFonts w:ascii="Arial" w:hAnsi="Arial" w:cs="Arial" w:hint="eastAsia"/>
          <w:color w:val="333333"/>
          <w:sz w:val="21"/>
          <w:szCs w:val="21"/>
          <w:lang w:eastAsia="zh-CN"/>
        </w:rPr>
        <w:t>日，</w:t>
      </w:r>
      <w:r>
        <w:rPr>
          <w:sz w:val="21"/>
          <w:szCs w:val="21"/>
          <w:lang w:eastAsia="zh-CN"/>
        </w:rPr>
        <w:t>哈佛商业评论</w:t>
      </w:r>
    </w:p>
    <w:p w14:paraId="1F3BD70D" w14:textId="77777777" w:rsidR="0032190E" w:rsidRDefault="00425198" w:rsidP="005C054C">
      <w:pPr>
        <w:rPr>
          <w:sz w:val="21"/>
          <w:szCs w:val="21"/>
          <w:lang w:eastAsia="zh-CN"/>
        </w:rPr>
      </w:pPr>
      <w:hyperlink r:id="rId1" w:history="1">
        <w:r w:rsidR="0032190E" w:rsidRPr="00926309">
          <w:rPr>
            <w:rStyle w:val="a4"/>
            <w:sz w:val="21"/>
            <w:szCs w:val="21"/>
            <w:lang w:eastAsia="zh-CN"/>
          </w:rPr>
          <w:t>http://www.hbrchina.org/2015-10-30/3534.html</w:t>
        </w:r>
      </w:hyperlink>
    </w:p>
    <w:p w14:paraId="55B5CD43" w14:textId="77777777" w:rsidR="0032190E" w:rsidRPr="0032190E" w:rsidRDefault="0032190E" w:rsidP="005C054C">
      <w:pPr>
        <w:rPr>
          <w:sz w:val="21"/>
          <w:szCs w:val="21"/>
          <w:lang w:eastAsia="zh-CN"/>
        </w:rPr>
      </w:pPr>
      <w:r>
        <w:rPr>
          <w:rFonts w:ascii="宋体" w:eastAsia="宋体" w:hAnsi="宋体" w:cs="Arial" w:hint="eastAsia"/>
          <w:color w:val="333333"/>
          <w:sz w:val="21"/>
          <w:szCs w:val="21"/>
          <w:lang w:eastAsia="zh-CN"/>
        </w:rPr>
        <w:t>6、迈克尔</w:t>
      </w:r>
      <w:r w:rsidRPr="005C054C">
        <w:rPr>
          <w:rFonts w:ascii="宋体" w:eastAsia="宋体" w:hAnsi="宋体" w:cs="Arial" w:hint="eastAsia"/>
          <w:color w:val="333333"/>
          <w:sz w:val="21"/>
          <w:szCs w:val="21"/>
          <w:lang w:eastAsia="zh-CN"/>
        </w:rPr>
        <w:t>·</w:t>
      </w:r>
      <w:r>
        <w:rPr>
          <w:rFonts w:ascii="宋体" w:eastAsia="宋体" w:hAnsi="宋体" w:cs="Arial" w:hint="eastAsia"/>
          <w:color w:val="333333"/>
          <w:sz w:val="21"/>
          <w:szCs w:val="21"/>
          <w:lang w:eastAsia="zh-CN"/>
        </w:rPr>
        <w:t>沃特金斯，《从管理者到领导者的7种质变》，2015年5月25日，哈佛商业评论</w:t>
      </w:r>
    </w:p>
    <w:p w14:paraId="3A905E61" w14:textId="77777777" w:rsidR="0032190E" w:rsidRPr="0032190E" w:rsidRDefault="0032190E" w:rsidP="005C054C">
      <w:pPr>
        <w:rPr>
          <w:lang w:eastAsia="zh-CN"/>
        </w:rPr>
      </w:pPr>
    </w:p>
    <w:p w14:paraId="4F817D50" w14:textId="77777777" w:rsidR="005C054C" w:rsidRPr="005C054C" w:rsidRDefault="005C054C">
      <w:pPr>
        <w:pStyle w:val="af8"/>
        <w:rPr>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C5B8A" w14:textId="77777777" w:rsidR="00FA65C4" w:rsidRDefault="00FA65C4">
      <w:r>
        <w:separator/>
      </w:r>
    </w:p>
  </w:footnote>
  <w:footnote w:type="continuationSeparator" w:id="0">
    <w:p w14:paraId="53C93353" w14:textId="77777777" w:rsidR="00FA65C4" w:rsidRDefault="00FA65C4">
      <w:r>
        <w:continuationSeparator/>
      </w:r>
    </w:p>
  </w:footnote>
  <w:footnote w:id="1">
    <w:p w14:paraId="2A65BD34" w14:textId="77777777" w:rsidR="007C0BBF" w:rsidRDefault="007C0BBF">
      <w:pPr>
        <w:pStyle w:val="af5"/>
        <w:rPr>
          <w:lang w:eastAsia="zh-CN"/>
        </w:rPr>
      </w:pPr>
      <w:r>
        <w:rPr>
          <w:rStyle w:val="af7"/>
        </w:rPr>
        <w:footnoteRef/>
      </w:r>
      <w:r>
        <w:rPr>
          <w:lang w:eastAsia="zh-CN"/>
        </w:rPr>
        <w:t xml:space="preserve"> </w:t>
      </w:r>
      <w:r>
        <w:rPr>
          <w:lang w:eastAsia="zh-CN"/>
        </w:rPr>
        <w:t>案例选自哈佛商业评论</w:t>
      </w:r>
      <w:r>
        <w:rPr>
          <w:rFonts w:hint="eastAsia"/>
          <w:lang w:eastAsia="zh-CN"/>
        </w:rPr>
        <w:t xml:space="preserve">  2</w:t>
      </w:r>
      <w:r>
        <w:rPr>
          <w:lang w:eastAsia="zh-CN"/>
        </w:rPr>
        <w:t>017</w:t>
      </w:r>
      <w:r>
        <w:rPr>
          <w:lang w:eastAsia="zh-CN"/>
        </w:rPr>
        <w:t>年</w:t>
      </w:r>
      <w:r>
        <w:rPr>
          <w:rFonts w:hint="eastAsia"/>
          <w:lang w:eastAsia="zh-CN"/>
        </w:rPr>
        <w:t xml:space="preserve"> </w:t>
      </w:r>
      <w:r>
        <w:rPr>
          <w:rFonts w:hint="eastAsia"/>
          <w:lang w:eastAsia="zh-CN"/>
        </w:rPr>
        <w:t>第五期</w:t>
      </w:r>
      <w:r>
        <w:rPr>
          <w:rFonts w:hint="eastAsia"/>
          <w:lang w:eastAsia="zh-CN"/>
        </w:rPr>
        <w:t xml:space="preserve"> </w:t>
      </w:r>
      <w:r>
        <w:rPr>
          <w:rFonts w:hint="eastAsia"/>
          <w:lang w:eastAsia="zh-CN"/>
        </w:rPr>
        <w:t>“案例研究”《简约优雅如何胜过高调奢华》</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AC3722"/>
    <w:multiLevelType w:val="hybridMultilevel"/>
    <w:tmpl w:val="D6A28A70"/>
    <w:lvl w:ilvl="0" w:tplc="D122850E">
      <w:start w:val="1"/>
      <w:numFmt w:val="decimal"/>
      <w:lvlText w:val="%1、"/>
      <w:lvlJc w:val="left"/>
      <w:pPr>
        <w:ind w:left="285" w:hanging="28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DF3C0A"/>
    <w:multiLevelType w:val="hybridMultilevel"/>
    <w:tmpl w:val="FE9AF39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BB755C5"/>
    <w:multiLevelType w:val="hybridMultilevel"/>
    <w:tmpl w:val="E2FA2DA2"/>
    <w:lvl w:ilvl="0" w:tplc="6854D5C8">
      <w:start w:val="1"/>
      <w:numFmt w:val="decimal"/>
      <w:lvlText w:val="%1."/>
      <w:lvlJc w:val="left"/>
      <w:pPr>
        <w:ind w:left="150" w:hanging="1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BE0B92"/>
    <w:multiLevelType w:val="hybridMultilevel"/>
    <w:tmpl w:val="41EA2C20"/>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39E2426"/>
    <w:multiLevelType w:val="hybridMultilevel"/>
    <w:tmpl w:val="CFA0CE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F2E4254"/>
    <w:multiLevelType w:val="multilevel"/>
    <w:tmpl w:val="8C2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7437F"/>
    <w:multiLevelType w:val="hybridMultilevel"/>
    <w:tmpl w:val="EC7CF4D2"/>
    <w:numStyleLink w:val="a"/>
  </w:abstractNum>
  <w:abstractNum w:abstractNumId="7" w15:restartNumberingAfterBreak="0">
    <w:nsid w:val="63341659"/>
    <w:multiLevelType w:val="hybridMultilevel"/>
    <w:tmpl w:val="DEF84A9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45C641A"/>
    <w:multiLevelType w:val="hybridMultilevel"/>
    <w:tmpl w:val="99364022"/>
    <w:lvl w:ilvl="0" w:tplc="DEE6B54C">
      <w:start w:val="1"/>
      <w:numFmt w:val="decimal"/>
      <w:lvlText w:val="%1、"/>
      <w:lvlJc w:val="left"/>
      <w:pPr>
        <w:ind w:left="360" w:hanging="360"/>
      </w:pPr>
      <w:rPr>
        <w:rFonts w:eastAsia="Arial Unicode M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000664"/>
    <w:multiLevelType w:val="hybridMultilevel"/>
    <w:tmpl w:val="CCC8B5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7E92E94"/>
    <w:multiLevelType w:val="hybridMultilevel"/>
    <w:tmpl w:val="29D2D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71C26394"/>
    <w:multiLevelType w:val="hybridMultilevel"/>
    <w:tmpl w:val="EC7CF4D2"/>
    <w:styleLink w:val="a"/>
    <w:lvl w:ilvl="0" w:tplc="A7003298">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72" w:hanging="172"/>
      </w:pPr>
      <w:rPr>
        <w:rFonts w:hAnsi="Arial Unicode MS"/>
        <w:caps w:val="0"/>
        <w:smallCaps w:val="0"/>
        <w:strike w:val="0"/>
        <w:dstrike w:val="0"/>
        <w:outline w:val="0"/>
        <w:emboss w:val="0"/>
        <w:imprint w:val="0"/>
        <w:spacing w:val="0"/>
        <w:w w:val="100"/>
        <w:kern w:val="0"/>
        <w:position w:val="-2"/>
        <w:highlight w:val="none"/>
        <w:vertAlign w:val="baseline"/>
      </w:rPr>
    </w:lvl>
    <w:lvl w:ilvl="1" w:tplc="3A8C821C">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352" w:hanging="172"/>
      </w:pPr>
      <w:rPr>
        <w:rFonts w:hAnsi="Arial Unicode MS"/>
        <w:caps w:val="0"/>
        <w:smallCaps w:val="0"/>
        <w:strike w:val="0"/>
        <w:dstrike w:val="0"/>
        <w:outline w:val="0"/>
        <w:emboss w:val="0"/>
        <w:imprint w:val="0"/>
        <w:spacing w:val="0"/>
        <w:w w:val="100"/>
        <w:kern w:val="0"/>
        <w:position w:val="-2"/>
        <w:highlight w:val="none"/>
        <w:vertAlign w:val="baseline"/>
      </w:rPr>
    </w:lvl>
    <w:lvl w:ilvl="2" w:tplc="D3948082">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532" w:hanging="172"/>
      </w:pPr>
      <w:rPr>
        <w:rFonts w:hAnsi="Arial Unicode MS"/>
        <w:caps w:val="0"/>
        <w:smallCaps w:val="0"/>
        <w:strike w:val="0"/>
        <w:dstrike w:val="0"/>
        <w:outline w:val="0"/>
        <w:emboss w:val="0"/>
        <w:imprint w:val="0"/>
        <w:spacing w:val="0"/>
        <w:w w:val="100"/>
        <w:kern w:val="0"/>
        <w:position w:val="-2"/>
        <w:highlight w:val="none"/>
        <w:vertAlign w:val="baseline"/>
      </w:rPr>
    </w:lvl>
    <w:lvl w:ilvl="3" w:tplc="8490F456">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712" w:hanging="172"/>
      </w:pPr>
      <w:rPr>
        <w:rFonts w:hAnsi="Arial Unicode MS"/>
        <w:caps w:val="0"/>
        <w:smallCaps w:val="0"/>
        <w:strike w:val="0"/>
        <w:dstrike w:val="0"/>
        <w:outline w:val="0"/>
        <w:emboss w:val="0"/>
        <w:imprint w:val="0"/>
        <w:spacing w:val="0"/>
        <w:w w:val="100"/>
        <w:kern w:val="0"/>
        <w:position w:val="-2"/>
        <w:highlight w:val="none"/>
        <w:vertAlign w:val="baseline"/>
      </w:rPr>
    </w:lvl>
    <w:lvl w:ilvl="4" w:tplc="1ED4FBFA">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892" w:hanging="172"/>
      </w:pPr>
      <w:rPr>
        <w:rFonts w:hAnsi="Arial Unicode MS"/>
        <w:caps w:val="0"/>
        <w:smallCaps w:val="0"/>
        <w:strike w:val="0"/>
        <w:dstrike w:val="0"/>
        <w:outline w:val="0"/>
        <w:emboss w:val="0"/>
        <w:imprint w:val="0"/>
        <w:spacing w:val="0"/>
        <w:w w:val="100"/>
        <w:kern w:val="0"/>
        <w:position w:val="-2"/>
        <w:highlight w:val="none"/>
        <w:vertAlign w:val="baseline"/>
      </w:rPr>
    </w:lvl>
    <w:lvl w:ilvl="5" w:tplc="4866DCE8">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072" w:hanging="172"/>
      </w:pPr>
      <w:rPr>
        <w:rFonts w:hAnsi="Arial Unicode MS"/>
        <w:caps w:val="0"/>
        <w:smallCaps w:val="0"/>
        <w:strike w:val="0"/>
        <w:dstrike w:val="0"/>
        <w:outline w:val="0"/>
        <w:emboss w:val="0"/>
        <w:imprint w:val="0"/>
        <w:spacing w:val="0"/>
        <w:w w:val="100"/>
        <w:kern w:val="0"/>
        <w:position w:val="-2"/>
        <w:highlight w:val="none"/>
        <w:vertAlign w:val="baseline"/>
      </w:rPr>
    </w:lvl>
    <w:lvl w:ilvl="6" w:tplc="3990C3FC">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252" w:hanging="172"/>
      </w:pPr>
      <w:rPr>
        <w:rFonts w:hAnsi="Arial Unicode MS"/>
        <w:caps w:val="0"/>
        <w:smallCaps w:val="0"/>
        <w:strike w:val="0"/>
        <w:dstrike w:val="0"/>
        <w:outline w:val="0"/>
        <w:emboss w:val="0"/>
        <w:imprint w:val="0"/>
        <w:spacing w:val="0"/>
        <w:w w:val="100"/>
        <w:kern w:val="0"/>
        <w:position w:val="-2"/>
        <w:highlight w:val="none"/>
        <w:vertAlign w:val="baseline"/>
      </w:rPr>
    </w:lvl>
    <w:lvl w:ilvl="7" w:tplc="1F30C06A">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432" w:hanging="172"/>
      </w:pPr>
      <w:rPr>
        <w:rFonts w:hAnsi="Arial Unicode MS"/>
        <w:caps w:val="0"/>
        <w:smallCaps w:val="0"/>
        <w:strike w:val="0"/>
        <w:dstrike w:val="0"/>
        <w:outline w:val="0"/>
        <w:emboss w:val="0"/>
        <w:imprint w:val="0"/>
        <w:spacing w:val="0"/>
        <w:w w:val="100"/>
        <w:kern w:val="0"/>
        <w:position w:val="-2"/>
        <w:highlight w:val="none"/>
        <w:vertAlign w:val="baseline"/>
      </w:rPr>
    </w:lvl>
    <w:lvl w:ilvl="8" w:tplc="171E4362">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612" w:hanging="172"/>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15:restartNumberingAfterBreak="0">
    <w:nsid w:val="74F359EB"/>
    <w:multiLevelType w:val="multilevel"/>
    <w:tmpl w:val="C45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6"/>
    <w:lvlOverride w:ilvl="0">
      <w:lvl w:ilvl="0" w:tplc="7F88F0E8">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7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tplc="9C4E0ADC">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35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DEA272EA">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53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03CCEDDA">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71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88245254">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89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E36C4218">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07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24041AFE">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25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E4483ADA">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432" w:hanging="17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29DC4BD4">
        <w:start w:val="1"/>
        <w:numFmt w:val="bullet"/>
        <w:lvlText w:val="○"/>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ind w:left="1612" w:hanging="17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4">
    <w:abstractNumId w:val="4"/>
  </w:num>
  <w:num w:numId="5">
    <w:abstractNumId w:val="1"/>
  </w:num>
  <w:num w:numId="6">
    <w:abstractNumId w:val="3"/>
  </w:num>
  <w:num w:numId="7">
    <w:abstractNumId w:val="8"/>
  </w:num>
  <w:num w:numId="8">
    <w:abstractNumId w:val="0"/>
  </w:num>
  <w:num w:numId="9">
    <w:abstractNumId w:val="2"/>
  </w:num>
  <w:num w:numId="10">
    <w:abstractNumId w:val="7"/>
  </w:num>
  <w:num w:numId="11">
    <w:abstractNumId w:val="10"/>
  </w:num>
  <w:num w:numId="12">
    <w:abstractNumId w:val="12"/>
  </w:num>
  <w:num w:numId="13">
    <w:abstractNumId w:val="5"/>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eng yingying">
    <w15:presenceInfo w15:providerId="Windows Live" w15:userId="7b10ce06e7769a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bordersDoNotSurroundHeader/>
  <w:bordersDoNotSurroundFooter/>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2B"/>
    <w:rsid w:val="00042F69"/>
    <w:rsid w:val="00062210"/>
    <w:rsid w:val="00084C5D"/>
    <w:rsid w:val="0008612B"/>
    <w:rsid w:val="000A1102"/>
    <w:rsid w:val="000C65A9"/>
    <w:rsid w:val="000E3872"/>
    <w:rsid w:val="00107F11"/>
    <w:rsid w:val="00116275"/>
    <w:rsid w:val="00133693"/>
    <w:rsid w:val="001351CC"/>
    <w:rsid w:val="0013723E"/>
    <w:rsid w:val="00157741"/>
    <w:rsid w:val="001678F2"/>
    <w:rsid w:val="00172323"/>
    <w:rsid w:val="001A0FD7"/>
    <w:rsid w:val="001D7D76"/>
    <w:rsid w:val="001F1A01"/>
    <w:rsid w:val="00200BB0"/>
    <w:rsid w:val="002112DB"/>
    <w:rsid w:val="00222C26"/>
    <w:rsid w:val="002624C6"/>
    <w:rsid w:val="002834EB"/>
    <w:rsid w:val="00300F64"/>
    <w:rsid w:val="0032190E"/>
    <w:rsid w:val="00334CE7"/>
    <w:rsid w:val="00340524"/>
    <w:rsid w:val="00341A55"/>
    <w:rsid w:val="00374AF6"/>
    <w:rsid w:val="003834B7"/>
    <w:rsid w:val="00387D8A"/>
    <w:rsid w:val="003A22F7"/>
    <w:rsid w:val="003B3EDA"/>
    <w:rsid w:val="003C45CA"/>
    <w:rsid w:val="003C646C"/>
    <w:rsid w:val="003D7C44"/>
    <w:rsid w:val="003E2FB7"/>
    <w:rsid w:val="003F4C58"/>
    <w:rsid w:val="003F5B07"/>
    <w:rsid w:val="003F5E5B"/>
    <w:rsid w:val="00401F33"/>
    <w:rsid w:val="004119D6"/>
    <w:rsid w:val="00413077"/>
    <w:rsid w:val="004135C4"/>
    <w:rsid w:val="00417F8F"/>
    <w:rsid w:val="00425198"/>
    <w:rsid w:val="00443876"/>
    <w:rsid w:val="004614E1"/>
    <w:rsid w:val="00465B02"/>
    <w:rsid w:val="004A08BC"/>
    <w:rsid w:val="004B2746"/>
    <w:rsid w:val="004C3A51"/>
    <w:rsid w:val="004D175B"/>
    <w:rsid w:val="004F5214"/>
    <w:rsid w:val="004F7316"/>
    <w:rsid w:val="00501D30"/>
    <w:rsid w:val="00536909"/>
    <w:rsid w:val="00554868"/>
    <w:rsid w:val="00570355"/>
    <w:rsid w:val="00575958"/>
    <w:rsid w:val="00584BAB"/>
    <w:rsid w:val="005935C2"/>
    <w:rsid w:val="005947AF"/>
    <w:rsid w:val="00595438"/>
    <w:rsid w:val="005A6EB5"/>
    <w:rsid w:val="005C054C"/>
    <w:rsid w:val="005C4FBF"/>
    <w:rsid w:val="005F3F6B"/>
    <w:rsid w:val="006107BA"/>
    <w:rsid w:val="006471FB"/>
    <w:rsid w:val="00662AE7"/>
    <w:rsid w:val="00680EEA"/>
    <w:rsid w:val="00691642"/>
    <w:rsid w:val="006C0845"/>
    <w:rsid w:val="006C4FB2"/>
    <w:rsid w:val="006D0448"/>
    <w:rsid w:val="006D6418"/>
    <w:rsid w:val="006E1B86"/>
    <w:rsid w:val="007039CE"/>
    <w:rsid w:val="0070775B"/>
    <w:rsid w:val="00711B1B"/>
    <w:rsid w:val="00736AF6"/>
    <w:rsid w:val="00752214"/>
    <w:rsid w:val="00761B3D"/>
    <w:rsid w:val="00791342"/>
    <w:rsid w:val="00793E4C"/>
    <w:rsid w:val="007C0BBF"/>
    <w:rsid w:val="007D7B9E"/>
    <w:rsid w:val="00812816"/>
    <w:rsid w:val="00836FC4"/>
    <w:rsid w:val="00847935"/>
    <w:rsid w:val="00850B3D"/>
    <w:rsid w:val="0085317E"/>
    <w:rsid w:val="008917E8"/>
    <w:rsid w:val="008A3CEC"/>
    <w:rsid w:val="008B0621"/>
    <w:rsid w:val="008B567C"/>
    <w:rsid w:val="008B7CF2"/>
    <w:rsid w:val="008C4F67"/>
    <w:rsid w:val="008C753E"/>
    <w:rsid w:val="008D59D2"/>
    <w:rsid w:val="008E449B"/>
    <w:rsid w:val="008F0800"/>
    <w:rsid w:val="008F68F8"/>
    <w:rsid w:val="00907EC5"/>
    <w:rsid w:val="00911D26"/>
    <w:rsid w:val="00913306"/>
    <w:rsid w:val="00945341"/>
    <w:rsid w:val="00956408"/>
    <w:rsid w:val="00956431"/>
    <w:rsid w:val="0096003B"/>
    <w:rsid w:val="00966B36"/>
    <w:rsid w:val="009671FA"/>
    <w:rsid w:val="00990736"/>
    <w:rsid w:val="009B5C11"/>
    <w:rsid w:val="009D0F31"/>
    <w:rsid w:val="009E69A5"/>
    <w:rsid w:val="00A067EC"/>
    <w:rsid w:val="00A13B7C"/>
    <w:rsid w:val="00A30E25"/>
    <w:rsid w:val="00A402CF"/>
    <w:rsid w:val="00A40486"/>
    <w:rsid w:val="00A5697E"/>
    <w:rsid w:val="00A6124B"/>
    <w:rsid w:val="00A7019E"/>
    <w:rsid w:val="00AA6F74"/>
    <w:rsid w:val="00AB15B7"/>
    <w:rsid w:val="00AB36B5"/>
    <w:rsid w:val="00AD1054"/>
    <w:rsid w:val="00AE5E36"/>
    <w:rsid w:val="00AF0FCE"/>
    <w:rsid w:val="00AF2B98"/>
    <w:rsid w:val="00B12884"/>
    <w:rsid w:val="00B15541"/>
    <w:rsid w:val="00B26E94"/>
    <w:rsid w:val="00B56AE6"/>
    <w:rsid w:val="00B75A76"/>
    <w:rsid w:val="00B778FF"/>
    <w:rsid w:val="00B83C67"/>
    <w:rsid w:val="00BB784B"/>
    <w:rsid w:val="00BD7AA5"/>
    <w:rsid w:val="00C06B87"/>
    <w:rsid w:val="00C10A90"/>
    <w:rsid w:val="00C11E3D"/>
    <w:rsid w:val="00C14A9C"/>
    <w:rsid w:val="00C64640"/>
    <w:rsid w:val="00C65EF5"/>
    <w:rsid w:val="00CA082B"/>
    <w:rsid w:val="00CA4740"/>
    <w:rsid w:val="00CA79B6"/>
    <w:rsid w:val="00CB6C59"/>
    <w:rsid w:val="00D21665"/>
    <w:rsid w:val="00D22A01"/>
    <w:rsid w:val="00D61BAE"/>
    <w:rsid w:val="00D64DBC"/>
    <w:rsid w:val="00D66064"/>
    <w:rsid w:val="00D92FB7"/>
    <w:rsid w:val="00D93B1C"/>
    <w:rsid w:val="00DD5BDE"/>
    <w:rsid w:val="00DE557A"/>
    <w:rsid w:val="00E126E5"/>
    <w:rsid w:val="00E365D9"/>
    <w:rsid w:val="00E4162F"/>
    <w:rsid w:val="00E41A78"/>
    <w:rsid w:val="00E82B8F"/>
    <w:rsid w:val="00ED6757"/>
    <w:rsid w:val="00EE14A4"/>
    <w:rsid w:val="00EE50F3"/>
    <w:rsid w:val="00F14671"/>
    <w:rsid w:val="00F148D9"/>
    <w:rsid w:val="00F433A5"/>
    <w:rsid w:val="00F52426"/>
    <w:rsid w:val="00F54D9F"/>
    <w:rsid w:val="00F65A02"/>
    <w:rsid w:val="00F756ED"/>
    <w:rsid w:val="00F778DF"/>
    <w:rsid w:val="00FA12E3"/>
    <w:rsid w:val="00FA16C4"/>
    <w:rsid w:val="00FA65C4"/>
    <w:rsid w:val="00FB0FA3"/>
    <w:rsid w:val="00FC2DA0"/>
    <w:rsid w:val="00FE2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D66427"/>
  <w15:docId w15:val="{BF8AD07E-8CDA-4C13-BE16-10A955F2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rPr>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默认"/>
    <w:rPr>
      <w:rFonts w:ascii="Arial Unicode MS" w:eastAsia="Helvetica" w:hAnsi="Arial Unicode MS" w:cs="Arial Unicode MS" w:hint="eastAsia"/>
      <w:color w:val="000000"/>
      <w:sz w:val="22"/>
      <w:szCs w:val="22"/>
      <w:lang w:val="zh-CN"/>
    </w:rPr>
  </w:style>
  <w:style w:type="numbering" w:customStyle="1" w:styleId="a">
    <w:name w:val="项目符号"/>
    <w:pPr>
      <w:numPr>
        <w:numId w:val="1"/>
      </w:numPr>
    </w:pPr>
  </w:style>
  <w:style w:type="character" w:customStyle="1" w:styleId="a6">
    <w:name w:val="无"/>
  </w:style>
  <w:style w:type="character" w:customStyle="1" w:styleId="Hyperlink0">
    <w:name w:val="Hyperlink.0"/>
    <w:basedOn w:val="a6"/>
    <w:rPr>
      <w:color w:val="1D52C9"/>
      <w:u w:val="single"/>
    </w:rPr>
  </w:style>
  <w:style w:type="paragraph" w:styleId="a7">
    <w:name w:val="Title"/>
    <w:basedOn w:val="a0"/>
    <w:next w:val="a0"/>
    <w:link w:val="a8"/>
    <w:uiPriority w:val="10"/>
    <w:qFormat/>
    <w:rsid w:val="00401F33"/>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1"/>
    <w:link w:val="a7"/>
    <w:uiPriority w:val="10"/>
    <w:rsid w:val="00401F33"/>
    <w:rPr>
      <w:rFonts w:asciiTheme="majorHAnsi" w:eastAsia="宋体" w:hAnsiTheme="majorHAnsi" w:cstheme="majorBidi"/>
      <w:b/>
      <w:bCs/>
      <w:sz w:val="32"/>
      <w:szCs w:val="32"/>
      <w:lang w:eastAsia="en-US"/>
    </w:rPr>
  </w:style>
  <w:style w:type="paragraph" w:styleId="a9">
    <w:name w:val="header"/>
    <w:basedOn w:val="a0"/>
    <w:link w:val="aa"/>
    <w:uiPriority w:val="99"/>
    <w:unhideWhenUsed/>
    <w:rsid w:val="001678F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1"/>
    <w:link w:val="a9"/>
    <w:uiPriority w:val="99"/>
    <w:rsid w:val="001678F2"/>
    <w:rPr>
      <w:sz w:val="18"/>
      <w:szCs w:val="18"/>
      <w:lang w:eastAsia="en-US"/>
    </w:rPr>
  </w:style>
  <w:style w:type="paragraph" w:styleId="ab">
    <w:name w:val="footer"/>
    <w:basedOn w:val="a0"/>
    <w:link w:val="ac"/>
    <w:uiPriority w:val="99"/>
    <w:unhideWhenUsed/>
    <w:rsid w:val="001678F2"/>
    <w:pPr>
      <w:tabs>
        <w:tab w:val="center" w:pos="4153"/>
        <w:tab w:val="right" w:pos="8306"/>
      </w:tabs>
      <w:snapToGrid w:val="0"/>
    </w:pPr>
    <w:rPr>
      <w:sz w:val="18"/>
      <w:szCs w:val="18"/>
    </w:rPr>
  </w:style>
  <w:style w:type="character" w:customStyle="1" w:styleId="ac">
    <w:name w:val="页脚 字符"/>
    <w:basedOn w:val="a1"/>
    <w:link w:val="ab"/>
    <w:uiPriority w:val="99"/>
    <w:rsid w:val="001678F2"/>
    <w:rPr>
      <w:sz w:val="18"/>
      <w:szCs w:val="18"/>
      <w:lang w:eastAsia="en-US"/>
    </w:rPr>
  </w:style>
  <w:style w:type="paragraph" w:styleId="ad">
    <w:name w:val="List Paragraph"/>
    <w:basedOn w:val="a0"/>
    <w:uiPriority w:val="34"/>
    <w:qFormat/>
    <w:rsid w:val="003C45CA"/>
    <w:pPr>
      <w:ind w:firstLineChars="200" w:firstLine="420"/>
    </w:pPr>
  </w:style>
  <w:style w:type="character" w:styleId="ae">
    <w:name w:val="annotation reference"/>
    <w:basedOn w:val="a1"/>
    <w:uiPriority w:val="99"/>
    <w:semiHidden/>
    <w:unhideWhenUsed/>
    <w:rsid w:val="007C0BBF"/>
    <w:rPr>
      <w:sz w:val="21"/>
      <w:szCs w:val="21"/>
    </w:rPr>
  </w:style>
  <w:style w:type="paragraph" w:styleId="af">
    <w:name w:val="annotation text"/>
    <w:basedOn w:val="a0"/>
    <w:link w:val="af0"/>
    <w:uiPriority w:val="99"/>
    <w:semiHidden/>
    <w:unhideWhenUsed/>
    <w:rsid w:val="007C0BBF"/>
  </w:style>
  <w:style w:type="character" w:customStyle="1" w:styleId="af0">
    <w:name w:val="批注文字 字符"/>
    <w:basedOn w:val="a1"/>
    <w:link w:val="af"/>
    <w:uiPriority w:val="99"/>
    <w:semiHidden/>
    <w:rsid w:val="007C0BBF"/>
    <w:rPr>
      <w:sz w:val="24"/>
      <w:szCs w:val="24"/>
      <w:lang w:eastAsia="en-US"/>
    </w:rPr>
  </w:style>
  <w:style w:type="paragraph" w:styleId="af1">
    <w:name w:val="annotation subject"/>
    <w:basedOn w:val="af"/>
    <w:next w:val="af"/>
    <w:link w:val="af2"/>
    <w:uiPriority w:val="99"/>
    <w:semiHidden/>
    <w:unhideWhenUsed/>
    <w:rsid w:val="007C0BBF"/>
    <w:rPr>
      <w:b/>
      <w:bCs/>
    </w:rPr>
  </w:style>
  <w:style w:type="character" w:customStyle="1" w:styleId="af2">
    <w:name w:val="批注主题 字符"/>
    <w:basedOn w:val="af0"/>
    <w:link w:val="af1"/>
    <w:uiPriority w:val="99"/>
    <w:semiHidden/>
    <w:rsid w:val="007C0BBF"/>
    <w:rPr>
      <w:b/>
      <w:bCs/>
      <w:sz w:val="24"/>
      <w:szCs w:val="24"/>
      <w:lang w:eastAsia="en-US"/>
    </w:rPr>
  </w:style>
  <w:style w:type="paragraph" w:styleId="af3">
    <w:name w:val="Balloon Text"/>
    <w:basedOn w:val="a0"/>
    <w:link w:val="af4"/>
    <w:uiPriority w:val="99"/>
    <w:semiHidden/>
    <w:unhideWhenUsed/>
    <w:rsid w:val="007C0BBF"/>
    <w:rPr>
      <w:sz w:val="18"/>
      <w:szCs w:val="18"/>
    </w:rPr>
  </w:style>
  <w:style w:type="character" w:customStyle="1" w:styleId="af4">
    <w:name w:val="批注框文本 字符"/>
    <w:basedOn w:val="a1"/>
    <w:link w:val="af3"/>
    <w:uiPriority w:val="99"/>
    <w:semiHidden/>
    <w:rsid w:val="007C0BBF"/>
    <w:rPr>
      <w:sz w:val="18"/>
      <w:szCs w:val="18"/>
      <w:lang w:eastAsia="en-US"/>
    </w:rPr>
  </w:style>
  <w:style w:type="paragraph" w:styleId="af5">
    <w:name w:val="footnote text"/>
    <w:basedOn w:val="a0"/>
    <w:link w:val="af6"/>
    <w:uiPriority w:val="99"/>
    <w:semiHidden/>
    <w:unhideWhenUsed/>
    <w:rsid w:val="007C0BBF"/>
    <w:pPr>
      <w:snapToGrid w:val="0"/>
    </w:pPr>
    <w:rPr>
      <w:sz w:val="18"/>
      <w:szCs w:val="18"/>
    </w:rPr>
  </w:style>
  <w:style w:type="character" w:customStyle="1" w:styleId="af6">
    <w:name w:val="脚注文本 字符"/>
    <w:basedOn w:val="a1"/>
    <w:link w:val="af5"/>
    <w:uiPriority w:val="99"/>
    <w:semiHidden/>
    <w:rsid w:val="007C0BBF"/>
    <w:rPr>
      <w:sz w:val="18"/>
      <w:szCs w:val="18"/>
      <w:lang w:eastAsia="en-US"/>
    </w:rPr>
  </w:style>
  <w:style w:type="character" w:styleId="af7">
    <w:name w:val="footnote reference"/>
    <w:basedOn w:val="a1"/>
    <w:uiPriority w:val="99"/>
    <w:semiHidden/>
    <w:unhideWhenUsed/>
    <w:rsid w:val="007C0BBF"/>
    <w:rPr>
      <w:vertAlign w:val="superscript"/>
    </w:rPr>
  </w:style>
  <w:style w:type="paragraph" w:styleId="af8">
    <w:name w:val="endnote text"/>
    <w:basedOn w:val="a0"/>
    <w:link w:val="af9"/>
    <w:uiPriority w:val="99"/>
    <w:semiHidden/>
    <w:unhideWhenUsed/>
    <w:rsid w:val="005C054C"/>
    <w:pPr>
      <w:snapToGrid w:val="0"/>
    </w:pPr>
  </w:style>
  <w:style w:type="character" w:customStyle="1" w:styleId="af9">
    <w:name w:val="尾注文本 字符"/>
    <w:basedOn w:val="a1"/>
    <w:link w:val="af8"/>
    <w:uiPriority w:val="99"/>
    <w:semiHidden/>
    <w:rsid w:val="005C054C"/>
    <w:rPr>
      <w:sz w:val="24"/>
      <w:szCs w:val="24"/>
      <w:lang w:eastAsia="en-US"/>
    </w:rPr>
  </w:style>
  <w:style w:type="character" w:styleId="afa">
    <w:name w:val="endnote reference"/>
    <w:basedOn w:val="a1"/>
    <w:uiPriority w:val="99"/>
    <w:semiHidden/>
    <w:unhideWhenUsed/>
    <w:rsid w:val="005C05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182724">
      <w:bodyDiv w:val="1"/>
      <w:marLeft w:val="0"/>
      <w:marRight w:val="0"/>
      <w:marTop w:val="0"/>
      <w:marBottom w:val="0"/>
      <w:divBdr>
        <w:top w:val="none" w:sz="0" w:space="0" w:color="auto"/>
        <w:left w:val="none" w:sz="0" w:space="0" w:color="auto"/>
        <w:bottom w:val="none" w:sz="0" w:space="0" w:color="auto"/>
        <w:right w:val="none" w:sz="0" w:space="0" w:color="auto"/>
      </w:divBdr>
    </w:div>
    <w:div w:id="761337210">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iki.mbalib.com/wiki/%E8%B0%83%E8%A7%A3%22%20%5Co"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www.hbrchina.org/2015-10-30/3534.html"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ED845-0E8D-43F1-850B-626DF369F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12</Pages>
  <Words>1297</Words>
  <Characters>7395</Characters>
  <Application>Microsoft Office Word</Application>
  <DocSecurity>0</DocSecurity>
  <Lines>61</Lines>
  <Paragraphs>17</Paragraphs>
  <ScaleCrop>false</ScaleCrop>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dc:creator>
  <cp:lastModifiedBy>初文琦</cp:lastModifiedBy>
  <cp:revision>9</cp:revision>
  <dcterms:created xsi:type="dcterms:W3CDTF">2018-02-08T02:46:00Z</dcterms:created>
  <dcterms:modified xsi:type="dcterms:W3CDTF">2019-09-18T05:21:00Z</dcterms:modified>
</cp:coreProperties>
</file>