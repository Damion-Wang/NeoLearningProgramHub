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D5751" w14:textId="77777777" w:rsidR="00B91F24" w:rsidRPr="008C2E6E" w:rsidRDefault="00B91F2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left="90" w:right="1338" w:hanging="90"/>
        <w:jc w:val="center"/>
        <w:rPr>
          <w:rFonts w:ascii="宋体" w:eastAsia="宋体" w:hAnsi="宋体" w:hint="default"/>
          <w:b/>
          <w:sz w:val="21"/>
          <w:szCs w:val="21"/>
        </w:rPr>
      </w:pPr>
    </w:p>
    <w:p w14:paraId="7D5BA227" w14:textId="69E0FE48" w:rsidR="00CC67E1" w:rsidRPr="00A26931" w:rsidRDefault="00A77B4C"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left="90" w:right="1338" w:hanging="90"/>
        <w:jc w:val="center"/>
        <w:rPr>
          <w:rFonts w:asciiTheme="minorEastAsia" w:eastAsiaTheme="minorEastAsia" w:hAnsiTheme="minorEastAsia" w:hint="default"/>
          <w:b/>
          <w:bCs/>
          <w:sz w:val="24"/>
          <w:szCs w:val="24"/>
        </w:rPr>
      </w:pPr>
      <w:ins w:id="0" w:author="Windows 用户" w:date="2018-04-19T16:47:00Z">
        <w:r>
          <w:rPr>
            <w:rFonts w:asciiTheme="minorEastAsia" w:eastAsiaTheme="minorEastAsia" w:hAnsiTheme="minorEastAsia"/>
            <w:b/>
            <w:sz w:val="24"/>
            <w:szCs w:val="24"/>
          </w:rPr>
          <w:t>认识</w:t>
        </w:r>
      </w:ins>
      <w:r w:rsidR="00B643B8" w:rsidRPr="00A26931">
        <w:rPr>
          <w:rFonts w:asciiTheme="minorEastAsia" w:eastAsiaTheme="minorEastAsia" w:hAnsiTheme="minorEastAsia"/>
          <w:b/>
          <w:sz w:val="24"/>
          <w:szCs w:val="24"/>
        </w:rPr>
        <w:t>管理者</w:t>
      </w:r>
      <w:r w:rsidR="00B91F24" w:rsidRPr="00A26931">
        <w:rPr>
          <w:rFonts w:asciiTheme="minorEastAsia" w:eastAsiaTheme="minorEastAsia" w:hAnsiTheme="minorEastAsia"/>
          <w:b/>
          <w:sz w:val="24"/>
          <w:szCs w:val="24"/>
        </w:rPr>
        <w:t>的</w:t>
      </w:r>
      <w:r w:rsidR="00500A62">
        <w:rPr>
          <w:rFonts w:asciiTheme="minorEastAsia" w:eastAsiaTheme="minorEastAsia" w:hAnsiTheme="minorEastAsia"/>
          <w:b/>
          <w:sz w:val="24"/>
          <w:szCs w:val="24"/>
        </w:rPr>
        <w:t>四大</w:t>
      </w:r>
      <w:r w:rsidR="00B643B8" w:rsidRPr="00A26931">
        <w:rPr>
          <w:rFonts w:asciiTheme="minorEastAsia" w:eastAsiaTheme="minorEastAsia" w:hAnsiTheme="minorEastAsia"/>
          <w:b/>
          <w:sz w:val="24"/>
          <w:szCs w:val="24"/>
        </w:rPr>
        <w:t>职责</w:t>
      </w:r>
    </w:p>
    <w:p w14:paraId="3F68A94E" w14:textId="77777777" w:rsidR="00B91F24" w:rsidRPr="008C2E6E" w:rsidRDefault="00B91F2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left="90" w:right="1338" w:hanging="90"/>
        <w:jc w:val="center"/>
        <w:rPr>
          <w:rFonts w:ascii="宋体" w:eastAsia="宋体" w:hAnsi="宋体" w:cs="Times New Roman" w:hint="default"/>
          <w:b/>
          <w:bCs/>
          <w:sz w:val="21"/>
          <w:szCs w:val="21"/>
        </w:rPr>
      </w:pPr>
    </w:p>
    <w:p w14:paraId="2D33E7FC" w14:textId="77777777" w:rsidR="00CC67E1" w:rsidRPr="00FB1288" w:rsidRDefault="00B643B8"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标题）" w:eastAsia="宋体（标题）" w:hAnsi="宋体" w:cs="Times New Roman" w:hint="default"/>
          <w:b/>
          <w:bCs/>
          <w:sz w:val="21"/>
          <w:szCs w:val="21"/>
        </w:rPr>
      </w:pPr>
      <w:r w:rsidRPr="00FB1288">
        <w:rPr>
          <w:rFonts w:ascii="宋体（标题）" w:eastAsia="宋体（标题）" w:hAnsi="宋体"/>
          <w:b/>
          <w:bCs/>
          <w:sz w:val="21"/>
          <w:szCs w:val="21"/>
        </w:rPr>
        <w:t xml:space="preserve">00U </w:t>
      </w:r>
      <w:r w:rsidRPr="00FB1288">
        <w:rPr>
          <w:rFonts w:ascii="宋体（标题）" w:eastAsia="宋体（标题）" w:hAnsi="宋体"/>
          <w:b/>
          <w:sz w:val="21"/>
          <w:szCs w:val="21"/>
        </w:rPr>
        <w:t>学习目标</w:t>
      </w:r>
    </w:p>
    <w:p w14:paraId="3B576F6F" w14:textId="77777777" w:rsidR="00D9747B" w:rsidRDefault="00B643B8"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标题）" w:eastAsia="宋体（标题）" w:hAnsi="宋体" w:hint="default"/>
          <w:b/>
          <w:sz w:val="21"/>
          <w:szCs w:val="21"/>
        </w:rPr>
      </w:pPr>
      <w:r w:rsidRPr="00FB1288">
        <w:rPr>
          <w:rFonts w:ascii="宋体（标题）" w:eastAsia="宋体（标题）" w:hAnsi="宋体"/>
          <w:b/>
          <w:bCs/>
          <w:sz w:val="21"/>
          <w:szCs w:val="21"/>
        </w:rPr>
        <w:t>00U01a</w:t>
      </w:r>
      <w:r w:rsidR="00CB3C4C">
        <w:rPr>
          <w:rFonts w:ascii="宋体（标题）" w:eastAsia="宋体（标题）" w:hAnsi="宋体"/>
          <w:b/>
          <w:sz w:val="21"/>
          <w:szCs w:val="21"/>
        </w:rPr>
        <w:t>小调查</w:t>
      </w:r>
    </w:p>
    <w:p w14:paraId="245ADAB4" w14:textId="77777777" w:rsidR="00CB3C4C" w:rsidRDefault="00CB3C4C"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在开始课程前，先来做一个小调查。你在管</w:t>
      </w:r>
      <w:bookmarkStart w:id="1" w:name="_GoBack"/>
      <w:bookmarkEnd w:id="1"/>
      <w:r>
        <w:rPr>
          <w:rFonts w:asciiTheme="minorHAnsi" w:eastAsiaTheme="minorEastAsia" w:hAnsiTheme="minorHAnsi" w:cstheme="minorBidi"/>
          <w:color w:val="auto"/>
          <w:kern w:val="2"/>
          <w:sz w:val="21"/>
          <w:szCs w:val="21"/>
          <w:bdr w:val="none" w:sz="0" w:space="0" w:color="auto"/>
          <w:lang w:val="en-US"/>
        </w:rPr>
        <w:t>理岗位上的年限是</w:t>
      </w:r>
    </w:p>
    <w:p w14:paraId="4C84FC03" w14:textId="77777777" w:rsidR="00CB3C4C" w:rsidRPr="00545B1D" w:rsidRDefault="00CB3C4C"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Cs/>
          <w:sz w:val="21"/>
          <w:szCs w:val="21"/>
          <w:lang w:val="en-US"/>
        </w:rPr>
      </w:pPr>
      <w:r>
        <w:rPr>
          <w:rFonts w:ascii="Calibri" w:eastAsia="宋体（标题）" w:hAnsi="Calibri" w:hint="default"/>
          <w:b/>
          <w:bCs/>
          <w:sz w:val="21"/>
          <w:szCs w:val="21"/>
          <w:lang w:val="en-US"/>
        </w:rPr>
        <w:t xml:space="preserve">⃝ </w:t>
      </w:r>
      <w:r w:rsidRPr="00545B1D">
        <w:rPr>
          <w:rFonts w:ascii="Calibri" w:eastAsia="宋体（标题）" w:hAnsi="Calibri" w:hint="default"/>
          <w:bCs/>
          <w:sz w:val="21"/>
          <w:szCs w:val="21"/>
          <w:lang w:val="en-US"/>
        </w:rPr>
        <w:t>0</w:t>
      </w:r>
      <w:r w:rsidRPr="00545B1D">
        <w:rPr>
          <w:rFonts w:ascii="Calibri" w:eastAsia="宋体（标题）" w:hAnsi="Calibri"/>
          <w:bCs/>
          <w:sz w:val="21"/>
          <w:szCs w:val="21"/>
          <w:lang w:val="en-US"/>
        </w:rPr>
        <w:t>-</w:t>
      </w:r>
      <w:r w:rsidRPr="00545B1D">
        <w:rPr>
          <w:rFonts w:ascii="Calibri" w:eastAsia="宋体（标题）" w:hAnsi="Calibri" w:hint="default"/>
          <w:bCs/>
          <w:sz w:val="21"/>
          <w:szCs w:val="21"/>
          <w:lang w:val="en-US"/>
        </w:rPr>
        <w:t>1</w:t>
      </w:r>
      <w:r w:rsidRPr="00545B1D">
        <w:rPr>
          <w:rFonts w:ascii="Calibri" w:eastAsia="宋体（标题）" w:hAnsi="Calibri" w:hint="default"/>
          <w:bCs/>
          <w:sz w:val="21"/>
          <w:szCs w:val="21"/>
          <w:lang w:val="en-US"/>
        </w:rPr>
        <w:t>年</w:t>
      </w:r>
    </w:p>
    <w:p w14:paraId="24C4EA04" w14:textId="77777777" w:rsidR="00CB3C4C" w:rsidRPr="00545B1D" w:rsidRDefault="00CB3C4C"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Cs/>
          <w:sz w:val="21"/>
          <w:szCs w:val="21"/>
          <w:lang w:val="en-US"/>
        </w:rPr>
      </w:pPr>
      <w:r w:rsidRPr="00545B1D">
        <w:rPr>
          <w:rFonts w:ascii="Calibri" w:eastAsia="宋体（标题）" w:hAnsi="Calibri" w:hint="default"/>
          <w:bCs/>
          <w:sz w:val="21"/>
          <w:szCs w:val="21"/>
          <w:lang w:val="en-US"/>
        </w:rPr>
        <w:t>⃝ 2</w:t>
      </w:r>
      <w:r w:rsidRPr="00545B1D">
        <w:rPr>
          <w:rFonts w:ascii="Calibri" w:eastAsia="宋体（标题）" w:hAnsi="Calibri"/>
          <w:bCs/>
          <w:sz w:val="21"/>
          <w:szCs w:val="21"/>
          <w:lang w:val="en-US"/>
        </w:rPr>
        <w:t>-</w:t>
      </w:r>
      <w:r w:rsidRPr="00545B1D">
        <w:rPr>
          <w:rFonts w:ascii="Calibri" w:eastAsia="宋体（标题）" w:hAnsi="Calibri" w:hint="default"/>
          <w:bCs/>
          <w:sz w:val="21"/>
          <w:szCs w:val="21"/>
          <w:lang w:val="en-US"/>
        </w:rPr>
        <w:t>5</w:t>
      </w:r>
      <w:r w:rsidRPr="00545B1D">
        <w:rPr>
          <w:rFonts w:ascii="Calibri" w:eastAsia="宋体（标题）" w:hAnsi="Calibri" w:hint="default"/>
          <w:bCs/>
          <w:sz w:val="21"/>
          <w:szCs w:val="21"/>
          <w:lang w:val="en-US"/>
        </w:rPr>
        <w:t>年</w:t>
      </w:r>
    </w:p>
    <w:p w14:paraId="315256A6" w14:textId="77777777" w:rsidR="00CB3C4C" w:rsidRPr="00545B1D" w:rsidRDefault="00CB3C4C"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Cs/>
          <w:sz w:val="21"/>
          <w:szCs w:val="21"/>
          <w:lang w:val="en-US"/>
        </w:rPr>
      </w:pPr>
      <w:r w:rsidRPr="00545B1D">
        <w:rPr>
          <w:rFonts w:ascii="Calibri" w:eastAsia="宋体（标题）" w:hAnsi="Calibri" w:hint="default"/>
          <w:bCs/>
          <w:sz w:val="21"/>
          <w:szCs w:val="21"/>
          <w:lang w:val="en-US"/>
        </w:rPr>
        <w:t>⃝ 5</w:t>
      </w:r>
      <w:r w:rsidRPr="00545B1D">
        <w:rPr>
          <w:rFonts w:ascii="Calibri" w:eastAsia="宋体（标题）" w:hAnsi="Calibri" w:hint="default"/>
          <w:bCs/>
          <w:sz w:val="21"/>
          <w:szCs w:val="21"/>
          <w:lang w:val="en-US"/>
        </w:rPr>
        <w:t>年以上</w:t>
      </w:r>
    </w:p>
    <w:p w14:paraId="3ED2E4D0" w14:textId="77777777" w:rsidR="00CB3C4C" w:rsidRDefault="00CB3C4C"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
          <w:bCs/>
          <w:sz w:val="21"/>
          <w:szCs w:val="21"/>
          <w:lang w:val="en-US"/>
        </w:rPr>
      </w:pPr>
    </w:p>
    <w:p w14:paraId="3BA0D67B" w14:textId="77777777" w:rsidR="00CB3C4C" w:rsidRPr="00D9747B" w:rsidRDefault="00CB3C4C"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Cs/>
          <w:sz w:val="21"/>
          <w:szCs w:val="21"/>
          <w:lang w:val="en-US"/>
        </w:rPr>
      </w:pPr>
      <w:r>
        <w:rPr>
          <w:rFonts w:ascii="Calibri" w:eastAsia="宋体（标题）" w:hAnsi="Calibri" w:hint="default"/>
          <w:b/>
          <w:bCs/>
          <w:sz w:val="21"/>
          <w:szCs w:val="21"/>
          <w:lang w:val="en-US"/>
        </w:rPr>
        <w:t>反馈</w:t>
      </w:r>
      <w:r>
        <w:rPr>
          <w:rFonts w:ascii="Calibri" w:eastAsia="宋体（标题）" w:hAnsi="Calibri"/>
          <w:b/>
          <w:bCs/>
          <w:sz w:val="21"/>
          <w:szCs w:val="21"/>
          <w:lang w:val="en-US"/>
        </w:rPr>
        <w:t>：</w:t>
      </w:r>
      <w:r w:rsidRPr="00D9747B">
        <w:rPr>
          <w:rFonts w:ascii="Calibri" w:eastAsia="宋体（标题）" w:hAnsi="Calibri"/>
          <w:bCs/>
          <w:sz w:val="21"/>
          <w:szCs w:val="21"/>
          <w:lang w:val="en-US"/>
        </w:rPr>
        <w:t>谢谢你的回答。</w:t>
      </w:r>
      <w:r w:rsidR="00197794" w:rsidRPr="00D9747B">
        <w:rPr>
          <w:rFonts w:ascii="Calibri" w:eastAsia="宋体（标题）" w:hAnsi="Calibri"/>
          <w:bCs/>
          <w:sz w:val="21"/>
          <w:szCs w:val="21"/>
          <w:lang w:val="en-US"/>
        </w:rPr>
        <w:t>请继续后面的学习。</w:t>
      </w:r>
    </w:p>
    <w:p w14:paraId="2450FB23" w14:textId="77777777" w:rsidR="00197794" w:rsidRDefault="00197794"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
          <w:bCs/>
          <w:sz w:val="21"/>
          <w:szCs w:val="21"/>
          <w:lang w:val="en-US"/>
        </w:rPr>
      </w:pPr>
    </w:p>
    <w:p w14:paraId="51BF2802" w14:textId="77777777" w:rsidR="00197794" w:rsidRDefault="00197794"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
          <w:bCs/>
          <w:sz w:val="21"/>
          <w:szCs w:val="21"/>
          <w:lang w:val="en-US"/>
        </w:rPr>
      </w:pPr>
    </w:p>
    <w:p w14:paraId="2D6EBAB5" w14:textId="77777777" w:rsidR="00197794" w:rsidRDefault="00197794"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Calibri" w:eastAsia="宋体（标题）" w:hAnsi="Calibri" w:hint="default"/>
          <w:b/>
          <w:bCs/>
          <w:sz w:val="21"/>
          <w:szCs w:val="21"/>
          <w:lang w:val="en-US"/>
        </w:rPr>
      </w:pPr>
      <w:r>
        <w:rPr>
          <w:rFonts w:ascii="Calibri" w:eastAsia="宋体（标题）" w:hAnsi="Calibri"/>
          <w:b/>
          <w:bCs/>
          <w:sz w:val="21"/>
          <w:szCs w:val="21"/>
          <w:lang w:val="en-US"/>
        </w:rPr>
        <w:t xml:space="preserve">00U02a </w:t>
      </w:r>
      <w:r>
        <w:rPr>
          <w:rFonts w:ascii="Calibri" w:eastAsia="宋体（标题）" w:hAnsi="Calibri"/>
          <w:b/>
          <w:bCs/>
          <w:sz w:val="21"/>
          <w:szCs w:val="21"/>
          <w:lang w:val="en-US"/>
        </w:rPr>
        <w:t>小测验：</w:t>
      </w:r>
      <w:r w:rsidR="00545B1D">
        <w:rPr>
          <w:rFonts w:ascii="Calibri" w:eastAsia="宋体（标题）" w:hAnsi="Calibri"/>
          <w:b/>
          <w:bCs/>
          <w:sz w:val="21"/>
          <w:szCs w:val="21"/>
          <w:lang w:val="en-US"/>
        </w:rPr>
        <w:t>职责的不同</w:t>
      </w:r>
    </w:p>
    <w:p w14:paraId="0BFD6D66" w14:textId="77777777" w:rsidR="00683DE1" w:rsidRDefault="00683DE1"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无论</w:t>
      </w:r>
      <w:r>
        <w:rPr>
          <w:rFonts w:asciiTheme="minorHAnsi" w:eastAsiaTheme="minorEastAsia" w:hAnsiTheme="minorHAnsi" w:cstheme="minorBidi" w:hint="default"/>
          <w:color w:val="auto"/>
          <w:kern w:val="2"/>
          <w:sz w:val="21"/>
          <w:szCs w:val="21"/>
          <w:bdr w:val="none" w:sz="0" w:space="0" w:color="auto"/>
          <w:lang w:val="en-US"/>
        </w:rPr>
        <w:t>你</w:t>
      </w:r>
      <w:r>
        <w:rPr>
          <w:rFonts w:asciiTheme="minorHAnsi" w:eastAsiaTheme="minorEastAsia" w:hAnsiTheme="minorHAnsi" w:cstheme="minorBidi"/>
          <w:color w:val="auto"/>
          <w:kern w:val="2"/>
          <w:sz w:val="21"/>
          <w:szCs w:val="21"/>
          <w:bdr w:val="none" w:sz="0" w:space="0" w:color="auto"/>
          <w:lang w:val="en-US"/>
        </w:rPr>
        <w:t>是刚刚</w:t>
      </w:r>
      <w:r>
        <w:rPr>
          <w:rFonts w:asciiTheme="minorHAnsi" w:eastAsiaTheme="minorEastAsia" w:hAnsiTheme="minorHAnsi" w:cstheme="minorBidi" w:hint="default"/>
          <w:color w:val="auto"/>
          <w:kern w:val="2"/>
          <w:sz w:val="21"/>
          <w:szCs w:val="21"/>
          <w:bdr w:val="none" w:sz="0" w:space="0" w:color="auto"/>
          <w:lang w:val="en-US"/>
        </w:rPr>
        <w:t>被提升到管理岗位，</w:t>
      </w:r>
      <w:r>
        <w:rPr>
          <w:rFonts w:asciiTheme="minorHAnsi" w:eastAsiaTheme="minorEastAsia" w:hAnsiTheme="minorHAnsi" w:cstheme="minorBidi"/>
          <w:color w:val="auto"/>
          <w:kern w:val="2"/>
          <w:sz w:val="21"/>
          <w:szCs w:val="21"/>
          <w:bdr w:val="none" w:sz="0" w:space="0" w:color="auto"/>
          <w:lang w:val="en-US"/>
        </w:rPr>
        <w:t>还是</w:t>
      </w:r>
      <w:r>
        <w:rPr>
          <w:rFonts w:asciiTheme="minorHAnsi" w:eastAsiaTheme="minorEastAsia" w:hAnsiTheme="minorHAnsi" w:cstheme="minorBidi" w:hint="default"/>
          <w:color w:val="auto"/>
          <w:kern w:val="2"/>
          <w:sz w:val="21"/>
          <w:szCs w:val="21"/>
          <w:bdr w:val="none" w:sz="0" w:space="0" w:color="auto"/>
          <w:lang w:val="en-US"/>
        </w:rPr>
        <w:t>已经拥有若干年管理经验，</w:t>
      </w:r>
      <w:r>
        <w:rPr>
          <w:rFonts w:asciiTheme="minorHAnsi" w:eastAsiaTheme="minorEastAsia" w:hAnsiTheme="minorHAnsi" w:cstheme="minorBidi"/>
          <w:color w:val="auto"/>
          <w:kern w:val="2"/>
          <w:sz w:val="21"/>
          <w:szCs w:val="21"/>
          <w:bdr w:val="none" w:sz="0" w:space="0" w:color="auto"/>
          <w:lang w:val="en-US"/>
        </w:rPr>
        <w:t>你</w:t>
      </w:r>
      <w:r>
        <w:rPr>
          <w:rFonts w:asciiTheme="minorHAnsi" w:eastAsiaTheme="minorEastAsia" w:hAnsiTheme="minorHAnsi" w:cstheme="minorBidi" w:hint="default"/>
          <w:color w:val="auto"/>
          <w:kern w:val="2"/>
          <w:sz w:val="21"/>
          <w:szCs w:val="21"/>
          <w:bdr w:val="none" w:sz="0" w:space="0" w:color="auto"/>
          <w:lang w:val="en-US"/>
        </w:rPr>
        <w:t>是否能清楚地描述你</w:t>
      </w:r>
      <w:r>
        <w:rPr>
          <w:rFonts w:asciiTheme="minorHAnsi" w:eastAsiaTheme="minorEastAsia" w:hAnsiTheme="minorHAnsi" w:cstheme="minorBidi"/>
          <w:color w:val="auto"/>
          <w:kern w:val="2"/>
          <w:sz w:val="21"/>
          <w:szCs w:val="21"/>
          <w:bdr w:val="none" w:sz="0" w:space="0" w:color="auto"/>
          <w:lang w:val="en-US"/>
        </w:rPr>
        <w:t>的</w:t>
      </w:r>
      <w:r>
        <w:rPr>
          <w:rFonts w:asciiTheme="minorHAnsi" w:eastAsiaTheme="minorEastAsia" w:hAnsiTheme="minorHAnsi" w:cstheme="minorBidi" w:hint="default"/>
          <w:color w:val="auto"/>
          <w:kern w:val="2"/>
          <w:sz w:val="21"/>
          <w:szCs w:val="21"/>
          <w:bdr w:val="none" w:sz="0" w:space="0" w:color="auto"/>
          <w:lang w:val="en-US"/>
        </w:rPr>
        <w:t>工作职责，说出</w:t>
      </w:r>
      <w:r>
        <w:rPr>
          <w:rFonts w:asciiTheme="minorHAnsi" w:eastAsiaTheme="minorEastAsia" w:hAnsiTheme="minorHAnsi" w:cstheme="minorBidi"/>
          <w:color w:val="auto"/>
          <w:kern w:val="2"/>
          <w:sz w:val="21"/>
          <w:szCs w:val="21"/>
          <w:bdr w:val="none" w:sz="0" w:space="0" w:color="auto"/>
          <w:lang w:val="en-US"/>
        </w:rPr>
        <w:t>管理者</w:t>
      </w:r>
      <w:r>
        <w:rPr>
          <w:rFonts w:asciiTheme="minorHAnsi" w:eastAsiaTheme="minorEastAsia" w:hAnsiTheme="minorHAnsi" w:cstheme="minorBidi" w:hint="default"/>
          <w:color w:val="auto"/>
          <w:kern w:val="2"/>
          <w:sz w:val="21"/>
          <w:szCs w:val="21"/>
          <w:bdr w:val="none" w:sz="0" w:space="0" w:color="auto"/>
          <w:lang w:val="en-US"/>
        </w:rPr>
        <w:t>和</w:t>
      </w:r>
      <w:r>
        <w:rPr>
          <w:rFonts w:asciiTheme="minorHAnsi" w:eastAsiaTheme="minorEastAsia" w:hAnsiTheme="minorHAnsi" w:cstheme="minorBidi"/>
          <w:color w:val="auto"/>
          <w:kern w:val="2"/>
          <w:sz w:val="21"/>
          <w:szCs w:val="21"/>
          <w:bdr w:val="none" w:sz="0" w:space="0" w:color="auto"/>
          <w:lang w:val="en-US"/>
        </w:rPr>
        <w:t>普</w:t>
      </w:r>
      <w:r>
        <w:rPr>
          <w:rFonts w:asciiTheme="minorHAnsi" w:eastAsiaTheme="minorEastAsia" w:hAnsiTheme="minorHAnsi" w:cstheme="minorBidi" w:hint="default"/>
          <w:color w:val="auto"/>
          <w:kern w:val="2"/>
          <w:sz w:val="21"/>
          <w:szCs w:val="21"/>
          <w:bdr w:val="none" w:sz="0" w:space="0" w:color="auto"/>
          <w:lang w:val="en-US"/>
        </w:rPr>
        <w:t>通员工</w:t>
      </w:r>
      <w:r>
        <w:rPr>
          <w:rFonts w:asciiTheme="minorHAnsi" w:eastAsiaTheme="minorEastAsia" w:hAnsiTheme="minorHAnsi" w:cstheme="minorBidi"/>
          <w:color w:val="auto"/>
          <w:kern w:val="2"/>
          <w:sz w:val="21"/>
          <w:szCs w:val="21"/>
          <w:bdr w:val="none" w:sz="0" w:space="0" w:color="auto"/>
          <w:lang w:val="en-US"/>
        </w:rPr>
        <w:t>职责</w:t>
      </w:r>
      <w:r>
        <w:rPr>
          <w:rFonts w:asciiTheme="minorHAnsi" w:eastAsiaTheme="minorEastAsia" w:hAnsiTheme="minorHAnsi" w:cstheme="minorBidi" w:hint="default"/>
          <w:color w:val="auto"/>
          <w:kern w:val="2"/>
          <w:sz w:val="21"/>
          <w:szCs w:val="21"/>
          <w:bdr w:val="none" w:sz="0" w:space="0" w:color="auto"/>
          <w:lang w:val="en-US"/>
        </w:rPr>
        <w:t>的不同？（</w:t>
      </w:r>
      <w:r>
        <w:rPr>
          <w:rFonts w:asciiTheme="minorHAnsi" w:eastAsiaTheme="minorEastAsia" w:hAnsiTheme="minorHAnsi" w:cstheme="minorBidi"/>
          <w:color w:val="auto"/>
          <w:kern w:val="2"/>
          <w:sz w:val="21"/>
          <w:szCs w:val="21"/>
          <w:bdr w:val="none" w:sz="0" w:space="0" w:color="auto"/>
          <w:lang w:val="en-US"/>
        </w:rPr>
        <w:t>单选题</w:t>
      </w:r>
      <w:r>
        <w:rPr>
          <w:rFonts w:asciiTheme="minorHAnsi" w:eastAsiaTheme="minorEastAsia" w:hAnsiTheme="minorHAnsi" w:cstheme="minorBidi" w:hint="default"/>
          <w:color w:val="auto"/>
          <w:kern w:val="2"/>
          <w:sz w:val="21"/>
          <w:szCs w:val="21"/>
          <w:bdr w:val="none" w:sz="0" w:space="0" w:color="auto"/>
          <w:lang w:val="en-US"/>
        </w:rPr>
        <w:t>）</w:t>
      </w:r>
    </w:p>
    <w:p w14:paraId="145AAC03" w14:textId="77777777" w:rsidR="00683DE1" w:rsidRPr="00545B1D" w:rsidRDefault="00683DE1"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标题）" w:eastAsia="宋体（标题）" w:hAnsi="宋体" w:hint="default"/>
          <w:bCs/>
          <w:sz w:val="21"/>
          <w:szCs w:val="21"/>
          <w:lang w:val="en-US"/>
        </w:rPr>
      </w:pPr>
      <w:r>
        <w:rPr>
          <w:rFonts w:ascii="Calibri" w:eastAsia="宋体（标题）" w:hAnsi="Calibri" w:hint="default"/>
          <w:b/>
          <w:bCs/>
          <w:sz w:val="21"/>
          <w:szCs w:val="21"/>
          <w:lang w:val="en-US"/>
        </w:rPr>
        <w:t>⃝</w:t>
      </w:r>
      <w:r>
        <w:rPr>
          <w:rFonts w:ascii="宋体（标题）" w:eastAsia="宋体（标题）" w:hAnsi="宋体" w:hint="default"/>
          <w:b/>
          <w:bCs/>
          <w:sz w:val="21"/>
          <w:szCs w:val="21"/>
          <w:lang w:val="en-US"/>
        </w:rPr>
        <w:t xml:space="preserve"> </w:t>
      </w:r>
      <w:r w:rsidRPr="00545B1D">
        <w:rPr>
          <w:rFonts w:ascii="宋体（标题）" w:eastAsia="宋体（标题）" w:hAnsi="宋体"/>
          <w:bCs/>
          <w:sz w:val="21"/>
          <w:szCs w:val="21"/>
          <w:lang w:val="en-US"/>
        </w:rPr>
        <w:t>是</w:t>
      </w:r>
    </w:p>
    <w:p w14:paraId="7585AD47" w14:textId="77777777" w:rsidR="00683DE1" w:rsidRPr="00D9747B" w:rsidRDefault="00683DE1" w:rsidP="00B91F2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标题）" w:eastAsia="宋体（标题）" w:hAnsi="宋体" w:hint="default"/>
          <w:b/>
          <w:bCs/>
          <w:sz w:val="21"/>
          <w:szCs w:val="21"/>
          <w:lang w:val="en-US"/>
        </w:rPr>
      </w:pPr>
      <w:r w:rsidRPr="00545B1D">
        <w:rPr>
          <w:rFonts w:ascii="Calibri" w:eastAsia="宋体（标题）" w:hAnsi="Calibri" w:hint="default"/>
          <w:bCs/>
          <w:sz w:val="21"/>
          <w:szCs w:val="21"/>
          <w:lang w:val="en-US"/>
        </w:rPr>
        <w:t>⃝</w:t>
      </w:r>
      <w:r w:rsidRPr="00545B1D">
        <w:rPr>
          <w:rFonts w:ascii="宋体（标题）" w:eastAsia="宋体（标题）" w:hAnsi="宋体"/>
          <w:bCs/>
          <w:sz w:val="21"/>
          <w:szCs w:val="21"/>
          <w:lang w:val="en-US"/>
        </w:rPr>
        <w:t xml:space="preserve"> 否</w:t>
      </w:r>
    </w:p>
    <w:p w14:paraId="245573DB" w14:textId="77777777" w:rsidR="00A91734" w:rsidRPr="008C2E6E" w:rsidRDefault="00A91734" w:rsidP="00A91734">
      <w:pPr>
        <w:rPr>
          <w:b/>
          <w:sz w:val="21"/>
          <w:szCs w:val="21"/>
          <w:u w:val="single"/>
          <w:lang w:eastAsia="zh-CN"/>
        </w:rPr>
      </w:pPr>
      <w:r w:rsidRPr="008C2E6E">
        <w:rPr>
          <w:rFonts w:hint="eastAsia"/>
          <w:b/>
          <w:sz w:val="21"/>
          <w:szCs w:val="21"/>
          <w:u w:val="single"/>
          <w:lang w:eastAsia="zh-CN"/>
        </w:rPr>
        <w:t xml:space="preserve">                                                            </w:t>
      </w:r>
      <w:r w:rsidRPr="008C2E6E">
        <w:rPr>
          <w:b/>
          <w:sz w:val="21"/>
          <w:szCs w:val="21"/>
          <w:u w:val="single"/>
          <w:lang w:eastAsia="zh-CN"/>
        </w:rPr>
        <w:t xml:space="preserve">                </w:t>
      </w:r>
    </w:p>
    <w:p w14:paraId="7D4A6428" w14:textId="77777777" w:rsidR="00A91734" w:rsidRPr="000D65FB" w:rsidRDefault="00062626" w:rsidP="00D9747B">
      <w:pPr>
        <w:pStyle w:val="a4"/>
        <w:tabs>
          <w:tab w:val="left" w:pos="420"/>
          <w:tab w:val="left" w:pos="7140"/>
        </w:tabs>
        <w:spacing w:line="360" w:lineRule="auto"/>
        <w:ind w:right="1338"/>
        <w:rPr>
          <w:rFonts w:ascii="宋体" w:eastAsia="宋体" w:hAnsi="宋体" w:hint="default"/>
          <w:b/>
          <w:sz w:val="21"/>
          <w:szCs w:val="21"/>
        </w:rPr>
      </w:pPr>
      <w:r w:rsidRPr="000D65FB">
        <w:rPr>
          <w:rFonts w:ascii="宋体" w:eastAsia="宋体" w:hAnsi="宋体"/>
          <w:b/>
          <w:sz w:val="21"/>
          <w:szCs w:val="21"/>
        </w:rPr>
        <w:t>反馈：</w:t>
      </w:r>
      <w:r w:rsidR="00EB1753">
        <w:rPr>
          <w:rFonts w:ascii="宋体" w:eastAsia="宋体" w:hAnsi="宋体" w:hint="default"/>
          <w:b/>
          <w:sz w:val="21"/>
          <w:szCs w:val="21"/>
        </w:rPr>
        <w:tab/>
      </w:r>
    </w:p>
    <w:p w14:paraId="29F15D4D" w14:textId="77777777" w:rsidR="000F798C" w:rsidRDefault="00062626"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hint="default"/>
          <w:sz w:val="21"/>
          <w:szCs w:val="21"/>
        </w:rPr>
      </w:pPr>
      <w:r>
        <w:rPr>
          <w:rFonts w:ascii="宋体" w:eastAsia="宋体" w:hAnsi="宋体"/>
          <w:sz w:val="21"/>
          <w:szCs w:val="21"/>
        </w:rPr>
        <w:t>谢谢你的回答。</w:t>
      </w:r>
      <w:r w:rsidR="00D458CB">
        <w:rPr>
          <w:rFonts w:ascii="宋体" w:eastAsia="宋体" w:hAnsi="宋体"/>
          <w:sz w:val="21"/>
          <w:szCs w:val="21"/>
        </w:rPr>
        <w:t>也许</w:t>
      </w:r>
      <w:r w:rsidR="00D458CB">
        <w:rPr>
          <w:rFonts w:ascii="宋体" w:eastAsia="宋体" w:hAnsi="宋体" w:hint="default"/>
          <w:sz w:val="21"/>
          <w:szCs w:val="21"/>
        </w:rPr>
        <w:t>你从没想过</w:t>
      </w:r>
      <w:r w:rsidR="00D458CB">
        <w:rPr>
          <w:rFonts w:ascii="宋体" w:eastAsia="宋体" w:hAnsi="宋体"/>
          <w:sz w:val="21"/>
          <w:szCs w:val="21"/>
        </w:rPr>
        <w:t>这一</w:t>
      </w:r>
      <w:r w:rsidR="00D458CB">
        <w:rPr>
          <w:rFonts w:ascii="宋体" w:eastAsia="宋体" w:hAnsi="宋体" w:hint="default"/>
          <w:sz w:val="21"/>
          <w:szCs w:val="21"/>
        </w:rPr>
        <w:t>问题，</w:t>
      </w:r>
      <w:r w:rsidR="00545B1D">
        <w:rPr>
          <w:rFonts w:ascii="宋体" w:eastAsia="宋体" w:hAnsi="宋体" w:hint="default"/>
          <w:sz w:val="21"/>
          <w:szCs w:val="21"/>
        </w:rPr>
        <w:t>又</w:t>
      </w:r>
      <w:r w:rsidR="00662A89">
        <w:rPr>
          <w:rFonts w:ascii="宋体" w:eastAsia="宋体" w:hAnsi="宋体" w:hint="default"/>
          <w:sz w:val="21"/>
          <w:szCs w:val="21"/>
        </w:rPr>
        <w:t>或者</w:t>
      </w:r>
      <w:r w:rsidR="00545B1D">
        <w:rPr>
          <w:rFonts w:ascii="宋体" w:eastAsia="宋体" w:hAnsi="宋体" w:hint="default"/>
          <w:sz w:val="21"/>
          <w:szCs w:val="21"/>
        </w:rPr>
        <w:t>你对这个问题有过自己的思考和清晰的认识</w:t>
      </w:r>
      <w:r w:rsidR="00545B1D">
        <w:rPr>
          <w:rFonts w:ascii="宋体" w:eastAsia="宋体" w:hAnsi="宋体"/>
          <w:sz w:val="21"/>
          <w:szCs w:val="21"/>
        </w:rPr>
        <w:t>，无论在上面的测试中你选择了“是”或“否”，</w:t>
      </w:r>
      <w:r w:rsidR="00012499">
        <w:rPr>
          <w:rFonts w:ascii="宋体" w:eastAsia="宋体" w:hAnsi="宋体"/>
          <w:sz w:val="21"/>
          <w:szCs w:val="21"/>
        </w:rPr>
        <w:t>请继续</w:t>
      </w:r>
      <w:r w:rsidR="00012499">
        <w:rPr>
          <w:rFonts w:ascii="宋体" w:eastAsia="宋体" w:hAnsi="宋体" w:hint="default"/>
          <w:sz w:val="21"/>
          <w:szCs w:val="21"/>
        </w:rPr>
        <w:t>学习</w:t>
      </w:r>
      <w:r w:rsidR="00D458CB">
        <w:rPr>
          <w:rFonts w:ascii="宋体" w:eastAsia="宋体" w:hAnsi="宋体"/>
          <w:sz w:val="21"/>
          <w:szCs w:val="21"/>
        </w:rPr>
        <w:t>，我</w:t>
      </w:r>
      <w:r w:rsidR="00D458CB">
        <w:rPr>
          <w:rFonts w:ascii="宋体" w:eastAsia="宋体" w:hAnsi="宋体" w:hint="default"/>
          <w:sz w:val="21"/>
          <w:szCs w:val="21"/>
        </w:rPr>
        <w:t>们将通过详细的讲述带你</w:t>
      </w:r>
      <w:r w:rsidR="00545B1D">
        <w:rPr>
          <w:rFonts w:ascii="宋体" w:eastAsia="宋体" w:hAnsi="宋体" w:hint="default"/>
          <w:sz w:val="21"/>
          <w:szCs w:val="21"/>
        </w:rPr>
        <w:t>深入</w:t>
      </w:r>
      <w:r w:rsidR="00D458CB">
        <w:rPr>
          <w:rFonts w:ascii="宋体" w:eastAsia="宋体" w:hAnsi="宋体" w:hint="default"/>
          <w:sz w:val="21"/>
          <w:szCs w:val="21"/>
        </w:rPr>
        <w:t>了解</w:t>
      </w:r>
      <w:r w:rsidR="00D9747B">
        <w:rPr>
          <w:rFonts w:ascii="宋体" w:eastAsia="宋体" w:hAnsi="宋体" w:hint="default"/>
          <w:sz w:val="21"/>
          <w:szCs w:val="21"/>
        </w:rPr>
        <w:t>这一内容</w:t>
      </w:r>
      <w:r w:rsidR="00D458CB">
        <w:rPr>
          <w:rFonts w:ascii="宋体" w:eastAsia="宋体" w:hAnsi="宋体" w:hint="default"/>
          <w:sz w:val="21"/>
          <w:szCs w:val="21"/>
        </w:rPr>
        <w:t>。</w:t>
      </w:r>
    </w:p>
    <w:p w14:paraId="2B9515BC"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cs="Times New Roman" w:hint="default"/>
          <w:sz w:val="21"/>
          <w:szCs w:val="21"/>
        </w:rPr>
      </w:pPr>
    </w:p>
    <w:p w14:paraId="116FA112"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cs="Times New Roman" w:hint="default"/>
          <w:b/>
          <w:bCs/>
          <w:sz w:val="21"/>
          <w:szCs w:val="21"/>
        </w:rPr>
      </w:pPr>
      <w:r w:rsidRPr="008C2E6E">
        <w:rPr>
          <w:rFonts w:ascii="宋体" w:eastAsia="宋体" w:hAnsi="宋体"/>
          <w:b/>
          <w:bCs/>
          <w:sz w:val="21"/>
          <w:szCs w:val="21"/>
        </w:rPr>
        <w:t>00U02</w:t>
      </w:r>
    </w:p>
    <w:p w14:paraId="0282E5DE"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cs="Times New Roman" w:hint="default"/>
          <w:b/>
          <w:bCs/>
          <w:sz w:val="21"/>
          <w:szCs w:val="21"/>
        </w:rPr>
      </w:pPr>
      <w:r w:rsidRPr="008C2E6E">
        <w:rPr>
          <w:rFonts w:ascii="宋体" w:eastAsia="宋体" w:hAnsi="宋体"/>
          <w:b/>
          <w:sz w:val="21"/>
          <w:szCs w:val="21"/>
        </w:rPr>
        <w:t>学习目标</w:t>
      </w:r>
    </w:p>
    <w:p w14:paraId="1858B149" w14:textId="1EE1112B" w:rsidR="00CC67E1"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在你还是</w:t>
      </w:r>
      <w:r w:rsidR="004662AA">
        <w:rPr>
          <w:rFonts w:asciiTheme="minorHAnsi" w:eastAsiaTheme="minorEastAsia" w:hAnsiTheme="minorHAnsi" w:cstheme="minorBidi"/>
          <w:color w:val="auto"/>
          <w:kern w:val="2"/>
          <w:sz w:val="21"/>
          <w:szCs w:val="21"/>
          <w:bdr w:val="none" w:sz="0" w:space="0" w:color="auto"/>
          <w:lang w:val="en-US"/>
        </w:rPr>
        <w:t>一名</w:t>
      </w:r>
      <w:r w:rsidRPr="008C2E6E">
        <w:rPr>
          <w:rFonts w:asciiTheme="minorHAnsi" w:eastAsiaTheme="minorEastAsia" w:hAnsiTheme="minorHAnsi" w:cstheme="minorBidi"/>
          <w:color w:val="auto"/>
          <w:kern w:val="2"/>
          <w:sz w:val="21"/>
          <w:szCs w:val="21"/>
          <w:bdr w:val="none" w:sz="0" w:space="0" w:color="auto"/>
          <w:lang w:val="en-US"/>
        </w:rPr>
        <w:t>普通员工的时候，你最初</w:t>
      </w:r>
      <w:r w:rsidR="000F798C">
        <w:rPr>
          <w:rFonts w:asciiTheme="minorHAnsi" w:eastAsiaTheme="minorEastAsia" w:hAnsiTheme="minorHAnsi" w:cstheme="minorBidi"/>
          <w:color w:val="auto"/>
          <w:kern w:val="2"/>
          <w:sz w:val="21"/>
          <w:szCs w:val="21"/>
          <w:bdr w:val="none" w:sz="0" w:space="0" w:color="auto"/>
          <w:lang w:val="en-US"/>
        </w:rPr>
        <w:t>的角色往往是个人贡献者：你需要提高你的专业化和职业化程度，</w:t>
      </w:r>
      <w:r w:rsidRPr="008C2E6E">
        <w:rPr>
          <w:rFonts w:asciiTheme="minorHAnsi" w:eastAsiaTheme="minorEastAsia" w:hAnsiTheme="minorHAnsi" w:cstheme="minorBidi"/>
          <w:color w:val="auto"/>
          <w:kern w:val="2"/>
          <w:sz w:val="21"/>
          <w:szCs w:val="21"/>
          <w:bdr w:val="none" w:sz="0" w:space="0" w:color="auto"/>
          <w:lang w:val="en-US"/>
        </w:rPr>
        <w:t>顺利完成你的工作任务。此时你的职责</w:t>
      </w:r>
      <w:r w:rsidR="000F798C">
        <w:rPr>
          <w:rFonts w:asciiTheme="minorHAnsi" w:eastAsiaTheme="minorEastAsia" w:hAnsiTheme="minorHAnsi" w:cstheme="minorBidi"/>
          <w:color w:val="auto"/>
          <w:kern w:val="2"/>
          <w:sz w:val="21"/>
          <w:szCs w:val="21"/>
          <w:bdr w:val="none" w:sz="0" w:space="0" w:color="auto"/>
          <w:lang w:val="en-US"/>
        </w:rPr>
        <w:t>就</w:t>
      </w:r>
      <w:r w:rsidRPr="008C2E6E">
        <w:rPr>
          <w:rFonts w:asciiTheme="minorHAnsi" w:eastAsiaTheme="minorEastAsia" w:hAnsiTheme="minorHAnsi" w:cstheme="minorBidi"/>
          <w:color w:val="auto"/>
          <w:kern w:val="2"/>
          <w:sz w:val="21"/>
          <w:szCs w:val="21"/>
          <w:bdr w:val="none" w:sz="0" w:space="0" w:color="auto"/>
          <w:lang w:val="en-US"/>
        </w:rPr>
        <w:t>是完成工作任务，提升个人技能和技术的熟练性。而当你因为突出的表现而被提升为一</w:t>
      </w:r>
      <w:r w:rsidR="00465D0F">
        <w:rPr>
          <w:rFonts w:asciiTheme="minorHAnsi" w:eastAsiaTheme="minorEastAsia" w:hAnsiTheme="minorHAnsi" w:cstheme="minorBidi" w:hint="default"/>
          <w:color w:val="auto"/>
          <w:kern w:val="2"/>
          <w:sz w:val="21"/>
          <w:szCs w:val="21"/>
          <w:bdr w:val="none" w:sz="0" w:space="0" w:color="auto"/>
          <w:lang w:val="en-US"/>
        </w:rPr>
        <w:t>名</w:t>
      </w:r>
      <w:r w:rsidRPr="008C2E6E">
        <w:rPr>
          <w:rFonts w:asciiTheme="minorHAnsi" w:eastAsiaTheme="minorEastAsia" w:hAnsiTheme="minorHAnsi" w:cstheme="minorBidi"/>
          <w:color w:val="auto"/>
          <w:kern w:val="2"/>
          <w:sz w:val="21"/>
          <w:szCs w:val="21"/>
          <w:bdr w:val="none" w:sz="0" w:space="0" w:color="auto"/>
          <w:lang w:val="en-US"/>
        </w:rPr>
        <w:t>管理者的时候，你的职责必然会有所改变。</w:t>
      </w:r>
      <w:r w:rsidRPr="000E4C97">
        <w:rPr>
          <w:rFonts w:asciiTheme="minorHAnsi" w:hAnsiTheme="minorHAnsi" w:cstheme="minorBidi"/>
          <w:kern w:val="2"/>
          <w:sz w:val="21"/>
          <w:szCs w:val="21"/>
          <w:highlight w:val="yellow"/>
          <w:bdr w:val="none" w:sz="0" w:space="0" w:color="auto"/>
        </w:rPr>
        <w:t>要实现从一个普通员工到管理者的成功转型，</w:t>
      </w:r>
      <w:r w:rsidR="00060411">
        <w:rPr>
          <w:rFonts w:asciiTheme="minorHAnsi" w:eastAsiaTheme="minorEastAsia" w:hAnsiTheme="minorHAnsi" w:cstheme="minorBidi"/>
          <w:kern w:val="2"/>
          <w:sz w:val="21"/>
          <w:szCs w:val="21"/>
          <w:highlight w:val="yellow"/>
          <w:bdr w:val="none" w:sz="0" w:space="0" w:color="auto"/>
        </w:rPr>
        <w:t>并迈向优秀的管理者</w:t>
      </w:r>
      <w:r w:rsidR="00B06412">
        <w:rPr>
          <w:rFonts w:asciiTheme="minorHAnsi" w:eastAsiaTheme="minorEastAsia" w:hAnsiTheme="minorHAnsi" w:cstheme="minorBidi"/>
          <w:kern w:val="2"/>
          <w:sz w:val="21"/>
          <w:szCs w:val="21"/>
          <w:highlight w:val="yellow"/>
          <w:bdr w:val="none" w:sz="0" w:space="0" w:color="auto"/>
        </w:rPr>
        <w:t>，</w:t>
      </w:r>
      <w:r w:rsidRPr="000E4C97">
        <w:rPr>
          <w:rFonts w:asciiTheme="minorHAnsi" w:hAnsiTheme="minorHAnsi" w:cstheme="minorBidi"/>
          <w:kern w:val="2"/>
          <w:sz w:val="21"/>
          <w:szCs w:val="21"/>
          <w:highlight w:val="yellow"/>
          <w:bdr w:val="none" w:sz="0" w:space="0" w:color="auto"/>
        </w:rPr>
        <w:t>你</w:t>
      </w:r>
      <w:r w:rsidR="00F251E4" w:rsidRPr="000E4C97">
        <w:rPr>
          <w:rFonts w:asciiTheme="minorHAnsi" w:hAnsiTheme="minorHAnsi" w:cstheme="minorBidi"/>
          <w:kern w:val="2"/>
          <w:sz w:val="21"/>
          <w:szCs w:val="21"/>
          <w:highlight w:val="yellow"/>
          <w:bdr w:val="none" w:sz="0" w:space="0" w:color="auto"/>
        </w:rPr>
        <w:t>必须</w:t>
      </w:r>
      <w:r w:rsidRPr="000E4C97">
        <w:rPr>
          <w:rFonts w:asciiTheme="minorHAnsi" w:hAnsiTheme="minorHAnsi" w:cstheme="minorBidi"/>
          <w:kern w:val="2"/>
          <w:sz w:val="21"/>
          <w:szCs w:val="21"/>
          <w:highlight w:val="yellow"/>
          <w:bdr w:val="none" w:sz="0" w:space="0" w:color="auto"/>
        </w:rPr>
        <w:t>了解管理者的职责</w:t>
      </w:r>
      <w:r w:rsidR="00B06412">
        <w:rPr>
          <w:rFonts w:asciiTheme="minorHAnsi" w:hAnsiTheme="minorHAnsi" w:cstheme="minorBidi"/>
          <w:kern w:val="2"/>
          <w:sz w:val="21"/>
          <w:szCs w:val="21"/>
          <w:highlight w:val="yellow"/>
          <w:bdr w:val="none" w:sz="0" w:space="0" w:color="auto"/>
        </w:rPr>
        <w:t>。</w:t>
      </w:r>
      <w:r w:rsidRPr="008C2E6E">
        <w:rPr>
          <w:rFonts w:asciiTheme="minorHAnsi" w:eastAsiaTheme="minorEastAsia" w:hAnsiTheme="minorHAnsi" w:cstheme="minorBidi"/>
          <w:color w:val="auto"/>
          <w:kern w:val="2"/>
          <w:sz w:val="21"/>
          <w:szCs w:val="21"/>
          <w:bdr w:val="none" w:sz="0" w:space="0" w:color="auto"/>
          <w:lang w:val="en-US"/>
        </w:rPr>
        <w:t>本课程将通过</w:t>
      </w:r>
      <w:r w:rsidR="0052453A">
        <w:rPr>
          <w:rFonts w:asciiTheme="minorHAnsi" w:eastAsiaTheme="minorEastAsia" w:hAnsiTheme="minorHAnsi" w:cstheme="minorBidi"/>
          <w:color w:val="auto"/>
          <w:kern w:val="2"/>
          <w:sz w:val="21"/>
          <w:szCs w:val="21"/>
          <w:bdr w:val="none" w:sz="0" w:space="0" w:color="auto"/>
          <w:lang w:val="en-US"/>
        </w:rPr>
        <w:t>案例和</w:t>
      </w:r>
      <w:r w:rsidR="0052453A">
        <w:rPr>
          <w:rFonts w:asciiTheme="minorHAnsi" w:eastAsiaTheme="minorEastAsia" w:hAnsiTheme="minorHAnsi" w:cstheme="minorBidi" w:hint="default"/>
          <w:color w:val="auto"/>
          <w:kern w:val="2"/>
          <w:sz w:val="21"/>
          <w:szCs w:val="21"/>
          <w:bdr w:val="none" w:sz="0" w:space="0" w:color="auto"/>
          <w:lang w:val="en-US"/>
        </w:rPr>
        <w:t>对</w:t>
      </w:r>
      <w:r w:rsidRPr="008C2E6E">
        <w:rPr>
          <w:rFonts w:asciiTheme="minorHAnsi" w:eastAsiaTheme="minorEastAsia" w:hAnsiTheme="minorHAnsi" w:cstheme="minorBidi"/>
          <w:color w:val="auto"/>
          <w:kern w:val="2"/>
          <w:sz w:val="21"/>
          <w:szCs w:val="21"/>
          <w:bdr w:val="none" w:sz="0" w:space="0" w:color="auto"/>
          <w:lang w:val="en-US"/>
        </w:rPr>
        <w:t>管理者四大职责</w:t>
      </w:r>
      <w:r w:rsidR="0052453A">
        <w:rPr>
          <w:rFonts w:asciiTheme="minorHAnsi" w:eastAsiaTheme="minorEastAsia" w:hAnsiTheme="minorHAnsi" w:cstheme="minorBidi"/>
          <w:color w:val="auto"/>
          <w:kern w:val="2"/>
          <w:sz w:val="21"/>
          <w:szCs w:val="21"/>
          <w:bdr w:val="none" w:sz="0" w:space="0" w:color="auto"/>
          <w:lang w:val="en-US"/>
        </w:rPr>
        <w:t>的</w:t>
      </w:r>
      <w:r w:rsidR="00060411">
        <w:rPr>
          <w:rFonts w:asciiTheme="minorHAnsi" w:eastAsiaTheme="minorEastAsia" w:hAnsiTheme="minorHAnsi" w:cstheme="minorBidi"/>
          <w:color w:val="auto"/>
          <w:kern w:val="2"/>
          <w:sz w:val="21"/>
          <w:szCs w:val="21"/>
          <w:bdr w:val="none" w:sz="0" w:space="0" w:color="auto"/>
          <w:lang w:val="en-US"/>
        </w:rPr>
        <w:t>阐述</w:t>
      </w:r>
      <w:r w:rsidR="00B06412">
        <w:rPr>
          <w:rFonts w:asciiTheme="minorHAnsi" w:eastAsiaTheme="minorEastAsia" w:hAnsiTheme="minorHAnsi" w:cstheme="minorBidi"/>
          <w:color w:val="auto"/>
          <w:kern w:val="2"/>
          <w:sz w:val="21"/>
          <w:szCs w:val="21"/>
          <w:bdr w:val="none" w:sz="0" w:space="0" w:color="auto"/>
          <w:lang w:val="en-US"/>
        </w:rPr>
        <w:t>与分析</w:t>
      </w:r>
      <w:r w:rsidR="0052453A">
        <w:rPr>
          <w:rFonts w:asciiTheme="minorHAnsi" w:eastAsiaTheme="minorEastAsia" w:hAnsiTheme="minorHAnsi" w:cstheme="minorBidi"/>
          <w:color w:val="auto"/>
          <w:kern w:val="2"/>
          <w:sz w:val="21"/>
          <w:szCs w:val="21"/>
          <w:bdr w:val="none" w:sz="0" w:space="0" w:color="auto"/>
          <w:lang w:val="en-US"/>
        </w:rPr>
        <w:t>，</w:t>
      </w:r>
      <w:r w:rsidR="00D458CB">
        <w:rPr>
          <w:rFonts w:asciiTheme="minorHAnsi" w:eastAsiaTheme="minorEastAsia" w:hAnsiTheme="minorHAnsi" w:cstheme="minorBidi"/>
          <w:color w:val="auto"/>
          <w:kern w:val="2"/>
          <w:sz w:val="21"/>
          <w:szCs w:val="21"/>
          <w:bdr w:val="none" w:sz="0" w:space="0" w:color="auto"/>
          <w:lang w:val="en-US"/>
        </w:rPr>
        <w:t>提</w:t>
      </w:r>
      <w:r w:rsidR="00D458CB">
        <w:rPr>
          <w:rFonts w:asciiTheme="minorHAnsi" w:eastAsiaTheme="minorEastAsia" w:hAnsiTheme="minorHAnsi" w:cstheme="minorBidi" w:hint="default"/>
          <w:color w:val="auto"/>
          <w:kern w:val="2"/>
          <w:sz w:val="21"/>
          <w:szCs w:val="21"/>
          <w:bdr w:val="none" w:sz="0" w:space="0" w:color="auto"/>
          <w:lang w:val="en-US"/>
        </w:rPr>
        <w:t>升你作为管理者的</w:t>
      </w:r>
      <w:r w:rsidR="00060411">
        <w:rPr>
          <w:rFonts w:asciiTheme="minorHAnsi" w:eastAsiaTheme="minorEastAsia" w:hAnsiTheme="minorHAnsi" w:cstheme="minorBidi" w:hint="default"/>
          <w:color w:val="auto"/>
          <w:kern w:val="2"/>
          <w:sz w:val="21"/>
          <w:szCs w:val="21"/>
          <w:bdr w:val="none" w:sz="0" w:space="0" w:color="auto"/>
          <w:lang w:val="en-US"/>
        </w:rPr>
        <w:t>正确</w:t>
      </w:r>
      <w:r w:rsidR="00D458CB">
        <w:rPr>
          <w:rFonts w:asciiTheme="minorHAnsi" w:eastAsiaTheme="minorEastAsia" w:hAnsiTheme="minorHAnsi" w:cstheme="minorBidi" w:hint="default"/>
          <w:color w:val="auto"/>
          <w:kern w:val="2"/>
          <w:sz w:val="21"/>
          <w:szCs w:val="21"/>
          <w:bdr w:val="none" w:sz="0" w:space="0" w:color="auto"/>
          <w:lang w:val="en-US"/>
        </w:rPr>
        <w:t>认知。</w:t>
      </w:r>
      <w:r w:rsidR="00D458CB" w:rsidDel="00D458CB">
        <w:rPr>
          <w:rFonts w:asciiTheme="minorHAnsi" w:eastAsiaTheme="minorEastAsia" w:hAnsiTheme="minorHAnsi" w:cstheme="minorBidi"/>
          <w:color w:val="auto"/>
          <w:kern w:val="2"/>
          <w:sz w:val="21"/>
          <w:szCs w:val="21"/>
          <w:bdr w:val="none" w:sz="0" w:space="0" w:color="auto"/>
          <w:lang w:val="en-US"/>
        </w:rPr>
        <w:t xml:space="preserve"> </w:t>
      </w:r>
    </w:p>
    <w:p w14:paraId="1D95FA97" w14:textId="77777777" w:rsidR="00D9747B" w:rsidRDefault="00D9747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1DBB27C2" w14:textId="77777777" w:rsidR="00D9747B" w:rsidRDefault="00D9747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FF0FA18" w14:textId="77777777" w:rsidR="00D9747B" w:rsidRPr="008C2E6E" w:rsidRDefault="00D9747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AB74289" w14:textId="1F6F604F" w:rsidR="00CC67E1" w:rsidRPr="008730C3"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hint="default"/>
          <w:b/>
          <w:bCs/>
          <w:sz w:val="21"/>
          <w:szCs w:val="21"/>
          <w:lang w:val="en-US"/>
        </w:rPr>
      </w:pPr>
      <w:r w:rsidRPr="008730C3">
        <w:rPr>
          <w:rFonts w:ascii="宋体" w:eastAsia="宋体" w:hAnsi="宋体"/>
          <w:b/>
          <w:bCs/>
          <w:sz w:val="21"/>
          <w:szCs w:val="21"/>
          <w:lang w:val="en-US"/>
        </w:rPr>
        <w:t>01U</w:t>
      </w:r>
      <w:r w:rsidR="00060411">
        <w:rPr>
          <w:rFonts w:ascii="宋体" w:eastAsia="宋体" w:hAnsi="宋体" w:hint="default"/>
          <w:b/>
          <w:bCs/>
          <w:sz w:val="21"/>
          <w:szCs w:val="21"/>
          <w:lang w:val="en-US"/>
        </w:rPr>
        <w:t xml:space="preserve"> 管理者的职责概述</w:t>
      </w:r>
    </w:p>
    <w:p w14:paraId="5621D511" w14:textId="54DED122"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hint="default"/>
          <w:b/>
          <w:bCs/>
          <w:sz w:val="21"/>
          <w:szCs w:val="21"/>
        </w:rPr>
      </w:pPr>
      <w:r w:rsidRPr="000C7475">
        <w:rPr>
          <w:rFonts w:ascii="宋体" w:eastAsia="宋体" w:hAnsi="宋体"/>
          <w:b/>
          <w:bCs/>
          <w:sz w:val="21"/>
          <w:szCs w:val="21"/>
          <w:highlight w:val="green"/>
        </w:rPr>
        <w:lastRenderedPageBreak/>
        <w:t>01U01</w:t>
      </w:r>
      <w:r w:rsidR="00060411" w:rsidRPr="000C7475">
        <w:rPr>
          <w:rFonts w:ascii="宋体" w:eastAsia="宋体" w:hAnsi="宋体"/>
          <w:b/>
          <w:bCs/>
          <w:sz w:val="21"/>
          <w:szCs w:val="21"/>
          <w:highlight w:val="green"/>
        </w:rPr>
        <w:t xml:space="preserve">  </w:t>
      </w:r>
      <w:r w:rsidRPr="008C2E6E">
        <w:rPr>
          <w:rFonts w:ascii="宋体" w:eastAsia="宋体" w:hAnsi="宋体"/>
          <w:b/>
          <w:bCs/>
          <w:sz w:val="21"/>
          <w:szCs w:val="21"/>
        </w:rPr>
        <w:t>忙碌的</w:t>
      </w:r>
      <w:r w:rsidR="00480002">
        <w:rPr>
          <w:rFonts w:ascii="宋体" w:eastAsia="宋体" w:hAnsi="宋体"/>
          <w:b/>
          <w:bCs/>
          <w:sz w:val="21"/>
          <w:szCs w:val="21"/>
        </w:rPr>
        <w:t>王亮</w:t>
      </w:r>
    </w:p>
    <w:p w14:paraId="6AF7D938" w14:textId="77777777" w:rsidR="00CC67E1" w:rsidRPr="008C2E6E" w:rsidRDefault="00F17440">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这是</w:t>
      </w:r>
      <w:r w:rsidR="00480002">
        <w:rPr>
          <w:rFonts w:asciiTheme="minorHAnsi" w:eastAsiaTheme="minorEastAsia" w:hAnsiTheme="minorHAnsi" w:cstheme="minorBidi"/>
          <w:color w:val="auto"/>
          <w:kern w:val="2"/>
          <w:sz w:val="21"/>
          <w:szCs w:val="21"/>
          <w:bdr w:val="none" w:sz="0" w:space="0" w:color="auto"/>
          <w:lang w:val="en-US"/>
        </w:rPr>
        <w:t>王亮</w:t>
      </w:r>
      <w:r>
        <w:rPr>
          <w:rFonts w:asciiTheme="minorHAnsi" w:eastAsiaTheme="minorEastAsia" w:hAnsiTheme="minorHAnsi" w:cstheme="minorBidi"/>
          <w:color w:val="auto"/>
          <w:kern w:val="2"/>
          <w:sz w:val="21"/>
          <w:szCs w:val="21"/>
          <w:bdr w:val="none" w:sz="0" w:space="0" w:color="auto"/>
          <w:lang w:val="en-US"/>
        </w:rPr>
        <w:t>，他</w:t>
      </w:r>
      <w:r w:rsidR="00465D0F">
        <w:rPr>
          <w:rFonts w:asciiTheme="minorHAnsi" w:eastAsiaTheme="minorEastAsia" w:hAnsiTheme="minorHAnsi" w:cstheme="minorBidi"/>
          <w:color w:val="auto"/>
          <w:kern w:val="2"/>
          <w:sz w:val="21"/>
          <w:szCs w:val="21"/>
          <w:bdr w:val="none" w:sz="0" w:space="0" w:color="auto"/>
          <w:lang w:val="en-US"/>
        </w:rPr>
        <w:t>是一家</w:t>
      </w:r>
      <w:r w:rsidR="00B643B8" w:rsidRPr="008C2E6E">
        <w:rPr>
          <w:rFonts w:asciiTheme="minorHAnsi" w:eastAsiaTheme="minorEastAsia" w:hAnsiTheme="minorHAnsi" w:cstheme="minorBidi"/>
          <w:color w:val="auto"/>
          <w:kern w:val="2"/>
          <w:sz w:val="21"/>
          <w:szCs w:val="21"/>
          <w:bdr w:val="none" w:sz="0" w:space="0" w:color="auto"/>
          <w:lang w:val="en-US"/>
        </w:rPr>
        <w:t>公司</w:t>
      </w:r>
      <w:r w:rsidR="00465D0F">
        <w:rPr>
          <w:rFonts w:asciiTheme="minorHAnsi" w:eastAsiaTheme="minorEastAsia" w:hAnsiTheme="minorHAnsi" w:cstheme="minorBidi"/>
          <w:color w:val="auto"/>
          <w:kern w:val="2"/>
          <w:sz w:val="21"/>
          <w:szCs w:val="21"/>
          <w:bdr w:val="none" w:sz="0" w:space="0" w:color="auto"/>
          <w:lang w:val="en-US"/>
        </w:rPr>
        <w:t>的行政经理。临近年底，事情</w:t>
      </w:r>
      <w:r w:rsidR="00305CB1">
        <w:rPr>
          <w:rFonts w:asciiTheme="minorHAnsi" w:eastAsiaTheme="minorEastAsia" w:hAnsiTheme="minorHAnsi" w:cstheme="minorBidi" w:hint="default"/>
          <w:color w:val="auto"/>
          <w:kern w:val="2"/>
          <w:sz w:val="21"/>
          <w:szCs w:val="21"/>
          <w:bdr w:val="none" w:sz="0" w:space="0" w:color="auto"/>
          <w:lang w:val="en-US"/>
        </w:rPr>
        <w:t>特别</w:t>
      </w:r>
      <w:r w:rsidR="00465D0F">
        <w:rPr>
          <w:rFonts w:asciiTheme="minorHAnsi" w:eastAsiaTheme="minorEastAsia" w:hAnsiTheme="minorHAnsi" w:cstheme="minorBidi"/>
          <w:color w:val="auto"/>
          <w:kern w:val="2"/>
          <w:sz w:val="21"/>
          <w:szCs w:val="21"/>
          <w:bdr w:val="none" w:sz="0" w:space="0" w:color="auto"/>
          <w:lang w:val="en-US"/>
        </w:rPr>
        <w:t>多，这段时间他几乎每天晚上</w:t>
      </w:r>
      <w:r w:rsidR="00B643B8" w:rsidRPr="008C2E6E">
        <w:rPr>
          <w:rFonts w:asciiTheme="minorHAnsi" w:eastAsiaTheme="minorEastAsia" w:hAnsiTheme="minorHAnsi" w:cstheme="minorBidi"/>
          <w:color w:val="auto"/>
          <w:kern w:val="2"/>
          <w:sz w:val="21"/>
          <w:szCs w:val="21"/>
          <w:bdr w:val="none" w:sz="0" w:space="0" w:color="auto"/>
          <w:lang w:val="en-US"/>
        </w:rPr>
        <w:t>都要加班，好像总有处理不完的工作在等着他。</w:t>
      </w:r>
    </w:p>
    <w:p w14:paraId="415536B3" w14:textId="77777777" w:rsidR="00461A4A" w:rsidRPr="008C2E6E" w:rsidRDefault="004662AA">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【办公室场景】电话响起，</w:t>
      </w:r>
      <w:r w:rsidR="00480002">
        <w:rPr>
          <w:rFonts w:asciiTheme="minorHAnsi" w:eastAsiaTheme="minorEastAsia" w:hAnsiTheme="minorHAnsi" w:cstheme="minorBidi"/>
          <w:color w:val="auto"/>
          <w:kern w:val="2"/>
          <w:sz w:val="21"/>
          <w:szCs w:val="21"/>
          <w:bdr w:val="none" w:sz="0" w:space="0" w:color="auto"/>
          <w:lang w:val="en-US"/>
        </w:rPr>
        <w:t>王亮</w:t>
      </w:r>
      <w:r>
        <w:rPr>
          <w:rFonts w:asciiTheme="minorHAnsi" w:eastAsiaTheme="minorEastAsia" w:hAnsiTheme="minorHAnsi" w:cstheme="minorBidi"/>
          <w:color w:val="auto"/>
          <w:kern w:val="2"/>
          <w:sz w:val="21"/>
          <w:szCs w:val="21"/>
          <w:bdr w:val="none" w:sz="0" w:space="0" w:color="auto"/>
          <w:lang w:val="en-US"/>
        </w:rPr>
        <w:t>接起电话：</w:t>
      </w:r>
      <w:r w:rsidR="00480002">
        <w:rPr>
          <w:rFonts w:asciiTheme="minorHAnsi" w:eastAsiaTheme="minorEastAsia" w:hAnsiTheme="minorHAnsi" w:cstheme="minorBidi"/>
          <w:color w:val="auto"/>
          <w:kern w:val="2"/>
          <w:sz w:val="21"/>
          <w:szCs w:val="21"/>
          <w:bdr w:val="none" w:sz="0" w:space="0" w:color="auto"/>
          <w:lang w:val="en-US"/>
        </w:rPr>
        <w:t>王亮</w:t>
      </w:r>
      <w:r w:rsidR="00461A4A" w:rsidRPr="008C2E6E">
        <w:rPr>
          <w:rFonts w:asciiTheme="minorHAnsi" w:eastAsiaTheme="minorEastAsia" w:hAnsiTheme="minorHAnsi" w:cstheme="minorBidi"/>
          <w:color w:val="auto"/>
          <w:kern w:val="2"/>
          <w:sz w:val="21"/>
          <w:szCs w:val="21"/>
          <w:bdr w:val="none" w:sz="0" w:space="0" w:color="auto"/>
          <w:lang w:val="en-US"/>
        </w:rPr>
        <w:t>下属向他汇报：公司</w:t>
      </w:r>
      <w:r w:rsidR="00461A4A">
        <w:rPr>
          <w:rFonts w:asciiTheme="minorHAnsi" w:eastAsiaTheme="minorEastAsia" w:hAnsiTheme="minorHAnsi" w:cstheme="minorBidi"/>
          <w:color w:val="auto"/>
          <w:kern w:val="2"/>
          <w:sz w:val="21"/>
          <w:szCs w:val="21"/>
          <w:bdr w:val="none" w:sz="0" w:space="0" w:color="auto"/>
          <w:lang w:val="en-US"/>
        </w:rPr>
        <w:t>宜兴工厂</w:t>
      </w:r>
      <w:r w:rsidR="00461A4A" w:rsidRPr="008C2E6E">
        <w:rPr>
          <w:rFonts w:asciiTheme="minorHAnsi" w:eastAsiaTheme="minorEastAsia" w:hAnsiTheme="minorHAnsi" w:cstheme="minorBidi"/>
          <w:color w:val="auto"/>
          <w:kern w:val="2"/>
          <w:sz w:val="21"/>
          <w:szCs w:val="21"/>
          <w:bdr w:val="none" w:sz="0" w:space="0" w:color="auto"/>
          <w:lang w:val="en-US"/>
        </w:rPr>
        <w:t>的消防检测没通过；</w:t>
      </w:r>
      <w:r w:rsidR="00461A4A" w:rsidRPr="008C2E6E">
        <w:rPr>
          <w:rFonts w:asciiTheme="minorHAnsi" w:eastAsiaTheme="minorEastAsia" w:hAnsiTheme="minorHAnsi" w:cstheme="minorBidi"/>
          <w:color w:val="auto"/>
          <w:kern w:val="2"/>
          <w:sz w:val="21"/>
          <w:szCs w:val="21"/>
          <w:bdr w:val="none" w:sz="0" w:space="0" w:color="auto"/>
          <w:lang w:val="en-US"/>
        </w:rPr>
        <w:t>5</w:t>
      </w:r>
      <w:r w:rsidR="00461A4A" w:rsidRPr="008C2E6E">
        <w:rPr>
          <w:rFonts w:asciiTheme="minorHAnsi" w:eastAsiaTheme="minorEastAsia" w:hAnsiTheme="minorHAnsi" w:cstheme="minorBidi"/>
          <w:color w:val="auto"/>
          <w:kern w:val="2"/>
          <w:sz w:val="21"/>
          <w:szCs w:val="21"/>
          <w:bdr w:val="none" w:sz="0" w:space="0" w:color="auto"/>
          <w:lang w:val="en-US"/>
        </w:rPr>
        <w:t>分钟后，又一个电话响起：</w:t>
      </w:r>
      <w:r w:rsidR="00461A4A" w:rsidRPr="008C2E6E">
        <w:rPr>
          <w:rFonts w:asciiTheme="minorHAnsi" w:eastAsiaTheme="minorEastAsia" w:hAnsiTheme="minorHAnsi" w:cstheme="minorBidi"/>
          <w:color w:val="auto"/>
          <w:kern w:val="2"/>
          <w:sz w:val="21"/>
          <w:szCs w:val="21"/>
          <w:bdr w:val="none" w:sz="0" w:space="0" w:color="auto"/>
          <w:lang w:val="en-US"/>
        </w:rPr>
        <w:t>HR</w:t>
      </w:r>
      <w:r w:rsidR="00461A4A" w:rsidRPr="008C2E6E">
        <w:rPr>
          <w:rFonts w:asciiTheme="minorHAnsi" w:eastAsiaTheme="minorEastAsia" w:hAnsiTheme="minorHAnsi" w:cstheme="minorBidi"/>
          <w:color w:val="auto"/>
          <w:kern w:val="2"/>
          <w:sz w:val="21"/>
          <w:szCs w:val="21"/>
          <w:bdr w:val="none" w:sz="0" w:space="0" w:color="auto"/>
          <w:lang w:val="en-US"/>
        </w:rPr>
        <w:t>通知他今天是部门绩效考核的最后一天，要在下班前提交绩效考核表；没过多久，部门助理提醒他：</w:t>
      </w:r>
      <w:r w:rsidR="00461A4A" w:rsidRPr="008C2E6E">
        <w:rPr>
          <w:rFonts w:asciiTheme="minorHAnsi" w:eastAsiaTheme="minorEastAsia" w:hAnsiTheme="minorHAnsi" w:cstheme="minorBidi"/>
          <w:color w:val="auto"/>
          <w:kern w:val="2"/>
          <w:sz w:val="21"/>
          <w:szCs w:val="21"/>
          <w:bdr w:val="none" w:sz="0" w:space="0" w:color="auto"/>
          <w:lang w:val="en-US"/>
        </w:rPr>
        <w:t>10</w:t>
      </w:r>
      <w:r w:rsidR="00461A4A" w:rsidRPr="008C2E6E">
        <w:rPr>
          <w:rFonts w:asciiTheme="minorHAnsi" w:eastAsiaTheme="minorEastAsia" w:hAnsiTheme="minorHAnsi" w:cstheme="minorBidi"/>
          <w:color w:val="auto"/>
          <w:kern w:val="2"/>
          <w:sz w:val="21"/>
          <w:szCs w:val="21"/>
          <w:bdr w:val="none" w:sz="0" w:space="0" w:color="auto"/>
          <w:lang w:val="en-US"/>
        </w:rPr>
        <w:t>点钟有个面试需要你参加，面试者已经到了</w:t>
      </w:r>
      <w:r w:rsidR="00461A4A" w:rsidRPr="008C2E6E">
        <w:rPr>
          <w:rFonts w:asciiTheme="minorHAnsi" w:eastAsiaTheme="minorEastAsia" w:hAnsiTheme="minorHAnsi" w:cstheme="minorBidi" w:hint="default"/>
          <w:color w:val="auto"/>
          <w:kern w:val="2"/>
          <w:sz w:val="21"/>
          <w:szCs w:val="21"/>
          <w:bdr w:val="none" w:sz="0" w:space="0" w:color="auto"/>
          <w:lang w:val="en-US"/>
        </w:rPr>
        <w:t>……</w:t>
      </w:r>
    </w:p>
    <w:p w14:paraId="7D204684" w14:textId="77777777" w:rsidR="00461A4A" w:rsidRPr="00461A4A" w:rsidRDefault="00461A4A">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61884DF" w14:textId="77777777" w:rsidR="00CC67E1" w:rsidRPr="008C2E6E" w:rsidRDefault="00CC67E1">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p>
    <w:p w14:paraId="213E2352" w14:textId="5FEF298B"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w:t>
      </w:r>
      <w:r w:rsidR="00060411">
        <w:rPr>
          <w:rFonts w:asciiTheme="minorHAnsi" w:eastAsiaTheme="minorEastAsia" w:hAnsiTheme="minorHAnsi" w:cstheme="minorBidi"/>
          <w:b/>
          <w:color w:val="auto"/>
          <w:kern w:val="2"/>
          <w:sz w:val="21"/>
          <w:szCs w:val="21"/>
          <w:bdr w:val="none" w:sz="0" w:space="0" w:color="auto"/>
          <w:lang w:val="en-US"/>
        </w:rPr>
        <w:t>1</w:t>
      </w:r>
      <w:r w:rsidRPr="008C2E6E">
        <w:rPr>
          <w:rFonts w:asciiTheme="minorHAnsi" w:eastAsiaTheme="minorEastAsia" w:hAnsiTheme="minorHAnsi" w:cstheme="minorBidi"/>
          <w:b/>
          <w:color w:val="auto"/>
          <w:kern w:val="2"/>
          <w:sz w:val="21"/>
          <w:szCs w:val="21"/>
          <w:bdr w:val="none" w:sz="0" w:space="0" w:color="auto"/>
          <w:lang w:val="en-US"/>
        </w:rPr>
        <w:t>U0</w:t>
      </w:r>
      <w:r w:rsidR="00060411">
        <w:rPr>
          <w:rFonts w:asciiTheme="minorHAnsi" w:eastAsiaTheme="minorEastAsia" w:hAnsiTheme="minorHAnsi" w:cstheme="minorBidi"/>
          <w:b/>
          <w:color w:val="auto"/>
          <w:kern w:val="2"/>
          <w:sz w:val="21"/>
          <w:szCs w:val="21"/>
          <w:bdr w:val="none" w:sz="0" w:space="0" w:color="auto"/>
          <w:lang w:val="en-US"/>
        </w:rPr>
        <w:t>2</w:t>
      </w:r>
    </w:p>
    <w:p w14:paraId="67DDB8C2" w14:textId="77777777"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管理者职责概述</w:t>
      </w:r>
    </w:p>
    <w:p w14:paraId="4005DE9E" w14:textId="77777777" w:rsidR="00CC67E1" w:rsidRPr="008C2E6E" w:rsidRDefault="00CC67E1">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C3A1BB4" w14:textId="7519B054" w:rsidR="00CC67E1" w:rsidRPr="008C2E6E" w:rsidRDefault="008F1A1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王亮的工作场景对于作为管理者的你来说并不陌生：</w:t>
      </w:r>
      <w:r w:rsidRPr="008C2E6E">
        <w:rPr>
          <w:rFonts w:asciiTheme="minorHAnsi" w:eastAsiaTheme="minorEastAsia" w:hAnsiTheme="minorHAnsi" w:cstheme="minorBidi"/>
          <w:color w:val="auto"/>
          <w:kern w:val="2"/>
          <w:sz w:val="21"/>
          <w:szCs w:val="21"/>
          <w:bdr w:val="none" w:sz="0" w:space="0" w:color="auto"/>
          <w:lang w:val="en-US"/>
        </w:rPr>
        <w:t>工作量大、节奏快</w:t>
      </w:r>
      <w:r>
        <w:rPr>
          <w:rFonts w:asciiTheme="minorHAnsi" w:eastAsiaTheme="minorEastAsia" w:hAnsiTheme="minorHAnsi" w:cstheme="minorBidi"/>
          <w:color w:val="auto"/>
          <w:kern w:val="2"/>
          <w:sz w:val="21"/>
          <w:szCs w:val="21"/>
          <w:bdr w:val="none" w:sz="0" w:space="0" w:color="auto"/>
          <w:lang w:val="en-US"/>
        </w:rPr>
        <w:t>、要求即时响应</w:t>
      </w:r>
      <w:r>
        <w:rPr>
          <w:rFonts w:asciiTheme="minorHAnsi" w:eastAsiaTheme="minorEastAsia" w:hAnsiTheme="minorHAnsi" w:cstheme="minorBidi" w:hint="default"/>
          <w:color w:val="auto"/>
          <w:kern w:val="2"/>
          <w:sz w:val="21"/>
          <w:szCs w:val="21"/>
          <w:bdr w:val="none" w:sz="0" w:space="0" w:color="auto"/>
          <w:lang w:val="en-US"/>
        </w:rPr>
        <w:t>…..</w:t>
      </w:r>
      <w:r>
        <w:rPr>
          <w:rFonts w:asciiTheme="minorHAnsi" w:eastAsiaTheme="minorEastAsia" w:hAnsiTheme="minorHAnsi" w:cstheme="minorBidi"/>
          <w:color w:val="auto"/>
          <w:kern w:val="2"/>
          <w:sz w:val="21"/>
          <w:szCs w:val="21"/>
          <w:bdr w:val="none" w:sz="0" w:space="0" w:color="auto"/>
          <w:lang w:val="en-US"/>
        </w:rPr>
        <w:t>这些</w:t>
      </w:r>
      <w:r>
        <w:rPr>
          <w:rFonts w:asciiTheme="minorHAnsi" w:eastAsiaTheme="minorEastAsia" w:hAnsiTheme="minorHAnsi" w:cstheme="minorBidi" w:hint="default"/>
          <w:color w:val="auto"/>
          <w:kern w:val="2"/>
          <w:sz w:val="21"/>
          <w:szCs w:val="21"/>
          <w:bdr w:val="none" w:sz="0" w:space="0" w:color="auto"/>
          <w:lang w:val="en-US"/>
        </w:rPr>
        <w:t>都是管理工作的特征</w:t>
      </w:r>
      <w:r>
        <w:rPr>
          <w:rFonts w:asciiTheme="minorHAnsi" w:eastAsiaTheme="minorEastAsia" w:hAnsiTheme="minorHAnsi"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在这样的特征下，管理者有哪些职责呢？我们将通过后面的讲述使你了解这些内容。管理者的职能简单概括为四项：计划</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组织</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领导</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控制，即谨慎地拟定计划，建立组织机构以帮助人们实现计划、领导员工、通过控制来衡量并纠正人们的活动。</w:t>
      </w:r>
      <w:r w:rsidR="00B643B8" w:rsidRPr="008C2E6E">
        <w:rPr>
          <w:rFonts w:asciiTheme="minorHAnsi" w:eastAsiaTheme="minorEastAsia" w:hAnsiTheme="minorHAnsi" w:cstheme="minorBidi"/>
          <w:color w:val="auto"/>
          <w:kern w:val="2"/>
          <w:sz w:val="21"/>
          <w:szCs w:val="21"/>
          <w:bdr w:val="none" w:sz="0" w:space="0" w:color="auto"/>
          <w:lang w:val="en-US"/>
        </w:rPr>
        <w:t xml:space="preserve"> </w:t>
      </w:r>
    </w:p>
    <w:p w14:paraId="380E505B" w14:textId="77777777" w:rsidR="00060411" w:rsidRPr="008C2E6E" w:rsidRDefault="00060411">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182D7659" w14:textId="77777777" w:rsidR="007E373E" w:rsidRDefault="00060411">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highlight w:val="green"/>
          <w:bdr w:val="none" w:sz="0" w:space="0" w:color="auto"/>
          <w:lang w:val="en-US"/>
        </w:rPr>
      </w:pPr>
      <w:r w:rsidRPr="000C7475">
        <w:rPr>
          <w:rFonts w:asciiTheme="minorHAnsi" w:eastAsiaTheme="minorEastAsia" w:hAnsiTheme="minorHAnsi" w:cstheme="minorBidi" w:hint="default"/>
          <w:b/>
          <w:color w:val="auto"/>
          <w:kern w:val="2"/>
          <w:sz w:val="21"/>
          <w:szCs w:val="21"/>
          <w:highlight w:val="green"/>
          <w:bdr w:val="none" w:sz="0" w:space="0" w:color="auto"/>
          <w:lang w:val="en-US"/>
        </w:rPr>
        <w:t>02U</w:t>
      </w:r>
      <w:r w:rsidRPr="000C7475">
        <w:rPr>
          <w:rFonts w:asciiTheme="minorHAnsi" w:eastAsiaTheme="minorEastAsia" w:hAnsiTheme="minorHAnsi" w:cstheme="minorBidi"/>
          <w:b/>
          <w:color w:val="auto"/>
          <w:kern w:val="2"/>
          <w:sz w:val="21"/>
          <w:szCs w:val="21"/>
          <w:highlight w:val="green"/>
          <w:bdr w:val="none" w:sz="0" w:space="0" w:color="auto"/>
          <w:lang w:val="en-US"/>
        </w:rPr>
        <w:t>职责一：制定计划</w:t>
      </w:r>
      <w:r w:rsidRPr="000C7475">
        <w:rPr>
          <w:rFonts w:asciiTheme="minorHAnsi" w:eastAsiaTheme="minorEastAsia" w:hAnsiTheme="minorHAnsi" w:cstheme="minorBidi" w:hint="default"/>
          <w:b/>
          <w:color w:val="auto"/>
          <w:kern w:val="2"/>
          <w:sz w:val="21"/>
          <w:szCs w:val="21"/>
          <w:highlight w:val="green"/>
          <w:bdr w:val="none" w:sz="0" w:space="0" w:color="auto"/>
          <w:lang w:val="en-US"/>
        </w:rPr>
        <w:t xml:space="preserve"> </w:t>
      </w:r>
    </w:p>
    <w:p w14:paraId="676D7A5E" w14:textId="0F0A6AB3" w:rsidR="00CC67E1" w:rsidRPr="008C2E6E" w:rsidRDefault="002D774A">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02U0</w:t>
      </w:r>
      <w:r>
        <w:rPr>
          <w:rFonts w:asciiTheme="minorHAnsi" w:eastAsiaTheme="minorEastAsia" w:hAnsiTheme="minorHAnsi" w:cstheme="minorBidi" w:hint="default"/>
          <w:b/>
          <w:color w:val="auto"/>
          <w:kern w:val="2"/>
          <w:sz w:val="21"/>
          <w:szCs w:val="21"/>
          <w:bdr w:val="none" w:sz="0" w:space="0" w:color="auto"/>
          <w:lang w:val="en-US"/>
        </w:rPr>
        <w:t>1</w:t>
      </w:r>
      <w:r w:rsidRPr="008C2E6E">
        <w:rPr>
          <w:rFonts w:asciiTheme="minorHAnsi" w:eastAsiaTheme="minorEastAsia" w:hAnsiTheme="minorHAnsi" w:cstheme="minorBidi"/>
          <w:b/>
          <w:color w:val="auto"/>
          <w:kern w:val="2"/>
          <w:sz w:val="21"/>
          <w:szCs w:val="21"/>
          <w:bdr w:val="none" w:sz="0" w:space="0" w:color="auto"/>
          <w:lang w:val="en-US"/>
        </w:rPr>
        <w:t>a</w:t>
      </w:r>
    </w:p>
    <w:p w14:paraId="6DFC5F0F" w14:textId="77777777" w:rsidR="00CC67E1" w:rsidRPr="00010C4A"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小测验：</w:t>
      </w:r>
      <w:r w:rsidR="008F009A">
        <w:rPr>
          <w:rFonts w:asciiTheme="minorHAnsi" w:eastAsiaTheme="minorEastAsia" w:hAnsiTheme="minorHAnsi" w:cstheme="minorBidi"/>
          <w:b/>
          <w:color w:val="auto"/>
          <w:kern w:val="2"/>
          <w:sz w:val="21"/>
          <w:szCs w:val="21"/>
          <w:bdr w:val="none" w:sz="0" w:space="0" w:color="auto"/>
          <w:lang w:val="en-US"/>
        </w:rPr>
        <w:t>帆船</w:t>
      </w:r>
      <w:r w:rsidR="008B5C95">
        <w:rPr>
          <w:rFonts w:asciiTheme="minorHAnsi" w:eastAsiaTheme="minorEastAsia" w:hAnsiTheme="minorHAnsi" w:cstheme="minorBidi"/>
          <w:b/>
          <w:color w:val="auto"/>
          <w:kern w:val="2"/>
          <w:sz w:val="21"/>
          <w:szCs w:val="21"/>
          <w:bdr w:val="none" w:sz="0" w:space="0" w:color="auto"/>
          <w:lang w:val="en-US"/>
        </w:rPr>
        <w:t>航海</w:t>
      </w:r>
    </w:p>
    <w:p w14:paraId="05D7A668" w14:textId="77777777"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请先来做一个小测试。</w:t>
      </w:r>
    </w:p>
    <w:p w14:paraId="3D17A33F" w14:textId="77777777"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如果你要</w:t>
      </w:r>
      <w:r w:rsidR="00480002">
        <w:rPr>
          <w:rFonts w:asciiTheme="minorHAnsi" w:eastAsiaTheme="minorEastAsia" w:hAnsiTheme="minorHAnsi" w:cstheme="minorBidi"/>
          <w:color w:val="auto"/>
          <w:kern w:val="2"/>
          <w:sz w:val="21"/>
          <w:szCs w:val="21"/>
          <w:bdr w:val="none" w:sz="0" w:space="0" w:color="auto"/>
          <w:lang w:val="en-US"/>
        </w:rPr>
        <w:t>驾驶帆船航海，</w:t>
      </w:r>
      <w:r w:rsidR="00D27018">
        <w:rPr>
          <w:rFonts w:asciiTheme="minorHAnsi" w:eastAsiaTheme="minorEastAsia" w:hAnsiTheme="minorHAnsi" w:cstheme="minorBidi"/>
          <w:color w:val="auto"/>
          <w:kern w:val="2"/>
          <w:sz w:val="21"/>
          <w:szCs w:val="21"/>
          <w:bdr w:val="none" w:sz="0" w:space="0" w:color="auto"/>
          <w:lang w:val="en-US"/>
        </w:rPr>
        <w:t>并</w:t>
      </w:r>
      <w:r w:rsidR="00480002">
        <w:rPr>
          <w:rFonts w:asciiTheme="minorHAnsi" w:eastAsiaTheme="minorEastAsia" w:hAnsiTheme="minorHAnsi" w:cstheme="minorBidi"/>
          <w:color w:val="auto"/>
          <w:kern w:val="2"/>
          <w:sz w:val="21"/>
          <w:szCs w:val="21"/>
          <w:bdr w:val="none" w:sz="0" w:space="0" w:color="auto"/>
          <w:lang w:val="en-US"/>
        </w:rPr>
        <w:t>到达一个目的地</w:t>
      </w:r>
      <w:r w:rsidRPr="008C2E6E">
        <w:rPr>
          <w:rFonts w:asciiTheme="minorHAnsi" w:eastAsiaTheme="minorEastAsia" w:hAnsiTheme="minorHAnsi" w:cstheme="minorBidi"/>
          <w:color w:val="auto"/>
          <w:kern w:val="2"/>
          <w:sz w:val="21"/>
          <w:szCs w:val="21"/>
          <w:bdr w:val="none" w:sz="0" w:space="0" w:color="auto"/>
          <w:lang w:val="en-US"/>
        </w:rPr>
        <w:t>，你会做的第一件事是什么？</w:t>
      </w:r>
    </w:p>
    <w:p w14:paraId="4EDE7BF5" w14:textId="77777777" w:rsidR="00CC67E1" w:rsidRPr="008C2E6E" w:rsidRDefault="00A9173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规划行程路线</w:t>
      </w:r>
    </w:p>
    <w:p w14:paraId="48463833" w14:textId="6CDD4260" w:rsidR="00CC67E1" w:rsidRPr="008C2E6E" w:rsidRDefault="00A9173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搜索关于这个</w:t>
      </w:r>
      <w:r w:rsidR="0059647C">
        <w:rPr>
          <w:rFonts w:asciiTheme="minorHAnsi" w:eastAsiaTheme="minorEastAsia" w:hAnsiTheme="minorHAnsi" w:cstheme="minorBidi"/>
          <w:color w:val="auto"/>
          <w:kern w:val="2"/>
          <w:sz w:val="21"/>
          <w:szCs w:val="21"/>
          <w:bdr w:val="none" w:sz="0" w:space="0" w:color="auto"/>
          <w:lang w:val="en-US"/>
        </w:rPr>
        <w:t>目的地</w:t>
      </w:r>
      <w:r w:rsidR="00B643B8" w:rsidRPr="008C2E6E">
        <w:rPr>
          <w:rFonts w:asciiTheme="minorHAnsi" w:eastAsiaTheme="minorEastAsia" w:hAnsiTheme="minorHAnsi" w:cstheme="minorBidi"/>
          <w:color w:val="auto"/>
          <w:kern w:val="2"/>
          <w:sz w:val="21"/>
          <w:szCs w:val="21"/>
          <w:bdr w:val="none" w:sz="0" w:space="0" w:color="auto"/>
          <w:lang w:val="en-US"/>
        </w:rPr>
        <w:t>足够多的信息</w:t>
      </w:r>
    </w:p>
    <w:p w14:paraId="48E6E055" w14:textId="77777777" w:rsidR="0059647C" w:rsidRDefault="00A9173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宋体" w:eastAsia="宋体" w:hAnsi="宋体" w:cstheme="minorBidi" w:hint="default"/>
          <w:color w:val="auto"/>
          <w:kern w:val="2"/>
          <w:sz w:val="21"/>
          <w:szCs w:val="21"/>
          <w:bdr w:val="none" w:sz="0" w:space="0" w:color="auto"/>
          <w:lang w:val="en-US"/>
        </w:rPr>
      </w:pPr>
      <w:r w:rsidRPr="000C7475">
        <w:rPr>
          <w:rFonts w:ascii="宋体" w:eastAsia="宋体" w:hAnsi="宋体" w:cstheme="minorBidi"/>
          <w:color w:val="auto"/>
          <w:kern w:val="2"/>
          <w:sz w:val="21"/>
          <w:szCs w:val="21"/>
          <w:highlight w:val="yellow"/>
          <w:bdr w:val="none" w:sz="0" w:space="0" w:color="auto"/>
          <w:lang w:val="en-US"/>
        </w:rPr>
        <w:t>○</w:t>
      </w:r>
      <w:r w:rsidR="006F3DC9" w:rsidRPr="006F3DC9">
        <w:rPr>
          <w:rFonts w:ascii="宋体" w:eastAsia="宋体" w:hAnsi="宋体" w:cstheme="minorBidi"/>
          <w:color w:val="auto"/>
          <w:kern w:val="2"/>
          <w:sz w:val="21"/>
          <w:szCs w:val="21"/>
          <w:highlight w:val="yellow"/>
          <w:bdr w:val="none" w:sz="0" w:space="0" w:color="auto"/>
          <w:lang w:val="en-US"/>
        </w:rPr>
        <w:t>学习海上救生知识</w:t>
      </w:r>
    </w:p>
    <w:p w14:paraId="100D4624" w14:textId="77777777" w:rsidR="008F1A14" w:rsidRDefault="00A9173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打电话咨询朋友</w:t>
      </w:r>
      <w:r w:rsidR="0059647C">
        <w:rPr>
          <w:rFonts w:asciiTheme="minorHAnsi" w:eastAsiaTheme="minorEastAsia" w:hAnsiTheme="minorHAnsi" w:cstheme="minorBidi"/>
          <w:color w:val="auto"/>
          <w:kern w:val="2"/>
          <w:sz w:val="21"/>
          <w:szCs w:val="21"/>
          <w:bdr w:val="none" w:sz="0" w:space="0" w:color="auto"/>
          <w:lang w:val="en-US"/>
        </w:rPr>
        <w:t>是否去过这个地方</w:t>
      </w:r>
    </w:p>
    <w:p w14:paraId="41590784" w14:textId="77777777" w:rsidR="00CC67E1" w:rsidRPr="008C2E6E" w:rsidRDefault="00CC67E1">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F823497" w14:textId="77777777"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D9747B">
        <w:rPr>
          <w:rFonts w:asciiTheme="minorHAnsi" w:eastAsiaTheme="minorEastAsia" w:hAnsiTheme="minorHAnsi" w:cstheme="minorBidi"/>
          <w:b/>
          <w:color w:val="auto"/>
          <w:kern w:val="2"/>
          <w:sz w:val="21"/>
          <w:szCs w:val="21"/>
          <w:bdr w:val="none" w:sz="0" w:space="0" w:color="auto"/>
          <w:lang w:val="en-US"/>
        </w:rPr>
        <w:t>统一反馈</w:t>
      </w:r>
      <w:r w:rsidRPr="008C2E6E">
        <w:rPr>
          <w:rFonts w:asciiTheme="minorHAnsi" w:eastAsiaTheme="minorEastAsia" w:hAnsiTheme="minorHAnsi" w:cstheme="minorBidi"/>
          <w:color w:val="auto"/>
          <w:kern w:val="2"/>
          <w:sz w:val="21"/>
          <w:szCs w:val="21"/>
          <w:bdr w:val="none" w:sz="0" w:space="0" w:color="auto"/>
          <w:lang w:val="en-US"/>
        </w:rPr>
        <w:t>：</w:t>
      </w:r>
    </w:p>
    <w:p w14:paraId="11282BF9" w14:textId="77777777" w:rsidR="00CC67E1"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谢谢你的回答。如果要</w:t>
      </w:r>
      <w:r w:rsidR="00480002">
        <w:rPr>
          <w:rFonts w:asciiTheme="minorHAnsi" w:eastAsiaTheme="minorEastAsia" w:hAnsiTheme="minorHAnsi" w:cstheme="minorBidi"/>
          <w:color w:val="auto"/>
          <w:kern w:val="2"/>
          <w:sz w:val="21"/>
          <w:szCs w:val="21"/>
          <w:bdr w:val="none" w:sz="0" w:space="0" w:color="auto"/>
          <w:lang w:val="en-US"/>
        </w:rPr>
        <w:t>驾驶帆船航海</w:t>
      </w:r>
      <w:r w:rsidRPr="008C2E6E">
        <w:rPr>
          <w:rFonts w:asciiTheme="minorHAnsi" w:eastAsiaTheme="minorEastAsia" w:hAnsiTheme="minorHAnsi" w:cstheme="minorBidi"/>
          <w:color w:val="auto"/>
          <w:kern w:val="2"/>
          <w:sz w:val="21"/>
          <w:szCs w:val="21"/>
          <w:bdr w:val="none" w:sz="0" w:space="0" w:color="auto"/>
          <w:lang w:val="en-US"/>
        </w:rPr>
        <w:t>，很多人都会选择先通过导航规划行程路线，这是最靠谱的一种选择。</w:t>
      </w:r>
    </w:p>
    <w:p w14:paraId="4D2B9BE4" w14:textId="77777777" w:rsidR="00D27018" w:rsidRPr="008C2E6E" w:rsidRDefault="00D2701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【在新平台上，就可以统计不同人选择大答案了】</w:t>
      </w:r>
    </w:p>
    <w:p w14:paraId="1D0848A8" w14:textId="77777777" w:rsidR="00CC67E1" w:rsidRPr="008C2E6E" w:rsidRDefault="00CC67E1">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61D80BCD" w14:textId="77777777"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02U02</w:t>
      </w:r>
    </w:p>
    <w:p w14:paraId="3849AF35" w14:textId="77777777" w:rsidR="00CC67E1" w:rsidRPr="008C2E6E" w:rsidRDefault="00B643B8">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制定计划</w:t>
      </w:r>
    </w:p>
    <w:p w14:paraId="7DD36821" w14:textId="77777777" w:rsidR="00CC0252" w:rsidRPr="008C2E6E" w:rsidRDefault="00B643B8" w:rsidP="00CC02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正如上面一个小测验提到的，如果</w:t>
      </w:r>
      <w:r w:rsidR="00480002">
        <w:rPr>
          <w:rFonts w:asciiTheme="minorHAnsi" w:eastAsiaTheme="minorEastAsia" w:hAnsiTheme="minorHAnsi" w:cstheme="minorBidi"/>
          <w:color w:val="auto"/>
          <w:kern w:val="2"/>
          <w:sz w:val="21"/>
          <w:szCs w:val="21"/>
          <w:bdr w:val="none" w:sz="0" w:space="0" w:color="auto"/>
          <w:lang w:val="en-US"/>
        </w:rPr>
        <w:t>要驾驶帆船到达目的地，</w:t>
      </w:r>
      <w:r w:rsidRPr="008C2E6E">
        <w:rPr>
          <w:rFonts w:asciiTheme="minorHAnsi" w:eastAsiaTheme="minorEastAsia" w:hAnsiTheme="minorHAnsi" w:cstheme="minorBidi"/>
          <w:color w:val="auto"/>
          <w:kern w:val="2"/>
          <w:sz w:val="21"/>
          <w:szCs w:val="21"/>
          <w:bdr w:val="none" w:sz="0" w:space="0" w:color="auto"/>
          <w:lang w:val="en-US"/>
        </w:rPr>
        <w:t>建议你做的第一件事是规划行程路线。而管理者</w:t>
      </w:r>
      <w:r w:rsidR="008C3FC7">
        <w:rPr>
          <w:rFonts w:asciiTheme="minorHAnsi" w:eastAsiaTheme="minorEastAsia" w:hAnsiTheme="minorHAnsi" w:cstheme="minorBidi"/>
          <w:color w:val="auto"/>
          <w:kern w:val="2"/>
          <w:sz w:val="21"/>
          <w:szCs w:val="21"/>
          <w:bdr w:val="none" w:sz="0" w:space="0" w:color="auto"/>
          <w:lang w:val="en-US"/>
        </w:rPr>
        <w:t>的工作跟航海类似</w:t>
      </w:r>
      <w:r w:rsidR="00480002">
        <w:rPr>
          <w:rFonts w:asciiTheme="minorHAnsi" w:eastAsiaTheme="minorEastAsia" w:hAnsiTheme="minorHAnsi" w:cstheme="minorBidi"/>
          <w:color w:val="auto"/>
          <w:kern w:val="2"/>
          <w:sz w:val="21"/>
          <w:szCs w:val="21"/>
          <w:bdr w:val="none" w:sz="0" w:space="0" w:color="auto"/>
          <w:lang w:val="en-US"/>
        </w:rPr>
        <w:t>，要</w:t>
      </w:r>
      <w:r w:rsidR="00012499">
        <w:rPr>
          <w:rFonts w:asciiTheme="minorHAnsi" w:eastAsiaTheme="minorEastAsia" w:hAnsiTheme="minorHAnsi" w:cstheme="minorBidi"/>
          <w:color w:val="auto"/>
          <w:kern w:val="2"/>
          <w:sz w:val="21"/>
          <w:szCs w:val="21"/>
          <w:bdr w:val="none" w:sz="0" w:space="0" w:color="auto"/>
          <w:lang w:val="en-US"/>
        </w:rPr>
        <w:t>实现</w:t>
      </w:r>
      <w:r w:rsidR="00480002">
        <w:rPr>
          <w:rFonts w:asciiTheme="minorHAnsi" w:eastAsiaTheme="minorEastAsia" w:hAnsiTheme="minorHAnsi" w:cstheme="minorBidi"/>
          <w:color w:val="auto"/>
          <w:kern w:val="2"/>
          <w:sz w:val="21"/>
          <w:szCs w:val="21"/>
          <w:bdr w:val="none" w:sz="0" w:space="0" w:color="auto"/>
          <w:lang w:val="en-US"/>
        </w:rPr>
        <w:t>某个工作目标，</w:t>
      </w:r>
      <w:r w:rsidR="00480002" w:rsidRPr="008C2E6E" w:rsidDel="00480002">
        <w:rPr>
          <w:rFonts w:asciiTheme="minorHAnsi" w:eastAsiaTheme="minorEastAsia" w:hAnsiTheme="minorHAnsi" w:cstheme="minorBidi"/>
          <w:color w:val="auto"/>
          <w:kern w:val="2"/>
          <w:sz w:val="21"/>
          <w:szCs w:val="21"/>
          <w:bdr w:val="none" w:sz="0" w:space="0" w:color="auto"/>
          <w:lang w:val="en-US"/>
        </w:rPr>
        <w:t xml:space="preserve"> </w:t>
      </w:r>
      <w:r w:rsidR="00D9747B">
        <w:rPr>
          <w:rFonts w:asciiTheme="minorHAnsi" w:eastAsiaTheme="minorEastAsia" w:hAnsiTheme="minorHAnsi" w:cstheme="minorBidi"/>
          <w:color w:val="auto"/>
          <w:kern w:val="2"/>
          <w:sz w:val="21"/>
          <w:szCs w:val="21"/>
          <w:bdr w:val="none" w:sz="0" w:space="0" w:color="auto"/>
          <w:lang w:val="en-US"/>
        </w:rPr>
        <w:t>你</w:t>
      </w:r>
      <w:r w:rsidRPr="008C2E6E">
        <w:rPr>
          <w:rFonts w:asciiTheme="minorHAnsi" w:eastAsiaTheme="minorEastAsia" w:hAnsiTheme="minorHAnsi" w:cstheme="minorBidi"/>
          <w:color w:val="auto"/>
          <w:kern w:val="2"/>
          <w:sz w:val="21"/>
          <w:szCs w:val="21"/>
          <w:bdr w:val="none" w:sz="0" w:space="0" w:color="auto"/>
          <w:lang w:val="en-US"/>
        </w:rPr>
        <w:t>要做的第一件事是制定工</w:t>
      </w:r>
      <w:r w:rsidRPr="008C2E6E">
        <w:rPr>
          <w:rFonts w:asciiTheme="minorHAnsi" w:eastAsiaTheme="minorEastAsia" w:hAnsiTheme="minorHAnsi" w:cstheme="minorBidi"/>
          <w:color w:val="auto"/>
          <w:kern w:val="2"/>
          <w:sz w:val="21"/>
          <w:szCs w:val="21"/>
          <w:bdr w:val="none" w:sz="0" w:space="0" w:color="auto"/>
          <w:lang w:val="en-US"/>
        </w:rPr>
        <w:lastRenderedPageBreak/>
        <w:t>作计划。计划是对未来活动进行的一种预先规划，概括说来就是为了实现目标而进行预测、对未来的行动进行规划和安排的工作过程。</w:t>
      </w:r>
      <w:r w:rsidR="00CC0252" w:rsidRPr="008C2E6E">
        <w:rPr>
          <w:rFonts w:asciiTheme="minorHAnsi" w:eastAsiaTheme="minorEastAsia" w:hAnsiTheme="minorHAnsi" w:cstheme="minorBidi"/>
          <w:color w:val="auto"/>
          <w:kern w:val="2"/>
          <w:sz w:val="21"/>
          <w:szCs w:val="21"/>
          <w:bdr w:val="none" w:sz="0" w:space="0" w:color="auto"/>
          <w:lang w:val="en-US"/>
        </w:rPr>
        <w:t>计划工作连接了现在和将来所要达到的目标，它需要决定做什么、怎么做以及如何配置资源、监督过程来确保工作完成。</w:t>
      </w:r>
    </w:p>
    <w:p w14:paraId="324EBF10"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管理者为了使团队成员完成工作任务，需要让员工明白期望他们完成的是什么以及实现的方法。这是所有管理职责中最基本的职能，也是实施其他管理职能的前提。</w:t>
      </w:r>
    </w:p>
    <w:p w14:paraId="12049312"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48ACD3D"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02U03</w:t>
      </w:r>
    </w:p>
    <w:p w14:paraId="6BF083BC" w14:textId="77777777" w:rsidR="00CC67E1" w:rsidRPr="008C2E6E"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Pr>
          <w:rFonts w:asciiTheme="minorHAnsi" w:eastAsiaTheme="minorEastAsia" w:hAnsiTheme="minorHAnsi" w:cstheme="minorBidi"/>
          <w:b/>
          <w:color w:val="auto"/>
          <w:kern w:val="2"/>
          <w:sz w:val="21"/>
          <w:szCs w:val="21"/>
          <w:bdr w:val="none" w:sz="0" w:space="0" w:color="auto"/>
          <w:lang w:val="en-US"/>
        </w:rPr>
        <w:t>王亮</w:t>
      </w:r>
      <w:r w:rsidR="00B643B8" w:rsidRPr="008C2E6E">
        <w:rPr>
          <w:rFonts w:asciiTheme="minorHAnsi" w:eastAsiaTheme="minorEastAsia" w:hAnsiTheme="minorHAnsi" w:cstheme="minorBidi"/>
          <w:b/>
          <w:color w:val="auto"/>
          <w:kern w:val="2"/>
          <w:sz w:val="21"/>
          <w:szCs w:val="21"/>
          <w:bdr w:val="none" w:sz="0" w:space="0" w:color="auto"/>
          <w:lang w:val="en-US"/>
        </w:rPr>
        <w:t>主管和他的团队（一）</w:t>
      </w:r>
    </w:p>
    <w:p w14:paraId="04FAB6B1"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13F4D4A" w14:textId="77777777" w:rsidR="00CC67E1" w:rsidRPr="008C2E6E"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王亮</w:t>
      </w:r>
      <w:r w:rsidR="00B643B8" w:rsidRPr="008C2E6E">
        <w:rPr>
          <w:rFonts w:asciiTheme="minorHAnsi" w:eastAsiaTheme="minorEastAsia" w:hAnsiTheme="minorHAnsi" w:cstheme="minorBidi"/>
          <w:color w:val="auto"/>
          <w:kern w:val="2"/>
          <w:sz w:val="21"/>
          <w:szCs w:val="21"/>
          <w:bdr w:val="none" w:sz="0" w:space="0" w:color="auto"/>
          <w:lang w:val="en-US"/>
        </w:rPr>
        <w:t>所带领的</w:t>
      </w:r>
      <w:r w:rsidR="008C3FC7">
        <w:rPr>
          <w:rFonts w:asciiTheme="minorHAnsi" w:eastAsiaTheme="minorEastAsia" w:hAnsiTheme="minorHAnsi" w:cstheme="minorBidi"/>
          <w:color w:val="auto"/>
          <w:kern w:val="2"/>
          <w:sz w:val="21"/>
          <w:szCs w:val="21"/>
          <w:bdr w:val="none" w:sz="0" w:space="0" w:color="auto"/>
          <w:lang w:val="en-US"/>
        </w:rPr>
        <w:t>行政部</w:t>
      </w:r>
      <w:r w:rsidR="00B643B8" w:rsidRPr="008C2E6E">
        <w:rPr>
          <w:rFonts w:asciiTheme="minorHAnsi" w:eastAsiaTheme="minorEastAsia" w:hAnsiTheme="minorHAnsi" w:cstheme="minorBidi"/>
          <w:color w:val="auto"/>
          <w:kern w:val="2"/>
          <w:sz w:val="21"/>
          <w:szCs w:val="21"/>
          <w:bdr w:val="none" w:sz="0" w:space="0" w:color="auto"/>
          <w:lang w:val="en-US"/>
        </w:rPr>
        <w:t>有</w:t>
      </w:r>
      <w:r w:rsidR="00B643B8" w:rsidRPr="008C2E6E">
        <w:rPr>
          <w:rFonts w:asciiTheme="minorHAnsi" w:eastAsiaTheme="minorEastAsia" w:hAnsiTheme="minorHAnsi" w:cstheme="minorBidi"/>
          <w:color w:val="auto"/>
          <w:kern w:val="2"/>
          <w:sz w:val="21"/>
          <w:szCs w:val="21"/>
          <w:bdr w:val="none" w:sz="0" w:space="0" w:color="auto"/>
          <w:lang w:val="en-US"/>
        </w:rPr>
        <w:t>5</w:t>
      </w:r>
      <w:r w:rsidR="00B643B8" w:rsidRPr="008C2E6E">
        <w:rPr>
          <w:rFonts w:asciiTheme="minorHAnsi" w:eastAsiaTheme="minorEastAsia" w:hAnsiTheme="minorHAnsi" w:cstheme="minorBidi"/>
          <w:color w:val="auto"/>
          <w:kern w:val="2"/>
          <w:sz w:val="21"/>
          <w:szCs w:val="21"/>
          <w:bdr w:val="none" w:sz="0" w:space="0" w:color="auto"/>
          <w:lang w:val="en-US"/>
        </w:rPr>
        <w:t>位同事。行政部日常事务繁杂，同事们每天的工作内容经常会被各种事情所打乱。</w:t>
      </w:r>
    </w:p>
    <w:p w14:paraId="1484D113"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6557A6D" w14:textId="3B5C668E"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10C4A">
        <w:rPr>
          <w:rFonts w:asciiTheme="minorHAnsi" w:eastAsiaTheme="minorEastAsia" w:hAnsiTheme="minorHAnsi" w:cstheme="minorBidi"/>
          <w:b/>
          <w:color w:val="auto"/>
          <w:kern w:val="2"/>
          <w:sz w:val="21"/>
          <w:szCs w:val="21"/>
          <w:bdr w:val="none" w:sz="0" w:space="0" w:color="auto"/>
          <w:lang w:val="en-US"/>
        </w:rPr>
        <w:t>小林（沮丧）</w:t>
      </w:r>
      <w:r w:rsidRPr="008C2E6E">
        <w:rPr>
          <w:rFonts w:asciiTheme="minorHAnsi" w:eastAsiaTheme="minorEastAsia" w:hAnsiTheme="minorHAnsi" w:cstheme="minorBidi"/>
          <w:color w:val="auto"/>
          <w:kern w:val="2"/>
          <w:sz w:val="21"/>
          <w:szCs w:val="21"/>
          <w:bdr w:val="none" w:sz="0" w:space="0" w:color="auto"/>
          <w:lang w:val="en-US"/>
        </w:rPr>
        <w:t>：</w:t>
      </w:r>
      <w:r w:rsidR="006F3DC9" w:rsidRPr="000E4C97">
        <w:rPr>
          <w:rFonts w:asciiTheme="minorHAnsi" w:eastAsiaTheme="minorEastAsia" w:hAnsiTheme="minorHAnsi" w:cstheme="minorBidi"/>
          <w:color w:val="auto"/>
          <w:kern w:val="2"/>
          <w:sz w:val="21"/>
          <w:szCs w:val="21"/>
          <w:highlight w:val="yellow"/>
          <w:bdr w:val="none" w:sz="0" w:space="0" w:color="auto"/>
          <w:lang w:val="en-US"/>
        </w:rPr>
        <w:t>【动画显示其职位：行政专员】</w:t>
      </w:r>
      <w:r w:rsidRPr="008C2E6E">
        <w:rPr>
          <w:rFonts w:asciiTheme="minorHAnsi" w:eastAsiaTheme="minorEastAsia" w:hAnsiTheme="minorHAnsi" w:cstheme="minorBidi"/>
          <w:color w:val="auto"/>
          <w:kern w:val="2"/>
          <w:sz w:val="21"/>
          <w:szCs w:val="21"/>
          <w:bdr w:val="none" w:sz="0" w:space="0" w:color="auto"/>
          <w:lang w:val="en-US"/>
        </w:rPr>
        <w:t>月底了，我很早就跟供应商约好了要</w:t>
      </w:r>
      <w:r w:rsidR="00926F52">
        <w:rPr>
          <w:rFonts w:asciiTheme="minorHAnsi" w:eastAsiaTheme="minorEastAsia" w:hAnsiTheme="minorHAnsi" w:cstheme="minorBidi"/>
          <w:color w:val="auto"/>
          <w:kern w:val="2"/>
          <w:sz w:val="21"/>
          <w:szCs w:val="21"/>
          <w:bdr w:val="none" w:sz="0" w:space="0" w:color="auto"/>
          <w:lang w:val="en-US"/>
        </w:rPr>
        <w:t>和</w:t>
      </w:r>
      <w:r w:rsidRPr="008C2E6E">
        <w:rPr>
          <w:rFonts w:asciiTheme="minorHAnsi" w:eastAsiaTheme="minorEastAsia" w:hAnsiTheme="minorHAnsi" w:cstheme="minorBidi"/>
          <w:color w:val="auto"/>
          <w:kern w:val="2"/>
          <w:sz w:val="21"/>
          <w:szCs w:val="21"/>
          <w:bdr w:val="none" w:sz="0" w:space="0" w:color="auto"/>
          <w:lang w:val="en-US"/>
        </w:rPr>
        <w:t>他们核对这个月的账单，赶在截止日期前给他们付款。没想到</w:t>
      </w:r>
      <w:r w:rsidR="00480002">
        <w:rPr>
          <w:rFonts w:asciiTheme="minorHAnsi" w:eastAsiaTheme="minorEastAsia" w:hAnsiTheme="minorHAnsi" w:cstheme="minorBidi"/>
          <w:color w:val="auto"/>
          <w:kern w:val="2"/>
          <w:sz w:val="21"/>
          <w:szCs w:val="21"/>
          <w:bdr w:val="none" w:sz="0" w:space="0" w:color="auto"/>
          <w:lang w:val="en-US"/>
        </w:rPr>
        <w:t>王亮</w:t>
      </w:r>
      <w:r w:rsidRPr="008C2E6E">
        <w:rPr>
          <w:rFonts w:asciiTheme="minorHAnsi" w:eastAsiaTheme="minorEastAsia" w:hAnsiTheme="minorHAnsi" w:cstheme="minorBidi"/>
          <w:color w:val="auto"/>
          <w:kern w:val="2"/>
          <w:sz w:val="21"/>
          <w:szCs w:val="21"/>
          <w:bdr w:val="none" w:sz="0" w:space="0" w:color="auto"/>
          <w:lang w:val="en-US"/>
        </w:rPr>
        <w:t>突然电话给我，让我</w:t>
      </w:r>
      <w:r w:rsidR="00F60060">
        <w:rPr>
          <w:rFonts w:asciiTheme="minorHAnsi" w:eastAsiaTheme="minorEastAsia" w:hAnsiTheme="minorHAnsi" w:cstheme="minorBidi"/>
          <w:color w:val="auto"/>
          <w:kern w:val="2"/>
          <w:sz w:val="21"/>
          <w:szCs w:val="21"/>
          <w:bdr w:val="none" w:sz="0" w:space="0" w:color="auto"/>
          <w:lang w:val="en-US"/>
        </w:rPr>
        <w:t>明天就</w:t>
      </w:r>
      <w:r w:rsidRPr="008C2E6E">
        <w:rPr>
          <w:rFonts w:asciiTheme="minorHAnsi" w:eastAsiaTheme="minorEastAsia" w:hAnsiTheme="minorHAnsi" w:cstheme="minorBidi"/>
          <w:color w:val="auto"/>
          <w:kern w:val="2"/>
          <w:sz w:val="21"/>
          <w:szCs w:val="21"/>
          <w:bdr w:val="none" w:sz="0" w:space="0" w:color="auto"/>
          <w:lang w:val="en-US"/>
        </w:rPr>
        <w:t>去南京出差考察年底要召开的供应商大会的会场，计划全被打乱了</w:t>
      </w:r>
      <w:r w:rsidR="001457C3">
        <w:rPr>
          <w:rFonts w:asciiTheme="minorHAnsi" w:eastAsiaTheme="minorEastAsia" w:hAnsiTheme="minorHAnsi" w:cstheme="minorBidi"/>
          <w:color w:val="auto"/>
          <w:kern w:val="2"/>
          <w:sz w:val="21"/>
          <w:szCs w:val="21"/>
          <w:bdr w:val="none" w:sz="0" w:space="0" w:color="auto"/>
          <w:lang w:val="en-US"/>
        </w:rPr>
        <w:t>，</w:t>
      </w:r>
      <w:r w:rsidR="00240FBD">
        <w:rPr>
          <w:rFonts w:asciiTheme="minorHAnsi" w:eastAsiaTheme="minorEastAsia" w:hAnsiTheme="minorHAnsi" w:cstheme="minorBidi"/>
          <w:color w:val="auto"/>
          <w:kern w:val="2"/>
          <w:sz w:val="21"/>
          <w:szCs w:val="21"/>
          <w:bdr w:val="none" w:sz="0" w:space="0" w:color="auto"/>
          <w:lang w:val="en-US"/>
        </w:rPr>
        <w:t>到时候</w:t>
      </w:r>
      <w:r w:rsidR="001457C3">
        <w:rPr>
          <w:rFonts w:asciiTheme="minorHAnsi" w:eastAsiaTheme="minorEastAsia" w:hAnsiTheme="minorHAnsi" w:cstheme="minorBidi"/>
          <w:color w:val="auto"/>
          <w:kern w:val="2"/>
          <w:sz w:val="21"/>
          <w:szCs w:val="21"/>
          <w:bdr w:val="none" w:sz="0" w:space="0" w:color="auto"/>
          <w:lang w:val="en-US"/>
        </w:rPr>
        <w:t>供应商估计要打爆我的电话催款了</w:t>
      </w:r>
      <w:r w:rsidR="00240FBD">
        <w:rPr>
          <w:rFonts w:asciiTheme="minorHAnsi" w:eastAsiaTheme="minorEastAsia" w:hAnsiTheme="minorHAnsi" w:cstheme="minorBidi"/>
          <w:color w:val="auto"/>
          <w:kern w:val="2"/>
          <w:sz w:val="21"/>
          <w:szCs w:val="21"/>
          <w:bdr w:val="none" w:sz="0" w:space="0" w:color="auto"/>
          <w:lang w:val="en-US"/>
        </w:rPr>
        <w:t>，</w:t>
      </w:r>
      <w:r w:rsidR="00926F52">
        <w:rPr>
          <w:rFonts w:asciiTheme="minorHAnsi" w:eastAsiaTheme="minorEastAsia" w:hAnsiTheme="minorHAnsi" w:cstheme="minorBidi"/>
          <w:color w:val="auto"/>
          <w:kern w:val="2"/>
          <w:sz w:val="21"/>
          <w:szCs w:val="21"/>
          <w:bdr w:val="none" w:sz="0" w:space="0" w:color="auto"/>
          <w:lang w:val="en-US"/>
        </w:rPr>
        <w:t>影响我干</w:t>
      </w:r>
      <w:r w:rsidR="00240FBD">
        <w:rPr>
          <w:rFonts w:asciiTheme="minorHAnsi" w:eastAsiaTheme="minorEastAsia" w:hAnsiTheme="minorHAnsi" w:cstheme="minorBidi"/>
          <w:color w:val="auto"/>
          <w:kern w:val="2"/>
          <w:sz w:val="21"/>
          <w:szCs w:val="21"/>
          <w:bdr w:val="none" w:sz="0" w:space="0" w:color="auto"/>
          <w:lang w:val="en-US"/>
        </w:rPr>
        <w:t>其他事了</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这样的事情不止一次了，如果我们有个每月工作计划，让我们知道每个月预计会有哪些事情要安排，排个优先级先后顺序，也不会那么被动</w:t>
      </w:r>
      <w:r w:rsidRPr="008C2E6E">
        <w:rPr>
          <w:rFonts w:asciiTheme="minorHAnsi" w:eastAsiaTheme="minorEastAsia" w:hAnsiTheme="minorHAnsi" w:cstheme="minorBidi" w:hint="default"/>
          <w:color w:val="auto"/>
          <w:kern w:val="2"/>
          <w:sz w:val="21"/>
          <w:szCs w:val="21"/>
          <w:bdr w:val="none" w:sz="0" w:space="0" w:color="auto"/>
          <w:lang w:val="en-US"/>
        </w:rPr>
        <w:t>……</w:t>
      </w:r>
    </w:p>
    <w:p w14:paraId="58468E19"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对于这件事，</w:t>
      </w:r>
      <w:r w:rsidR="00480002">
        <w:rPr>
          <w:rFonts w:asciiTheme="minorHAnsi" w:eastAsiaTheme="minorEastAsia" w:hAnsiTheme="minorHAnsi" w:cstheme="minorBidi"/>
          <w:color w:val="auto"/>
          <w:kern w:val="2"/>
          <w:sz w:val="21"/>
          <w:szCs w:val="21"/>
          <w:bdr w:val="none" w:sz="0" w:space="0" w:color="auto"/>
          <w:lang w:val="en-US"/>
        </w:rPr>
        <w:t>王亮</w:t>
      </w:r>
      <w:r w:rsidRPr="008C2E6E">
        <w:rPr>
          <w:rFonts w:asciiTheme="minorHAnsi" w:eastAsiaTheme="minorEastAsia" w:hAnsiTheme="minorHAnsi" w:cstheme="minorBidi"/>
          <w:color w:val="auto"/>
          <w:kern w:val="2"/>
          <w:sz w:val="21"/>
          <w:szCs w:val="21"/>
          <w:bdr w:val="none" w:sz="0" w:space="0" w:color="auto"/>
          <w:lang w:val="en-US"/>
        </w:rPr>
        <w:t>表示很无奈。</w:t>
      </w:r>
    </w:p>
    <w:p w14:paraId="25C64181" w14:textId="70AB63A7" w:rsidR="00CC67E1" w:rsidRPr="008C2E6E"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b/>
          <w:color w:val="auto"/>
          <w:kern w:val="2"/>
          <w:sz w:val="21"/>
          <w:szCs w:val="21"/>
          <w:bdr w:val="none" w:sz="0" w:space="0" w:color="auto"/>
          <w:lang w:val="en-US"/>
        </w:rPr>
        <w:t>王亮</w:t>
      </w:r>
      <w:r w:rsidR="00B643B8" w:rsidRPr="008C2E6E">
        <w:rPr>
          <w:rFonts w:asciiTheme="minorHAnsi" w:eastAsiaTheme="minorEastAsia" w:hAnsiTheme="minorHAnsi" w:cstheme="minorBidi"/>
          <w:color w:val="auto"/>
          <w:kern w:val="2"/>
          <w:sz w:val="21"/>
          <w:szCs w:val="21"/>
          <w:bdr w:val="none" w:sz="0" w:space="0" w:color="auto"/>
          <w:lang w:val="en-US"/>
        </w:rPr>
        <w:t>：我也知道这样打乱小林原本的计划不好，但是没办法，得尽早确定会场，</w:t>
      </w:r>
      <w:r w:rsidR="00F7332F">
        <w:rPr>
          <w:rFonts w:asciiTheme="minorHAnsi" w:eastAsiaTheme="minorEastAsia" w:hAnsiTheme="minorHAnsi" w:cstheme="minorBidi"/>
          <w:color w:val="auto"/>
          <w:kern w:val="2"/>
          <w:sz w:val="21"/>
          <w:szCs w:val="21"/>
          <w:bdr w:val="none" w:sz="0" w:space="0" w:color="auto"/>
          <w:lang w:val="en-US"/>
        </w:rPr>
        <w:t>酒店说有</w:t>
      </w:r>
      <w:r w:rsidR="00F7332F">
        <w:rPr>
          <w:rFonts w:asciiTheme="minorHAnsi" w:eastAsiaTheme="minorEastAsia" w:hAnsiTheme="minorHAnsi" w:cstheme="minorBidi"/>
          <w:color w:val="auto"/>
          <w:kern w:val="2"/>
          <w:sz w:val="21"/>
          <w:szCs w:val="21"/>
          <w:bdr w:val="none" w:sz="0" w:space="0" w:color="auto"/>
          <w:lang w:val="en-US"/>
        </w:rPr>
        <w:t>2</w:t>
      </w:r>
      <w:r w:rsidR="00F7332F">
        <w:rPr>
          <w:rFonts w:asciiTheme="minorHAnsi" w:eastAsiaTheme="minorEastAsia" w:hAnsiTheme="minorHAnsi" w:cstheme="minorBidi"/>
          <w:color w:val="auto"/>
          <w:kern w:val="2"/>
          <w:sz w:val="21"/>
          <w:szCs w:val="21"/>
          <w:bdr w:val="none" w:sz="0" w:space="0" w:color="auto"/>
          <w:lang w:val="en-US"/>
        </w:rPr>
        <w:t>家新客户也打算在那天办活动，让我们马上确定下来，不然他们就考虑其他客户了</w:t>
      </w:r>
      <w:r w:rsidR="00B643B8" w:rsidRPr="008C2E6E">
        <w:rPr>
          <w:rFonts w:asciiTheme="minorHAnsi" w:eastAsiaTheme="minorEastAsia" w:hAnsiTheme="minorHAnsi" w:cstheme="minorBidi"/>
          <w:color w:val="auto"/>
          <w:kern w:val="2"/>
          <w:sz w:val="21"/>
          <w:szCs w:val="21"/>
          <w:bdr w:val="none" w:sz="0" w:space="0" w:color="auto"/>
          <w:lang w:val="en-US"/>
        </w:rPr>
        <w:t>。这件事应该比他原先的计划更紧急</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很多时候有些突发事件也不是我们能预料的。</w:t>
      </w:r>
    </w:p>
    <w:p w14:paraId="41CBC555"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15E350E" w14:textId="77777777" w:rsidR="00CC67E1"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02U04</w:t>
      </w:r>
    </w:p>
    <w:p w14:paraId="5626387F" w14:textId="68E51BA5"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制定计划</w:t>
      </w:r>
      <w:r w:rsidR="00D27018">
        <w:rPr>
          <w:rFonts w:asciiTheme="minorHAnsi" w:eastAsiaTheme="minorEastAsia" w:hAnsiTheme="minorHAnsi" w:cstheme="minorBidi"/>
          <w:b/>
          <w:color w:val="auto"/>
          <w:kern w:val="2"/>
          <w:sz w:val="21"/>
          <w:szCs w:val="21"/>
          <w:bdr w:val="none" w:sz="0" w:space="0" w:color="auto"/>
          <w:lang w:val="en-US"/>
        </w:rPr>
        <w:t>的要素</w:t>
      </w:r>
    </w:p>
    <w:p w14:paraId="135234E2"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这样的工作场景你是否遇到过？如果</w:t>
      </w:r>
      <w:r w:rsidR="00480002">
        <w:rPr>
          <w:rFonts w:asciiTheme="minorHAnsi" w:eastAsiaTheme="minorEastAsia" w:hAnsiTheme="minorHAnsi" w:cstheme="minorBidi"/>
          <w:color w:val="auto"/>
          <w:kern w:val="2"/>
          <w:sz w:val="21"/>
          <w:szCs w:val="21"/>
          <w:bdr w:val="none" w:sz="0" w:space="0" w:color="auto"/>
          <w:lang w:val="en-US"/>
        </w:rPr>
        <w:t>王亮</w:t>
      </w:r>
      <w:r w:rsidRPr="008C2E6E">
        <w:rPr>
          <w:rFonts w:asciiTheme="minorHAnsi" w:eastAsiaTheme="minorEastAsia" w:hAnsiTheme="minorHAnsi" w:cstheme="minorBidi"/>
          <w:color w:val="auto"/>
          <w:kern w:val="2"/>
          <w:sz w:val="21"/>
          <w:szCs w:val="21"/>
          <w:bdr w:val="none" w:sz="0" w:space="0" w:color="auto"/>
          <w:lang w:val="en-US"/>
        </w:rPr>
        <w:t>能提前做好工作计划，提前告知下属当月可能要完成的一些任务和安排，或者给不可预见情况预留一些机动时间，是不是能让下属在工作安排上能更灵活一些，甚至在一定程度下避免</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老是打乱计划</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的情况出现？由此可见制定计划的重要性。管理者应该如何制定工作计划呢？下面将介绍计划的内容和制定计划的步骤。</w:t>
      </w:r>
    </w:p>
    <w:p w14:paraId="53C38649"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每一个计划的内容都应该按照</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5W2H</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的要求清楚确定和描述以下信息：</w:t>
      </w:r>
    </w:p>
    <w:p w14:paraId="0F03839A" w14:textId="77777777"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Why</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为什么要做？</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即明确计划工作的目的；</w:t>
      </w:r>
    </w:p>
    <w:p w14:paraId="14DC5FB3" w14:textId="38626B66"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What</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做什么</w:t>
      </w:r>
      <w:r w:rsidR="00CC63DF">
        <w:rPr>
          <w:rFonts w:asciiTheme="minorHAnsi" w:eastAsiaTheme="minorEastAsia" w:hAnsiTheme="minorHAnsi" w:cstheme="minorBidi"/>
          <w:color w:val="auto"/>
          <w:kern w:val="2"/>
          <w:sz w:val="21"/>
          <w:szCs w:val="21"/>
          <w:bdr w:val="none" w:sz="0" w:space="0" w:color="auto"/>
          <w:lang w:val="en-US"/>
        </w:rPr>
        <w:t>？</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即明确活动的内容；</w:t>
      </w:r>
    </w:p>
    <w:p w14:paraId="655004B5" w14:textId="77777777"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Who</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由谁做？</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即规定由哪些人员负责实施计划；</w:t>
      </w:r>
    </w:p>
    <w:p w14:paraId="49D173D0" w14:textId="77777777"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When</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何时做？</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即规定计划中各项工作的起始时间；</w:t>
      </w:r>
    </w:p>
    <w:p w14:paraId="0354C729" w14:textId="77777777"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Where</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在哪里做？</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即规定计划的实施地点；</w:t>
      </w:r>
    </w:p>
    <w:p w14:paraId="66692624" w14:textId="77777777"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lastRenderedPageBreak/>
        <w:t>How</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如何做？</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即制定实现计划的手段和措施；</w:t>
      </w:r>
    </w:p>
    <w:p w14:paraId="6AE92066" w14:textId="77777777" w:rsidR="00CC67E1" w:rsidRPr="008C2E6E" w:rsidRDefault="00B643B8" w:rsidP="00A91734">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How much</w:t>
      </w:r>
      <w:r w:rsidR="00F1779F">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需要多少成本？</w:t>
      </w:r>
      <w:r w:rsidR="00926F52">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即实现目标所要花费的预算；</w:t>
      </w:r>
    </w:p>
    <w:p w14:paraId="0C8CDA6D" w14:textId="77777777" w:rsidR="00CC67E1" w:rsidRPr="008C2E6E"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而</w:t>
      </w:r>
      <w:r w:rsidR="00B643B8" w:rsidRPr="008C2E6E">
        <w:rPr>
          <w:rFonts w:asciiTheme="minorHAnsi" w:eastAsiaTheme="minorEastAsia" w:hAnsiTheme="minorHAnsi" w:cstheme="minorBidi"/>
          <w:color w:val="auto"/>
          <w:kern w:val="2"/>
          <w:sz w:val="21"/>
          <w:szCs w:val="21"/>
          <w:bdr w:val="none" w:sz="0" w:space="0" w:color="auto"/>
          <w:lang w:val="en-US"/>
        </w:rPr>
        <w:t>计划工作的步骤</w:t>
      </w:r>
      <w:r>
        <w:rPr>
          <w:rFonts w:asciiTheme="minorHAnsi" w:eastAsiaTheme="minorEastAsia" w:hAnsiTheme="minorHAnsi" w:cstheme="minorBidi"/>
          <w:color w:val="auto"/>
          <w:kern w:val="2"/>
          <w:sz w:val="21"/>
          <w:szCs w:val="21"/>
          <w:bdr w:val="none" w:sz="0" w:space="0" w:color="auto"/>
          <w:lang w:val="en-US"/>
        </w:rPr>
        <w:t>则</w:t>
      </w:r>
      <w:r w:rsidR="00B643B8" w:rsidRPr="008C2E6E">
        <w:rPr>
          <w:rFonts w:asciiTheme="minorHAnsi" w:eastAsiaTheme="minorEastAsia" w:hAnsiTheme="minorHAnsi" w:cstheme="minorBidi"/>
          <w:color w:val="auto"/>
          <w:kern w:val="2"/>
          <w:sz w:val="21"/>
          <w:szCs w:val="21"/>
          <w:bdr w:val="none" w:sz="0" w:space="0" w:color="auto"/>
          <w:lang w:val="en-US"/>
        </w:rPr>
        <w:t>包括：</w:t>
      </w:r>
      <w:r w:rsidR="00666F66" w:rsidRPr="000C7475">
        <w:rPr>
          <w:rFonts w:asciiTheme="minorHAnsi" w:eastAsiaTheme="minorEastAsia" w:hAnsiTheme="minorHAnsi" w:cstheme="minorBidi"/>
          <w:color w:val="auto"/>
          <w:kern w:val="2"/>
          <w:sz w:val="21"/>
          <w:szCs w:val="21"/>
          <w:highlight w:val="green"/>
          <w:bdr w:val="none" w:sz="0" w:space="0" w:color="auto"/>
          <w:lang w:val="en-US"/>
        </w:rPr>
        <w:t>【步骤和上面的</w:t>
      </w:r>
      <w:r w:rsidR="00666F66" w:rsidRPr="000C7475">
        <w:rPr>
          <w:rFonts w:asciiTheme="minorHAnsi" w:eastAsiaTheme="minorEastAsia" w:hAnsiTheme="minorHAnsi" w:cstheme="minorBidi" w:hint="default"/>
          <w:color w:val="auto"/>
          <w:kern w:val="2"/>
          <w:sz w:val="21"/>
          <w:szCs w:val="21"/>
          <w:highlight w:val="green"/>
          <w:bdr w:val="none" w:sz="0" w:space="0" w:color="auto"/>
          <w:lang w:val="en-US"/>
        </w:rPr>
        <w:t>5W2H</w:t>
      </w:r>
      <w:r w:rsidR="00666F66" w:rsidRPr="000C7475">
        <w:rPr>
          <w:rFonts w:asciiTheme="minorHAnsi" w:eastAsiaTheme="minorEastAsia" w:hAnsiTheme="minorHAnsi" w:cstheme="minorBidi"/>
          <w:color w:val="auto"/>
          <w:kern w:val="2"/>
          <w:sz w:val="21"/>
          <w:szCs w:val="21"/>
          <w:highlight w:val="green"/>
          <w:bdr w:val="none" w:sz="0" w:space="0" w:color="auto"/>
          <w:lang w:val="en-US"/>
        </w:rPr>
        <w:t>可以关联起来吗】</w:t>
      </w:r>
    </w:p>
    <w:p w14:paraId="12A43455" w14:textId="77777777" w:rsidR="00CC67E1" w:rsidRPr="000C7475" w:rsidRDefault="00B643B8" w:rsidP="00A91734">
      <w:pPr>
        <w:pStyle w:val="a4"/>
        <w:numPr>
          <w:ilvl w:val="0"/>
          <w:numId w:val="5"/>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确定目标和任务</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，即解决“为什么要做”（</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Why</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）和“做什么”（</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What</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）的问题；</w:t>
      </w:r>
    </w:p>
    <w:p w14:paraId="40786537" w14:textId="77777777" w:rsidR="00CC67E1" w:rsidRPr="000C7475" w:rsidRDefault="00B643B8" w:rsidP="00A91734">
      <w:pPr>
        <w:pStyle w:val="a4"/>
        <w:numPr>
          <w:ilvl w:val="0"/>
          <w:numId w:val="5"/>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确定完成这些任务和目标所要采取的行动方针</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，即解决“由谁做”（</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Who</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）、“何时做”（</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When</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）和“在哪里做”（</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Where</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）的问题；</w:t>
      </w:r>
    </w:p>
    <w:p w14:paraId="65CFBBA1" w14:textId="224CC440" w:rsidR="00CC67E1" w:rsidRPr="000C7475" w:rsidRDefault="00B643B8" w:rsidP="00A91734">
      <w:pPr>
        <w:pStyle w:val="a4"/>
        <w:numPr>
          <w:ilvl w:val="0"/>
          <w:numId w:val="5"/>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制定决策，即从各种可供选择的</w:t>
      </w:r>
      <w:ins w:id="2" w:author="yingying zeng" w:date="2018-03-15T16:49:00Z">
        <w:r w:rsidR="00DA7BE4">
          <w:rPr>
            <w:rFonts w:asciiTheme="minorHAnsi" w:eastAsiaTheme="minorEastAsia" w:hAnsiTheme="minorHAnsi" w:cstheme="minorBidi"/>
            <w:color w:val="auto"/>
            <w:kern w:val="2"/>
            <w:sz w:val="21"/>
            <w:szCs w:val="21"/>
            <w:highlight w:val="lightGray"/>
            <w:bdr w:val="none" w:sz="0" w:space="0" w:color="auto"/>
            <w:lang w:val="en-US"/>
          </w:rPr>
          <w:t>方案</w:t>
        </w:r>
      </w:ins>
      <w:r w:rsidRPr="000C7475">
        <w:rPr>
          <w:rFonts w:asciiTheme="minorHAnsi" w:eastAsiaTheme="minorEastAsia" w:hAnsiTheme="minorHAnsi" w:cstheme="minorBidi"/>
          <w:color w:val="auto"/>
          <w:kern w:val="2"/>
          <w:sz w:val="21"/>
          <w:szCs w:val="21"/>
          <w:highlight w:val="lightGray"/>
          <w:bdr w:val="none" w:sz="0" w:space="0" w:color="auto"/>
          <w:lang w:val="en-US"/>
        </w:rPr>
        <w:t>中挑选最佳</w:t>
      </w:r>
      <w:r w:rsidR="006F3DC9" w:rsidRPr="000C7475">
        <w:rPr>
          <w:rFonts w:asciiTheme="minorHAnsi" w:eastAsiaTheme="minorEastAsia" w:hAnsiTheme="minorHAnsi" w:cstheme="minorBidi"/>
          <w:color w:val="auto"/>
          <w:kern w:val="2"/>
          <w:sz w:val="21"/>
          <w:szCs w:val="21"/>
          <w:highlight w:val="lightGray"/>
          <w:bdr w:val="none" w:sz="0" w:space="0" w:color="auto"/>
          <w:lang w:val="en-US"/>
        </w:rPr>
        <w:t>的</w:t>
      </w:r>
      <w:r w:rsidRPr="000C7475">
        <w:rPr>
          <w:rFonts w:asciiTheme="minorHAnsi" w:eastAsiaTheme="minorEastAsia" w:hAnsiTheme="minorHAnsi" w:cstheme="minorBidi"/>
          <w:color w:val="auto"/>
          <w:kern w:val="2"/>
          <w:sz w:val="21"/>
          <w:szCs w:val="21"/>
          <w:highlight w:val="lightGray"/>
          <w:bdr w:val="none" w:sz="0" w:space="0" w:color="auto"/>
          <w:lang w:val="en-US"/>
        </w:rPr>
        <w:t>作为行动方案</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，即解决“如何做”（</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How</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）和需要多少成本（</w:t>
      </w:r>
      <w:r w:rsidR="008E6220" w:rsidRPr="000C7475">
        <w:rPr>
          <w:rFonts w:asciiTheme="minorHAnsi" w:eastAsiaTheme="minorEastAsia" w:hAnsiTheme="minorHAnsi" w:cstheme="minorBidi" w:hint="default"/>
          <w:color w:val="auto"/>
          <w:kern w:val="2"/>
          <w:sz w:val="21"/>
          <w:szCs w:val="21"/>
          <w:highlight w:val="lightGray"/>
          <w:bdr w:val="none" w:sz="0" w:space="0" w:color="auto"/>
          <w:lang w:val="en-US"/>
        </w:rPr>
        <w:t>How much</w:t>
      </w:r>
      <w:r w:rsidR="008E6220" w:rsidRPr="000C7475">
        <w:rPr>
          <w:rFonts w:asciiTheme="minorHAnsi" w:eastAsiaTheme="minorEastAsia" w:hAnsiTheme="minorHAnsi" w:cstheme="minorBidi"/>
          <w:color w:val="auto"/>
          <w:kern w:val="2"/>
          <w:sz w:val="21"/>
          <w:szCs w:val="21"/>
          <w:highlight w:val="lightGray"/>
          <w:bdr w:val="none" w:sz="0" w:space="0" w:color="auto"/>
          <w:lang w:val="en-US"/>
        </w:rPr>
        <w:t>）的问题。</w:t>
      </w:r>
    </w:p>
    <w:p w14:paraId="6D5E08B8" w14:textId="77777777" w:rsidR="00CC67E1"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0B42CEC" w14:textId="6C59F2EC" w:rsidR="003C0A42" w:rsidRDefault="003C0A4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02</w:t>
      </w:r>
      <w:r>
        <w:rPr>
          <w:rFonts w:asciiTheme="minorHAnsi" w:eastAsiaTheme="minorEastAsia" w:hAnsiTheme="minorHAnsi" w:cstheme="minorBidi" w:hint="default"/>
          <w:color w:val="auto"/>
          <w:kern w:val="2"/>
          <w:sz w:val="21"/>
          <w:szCs w:val="21"/>
          <w:bdr w:val="none" w:sz="0" w:space="0" w:color="auto"/>
          <w:lang w:val="en-US"/>
        </w:rPr>
        <w:t>U05</w:t>
      </w:r>
    </w:p>
    <w:p w14:paraId="37705AD8" w14:textId="01646E56" w:rsidR="003C0A42" w:rsidRDefault="003C0A4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会议室装修计划</w:t>
      </w:r>
    </w:p>
    <w:p w14:paraId="40BF1417" w14:textId="7BD35BD9" w:rsidR="00926F52" w:rsidRDefault="0098493D" w:rsidP="00926F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568"/>
        <w:rPr>
          <w:rFonts w:asciiTheme="minorHAnsi" w:eastAsiaTheme="minorEastAsia" w:hAnsiTheme="minorHAnsi" w:cstheme="minorBidi" w:hint="default"/>
          <w:color w:val="auto"/>
          <w:kern w:val="2"/>
          <w:sz w:val="21"/>
          <w:szCs w:val="21"/>
          <w:highlight w:val="green"/>
          <w:bdr w:val="none" w:sz="0" w:space="0" w:color="auto"/>
          <w:lang w:val="en-US"/>
        </w:rPr>
      </w:pPr>
      <w:r>
        <w:rPr>
          <w:rFonts w:asciiTheme="minorHAnsi" w:eastAsiaTheme="minorEastAsia" w:hAnsiTheme="minorHAnsi" w:cstheme="minorBidi"/>
          <w:color w:val="auto"/>
          <w:kern w:val="2"/>
          <w:sz w:val="21"/>
          <w:szCs w:val="21"/>
          <w:highlight w:val="yellow"/>
          <w:bdr w:val="none" w:sz="0" w:space="0" w:color="auto"/>
          <w:lang w:val="en-US"/>
        </w:rPr>
        <w:t>我们来看一个实际的</w:t>
      </w:r>
      <w:r w:rsidR="00815F95">
        <w:rPr>
          <w:rFonts w:asciiTheme="minorHAnsi" w:eastAsiaTheme="minorEastAsia" w:hAnsiTheme="minorHAnsi" w:cstheme="minorBidi"/>
          <w:color w:val="auto"/>
          <w:kern w:val="2"/>
          <w:sz w:val="21"/>
          <w:szCs w:val="21"/>
          <w:highlight w:val="yellow"/>
          <w:bdr w:val="none" w:sz="0" w:space="0" w:color="auto"/>
          <w:lang w:val="en-US"/>
        </w:rPr>
        <w:t>例子：由于现有的会议室装修陈旧、设备老化，公司决定对会议室进行</w:t>
      </w:r>
      <w:r w:rsidR="00EC45B7">
        <w:rPr>
          <w:rFonts w:asciiTheme="minorHAnsi" w:eastAsiaTheme="minorEastAsia" w:hAnsiTheme="minorHAnsi" w:cstheme="minorBidi"/>
          <w:color w:val="auto"/>
          <w:kern w:val="2"/>
          <w:sz w:val="21"/>
          <w:szCs w:val="21"/>
          <w:highlight w:val="yellow"/>
          <w:bdr w:val="none" w:sz="0" w:space="0" w:color="auto"/>
          <w:lang w:val="en-US"/>
        </w:rPr>
        <w:t>重新</w:t>
      </w:r>
      <w:r w:rsidR="00815F95">
        <w:rPr>
          <w:rFonts w:asciiTheme="minorHAnsi" w:eastAsiaTheme="minorEastAsia" w:hAnsiTheme="minorHAnsi" w:cstheme="minorBidi"/>
          <w:color w:val="auto"/>
          <w:kern w:val="2"/>
          <w:sz w:val="21"/>
          <w:szCs w:val="21"/>
          <w:highlight w:val="yellow"/>
          <w:bdr w:val="none" w:sz="0" w:space="0" w:color="auto"/>
          <w:lang w:val="en-US"/>
        </w:rPr>
        <w:t>装修</w:t>
      </w:r>
      <w:r w:rsidR="002E4268">
        <w:rPr>
          <w:rFonts w:asciiTheme="minorHAnsi" w:eastAsiaTheme="minorEastAsia" w:hAnsiTheme="minorHAnsi" w:cstheme="minorBidi"/>
          <w:color w:val="auto"/>
          <w:kern w:val="2"/>
          <w:sz w:val="21"/>
          <w:szCs w:val="21"/>
          <w:highlight w:val="yellow"/>
          <w:bdr w:val="none" w:sz="0" w:space="0" w:color="auto"/>
          <w:lang w:val="en-US"/>
        </w:rPr>
        <w:t>并更新原有的视频会议等办公设备</w:t>
      </w:r>
      <w:r w:rsidR="00815F95">
        <w:rPr>
          <w:rFonts w:asciiTheme="minorHAnsi" w:eastAsiaTheme="minorEastAsia" w:hAnsiTheme="minorHAnsi" w:cstheme="minorBidi"/>
          <w:color w:val="auto"/>
          <w:kern w:val="2"/>
          <w:sz w:val="21"/>
          <w:szCs w:val="21"/>
          <w:highlight w:val="yellow"/>
          <w:bdr w:val="none" w:sz="0" w:space="0" w:color="auto"/>
          <w:lang w:val="en-US"/>
        </w:rPr>
        <w:t>，由行政部</w:t>
      </w:r>
      <w:r w:rsidR="00EC45B7">
        <w:rPr>
          <w:rFonts w:asciiTheme="minorHAnsi" w:eastAsiaTheme="minorEastAsia" w:hAnsiTheme="minorHAnsi" w:cstheme="minorBidi"/>
          <w:color w:val="auto"/>
          <w:kern w:val="2"/>
          <w:sz w:val="21"/>
          <w:szCs w:val="21"/>
          <w:highlight w:val="yellow"/>
          <w:bdr w:val="none" w:sz="0" w:space="0" w:color="auto"/>
          <w:lang w:val="en-US"/>
        </w:rPr>
        <w:t>全权</w:t>
      </w:r>
      <w:r w:rsidR="00815F95">
        <w:rPr>
          <w:rFonts w:asciiTheme="minorHAnsi" w:eastAsiaTheme="minorEastAsia" w:hAnsiTheme="minorHAnsi" w:cstheme="minorBidi"/>
          <w:color w:val="auto"/>
          <w:kern w:val="2"/>
          <w:sz w:val="21"/>
          <w:szCs w:val="21"/>
          <w:highlight w:val="yellow"/>
          <w:bdr w:val="none" w:sz="0" w:space="0" w:color="auto"/>
          <w:lang w:val="en-US"/>
        </w:rPr>
        <w:t>负责。</w:t>
      </w:r>
      <w:r w:rsidR="00EC45B7">
        <w:rPr>
          <w:rFonts w:asciiTheme="minorHAnsi" w:eastAsiaTheme="minorEastAsia" w:hAnsiTheme="minorHAnsi" w:cstheme="minorBidi"/>
          <w:color w:val="auto"/>
          <w:kern w:val="2"/>
          <w:sz w:val="21"/>
          <w:szCs w:val="21"/>
          <w:highlight w:val="yellow"/>
          <w:bdr w:val="none" w:sz="0" w:space="0" w:color="auto"/>
          <w:lang w:val="en-US"/>
        </w:rPr>
        <w:t>我们来看看王亮是怎样制定这个工作计划的：</w:t>
      </w:r>
    </w:p>
    <w:p w14:paraId="7D728F11" w14:textId="77777777" w:rsidR="00666F66" w:rsidRDefault="00666F66" w:rsidP="00926F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568"/>
        <w:rPr>
          <w:rFonts w:asciiTheme="minorHAnsi" w:eastAsiaTheme="minorEastAsia" w:hAnsiTheme="minorHAnsi" w:cstheme="minorBidi" w:hint="default"/>
          <w:color w:val="auto"/>
          <w:kern w:val="2"/>
          <w:sz w:val="21"/>
          <w:szCs w:val="21"/>
          <w:highlight w:val="green"/>
          <w:bdr w:val="none" w:sz="0" w:space="0" w:color="auto"/>
          <w:lang w:val="en-US"/>
        </w:rPr>
      </w:pPr>
    </w:p>
    <w:p w14:paraId="2EE781C7" w14:textId="77777777" w:rsidR="00666F66" w:rsidRDefault="00666F66" w:rsidP="00926F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568"/>
        <w:rPr>
          <w:rFonts w:asciiTheme="minorHAnsi" w:eastAsiaTheme="minorEastAsia" w:hAnsiTheme="minorHAnsi" w:cstheme="minorBidi" w:hint="default"/>
          <w:color w:val="auto"/>
          <w:kern w:val="2"/>
          <w:sz w:val="21"/>
          <w:szCs w:val="21"/>
          <w:highlight w:val="green"/>
          <w:bdr w:val="none" w:sz="0" w:space="0" w:color="auto"/>
          <w:lang w:val="en-US"/>
        </w:rPr>
      </w:pPr>
      <w:r>
        <w:rPr>
          <w:rFonts w:asciiTheme="minorHAnsi" w:eastAsiaTheme="minorEastAsia" w:hAnsiTheme="minorHAnsi" w:cstheme="minorBidi" w:hint="default"/>
          <w:color w:val="auto"/>
          <w:kern w:val="2"/>
          <w:sz w:val="21"/>
          <w:szCs w:val="21"/>
          <w:highlight w:val="green"/>
          <w:bdr w:val="none" w:sz="0" w:space="0" w:color="auto"/>
          <w:lang w:val="en-US"/>
        </w:rPr>
        <w:t>【以下内容直接显示在屏幕上即可】</w:t>
      </w:r>
    </w:p>
    <w:p w14:paraId="026A79DA" w14:textId="3ED056A3" w:rsidR="00CB0E72" w:rsidRPr="000C7475" w:rsidRDefault="00CB0E72" w:rsidP="00926F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568"/>
        <w:rPr>
          <w:rFonts w:asciiTheme="minorHAnsi" w:eastAsiaTheme="minorEastAsia" w:hAnsiTheme="minorHAnsi" w:cstheme="minorBidi" w:hint="default"/>
          <w:color w:val="auto"/>
          <w:kern w:val="2"/>
          <w:sz w:val="21"/>
          <w:szCs w:val="21"/>
          <w:highlight w:val="green"/>
          <w:bdr w:val="none" w:sz="0" w:space="0" w:color="auto"/>
          <w:lang w:val="en-US"/>
        </w:rPr>
      </w:pPr>
      <w:r>
        <w:rPr>
          <w:rFonts w:asciiTheme="minorHAnsi" w:eastAsiaTheme="minorEastAsia" w:hAnsiTheme="minorHAnsi" w:cstheme="minorBidi" w:hint="default"/>
          <w:color w:val="auto"/>
          <w:kern w:val="2"/>
          <w:sz w:val="21"/>
          <w:szCs w:val="21"/>
          <w:highlight w:val="green"/>
          <w:bdr w:val="none" w:sz="0" w:space="0" w:color="auto"/>
          <w:lang w:val="en-US"/>
        </w:rPr>
        <w:t>任务名称</w:t>
      </w:r>
      <w:r w:rsidR="00EC45B7">
        <w:rPr>
          <w:rFonts w:asciiTheme="minorHAnsi" w:eastAsiaTheme="minorEastAsia" w:hAnsiTheme="minorHAnsi" w:cstheme="minorBidi"/>
          <w:color w:val="auto"/>
          <w:kern w:val="2"/>
          <w:sz w:val="21"/>
          <w:szCs w:val="21"/>
          <w:highlight w:val="green"/>
          <w:bdr w:val="none" w:sz="0" w:space="0" w:color="auto"/>
          <w:lang w:val="en-US"/>
        </w:rPr>
        <w:t>：</w:t>
      </w:r>
      <w:r w:rsidR="0098493D">
        <w:rPr>
          <w:rFonts w:asciiTheme="minorHAnsi" w:eastAsiaTheme="minorEastAsia" w:hAnsiTheme="minorHAnsi" w:cstheme="minorBidi"/>
          <w:color w:val="auto"/>
          <w:kern w:val="2"/>
          <w:sz w:val="21"/>
          <w:szCs w:val="21"/>
          <w:highlight w:val="green"/>
          <w:bdr w:val="none" w:sz="0" w:space="0" w:color="auto"/>
          <w:lang w:val="en-US"/>
        </w:rPr>
        <w:t>会议室装修</w:t>
      </w:r>
      <w:r w:rsidR="00EC45B7">
        <w:rPr>
          <w:rFonts w:asciiTheme="minorHAnsi" w:eastAsiaTheme="minorEastAsia" w:hAnsiTheme="minorHAnsi" w:cstheme="minorBidi"/>
          <w:color w:val="auto"/>
          <w:kern w:val="2"/>
          <w:sz w:val="21"/>
          <w:szCs w:val="21"/>
          <w:highlight w:val="green"/>
          <w:bdr w:val="none" w:sz="0" w:space="0" w:color="auto"/>
          <w:lang w:val="en-US"/>
        </w:rPr>
        <w:t>项目</w:t>
      </w:r>
    </w:p>
    <w:tbl>
      <w:tblPr>
        <w:tblStyle w:val="af5"/>
        <w:tblW w:w="16863" w:type="dxa"/>
        <w:tblLayout w:type="fixed"/>
        <w:tblLook w:val="04A0" w:firstRow="1" w:lastRow="0" w:firstColumn="1" w:lastColumn="0" w:noHBand="0" w:noVBand="1"/>
      </w:tblPr>
      <w:tblGrid>
        <w:gridCol w:w="2689"/>
        <w:gridCol w:w="8079"/>
        <w:gridCol w:w="6095"/>
      </w:tblGrid>
      <w:tr w:rsidR="0078362D" w:rsidRPr="004E096B" w14:paraId="1701CA8E" w14:textId="77777777" w:rsidTr="0078362D">
        <w:tc>
          <w:tcPr>
            <w:tcW w:w="2689" w:type="dxa"/>
          </w:tcPr>
          <w:p w14:paraId="49D14968" w14:textId="767796BB" w:rsidR="00CB0E72" w:rsidRPr="000C7475"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计划目的（</w:t>
            </w:r>
            <w:r w:rsidRPr="000C7475">
              <w:rPr>
                <w:rFonts w:asciiTheme="minorHAnsi" w:eastAsiaTheme="minorEastAsia" w:hAnsiTheme="minorHAnsi" w:cstheme="minorBidi" w:hint="default"/>
                <w:color w:val="auto"/>
                <w:kern w:val="2"/>
                <w:sz w:val="21"/>
                <w:szCs w:val="21"/>
                <w:highlight w:val="lightGray"/>
                <w:bdr w:val="none" w:sz="0" w:space="0" w:color="auto"/>
                <w:lang w:val="en-US"/>
              </w:rPr>
              <w:t>Why</w:t>
            </w:r>
            <w:r w:rsidRPr="000C7475">
              <w:rPr>
                <w:rFonts w:asciiTheme="minorHAnsi" w:eastAsiaTheme="minorEastAsia" w:hAnsiTheme="minorHAnsi" w:cstheme="minorBidi"/>
                <w:color w:val="auto"/>
                <w:kern w:val="2"/>
                <w:sz w:val="21"/>
                <w:szCs w:val="21"/>
                <w:highlight w:val="lightGray"/>
                <w:bdr w:val="none" w:sz="0" w:space="0" w:color="auto"/>
                <w:lang w:val="en-US"/>
              </w:rPr>
              <w:t>）</w:t>
            </w:r>
          </w:p>
        </w:tc>
        <w:tc>
          <w:tcPr>
            <w:tcW w:w="8079" w:type="dxa"/>
          </w:tcPr>
          <w:p w14:paraId="7CF9F0DF" w14:textId="63E1F60F" w:rsidR="00CB0E72" w:rsidRPr="000C7475" w:rsidRDefault="00EC45B7"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对</w:t>
            </w:r>
            <w:r w:rsidR="00635976">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公司四个</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会议室进行整体装修</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更新原有视频会议系统</w:t>
            </w:r>
          </w:p>
        </w:tc>
        <w:tc>
          <w:tcPr>
            <w:tcW w:w="6095" w:type="dxa"/>
          </w:tcPr>
          <w:p w14:paraId="1B9AA6E8" w14:textId="77777777" w:rsidR="00CB0E72" w:rsidRPr="00B055AA"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组织公司年会</w:t>
            </w:r>
          </w:p>
        </w:tc>
      </w:tr>
      <w:tr w:rsidR="0078362D" w:rsidRPr="004E096B" w14:paraId="00077F67" w14:textId="77777777" w:rsidTr="0078362D">
        <w:tc>
          <w:tcPr>
            <w:tcW w:w="2689" w:type="dxa"/>
          </w:tcPr>
          <w:p w14:paraId="3AC46CDF" w14:textId="64DE6A5C" w:rsidR="00CB0E72" w:rsidRPr="000C7475"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做什么（</w:t>
            </w:r>
            <w:r w:rsidRPr="000C7475">
              <w:rPr>
                <w:rFonts w:asciiTheme="minorHAnsi" w:eastAsiaTheme="minorEastAsia" w:hAnsiTheme="minorHAnsi" w:cstheme="minorBidi" w:hint="default"/>
                <w:color w:val="auto"/>
                <w:kern w:val="2"/>
                <w:sz w:val="21"/>
                <w:szCs w:val="21"/>
                <w:highlight w:val="lightGray"/>
                <w:bdr w:val="none" w:sz="0" w:space="0" w:color="auto"/>
                <w:lang w:val="en-US"/>
              </w:rPr>
              <w:t>What</w:t>
            </w:r>
            <w:r w:rsidRPr="000C7475">
              <w:rPr>
                <w:rFonts w:asciiTheme="minorHAnsi" w:eastAsiaTheme="minorEastAsia" w:hAnsiTheme="minorHAnsi" w:cstheme="minorBidi"/>
                <w:color w:val="auto"/>
                <w:kern w:val="2"/>
                <w:sz w:val="21"/>
                <w:szCs w:val="21"/>
                <w:highlight w:val="lightGray"/>
                <w:bdr w:val="none" w:sz="0" w:space="0" w:color="auto"/>
                <w:lang w:val="en-US"/>
              </w:rPr>
              <w:t>）</w:t>
            </w:r>
          </w:p>
        </w:tc>
        <w:tc>
          <w:tcPr>
            <w:tcW w:w="8079" w:type="dxa"/>
          </w:tcPr>
          <w:p w14:paraId="1C918533" w14:textId="4C5A1184" w:rsidR="00CB0E72" w:rsidRPr="000C7475" w:rsidRDefault="00997A05"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列明此次会议室装修的需求，包括风格、功能需求、办公家具、</w:t>
            </w:r>
            <w:r w:rsidR="00A8589D">
              <w:rPr>
                <w:rFonts w:asciiTheme="minorHAnsi" w:eastAsiaTheme="minorEastAsia" w:hAnsiTheme="minorHAnsi" w:cstheme="minorBidi"/>
                <w:color w:val="auto"/>
                <w:kern w:val="2"/>
                <w:sz w:val="21"/>
                <w:szCs w:val="21"/>
                <w:highlight w:val="lightGray"/>
                <w:bdr w:val="none" w:sz="0" w:space="0" w:color="auto"/>
                <w:shd w:val="pct15" w:color="auto" w:fill="FFFFFF"/>
                <w:lang w:val="en-US"/>
              </w:rPr>
              <w:t>办公设备（通讯及视频会议设备、）</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软装及植物花卉等</w:t>
            </w:r>
          </w:p>
          <w:p w14:paraId="15AFB55F" w14:textId="12D98386" w:rsidR="002901D8" w:rsidRPr="000C7475" w:rsidRDefault="00997A05"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选择装修公司</w:t>
            </w:r>
          </w:p>
          <w:p w14:paraId="10CDA7B3" w14:textId="008F0C03" w:rsidR="002901D8" w:rsidRPr="000C7475" w:rsidRDefault="00997A05"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根据各装修公司的报价及方案，在预算范围内</w:t>
            </w:r>
            <w:r w:rsidR="002901D8"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确定</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最终装修方案</w:t>
            </w:r>
          </w:p>
          <w:p w14:paraId="4EB3220B" w14:textId="77777777" w:rsidR="002901D8" w:rsidRDefault="00997A05"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装修项目开始：设计师、监理、</w:t>
            </w:r>
            <w:r w:rsidR="00AE642C">
              <w:rPr>
                <w:rFonts w:asciiTheme="minorHAnsi" w:eastAsiaTheme="minorEastAsia" w:hAnsiTheme="minorHAnsi" w:cstheme="minorBidi"/>
                <w:color w:val="auto"/>
                <w:kern w:val="2"/>
                <w:sz w:val="21"/>
                <w:szCs w:val="21"/>
                <w:highlight w:val="lightGray"/>
                <w:bdr w:val="none" w:sz="0" w:space="0" w:color="auto"/>
                <w:shd w:val="pct15" w:color="auto" w:fill="FFFFFF"/>
                <w:lang w:val="en-US"/>
              </w:rPr>
              <w:t>项目经理等专业人员开工进场</w:t>
            </w:r>
          </w:p>
          <w:p w14:paraId="2A61A6DC" w14:textId="77777777" w:rsidR="00AE642C" w:rsidRDefault="00AE642C"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装修过程质检</w:t>
            </w:r>
          </w:p>
          <w:p w14:paraId="02A9721A" w14:textId="77777777" w:rsidR="00AE642C" w:rsidRDefault="00A8589D"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办公家具及办公设备</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（通讯、视频会议设备）采购</w:t>
            </w:r>
          </w:p>
          <w:p w14:paraId="1132BE8F" w14:textId="77777777" w:rsidR="00A8589D" w:rsidRDefault="00A8589D"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项目验收及项目结算</w:t>
            </w:r>
          </w:p>
          <w:p w14:paraId="3CA73B9E" w14:textId="3E5EE124" w:rsidR="00A8589D" w:rsidRPr="000C7475" w:rsidRDefault="0078362D" w:rsidP="000C7475">
            <w:pPr>
              <w:pStyle w:val="a4"/>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软装入场</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（家具、办公设备安装）</w:t>
            </w:r>
          </w:p>
        </w:tc>
        <w:tc>
          <w:tcPr>
            <w:tcW w:w="6095" w:type="dxa"/>
          </w:tcPr>
          <w:p w14:paraId="76A70213" w14:textId="77777777" w:rsidR="00CB0E72" w:rsidRPr="00B055AA"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保证公司年会成功按时举行</w:t>
            </w:r>
          </w:p>
        </w:tc>
      </w:tr>
      <w:tr w:rsidR="0078362D" w:rsidRPr="004E096B" w14:paraId="383463EB" w14:textId="77777777" w:rsidTr="0078362D">
        <w:tc>
          <w:tcPr>
            <w:tcW w:w="2689" w:type="dxa"/>
          </w:tcPr>
          <w:p w14:paraId="3AAF467E" w14:textId="6699B8D6" w:rsidR="00CB0E72" w:rsidRPr="000C7475" w:rsidRDefault="00CB0E72" w:rsidP="002901D8">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i/>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由谁做（</w:t>
            </w:r>
            <w:r w:rsidRPr="000C7475">
              <w:rPr>
                <w:rFonts w:asciiTheme="minorHAnsi" w:eastAsiaTheme="minorEastAsia" w:hAnsiTheme="minorHAnsi" w:cstheme="minorBidi" w:hint="default"/>
                <w:color w:val="auto"/>
                <w:kern w:val="2"/>
                <w:sz w:val="21"/>
                <w:szCs w:val="21"/>
                <w:highlight w:val="lightGray"/>
                <w:bdr w:val="none" w:sz="0" w:space="0" w:color="auto"/>
                <w:lang w:val="en-US"/>
              </w:rPr>
              <w:t>Who</w:t>
            </w:r>
            <w:r w:rsidRPr="000C7475">
              <w:rPr>
                <w:rFonts w:asciiTheme="minorHAnsi" w:eastAsiaTheme="minorEastAsia" w:hAnsiTheme="minorHAnsi" w:cstheme="minorBidi"/>
                <w:color w:val="auto"/>
                <w:kern w:val="2"/>
                <w:sz w:val="21"/>
                <w:szCs w:val="21"/>
                <w:highlight w:val="lightGray"/>
                <w:bdr w:val="none" w:sz="0" w:space="0" w:color="auto"/>
                <w:lang w:val="en-US"/>
              </w:rPr>
              <w:t>）</w:t>
            </w:r>
          </w:p>
        </w:tc>
        <w:tc>
          <w:tcPr>
            <w:tcW w:w="8079" w:type="dxa"/>
          </w:tcPr>
          <w:p w14:paraId="713032D4" w14:textId="35AC22D3" w:rsidR="002901D8" w:rsidRPr="000C7475" w:rsidRDefault="002901D8" w:rsidP="000C7475">
            <w:pPr>
              <w:pStyle w:val="a4"/>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部门助理</w:t>
            </w:r>
            <w:r w:rsidR="0078362D">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负责会议室装修需求的确认</w:t>
            </w:r>
          </w:p>
          <w:p w14:paraId="611ADB6F" w14:textId="4BC6BF21" w:rsidR="002901D8" w:rsidRPr="000C7475" w:rsidRDefault="002901D8" w:rsidP="000C7475">
            <w:pPr>
              <w:pStyle w:val="a4"/>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行政专员负责</w:t>
            </w:r>
            <w:r w:rsidR="0078362D">
              <w:rPr>
                <w:rFonts w:asciiTheme="minorHAnsi" w:eastAsiaTheme="minorEastAsia" w:hAnsiTheme="minorHAnsi" w:cstheme="minorBidi"/>
                <w:color w:val="auto"/>
                <w:kern w:val="2"/>
                <w:sz w:val="21"/>
                <w:szCs w:val="21"/>
                <w:highlight w:val="lightGray"/>
                <w:bdr w:val="none" w:sz="0" w:space="0" w:color="auto"/>
                <w:shd w:val="pct15" w:color="auto" w:fill="FFFFFF"/>
                <w:lang w:val="en-US"/>
              </w:rPr>
              <w:t>向装修公司询价、联络</w:t>
            </w:r>
          </w:p>
          <w:p w14:paraId="04BC4B93" w14:textId="77777777" w:rsidR="0078362D" w:rsidRDefault="0078362D" w:rsidP="002901D8">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王亮负责向上级汇报装修方案及报价，确定最终装修方案</w:t>
            </w:r>
          </w:p>
          <w:p w14:paraId="3EAA33CD" w14:textId="77777777" w:rsidR="00CB0E72" w:rsidRDefault="002901D8" w:rsidP="002901D8">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行政专员</w:t>
            </w:r>
            <w:r w:rsidR="0078362D">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负责</w:t>
            </w:r>
            <w:r w:rsidR="00A41472">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整个装修进程的监督及进度把控、验收、结算</w:t>
            </w:r>
          </w:p>
          <w:p w14:paraId="7A022E85" w14:textId="77777777" w:rsidR="00A41472" w:rsidRDefault="00A41472" w:rsidP="002901D8">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行政专员负责办公家具及设备的采购及入场</w:t>
            </w:r>
          </w:p>
          <w:p w14:paraId="5E612B3B" w14:textId="423756A8" w:rsidR="00A41472" w:rsidRPr="000C7475" w:rsidRDefault="00A41472" w:rsidP="002901D8">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IT</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部负责办公设备的安装及调试</w:t>
            </w:r>
          </w:p>
        </w:tc>
        <w:tc>
          <w:tcPr>
            <w:tcW w:w="6095" w:type="dxa"/>
          </w:tcPr>
          <w:p w14:paraId="50C46494" w14:textId="77777777" w:rsidR="00CB0E72" w:rsidRPr="00B055AA" w:rsidRDefault="00CB0E72" w:rsidP="00B055AA">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确定年会参加</w:t>
            </w:r>
          </w:p>
          <w:p w14:paraId="19535C0F" w14:textId="77777777" w:rsidR="00CB0E72" w:rsidRPr="00B055AA" w:rsidRDefault="00CB0E72" w:rsidP="00B055AA">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确定年会时间</w:t>
            </w:r>
          </w:p>
          <w:p w14:paraId="2DFF5A35" w14:textId="77777777" w:rsidR="00CB0E72" w:rsidRPr="00B055AA" w:rsidRDefault="00CB0E72" w:rsidP="00B055AA">
            <w:pPr>
              <w:pStyle w:val="a4"/>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确定年会地点</w:t>
            </w:r>
          </w:p>
        </w:tc>
      </w:tr>
      <w:tr w:rsidR="0078362D" w:rsidRPr="004E096B" w14:paraId="0845E237" w14:textId="77777777" w:rsidTr="0078362D">
        <w:tc>
          <w:tcPr>
            <w:tcW w:w="2689" w:type="dxa"/>
          </w:tcPr>
          <w:p w14:paraId="4CE9FED8" w14:textId="1866ECF7" w:rsidR="00CB0E72" w:rsidRPr="000C7475" w:rsidRDefault="002901D8" w:rsidP="002901D8">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何时做（</w:t>
            </w:r>
            <w:r w:rsidRPr="000C7475">
              <w:rPr>
                <w:rFonts w:asciiTheme="minorHAnsi" w:eastAsiaTheme="minorEastAsia" w:hAnsiTheme="minorHAnsi" w:cstheme="minorBidi" w:hint="default"/>
                <w:color w:val="auto"/>
                <w:kern w:val="2"/>
                <w:sz w:val="21"/>
                <w:szCs w:val="21"/>
                <w:highlight w:val="lightGray"/>
                <w:bdr w:val="none" w:sz="0" w:space="0" w:color="auto"/>
                <w:lang w:val="en-US"/>
              </w:rPr>
              <w:t>When</w:t>
            </w:r>
            <w:r w:rsidRPr="000C7475">
              <w:rPr>
                <w:rFonts w:asciiTheme="minorHAnsi" w:eastAsiaTheme="minorEastAsia" w:hAnsiTheme="minorHAnsi" w:cstheme="minorBidi"/>
                <w:color w:val="auto"/>
                <w:kern w:val="2"/>
                <w:sz w:val="21"/>
                <w:szCs w:val="21"/>
                <w:highlight w:val="lightGray"/>
                <w:bdr w:val="none" w:sz="0" w:space="0" w:color="auto"/>
                <w:lang w:val="en-US"/>
              </w:rPr>
              <w:t>）</w:t>
            </w:r>
          </w:p>
        </w:tc>
        <w:tc>
          <w:tcPr>
            <w:tcW w:w="8079" w:type="dxa"/>
          </w:tcPr>
          <w:p w14:paraId="47E28174" w14:textId="0651C8EA" w:rsidR="002901D8" w:rsidRPr="000C7475" w:rsidRDefault="002901D8"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1</w:t>
            </w: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月</w:t>
            </w:r>
            <w:r w:rsidR="00A41472">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30</w:t>
            </w: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日前：确定</w:t>
            </w:r>
            <w:r w:rsidR="00A41472">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装修需求</w:t>
            </w:r>
          </w:p>
          <w:p w14:paraId="227B1B8E" w14:textId="77777777" w:rsidR="00A41472"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2</w:t>
            </w:r>
            <w:r w:rsidR="002901D8"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月</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28</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日</w:t>
            </w:r>
            <w:r w:rsidRPr="00A41472">
              <w:rPr>
                <w:rFonts w:asciiTheme="minorHAnsi" w:eastAsiaTheme="minorEastAsia" w:hAnsiTheme="minorHAnsi" w:cstheme="minorBidi"/>
                <w:color w:val="auto"/>
                <w:kern w:val="2"/>
                <w:sz w:val="21"/>
                <w:szCs w:val="21"/>
                <w:highlight w:val="lightGray"/>
                <w:bdr w:val="none" w:sz="0" w:space="0" w:color="auto"/>
                <w:shd w:val="pct15" w:color="auto" w:fill="FFFFFF"/>
                <w:lang w:val="en-US"/>
              </w:rPr>
              <w:t>前</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：向装修公司询价，收集其报价方案</w:t>
            </w:r>
          </w:p>
          <w:p w14:paraId="7F64F9D6" w14:textId="77777777" w:rsidR="00A41472"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lastRenderedPageBreak/>
              <w:t>3</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月中旬</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确定最终装修方案</w:t>
            </w:r>
          </w:p>
          <w:p w14:paraId="0C260808" w14:textId="77777777" w:rsidR="00A41472"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3</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月</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20</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日：装修项目开工入场</w:t>
            </w:r>
          </w:p>
          <w:p w14:paraId="57EA360C" w14:textId="77777777" w:rsidR="00A41472"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4</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月中旬前</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采购办公家具及办公设备</w:t>
            </w:r>
          </w:p>
          <w:p w14:paraId="754F1E35" w14:textId="77777777" w:rsidR="00CB0E72"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4</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月</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30</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日前：装修</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完成验收</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结算</w:t>
            </w:r>
          </w:p>
          <w:p w14:paraId="5D976E7C" w14:textId="77777777" w:rsidR="00A41472"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5</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月</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1</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5</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日前</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办公家具</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设备入场</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安装调试</w:t>
            </w:r>
          </w:p>
          <w:p w14:paraId="578D28F0" w14:textId="4D7B78EE" w:rsidR="00A41472" w:rsidRPr="000C7475" w:rsidRDefault="00A41472" w:rsidP="000C7475">
            <w:pPr>
              <w:pStyle w:val="a4"/>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5</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月</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3</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0</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日</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办公室正式启用</w:t>
            </w:r>
          </w:p>
        </w:tc>
        <w:tc>
          <w:tcPr>
            <w:tcW w:w="6095" w:type="dxa"/>
          </w:tcPr>
          <w:p w14:paraId="5D686B4F" w14:textId="77777777" w:rsidR="00CB0E72"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ED218D">
              <w:rPr>
                <w:rFonts w:asciiTheme="minorHAnsi" w:eastAsiaTheme="minorEastAsia" w:hAnsiTheme="minorHAnsi" w:cstheme="minorBidi"/>
                <w:color w:val="auto"/>
                <w:kern w:val="2"/>
                <w:sz w:val="21"/>
                <w:szCs w:val="21"/>
                <w:highlight w:val="yellow"/>
                <w:bdr w:val="none" w:sz="0" w:space="0" w:color="auto"/>
                <w:lang w:val="en-US"/>
              </w:rPr>
              <w:lastRenderedPageBreak/>
              <w:t>部门助理帮助与部门成员确定参加人数</w:t>
            </w:r>
            <w:r>
              <w:rPr>
                <w:rFonts w:asciiTheme="minorHAnsi" w:eastAsiaTheme="minorEastAsia" w:hAnsiTheme="minorHAnsi" w:cstheme="minorBidi"/>
                <w:color w:val="auto"/>
                <w:kern w:val="2"/>
                <w:sz w:val="21"/>
                <w:szCs w:val="21"/>
                <w:highlight w:val="yellow"/>
                <w:bdr w:val="none" w:sz="0" w:space="0" w:color="auto"/>
                <w:lang w:val="en-US"/>
              </w:rPr>
              <w:t>、</w:t>
            </w:r>
            <w:r>
              <w:rPr>
                <w:rFonts w:asciiTheme="minorHAnsi" w:eastAsiaTheme="minorEastAsia" w:hAnsiTheme="minorHAnsi" w:cstheme="minorBidi" w:hint="default"/>
                <w:color w:val="auto"/>
                <w:kern w:val="2"/>
                <w:sz w:val="21"/>
                <w:szCs w:val="21"/>
                <w:highlight w:val="yellow"/>
                <w:bdr w:val="none" w:sz="0" w:space="0" w:color="auto"/>
                <w:lang w:val="en-US"/>
              </w:rPr>
              <w:t>年会召开的</w:t>
            </w:r>
            <w:r w:rsidRPr="00F0415F">
              <w:rPr>
                <w:rFonts w:asciiTheme="minorHAnsi" w:eastAsiaTheme="minorEastAsia" w:hAnsiTheme="minorHAnsi" w:cstheme="minorBidi"/>
                <w:color w:val="auto"/>
                <w:kern w:val="2"/>
                <w:sz w:val="21"/>
                <w:szCs w:val="21"/>
                <w:highlight w:val="yellow"/>
                <w:bdr w:val="none" w:sz="0" w:space="0" w:color="auto"/>
                <w:lang w:val="en-US"/>
              </w:rPr>
              <w:t>时间和地点</w:t>
            </w:r>
            <w:r>
              <w:rPr>
                <w:rFonts w:asciiTheme="minorHAnsi" w:eastAsiaTheme="minorEastAsia" w:hAnsiTheme="minorHAnsi" w:cstheme="minorBidi"/>
                <w:color w:val="auto"/>
                <w:kern w:val="2"/>
                <w:sz w:val="21"/>
                <w:szCs w:val="21"/>
                <w:highlight w:val="yellow"/>
                <w:bdr w:val="none" w:sz="0" w:space="0" w:color="auto"/>
                <w:lang w:val="en-US"/>
              </w:rPr>
              <w:t>；</w:t>
            </w:r>
          </w:p>
          <w:p w14:paraId="09E993AA" w14:textId="77777777" w:rsidR="00CB0E72"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Pr>
                <w:rFonts w:asciiTheme="minorHAnsi" w:eastAsiaTheme="minorEastAsia" w:hAnsiTheme="minorHAnsi" w:cstheme="minorBidi" w:hint="default"/>
                <w:color w:val="auto"/>
                <w:kern w:val="2"/>
                <w:sz w:val="21"/>
                <w:szCs w:val="21"/>
                <w:highlight w:val="yellow"/>
                <w:bdr w:val="none" w:sz="0" w:space="0" w:color="auto"/>
                <w:lang w:val="en-US"/>
              </w:rPr>
              <w:lastRenderedPageBreak/>
              <w:t>行政专员负责年会场地预订</w:t>
            </w:r>
            <w:r>
              <w:rPr>
                <w:rFonts w:asciiTheme="minorHAnsi" w:eastAsiaTheme="minorEastAsia" w:hAnsiTheme="minorHAnsi" w:cstheme="minorBidi"/>
                <w:color w:val="auto"/>
                <w:kern w:val="2"/>
                <w:sz w:val="21"/>
                <w:szCs w:val="21"/>
                <w:highlight w:val="yellow"/>
                <w:bdr w:val="none" w:sz="0" w:space="0" w:color="auto"/>
                <w:lang w:val="en-US"/>
              </w:rPr>
              <w:t>、</w:t>
            </w:r>
            <w:r>
              <w:rPr>
                <w:rFonts w:asciiTheme="minorHAnsi" w:eastAsiaTheme="minorEastAsia" w:hAnsiTheme="minorHAnsi" w:cstheme="minorBidi" w:hint="default"/>
                <w:color w:val="auto"/>
                <w:kern w:val="2"/>
                <w:sz w:val="21"/>
                <w:szCs w:val="21"/>
                <w:highlight w:val="yellow"/>
                <w:bdr w:val="none" w:sz="0" w:space="0" w:color="auto"/>
                <w:lang w:val="en-US"/>
              </w:rPr>
              <w:t>车辆安排等事宜</w:t>
            </w:r>
            <w:r>
              <w:rPr>
                <w:rFonts w:asciiTheme="minorHAnsi" w:eastAsiaTheme="minorEastAsia" w:hAnsiTheme="minorHAnsi" w:cstheme="minorBidi"/>
                <w:color w:val="auto"/>
                <w:kern w:val="2"/>
                <w:sz w:val="21"/>
                <w:szCs w:val="21"/>
                <w:highlight w:val="yellow"/>
                <w:bdr w:val="none" w:sz="0" w:space="0" w:color="auto"/>
                <w:lang w:val="en-US"/>
              </w:rPr>
              <w:t>；</w:t>
            </w:r>
          </w:p>
          <w:p w14:paraId="60D28BB1" w14:textId="77777777" w:rsidR="00CB0E72" w:rsidRPr="00B055AA"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Pr>
                <w:rFonts w:asciiTheme="minorHAnsi" w:eastAsiaTheme="minorEastAsia" w:hAnsiTheme="minorHAnsi" w:cstheme="minorBidi" w:hint="default"/>
                <w:color w:val="auto"/>
                <w:kern w:val="2"/>
                <w:sz w:val="21"/>
                <w:szCs w:val="21"/>
                <w:highlight w:val="yellow"/>
                <w:bdr w:val="none" w:sz="0" w:space="0" w:color="auto"/>
                <w:lang w:val="en-US"/>
              </w:rPr>
              <w:t>行政专员负责年会奖品相关事宜</w:t>
            </w:r>
          </w:p>
        </w:tc>
      </w:tr>
      <w:tr w:rsidR="0078362D" w:rsidRPr="004E096B" w14:paraId="1A927981" w14:textId="77777777" w:rsidTr="0078362D">
        <w:tc>
          <w:tcPr>
            <w:tcW w:w="2689" w:type="dxa"/>
          </w:tcPr>
          <w:p w14:paraId="7C041472" w14:textId="157F13C2" w:rsidR="00CB0E72" w:rsidRPr="000C7475" w:rsidRDefault="002901D8" w:rsidP="002901D8">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lastRenderedPageBreak/>
              <w:t>在哪里做</w:t>
            </w:r>
            <w:r>
              <w:rPr>
                <w:rFonts w:asciiTheme="minorHAnsi" w:eastAsiaTheme="minorEastAsia" w:hAnsiTheme="minorHAnsi" w:cstheme="minorBidi"/>
                <w:color w:val="auto"/>
                <w:kern w:val="2"/>
                <w:sz w:val="21"/>
                <w:szCs w:val="21"/>
                <w:highlight w:val="lightGray"/>
                <w:bdr w:val="none" w:sz="0" w:space="0" w:color="auto"/>
                <w:lang w:val="en-US"/>
              </w:rPr>
              <w:t>（</w:t>
            </w:r>
            <w:r w:rsidRPr="0016004E">
              <w:rPr>
                <w:rFonts w:asciiTheme="minorHAnsi" w:eastAsiaTheme="minorEastAsia" w:hAnsiTheme="minorHAnsi" w:cstheme="minorBidi" w:hint="default"/>
                <w:color w:val="auto"/>
                <w:kern w:val="2"/>
                <w:sz w:val="21"/>
                <w:szCs w:val="21"/>
                <w:highlight w:val="lightGray"/>
                <w:bdr w:val="none" w:sz="0" w:space="0" w:color="auto"/>
                <w:lang w:val="en-US"/>
              </w:rPr>
              <w:t>Where</w:t>
            </w:r>
            <w:r>
              <w:rPr>
                <w:rFonts w:asciiTheme="minorHAnsi" w:eastAsiaTheme="minorEastAsia" w:hAnsiTheme="minorHAnsi" w:cstheme="minorBidi"/>
                <w:color w:val="auto"/>
                <w:kern w:val="2"/>
                <w:sz w:val="21"/>
                <w:szCs w:val="21"/>
                <w:highlight w:val="lightGray"/>
                <w:bdr w:val="none" w:sz="0" w:space="0" w:color="auto"/>
                <w:lang w:val="en-US"/>
              </w:rPr>
              <w:t>）</w:t>
            </w:r>
          </w:p>
        </w:tc>
        <w:tc>
          <w:tcPr>
            <w:tcW w:w="8079" w:type="dxa"/>
          </w:tcPr>
          <w:p w14:paraId="37C38FC4" w14:textId="38C2646A" w:rsidR="002901D8" w:rsidRPr="000C7475" w:rsidRDefault="002901D8" w:rsidP="000C7475">
            <w:pPr>
              <w:pStyle w:val="a4"/>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行政部</w:t>
            </w:r>
          </w:p>
        </w:tc>
        <w:tc>
          <w:tcPr>
            <w:tcW w:w="6095" w:type="dxa"/>
          </w:tcPr>
          <w:p w14:paraId="646F34F5" w14:textId="77777777" w:rsidR="00CB0E72" w:rsidRPr="00B055AA"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hint="default"/>
                <w:color w:val="auto"/>
                <w:kern w:val="2"/>
                <w:sz w:val="21"/>
                <w:szCs w:val="21"/>
                <w:highlight w:val="yellow"/>
                <w:bdr w:val="none" w:sz="0" w:space="0" w:color="auto"/>
                <w:lang w:val="en-US"/>
              </w:rPr>
              <w:t>11</w:t>
            </w:r>
            <w:r w:rsidRPr="00B055AA">
              <w:rPr>
                <w:rFonts w:asciiTheme="minorHAnsi" w:eastAsiaTheme="minorEastAsia" w:hAnsiTheme="minorHAnsi" w:cstheme="minorBidi"/>
                <w:color w:val="auto"/>
                <w:kern w:val="2"/>
                <w:sz w:val="21"/>
                <w:szCs w:val="21"/>
                <w:highlight w:val="yellow"/>
                <w:bdr w:val="none" w:sz="0" w:space="0" w:color="auto"/>
                <w:lang w:val="en-US"/>
              </w:rPr>
              <w:t>月</w:t>
            </w:r>
            <w:r w:rsidRPr="00B055AA">
              <w:rPr>
                <w:rFonts w:asciiTheme="minorHAnsi" w:eastAsiaTheme="minorEastAsia" w:hAnsiTheme="minorHAnsi" w:cstheme="minorBidi" w:hint="default"/>
                <w:color w:val="auto"/>
                <w:kern w:val="2"/>
                <w:sz w:val="21"/>
                <w:szCs w:val="21"/>
                <w:highlight w:val="yellow"/>
                <w:bdr w:val="none" w:sz="0" w:space="0" w:color="auto"/>
                <w:lang w:val="en-US"/>
              </w:rPr>
              <w:t>15</w:t>
            </w:r>
            <w:r w:rsidRPr="00B055AA">
              <w:rPr>
                <w:rFonts w:asciiTheme="minorHAnsi" w:eastAsiaTheme="minorEastAsia" w:hAnsiTheme="minorHAnsi" w:cstheme="minorBidi"/>
                <w:color w:val="auto"/>
                <w:kern w:val="2"/>
                <w:sz w:val="21"/>
                <w:szCs w:val="21"/>
                <w:highlight w:val="yellow"/>
                <w:bdr w:val="none" w:sz="0" w:space="0" w:color="auto"/>
                <w:lang w:val="en-US"/>
              </w:rPr>
              <w:t>日前：确定参加人数及时间、地点</w:t>
            </w:r>
          </w:p>
          <w:p w14:paraId="194F8448" w14:textId="77777777" w:rsidR="00CB0E72" w:rsidRPr="00B055AA"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hint="default"/>
                <w:color w:val="auto"/>
                <w:kern w:val="2"/>
                <w:sz w:val="21"/>
                <w:szCs w:val="21"/>
                <w:highlight w:val="yellow"/>
                <w:bdr w:val="none" w:sz="0" w:space="0" w:color="auto"/>
                <w:lang w:val="en-US"/>
              </w:rPr>
              <w:t>12</w:t>
            </w:r>
            <w:r w:rsidRPr="00B055AA">
              <w:rPr>
                <w:rFonts w:asciiTheme="minorHAnsi" w:eastAsiaTheme="minorEastAsia" w:hAnsiTheme="minorHAnsi" w:cstheme="minorBidi"/>
                <w:color w:val="auto"/>
                <w:kern w:val="2"/>
                <w:sz w:val="21"/>
                <w:szCs w:val="21"/>
                <w:highlight w:val="yellow"/>
                <w:bdr w:val="none" w:sz="0" w:space="0" w:color="auto"/>
                <w:lang w:val="en-US"/>
              </w:rPr>
              <w:t>月</w:t>
            </w:r>
            <w:r w:rsidRPr="00B055AA">
              <w:rPr>
                <w:rFonts w:asciiTheme="minorHAnsi" w:eastAsiaTheme="minorEastAsia" w:hAnsiTheme="minorHAnsi" w:cstheme="minorBidi" w:hint="default"/>
                <w:color w:val="auto"/>
                <w:kern w:val="2"/>
                <w:sz w:val="21"/>
                <w:szCs w:val="21"/>
                <w:highlight w:val="yellow"/>
                <w:bdr w:val="none" w:sz="0" w:space="0" w:color="auto"/>
                <w:lang w:val="en-US"/>
              </w:rPr>
              <w:t>15</w:t>
            </w:r>
            <w:r w:rsidRPr="00B055AA">
              <w:rPr>
                <w:rFonts w:asciiTheme="minorHAnsi" w:eastAsiaTheme="minorEastAsia" w:hAnsiTheme="minorHAnsi" w:cstheme="minorBidi"/>
                <w:color w:val="auto"/>
                <w:kern w:val="2"/>
                <w:sz w:val="21"/>
                <w:szCs w:val="21"/>
                <w:highlight w:val="yellow"/>
                <w:bdr w:val="none" w:sz="0" w:space="0" w:color="auto"/>
                <w:lang w:val="en-US"/>
              </w:rPr>
              <w:t>日：进行聚餐活动</w:t>
            </w:r>
          </w:p>
        </w:tc>
      </w:tr>
      <w:tr w:rsidR="0078362D" w:rsidRPr="004E096B" w14:paraId="00366630" w14:textId="77777777" w:rsidTr="0078362D">
        <w:tc>
          <w:tcPr>
            <w:tcW w:w="2689" w:type="dxa"/>
          </w:tcPr>
          <w:p w14:paraId="004BF7F3" w14:textId="0C49143B" w:rsidR="00CB0E72" w:rsidRPr="000C7475" w:rsidRDefault="002901D8"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2901D8">
              <w:rPr>
                <w:rFonts w:asciiTheme="minorHAnsi" w:eastAsiaTheme="minorEastAsia" w:hAnsiTheme="minorHAnsi" w:cstheme="minorBidi" w:hint="default"/>
                <w:color w:val="FF0000"/>
                <w:kern w:val="2"/>
                <w:sz w:val="21"/>
                <w:szCs w:val="21"/>
                <w:highlight w:val="lightGray"/>
                <w:bdr w:val="none" w:sz="0" w:space="0" w:color="auto"/>
                <w:lang w:val="en-US"/>
              </w:rPr>
              <w:t>如何实现</w:t>
            </w:r>
            <w:r w:rsidRPr="000C7475">
              <w:rPr>
                <w:rFonts w:asciiTheme="minorHAnsi" w:eastAsiaTheme="minorEastAsia" w:hAnsiTheme="minorHAnsi" w:cstheme="minorBidi" w:hint="default"/>
                <w:color w:val="auto"/>
                <w:kern w:val="2"/>
                <w:sz w:val="21"/>
                <w:szCs w:val="21"/>
                <w:highlight w:val="lightGray"/>
                <w:bdr w:val="none" w:sz="0" w:space="0" w:color="auto"/>
                <w:lang w:val="en-US"/>
              </w:rPr>
              <w:t>(How)</w:t>
            </w:r>
          </w:p>
        </w:tc>
        <w:tc>
          <w:tcPr>
            <w:tcW w:w="8079" w:type="dxa"/>
          </w:tcPr>
          <w:p w14:paraId="7D73CD96" w14:textId="407C9B3F" w:rsidR="00CB0E72" w:rsidRPr="000C7475" w:rsidRDefault="002901D8" w:rsidP="000C7475">
            <w:pPr>
              <w:pStyle w:val="a4"/>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行政部</w:t>
            </w:r>
            <w:r w:rsidR="00A41472">
              <w:rPr>
                <w:rFonts w:asciiTheme="minorHAnsi" w:eastAsiaTheme="minorEastAsia" w:hAnsiTheme="minorHAnsi" w:cstheme="minorBidi"/>
                <w:color w:val="auto"/>
                <w:kern w:val="2"/>
                <w:sz w:val="21"/>
                <w:szCs w:val="21"/>
                <w:highlight w:val="lightGray"/>
                <w:bdr w:val="none" w:sz="0" w:space="0" w:color="auto"/>
                <w:shd w:val="pct15" w:color="auto" w:fill="FFFFFF"/>
                <w:lang w:val="en-US"/>
              </w:rPr>
              <w:t>组织</w:t>
            </w:r>
          </w:p>
          <w:p w14:paraId="26AFB23D" w14:textId="77777777" w:rsidR="002E4268" w:rsidRDefault="002E4268" w:rsidP="000C7475">
            <w:pPr>
              <w:pStyle w:val="a4"/>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行政专员全程监理、控制项目进度</w:t>
            </w:r>
          </w:p>
          <w:p w14:paraId="2AD3A62A" w14:textId="69E5F5F3" w:rsidR="002E4268" w:rsidRPr="000C7475" w:rsidRDefault="002E4268" w:rsidP="000C7475">
            <w:pPr>
              <w:pStyle w:val="a4"/>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每周召开一次项目例会</w:t>
            </w:r>
            <w:r>
              <w:rPr>
                <w:rFonts w:asciiTheme="minorHAnsi" w:eastAsiaTheme="minorEastAsia" w:hAnsiTheme="minorHAnsi" w:cstheme="minorBidi"/>
                <w:color w:val="auto"/>
                <w:kern w:val="2"/>
                <w:sz w:val="21"/>
                <w:szCs w:val="21"/>
                <w:highlight w:val="lightGray"/>
                <w:bdr w:val="none" w:sz="0" w:space="0" w:color="auto"/>
                <w:shd w:val="pct15" w:color="auto" w:fill="FFFFFF"/>
                <w:lang w:val="en-US"/>
              </w:rPr>
              <w:t>，编制每周进度报告，</w:t>
            </w:r>
            <w:r>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汇报项目进展</w:t>
            </w:r>
          </w:p>
        </w:tc>
        <w:tc>
          <w:tcPr>
            <w:tcW w:w="6095" w:type="dxa"/>
          </w:tcPr>
          <w:p w14:paraId="149A5833" w14:textId="77777777" w:rsidR="00CB0E72" w:rsidRPr="00B055AA"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部门助理统计人数、确定时间地点</w:t>
            </w:r>
            <w:r w:rsidRPr="00B055AA">
              <w:rPr>
                <w:rFonts w:asciiTheme="minorHAnsi" w:eastAsiaTheme="minorEastAsia" w:hAnsiTheme="minorHAnsi" w:cstheme="minorBidi" w:hint="default"/>
                <w:color w:val="auto"/>
                <w:kern w:val="2"/>
                <w:sz w:val="21"/>
                <w:szCs w:val="21"/>
                <w:highlight w:val="yellow"/>
                <w:bdr w:val="none" w:sz="0" w:space="0" w:color="auto"/>
                <w:lang w:val="en-US"/>
              </w:rPr>
              <w:t>—</w:t>
            </w:r>
            <w:r w:rsidRPr="00B055AA">
              <w:rPr>
                <w:rFonts w:asciiTheme="minorHAnsi" w:eastAsiaTheme="minorEastAsia" w:hAnsiTheme="minorHAnsi" w:cstheme="minorBidi"/>
                <w:color w:val="auto"/>
                <w:kern w:val="2"/>
                <w:sz w:val="21"/>
                <w:szCs w:val="21"/>
                <w:highlight w:val="yellow"/>
                <w:bdr w:val="none" w:sz="0" w:space="0" w:color="auto"/>
                <w:lang w:val="en-US"/>
              </w:rPr>
              <w:t>预订餐厅</w:t>
            </w:r>
            <w:r w:rsidRPr="00B055AA">
              <w:rPr>
                <w:rFonts w:asciiTheme="minorHAnsi" w:eastAsiaTheme="minorEastAsia" w:hAnsiTheme="minorHAnsi" w:cstheme="minorBidi" w:hint="default"/>
                <w:color w:val="auto"/>
                <w:kern w:val="2"/>
                <w:sz w:val="21"/>
                <w:szCs w:val="21"/>
                <w:highlight w:val="yellow"/>
                <w:bdr w:val="none" w:sz="0" w:space="0" w:color="auto"/>
                <w:lang w:val="en-US"/>
              </w:rPr>
              <w:t>—</w:t>
            </w:r>
            <w:r w:rsidRPr="00B055AA">
              <w:rPr>
                <w:rFonts w:asciiTheme="minorHAnsi" w:eastAsiaTheme="minorEastAsia" w:hAnsiTheme="minorHAnsi" w:cstheme="minorBidi"/>
                <w:color w:val="auto"/>
                <w:kern w:val="2"/>
                <w:sz w:val="21"/>
                <w:szCs w:val="21"/>
                <w:highlight w:val="yellow"/>
                <w:bdr w:val="none" w:sz="0" w:space="0" w:color="auto"/>
                <w:lang w:val="en-US"/>
              </w:rPr>
              <w:t>用餐</w:t>
            </w:r>
          </w:p>
        </w:tc>
      </w:tr>
      <w:tr w:rsidR="0078362D" w14:paraId="6B9CF2E7" w14:textId="77777777" w:rsidTr="0078362D">
        <w:tc>
          <w:tcPr>
            <w:tcW w:w="2689" w:type="dxa"/>
          </w:tcPr>
          <w:p w14:paraId="41FAE1C1" w14:textId="2764AC2F" w:rsidR="00CB0E72" w:rsidRPr="000C7475" w:rsidRDefault="002901D8" w:rsidP="002901D8">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需要多少成本（</w:t>
            </w:r>
            <w:r w:rsidRPr="000C7475">
              <w:rPr>
                <w:rFonts w:asciiTheme="minorHAnsi" w:eastAsiaTheme="minorEastAsia" w:hAnsiTheme="minorHAnsi" w:cstheme="minorBidi" w:hint="default"/>
                <w:color w:val="auto"/>
                <w:kern w:val="2"/>
                <w:sz w:val="21"/>
                <w:szCs w:val="21"/>
                <w:highlight w:val="lightGray"/>
                <w:bdr w:val="none" w:sz="0" w:space="0" w:color="auto"/>
                <w:lang w:val="en-US"/>
              </w:rPr>
              <w:t>How much</w:t>
            </w:r>
            <w:r w:rsidRPr="000C7475">
              <w:rPr>
                <w:rFonts w:asciiTheme="minorHAnsi" w:eastAsiaTheme="minorEastAsia" w:hAnsiTheme="minorHAnsi" w:cstheme="minorBidi"/>
                <w:color w:val="auto"/>
                <w:kern w:val="2"/>
                <w:sz w:val="21"/>
                <w:szCs w:val="21"/>
                <w:highlight w:val="lightGray"/>
                <w:bdr w:val="none" w:sz="0" w:space="0" w:color="auto"/>
                <w:lang w:val="en-US"/>
              </w:rPr>
              <w:t>）</w:t>
            </w:r>
          </w:p>
        </w:tc>
        <w:tc>
          <w:tcPr>
            <w:tcW w:w="8079" w:type="dxa"/>
          </w:tcPr>
          <w:p w14:paraId="50B38A4C" w14:textId="640C98E5" w:rsidR="00CB0E72" w:rsidRPr="000C7475" w:rsidRDefault="002D774A" w:rsidP="00A41472">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pP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预算</w:t>
            </w:r>
            <w:r w:rsidR="00A41472">
              <w:rPr>
                <w:rFonts w:asciiTheme="minorHAnsi" w:eastAsiaTheme="minorEastAsia" w:hAnsiTheme="minorHAnsi" w:cstheme="minorBidi" w:hint="default"/>
                <w:color w:val="auto"/>
                <w:kern w:val="2"/>
                <w:sz w:val="21"/>
                <w:szCs w:val="21"/>
                <w:highlight w:val="lightGray"/>
                <w:bdr w:val="none" w:sz="0" w:space="0" w:color="auto"/>
                <w:shd w:val="pct15" w:color="auto" w:fill="FFFFFF"/>
                <w:lang w:val="en-US"/>
              </w:rPr>
              <w:t>50</w:t>
            </w:r>
            <w:r w:rsidRPr="000C7475">
              <w:rPr>
                <w:rFonts w:asciiTheme="minorHAnsi" w:eastAsiaTheme="minorEastAsia" w:hAnsiTheme="minorHAnsi" w:cstheme="minorBidi"/>
                <w:color w:val="auto"/>
                <w:kern w:val="2"/>
                <w:sz w:val="21"/>
                <w:szCs w:val="21"/>
                <w:highlight w:val="lightGray"/>
                <w:bdr w:val="none" w:sz="0" w:space="0" w:color="auto"/>
                <w:shd w:val="pct15" w:color="auto" w:fill="FFFFFF"/>
                <w:lang w:val="en-US"/>
              </w:rPr>
              <w:t>万</w:t>
            </w:r>
          </w:p>
        </w:tc>
        <w:tc>
          <w:tcPr>
            <w:tcW w:w="6095" w:type="dxa"/>
          </w:tcPr>
          <w:p w14:paraId="12CD5E07" w14:textId="77777777" w:rsidR="00CB0E72" w:rsidRDefault="00CB0E72" w:rsidP="00B055AA">
            <w:pPr>
              <w:pStyle w:val="a4"/>
              <w:pBdr>
                <w:top w:val="none" w:sz="0" w:space="0" w:color="auto"/>
                <w:left w:val="none" w:sz="0" w:space="0" w:color="auto"/>
                <w:bottom w:val="none" w:sz="0" w:space="0" w:color="auto"/>
                <w:right w:val="none" w:sz="0" w:space="0" w:color="auto"/>
                <w:between w:val="none" w:sz="0" w:space="0" w:color="auto"/>
                <w:bar w:val="none" w:sz="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B055AA">
              <w:rPr>
                <w:rFonts w:asciiTheme="minorHAnsi" w:eastAsiaTheme="minorEastAsia" w:hAnsiTheme="minorHAnsi" w:cstheme="minorBidi"/>
                <w:color w:val="auto"/>
                <w:kern w:val="2"/>
                <w:sz w:val="21"/>
                <w:szCs w:val="21"/>
                <w:highlight w:val="yellow"/>
                <w:bdr w:val="none" w:sz="0" w:space="0" w:color="auto"/>
                <w:lang w:val="en-US"/>
              </w:rPr>
              <w:t>人均</w:t>
            </w:r>
            <w:r w:rsidRPr="00B055AA">
              <w:rPr>
                <w:rFonts w:asciiTheme="minorHAnsi" w:eastAsiaTheme="minorEastAsia" w:hAnsiTheme="minorHAnsi" w:cstheme="minorBidi" w:hint="default"/>
                <w:color w:val="auto"/>
                <w:kern w:val="2"/>
                <w:sz w:val="21"/>
                <w:szCs w:val="21"/>
                <w:highlight w:val="yellow"/>
                <w:bdr w:val="none" w:sz="0" w:space="0" w:color="auto"/>
                <w:lang w:val="en-US"/>
              </w:rPr>
              <w:t>300</w:t>
            </w:r>
            <w:r w:rsidRPr="00B055AA">
              <w:rPr>
                <w:rFonts w:asciiTheme="minorHAnsi" w:eastAsiaTheme="minorEastAsia" w:hAnsiTheme="minorHAnsi" w:cstheme="minorBidi"/>
                <w:color w:val="auto"/>
                <w:kern w:val="2"/>
                <w:sz w:val="21"/>
                <w:szCs w:val="21"/>
                <w:highlight w:val="yellow"/>
                <w:bdr w:val="none" w:sz="0" w:space="0" w:color="auto"/>
                <w:lang w:val="en-US"/>
              </w:rPr>
              <w:t>元</w:t>
            </w:r>
          </w:p>
        </w:tc>
      </w:tr>
    </w:tbl>
    <w:p w14:paraId="7F1F893E" w14:textId="77777777" w:rsidR="00926F52" w:rsidRDefault="00926F52" w:rsidP="00926F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77E0FD24" w14:textId="77777777" w:rsidR="00926F52" w:rsidRDefault="00926F52" w:rsidP="00926F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D5C4465" w14:textId="77777777" w:rsidR="00926F52" w:rsidRDefault="00926F5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7B882FA" w14:textId="77777777" w:rsidR="00926F52" w:rsidRDefault="00926F5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6C8571B5" w14:textId="77777777" w:rsidR="006F3DC9" w:rsidRDefault="006F3DC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0</w:t>
      </w:r>
      <w:r>
        <w:rPr>
          <w:rFonts w:asciiTheme="minorHAnsi" w:eastAsiaTheme="minorEastAsia" w:hAnsiTheme="minorHAnsi" w:cstheme="minorBidi" w:hint="default"/>
          <w:color w:val="auto"/>
          <w:kern w:val="2"/>
          <w:sz w:val="21"/>
          <w:szCs w:val="21"/>
          <w:bdr w:val="none" w:sz="0" w:space="0" w:color="auto"/>
          <w:lang w:val="en-US"/>
        </w:rPr>
        <w:t>2U05a</w:t>
      </w:r>
    </w:p>
    <w:p w14:paraId="56681221" w14:textId="77777777" w:rsidR="00D27018"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小测验：</w:t>
      </w:r>
      <w:r w:rsidR="006F3DC9">
        <w:rPr>
          <w:rFonts w:asciiTheme="minorHAnsi" w:eastAsiaTheme="minorEastAsia" w:hAnsiTheme="minorHAnsi" w:cstheme="minorBidi"/>
          <w:color w:val="auto"/>
          <w:kern w:val="2"/>
          <w:sz w:val="21"/>
          <w:szCs w:val="21"/>
          <w:bdr w:val="none" w:sz="0" w:space="0" w:color="auto"/>
          <w:lang w:val="en-US"/>
        </w:rPr>
        <w:t xml:space="preserve"> </w:t>
      </w:r>
      <w:r w:rsidR="006F3DC9">
        <w:rPr>
          <w:rFonts w:asciiTheme="minorHAnsi" w:eastAsiaTheme="minorEastAsia" w:hAnsiTheme="minorHAnsi" w:cstheme="minorBidi" w:hint="default"/>
          <w:color w:val="auto"/>
          <w:kern w:val="2"/>
          <w:sz w:val="21"/>
          <w:szCs w:val="21"/>
          <w:bdr w:val="none" w:sz="0" w:space="0" w:color="auto"/>
          <w:lang w:val="en-US"/>
        </w:rPr>
        <w:t>你的工作计划</w:t>
      </w:r>
    </w:p>
    <w:p w14:paraId="718C730C" w14:textId="77777777" w:rsidR="00D27018" w:rsidRPr="008C2E6E"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请回顾一下</w:t>
      </w:r>
      <w:r w:rsidR="00926F52">
        <w:rPr>
          <w:rFonts w:asciiTheme="minorHAnsi" w:eastAsiaTheme="minorEastAsia" w:hAnsiTheme="minorHAnsi" w:cstheme="minorBidi" w:hint="default"/>
          <w:color w:val="auto"/>
          <w:kern w:val="2"/>
          <w:sz w:val="21"/>
          <w:szCs w:val="21"/>
          <w:bdr w:val="none" w:sz="0" w:space="0" w:color="auto"/>
          <w:lang w:val="en-US"/>
        </w:rPr>
        <w:t>你最近的一个工作</w:t>
      </w:r>
      <w:r>
        <w:rPr>
          <w:rFonts w:asciiTheme="minorHAnsi" w:eastAsiaTheme="minorEastAsia" w:hAnsiTheme="minorHAnsi" w:cstheme="minorBidi" w:hint="default"/>
          <w:color w:val="auto"/>
          <w:kern w:val="2"/>
          <w:sz w:val="21"/>
          <w:szCs w:val="21"/>
          <w:bdr w:val="none" w:sz="0" w:space="0" w:color="auto"/>
          <w:lang w:val="en-US"/>
        </w:rPr>
        <w:t>计划，是否明确了相关的信息，请你写出这个计划的要素。</w:t>
      </w:r>
      <w:r w:rsidR="006D30A3">
        <w:rPr>
          <w:rFonts w:asciiTheme="minorHAnsi" w:eastAsiaTheme="minorEastAsia" w:hAnsiTheme="minorHAnsi" w:cstheme="minorBidi" w:hint="default"/>
          <w:color w:val="auto"/>
          <w:kern w:val="2"/>
          <w:sz w:val="21"/>
          <w:szCs w:val="21"/>
          <w:bdr w:val="none" w:sz="0" w:space="0" w:color="auto"/>
          <w:lang w:val="en-US"/>
        </w:rPr>
        <w:t>如果你的计划并没有明确所有相关信息，请思考未来如何改进。</w:t>
      </w:r>
    </w:p>
    <w:p w14:paraId="34268540" w14:textId="77777777" w:rsidR="00CC67E1" w:rsidRPr="000C7475"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b/>
          <w:color w:val="auto"/>
          <w:kern w:val="2"/>
          <w:sz w:val="21"/>
          <w:szCs w:val="21"/>
          <w:bdr w:val="none" w:sz="0" w:space="0" w:color="auto"/>
          <w:lang w:val="en-US"/>
        </w:rPr>
        <w:t>任务名称：</w:t>
      </w:r>
    </w:p>
    <w:p w14:paraId="44D2C5B0"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Why</w:t>
      </w:r>
      <w:r w:rsidRPr="000C7475">
        <w:rPr>
          <w:rFonts w:asciiTheme="minorHAnsi" w:eastAsiaTheme="minorEastAsia" w:hAnsiTheme="minorHAnsi" w:cstheme="minorBidi"/>
          <w:b/>
          <w:color w:val="auto"/>
          <w:kern w:val="2"/>
          <w:sz w:val="21"/>
          <w:szCs w:val="21"/>
          <w:bdr w:val="none" w:sz="0" w:space="0" w:color="auto"/>
          <w:lang w:val="en-US"/>
        </w:rPr>
        <w:t>：</w:t>
      </w:r>
      <w:r w:rsidRPr="000C7475">
        <w:rPr>
          <w:rFonts w:asciiTheme="minorHAnsi" w:eastAsiaTheme="minorEastAsia" w:hAnsiTheme="minorHAnsi" w:cstheme="minorBidi" w:hint="default"/>
          <w:b/>
          <w:color w:val="auto"/>
          <w:kern w:val="2"/>
          <w:sz w:val="21"/>
          <w:szCs w:val="21"/>
          <w:bdr w:val="none" w:sz="0" w:space="0" w:color="auto"/>
          <w:lang w:val="en-US"/>
        </w:rPr>
        <w:t xml:space="preserve"> </w:t>
      </w:r>
    </w:p>
    <w:p w14:paraId="64F6B7D1"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What</w:t>
      </w:r>
      <w:r w:rsidRPr="000C7475">
        <w:rPr>
          <w:rFonts w:asciiTheme="minorHAnsi" w:eastAsiaTheme="minorEastAsia" w:hAnsiTheme="minorHAnsi" w:cstheme="minorBidi"/>
          <w:b/>
          <w:color w:val="auto"/>
          <w:kern w:val="2"/>
          <w:sz w:val="21"/>
          <w:szCs w:val="21"/>
          <w:bdr w:val="none" w:sz="0" w:space="0" w:color="auto"/>
          <w:lang w:val="en-US"/>
        </w:rPr>
        <w:t>：</w:t>
      </w:r>
    </w:p>
    <w:p w14:paraId="67F6C6AF"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Who</w:t>
      </w:r>
      <w:r w:rsidRPr="000C7475">
        <w:rPr>
          <w:rFonts w:asciiTheme="minorHAnsi" w:eastAsiaTheme="minorEastAsia" w:hAnsiTheme="minorHAnsi" w:cstheme="minorBidi"/>
          <w:b/>
          <w:color w:val="auto"/>
          <w:kern w:val="2"/>
          <w:sz w:val="21"/>
          <w:szCs w:val="21"/>
          <w:bdr w:val="none" w:sz="0" w:space="0" w:color="auto"/>
          <w:lang w:val="en-US"/>
        </w:rPr>
        <w:t>：</w:t>
      </w:r>
    </w:p>
    <w:p w14:paraId="013107C9"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When</w:t>
      </w:r>
      <w:r w:rsidRPr="000C7475">
        <w:rPr>
          <w:rFonts w:asciiTheme="minorHAnsi" w:eastAsiaTheme="minorEastAsia" w:hAnsiTheme="minorHAnsi" w:cstheme="minorBidi"/>
          <w:b/>
          <w:color w:val="auto"/>
          <w:kern w:val="2"/>
          <w:sz w:val="21"/>
          <w:szCs w:val="21"/>
          <w:bdr w:val="none" w:sz="0" w:space="0" w:color="auto"/>
          <w:lang w:val="en-US"/>
        </w:rPr>
        <w:t>：</w:t>
      </w:r>
    </w:p>
    <w:p w14:paraId="51046630"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Where</w:t>
      </w:r>
      <w:r w:rsidRPr="000C7475">
        <w:rPr>
          <w:rFonts w:asciiTheme="minorHAnsi" w:eastAsiaTheme="minorEastAsia" w:hAnsiTheme="minorHAnsi" w:cstheme="minorBidi"/>
          <w:b/>
          <w:color w:val="auto"/>
          <w:kern w:val="2"/>
          <w:sz w:val="21"/>
          <w:szCs w:val="21"/>
          <w:bdr w:val="none" w:sz="0" w:space="0" w:color="auto"/>
          <w:lang w:val="en-US"/>
        </w:rPr>
        <w:t>：</w:t>
      </w:r>
      <w:r w:rsidRPr="000C7475">
        <w:rPr>
          <w:rFonts w:asciiTheme="minorHAnsi" w:eastAsiaTheme="minorEastAsia" w:hAnsiTheme="minorHAnsi" w:cstheme="minorBidi" w:hint="default"/>
          <w:b/>
          <w:color w:val="auto"/>
          <w:kern w:val="2"/>
          <w:sz w:val="21"/>
          <w:szCs w:val="21"/>
          <w:bdr w:val="none" w:sz="0" w:space="0" w:color="auto"/>
          <w:lang w:val="en-US"/>
        </w:rPr>
        <w:t xml:space="preserve"> </w:t>
      </w:r>
    </w:p>
    <w:p w14:paraId="30D113CF"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How</w:t>
      </w:r>
      <w:r w:rsidRPr="000C7475">
        <w:rPr>
          <w:rFonts w:asciiTheme="minorHAnsi" w:eastAsiaTheme="minorEastAsia" w:hAnsiTheme="minorHAnsi" w:cstheme="minorBidi"/>
          <w:b/>
          <w:color w:val="auto"/>
          <w:kern w:val="2"/>
          <w:sz w:val="21"/>
          <w:szCs w:val="21"/>
          <w:bdr w:val="none" w:sz="0" w:space="0" w:color="auto"/>
          <w:lang w:val="en-US"/>
        </w:rPr>
        <w:t>：</w:t>
      </w:r>
    </w:p>
    <w:p w14:paraId="5FF1BF5E" w14:textId="77777777" w:rsidR="00D27018" w:rsidRPr="000C7475" w:rsidRDefault="00D27018" w:rsidP="00D27018">
      <w:pPr>
        <w:pStyle w:val="a4"/>
        <w:numPr>
          <w:ilvl w:val="0"/>
          <w:numId w:val="4"/>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0C7475">
        <w:rPr>
          <w:rFonts w:asciiTheme="minorHAnsi" w:eastAsiaTheme="minorEastAsia" w:hAnsiTheme="minorHAnsi" w:cstheme="minorBidi" w:hint="default"/>
          <w:b/>
          <w:color w:val="auto"/>
          <w:kern w:val="2"/>
          <w:sz w:val="21"/>
          <w:szCs w:val="21"/>
          <w:bdr w:val="none" w:sz="0" w:space="0" w:color="auto"/>
          <w:lang w:val="en-US"/>
        </w:rPr>
        <w:t>How much</w:t>
      </w:r>
      <w:r w:rsidRPr="000C7475">
        <w:rPr>
          <w:rFonts w:asciiTheme="minorHAnsi" w:eastAsiaTheme="minorEastAsia" w:hAnsiTheme="minorHAnsi" w:cstheme="minorBidi"/>
          <w:b/>
          <w:color w:val="auto"/>
          <w:kern w:val="2"/>
          <w:sz w:val="21"/>
          <w:szCs w:val="21"/>
          <w:bdr w:val="none" w:sz="0" w:space="0" w:color="auto"/>
          <w:lang w:val="en-US"/>
        </w:rPr>
        <w:t>：</w:t>
      </w:r>
    </w:p>
    <w:p w14:paraId="58476AD0" w14:textId="77777777" w:rsidR="00D27018"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6D99C75" w14:textId="77777777" w:rsidR="00537EB1" w:rsidRDefault="00537EB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反馈</w:t>
      </w:r>
      <w:r>
        <w:rPr>
          <w:rFonts w:asciiTheme="minorHAnsi" w:eastAsiaTheme="minorEastAsia" w:hAnsiTheme="minorHAnsi" w:cstheme="minorBidi"/>
          <w:color w:val="auto"/>
          <w:kern w:val="2"/>
          <w:sz w:val="21"/>
          <w:szCs w:val="21"/>
          <w:bdr w:val="none" w:sz="0" w:space="0" w:color="auto"/>
          <w:lang w:val="en-US"/>
        </w:rPr>
        <w:t>：</w:t>
      </w:r>
    </w:p>
    <w:p w14:paraId="7071533E" w14:textId="5084E142" w:rsidR="00E02847" w:rsidRDefault="00537EB1" w:rsidP="000C7475">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56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谢谢你的回答</w:t>
      </w:r>
      <w:r>
        <w:rPr>
          <w:rFonts w:asciiTheme="minorHAnsi" w:eastAsiaTheme="minorEastAsia" w:hAnsiTheme="minorHAnsi" w:cstheme="minorBidi"/>
          <w:color w:val="auto"/>
          <w:kern w:val="2"/>
          <w:sz w:val="21"/>
          <w:szCs w:val="21"/>
          <w:bdr w:val="none" w:sz="0" w:space="0" w:color="auto"/>
          <w:lang w:val="en-US"/>
        </w:rPr>
        <w:t>。</w:t>
      </w:r>
    </w:p>
    <w:p w14:paraId="46937339" w14:textId="77777777" w:rsidR="00D27018"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1B83BBC" w14:textId="77777777" w:rsidR="00D27018"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3D84F99" w14:textId="77777777" w:rsidR="00D27018" w:rsidRPr="00D27018" w:rsidRDefault="00D2701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C72722F"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lastRenderedPageBreak/>
        <w:t>03U</w:t>
      </w:r>
    </w:p>
    <w:p w14:paraId="1D932122"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职责二：组织</w:t>
      </w:r>
    </w:p>
    <w:p w14:paraId="12CF04A7" w14:textId="77777777" w:rsidR="00441F2F"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3" w:author="yingying zeng" w:date="2018-03-15T16:47:00Z"/>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03U01</w:t>
      </w:r>
      <w:ins w:id="4" w:author="yingying zeng" w:date="2018-03-15T16:47:00Z">
        <w:r w:rsidR="00441F2F">
          <w:rPr>
            <w:rFonts w:asciiTheme="minorHAnsi" w:eastAsiaTheme="minorEastAsia" w:hAnsiTheme="minorHAnsi" w:cstheme="minorBidi"/>
            <w:b/>
            <w:color w:val="auto"/>
            <w:kern w:val="2"/>
            <w:sz w:val="21"/>
            <w:szCs w:val="21"/>
            <w:bdr w:val="none" w:sz="0" w:space="0" w:color="auto"/>
            <w:lang w:val="en-US"/>
          </w:rPr>
          <w:t>-</w:t>
        </w:r>
        <w:r w:rsidR="00441F2F">
          <w:rPr>
            <w:rFonts w:asciiTheme="minorHAnsi" w:eastAsiaTheme="minorEastAsia" w:hAnsiTheme="minorHAnsi" w:cstheme="minorBidi" w:hint="default"/>
            <w:b/>
            <w:color w:val="auto"/>
            <w:kern w:val="2"/>
            <w:sz w:val="21"/>
            <w:szCs w:val="21"/>
            <w:bdr w:val="none" w:sz="0" w:space="0" w:color="auto"/>
            <w:lang w:val="en-US"/>
          </w:rPr>
          <w:t>1</w:t>
        </w:r>
      </w:ins>
    </w:p>
    <w:p w14:paraId="2AACD2EA" w14:textId="622E58C8" w:rsidR="00441F2F" w:rsidRDefault="00441F2F"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5" w:author="yingying zeng" w:date="2018-03-15T16:47:00Z"/>
          <w:rFonts w:asciiTheme="minorHAnsi" w:eastAsiaTheme="minorEastAsia" w:hAnsiTheme="minorHAnsi" w:cstheme="minorBidi" w:hint="default"/>
          <w:b/>
          <w:color w:val="auto"/>
          <w:kern w:val="2"/>
          <w:sz w:val="21"/>
          <w:szCs w:val="21"/>
          <w:bdr w:val="none" w:sz="0" w:space="0" w:color="auto"/>
          <w:lang w:val="en-US"/>
        </w:rPr>
      </w:pPr>
      <w:ins w:id="6" w:author="yingying zeng" w:date="2018-03-15T16:47:00Z">
        <w:r>
          <w:rPr>
            <w:rFonts w:asciiTheme="minorHAnsi" w:eastAsiaTheme="minorEastAsia" w:hAnsiTheme="minorHAnsi" w:cstheme="minorBidi" w:hint="default"/>
            <w:b/>
            <w:color w:val="auto"/>
            <w:kern w:val="2"/>
            <w:sz w:val="21"/>
            <w:szCs w:val="21"/>
            <w:bdr w:val="none" w:sz="0" w:space="0" w:color="auto"/>
            <w:lang w:val="en-US"/>
          </w:rPr>
          <w:t>交响乐队</w:t>
        </w:r>
      </w:ins>
    </w:p>
    <w:p w14:paraId="7528D500" w14:textId="77777777" w:rsidR="00441F2F" w:rsidRDefault="00441F2F"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7" w:author="yingying zeng" w:date="2018-03-15T16:48:00Z"/>
          <w:rFonts w:asciiTheme="minorHAnsi" w:eastAsiaTheme="minorEastAsia" w:hAnsiTheme="minorHAnsi" w:cstheme="minorBidi" w:hint="default"/>
          <w:color w:val="auto"/>
          <w:kern w:val="2"/>
          <w:sz w:val="21"/>
          <w:szCs w:val="21"/>
          <w:bdr w:val="none" w:sz="0" w:space="0" w:color="auto"/>
          <w:lang w:val="en-US"/>
        </w:rPr>
      </w:pPr>
      <w:moveToRangeStart w:id="8" w:author="yingying zeng" w:date="2018-03-15T16:48:00Z" w:name="move508895837"/>
      <w:moveTo w:id="9" w:author="yingying zeng" w:date="2018-03-15T16:48:00Z">
        <w:r w:rsidRPr="008C2E6E">
          <w:rPr>
            <w:rFonts w:asciiTheme="minorHAnsi" w:eastAsiaTheme="minorEastAsia" w:hAnsiTheme="minorHAnsi" w:cstheme="minorBidi"/>
            <w:color w:val="auto"/>
            <w:kern w:val="2"/>
            <w:sz w:val="21"/>
            <w:szCs w:val="21"/>
            <w:bdr w:val="none" w:sz="0" w:space="0" w:color="auto"/>
            <w:lang w:val="en-US"/>
          </w:rPr>
          <w:t>你对交响乐队了解吗？一个交响乐队</w:t>
        </w:r>
        <w:r>
          <w:rPr>
            <w:rFonts w:asciiTheme="minorHAnsi" w:eastAsiaTheme="minorEastAsia" w:hAnsiTheme="minorHAnsi" w:cstheme="minorBidi"/>
            <w:color w:val="auto"/>
            <w:kern w:val="2"/>
            <w:sz w:val="21"/>
            <w:szCs w:val="21"/>
            <w:bdr w:val="none" w:sz="0" w:space="0" w:color="auto"/>
            <w:lang w:val="en-US"/>
          </w:rPr>
          <w:t>一般</w:t>
        </w:r>
        <w:r w:rsidRPr="008C2E6E">
          <w:rPr>
            <w:rFonts w:asciiTheme="minorHAnsi" w:eastAsiaTheme="minorEastAsia" w:hAnsiTheme="minorHAnsi" w:cstheme="minorBidi"/>
            <w:color w:val="auto"/>
            <w:kern w:val="2"/>
            <w:sz w:val="21"/>
            <w:szCs w:val="21"/>
            <w:bdr w:val="none" w:sz="0" w:space="0" w:color="auto"/>
            <w:lang w:val="en-US"/>
          </w:rPr>
          <w:t>由弦乐组、木管组、铜管组、打击乐器组和色彩乐器组构成，每个音乐家负责不同的乐器演奏，有的负责小提琴，有的负责双簧管、有的负责</w:t>
        </w:r>
        <w:r>
          <w:rPr>
            <w:rFonts w:asciiTheme="minorHAnsi" w:eastAsiaTheme="minorEastAsia" w:hAnsiTheme="minorHAnsi" w:cstheme="minorBidi"/>
            <w:color w:val="auto"/>
            <w:kern w:val="2"/>
            <w:sz w:val="21"/>
            <w:szCs w:val="21"/>
            <w:bdr w:val="none" w:sz="0" w:space="0" w:color="auto"/>
            <w:lang w:val="en-US"/>
          </w:rPr>
          <w:t>小号</w:t>
        </w:r>
        <w:r>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他们每个人都明白自己在乐队中的作用以及相互之间的协</w:t>
        </w:r>
        <w:r>
          <w:rPr>
            <w:rFonts w:asciiTheme="minorHAnsi" w:eastAsiaTheme="minorEastAsia" w:hAnsiTheme="minorHAnsi" w:cstheme="minorBidi"/>
            <w:color w:val="auto"/>
            <w:kern w:val="2"/>
            <w:sz w:val="21"/>
            <w:szCs w:val="21"/>
            <w:bdr w:val="none" w:sz="0" w:space="0" w:color="auto"/>
            <w:lang w:val="en-US"/>
          </w:rPr>
          <w:t>作关系。而指挥家作为统筹指挥他们所有音乐家的角色</w:t>
        </w:r>
      </w:moveTo>
      <w:ins w:id="10" w:author="yingying zeng" w:date="2018-03-15T16:48:00Z">
        <w:r>
          <w:rPr>
            <w:rFonts w:asciiTheme="minorHAnsi" w:eastAsiaTheme="minorEastAsia" w:hAnsiTheme="minorHAnsi" w:cstheme="minorBidi"/>
            <w:color w:val="auto"/>
            <w:kern w:val="2"/>
            <w:sz w:val="21"/>
            <w:szCs w:val="21"/>
            <w:bdr w:val="none" w:sz="0" w:space="0" w:color="auto"/>
            <w:lang w:val="en-US"/>
          </w:rPr>
          <w:t>。</w:t>
        </w:r>
      </w:ins>
    </w:p>
    <w:p w14:paraId="432417B3" w14:textId="3A8065C6" w:rsidR="00441F2F" w:rsidRDefault="00441F2F"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11" w:author="yingying zeng" w:date="2018-03-15T16:47:00Z"/>
          <w:rFonts w:asciiTheme="minorHAnsi" w:eastAsiaTheme="minorEastAsia" w:hAnsiTheme="minorHAnsi" w:cstheme="minorBidi" w:hint="default"/>
          <w:b/>
          <w:color w:val="auto"/>
          <w:kern w:val="2"/>
          <w:sz w:val="21"/>
          <w:szCs w:val="21"/>
          <w:bdr w:val="none" w:sz="0" w:space="0" w:color="auto"/>
          <w:lang w:val="en-US"/>
        </w:rPr>
      </w:pPr>
      <w:moveTo w:id="12" w:author="yingying zeng" w:date="2018-03-15T16:48:00Z">
        <w:del w:id="13" w:author="yingying zeng" w:date="2018-03-15T16:48:00Z">
          <w:r w:rsidDel="00441F2F">
            <w:rPr>
              <w:rFonts w:asciiTheme="minorHAnsi" w:eastAsiaTheme="minorEastAsia" w:hAnsiTheme="minorHAnsi" w:cstheme="minorBidi"/>
              <w:color w:val="auto"/>
              <w:kern w:val="2"/>
              <w:sz w:val="21"/>
              <w:szCs w:val="21"/>
              <w:bdr w:val="none" w:sz="0" w:space="0" w:color="auto"/>
              <w:lang w:val="en-US"/>
            </w:rPr>
            <w:delText>，</w:delText>
          </w:r>
        </w:del>
      </w:moveTo>
      <w:moveToRangeEnd w:id="8"/>
    </w:p>
    <w:p w14:paraId="306AE7B3" w14:textId="5CF77E08" w:rsidR="00CC67E1" w:rsidRPr="008C2E6E" w:rsidRDefault="00441F2F"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ins w:id="14" w:author="yingying zeng" w:date="2018-03-15T16:47:00Z">
        <w:r w:rsidRPr="008C2E6E">
          <w:rPr>
            <w:rFonts w:asciiTheme="minorHAnsi" w:eastAsiaTheme="minorEastAsia" w:hAnsiTheme="minorHAnsi" w:cstheme="minorBidi"/>
            <w:b/>
            <w:color w:val="auto"/>
            <w:kern w:val="2"/>
            <w:sz w:val="21"/>
            <w:szCs w:val="21"/>
            <w:bdr w:val="none" w:sz="0" w:space="0" w:color="auto"/>
            <w:lang w:val="en-US"/>
          </w:rPr>
          <w:t>03U01</w:t>
        </w:r>
        <w:r>
          <w:rPr>
            <w:rFonts w:asciiTheme="minorHAnsi" w:eastAsiaTheme="minorEastAsia" w:hAnsiTheme="minorHAnsi" w:cstheme="minorBidi"/>
            <w:b/>
            <w:color w:val="auto"/>
            <w:kern w:val="2"/>
            <w:sz w:val="21"/>
            <w:szCs w:val="21"/>
            <w:bdr w:val="none" w:sz="0" w:space="0" w:color="auto"/>
            <w:lang w:val="en-US"/>
          </w:rPr>
          <w:t>-</w:t>
        </w:r>
      </w:ins>
      <w:ins w:id="15" w:author="yingying zeng" w:date="2018-03-15T16:48:00Z">
        <w:r>
          <w:rPr>
            <w:rFonts w:asciiTheme="minorHAnsi" w:eastAsiaTheme="minorEastAsia" w:hAnsiTheme="minorHAnsi" w:cstheme="minorBidi" w:hint="default"/>
            <w:b/>
            <w:color w:val="auto"/>
            <w:kern w:val="2"/>
            <w:sz w:val="21"/>
            <w:szCs w:val="21"/>
            <w:bdr w:val="none" w:sz="0" w:space="0" w:color="auto"/>
            <w:lang w:val="en-US"/>
          </w:rPr>
          <w:t>2a</w:t>
        </w:r>
      </w:ins>
      <w:del w:id="16" w:author="yingying zeng" w:date="2018-03-15T16:48:00Z">
        <w:r w:rsidR="00B643B8" w:rsidRPr="008C2E6E" w:rsidDel="00441F2F">
          <w:rPr>
            <w:rFonts w:asciiTheme="minorHAnsi" w:eastAsiaTheme="minorEastAsia" w:hAnsiTheme="minorHAnsi" w:cstheme="minorBidi"/>
            <w:b/>
            <w:color w:val="auto"/>
            <w:kern w:val="2"/>
            <w:sz w:val="21"/>
            <w:szCs w:val="21"/>
            <w:bdr w:val="none" w:sz="0" w:space="0" w:color="auto"/>
            <w:lang w:val="en-US"/>
          </w:rPr>
          <w:delText>a</w:delText>
        </w:r>
      </w:del>
    </w:p>
    <w:p w14:paraId="10478969" w14:textId="16CB72CF"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小测验：</w:t>
      </w:r>
      <w:del w:id="17" w:author="yingying zeng" w:date="2018-03-15T16:48:00Z">
        <w:r w:rsidRPr="008C2E6E" w:rsidDel="00441F2F">
          <w:rPr>
            <w:rFonts w:asciiTheme="minorHAnsi" w:eastAsiaTheme="minorEastAsia" w:hAnsiTheme="minorHAnsi" w:cstheme="minorBidi"/>
            <w:b/>
            <w:color w:val="auto"/>
            <w:kern w:val="2"/>
            <w:sz w:val="21"/>
            <w:szCs w:val="21"/>
            <w:bdr w:val="none" w:sz="0" w:space="0" w:color="auto"/>
            <w:lang w:val="en-US"/>
          </w:rPr>
          <w:delText>交响乐队</w:delText>
        </w:r>
      </w:del>
      <w:ins w:id="18" w:author="yingying zeng" w:date="2018-03-15T16:48:00Z">
        <w:r w:rsidR="00441F2F">
          <w:rPr>
            <w:rFonts w:asciiTheme="minorHAnsi" w:eastAsiaTheme="minorEastAsia" w:hAnsiTheme="minorHAnsi" w:cstheme="minorBidi"/>
            <w:b/>
            <w:color w:val="auto"/>
            <w:kern w:val="2"/>
            <w:sz w:val="21"/>
            <w:szCs w:val="21"/>
            <w:bdr w:val="none" w:sz="0" w:space="0" w:color="auto"/>
            <w:lang w:val="en-US"/>
          </w:rPr>
          <w:t>指挥家的职能</w:t>
        </w:r>
      </w:ins>
    </w:p>
    <w:p w14:paraId="236F2A48" w14:textId="681157FA"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moveFromRangeStart w:id="19" w:author="yingying zeng" w:date="2018-03-15T16:48:00Z" w:name="move508895837"/>
      <w:moveFrom w:id="20" w:author="yingying zeng" w:date="2018-03-15T16:48:00Z">
        <w:r w:rsidRPr="008C2E6E" w:rsidDel="00441F2F">
          <w:rPr>
            <w:rFonts w:asciiTheme="minorHAnsi" w:eastAsiaTheme="minorEastAsia" w:hAnsiTheme="minorHAnsi" w:cstheme="minorBidi"/>
            <w:color w:val="auto"/>
            <w:kern w:val="2"/>
            <w:sz w:val="21"/>
            <w:szCs w:val="21"/>
            <w:bdr w:val="none" w:sz="0" w:space="0" w:color="auto"/>
            <w:lang w:val="en-US"/>
          </w:rPr>
          <w:t>你对交响乐队了解吗？一个交响乐队</w:t>
        </w:r>
        <w:r w:rsidR="0041319B" w:rsidDel="00441F2F">
          <w:rPr>
            <w:rFonts w:asciiTheme="minorHAnsi" w:eastAsiaTheme="minorEastAsia" w:hAnsiTheme="minorHAnsi" w:cstheme="minorBidi"/>
            <w:color w:val="auto"/>
            <w:kern w:val="2"/>
            <w:sz w:val="21"/>
            <w:szCs w:val="21"/>
            <w:bdr w:val="none" w:sz="0" w:space="0" w:color="auto"/>
            <w:lang w:val="en-US"/>
          </w:rPr>
          <w:t>一般</w:t>
        </w:r>
        <w:r w:rsidRPr="008C2E6E" w:rsidDel="00441F2F">
          <w:rPr>
            <w:rFonts w:asciiTheme="minorHAnsi" w:eastAsiaTheme="minorEastAsia" w:hAnsiTheme="minorHAnsi" w:cstheme="minorBidi"/>
            <w:color w:val="auto"/>
            <w:kern w:val="2"/>
            <w:sz w:val="21"/>
            <w:szCs w:val="21"/>
            <w:bdr w:val="none" w:sz="0" w:space="0" w:color="auto"/>
            <w:lang w:val="en-US"/>
          </w:rPr>
          <w:t>由弦乐组、木管组、铜管组、打击乐器组和色彩乐器组构成，每个音乐家负责不同的乐器演奏，有的负责小提琴，有的负责双簧管、有的负责</w:t>
        </w:r>
        <w:r w:rsidR="00010C4A" w:rsidDel="00441F2F">
          <w:rPr>
            <w:rFonts w:asciiTheme="minorHAnsi" w:eastAsiaTheme="minorEastAsia" w:hAnsiTheme="minorHAnsi" w:cstheme="minorBidi"/>
            <w:color w:val="auto"/>
            <w:kern w:val="2"/>
            <w:sz w:val="21"/>
            <w:szCs w:val="21"/>
            <w:bdr w:val="none" w:sz="0" w:space="0" w:color="auto"/>
            <w:lang w:val="en-US"/>
          </w:rPr>
          <w:t>小号</w:t>
        </w:r>
        <w:r w:rsidR="00010C4A" w:rsidDel="00441F2F">
          <w:rPr>
            <w:rFonts w:asciiTheme="minorHAnsi" w:eastAsiaTheme="minorEastAsia" w:hAnsiTheme="minorHAnsi" w:cstheme="minorBidi" w:hint="default"/>
            <w:color w:val="auto"/>
            <w:kern w:val="2"/>
            <w:sz w:val="21"/>
            <w:szCs w:val="21"/>
            <w:bdr w:val="none" w:sz="0" w:space="0" w:color="auto"/>
            <w:lang w:val="en-US"/>
          </w:rPr>
          <w:t>……</w:t>
        </w:r>
        <w:r w:rsidRPr="008C2E6E" w:rsidDel="00441F2F">
          <w:rPr>
            <w:rFonts w:asciiTheme="minorHAnsi" w:eastAsiaTheme="minorEastAsia" w:hAnsiTheme="minorHAnsi" w:cstheme="minorBidi"/>
            <w:color w:val="auto"/>
            <w:kern w:val="2"/>
            <w:sz w:val="21"/>
            <w:szCs w:val="21"/>
            <w:bdr w:val="none" w:sz="0" w:space="0" w:color="auto"/>
            <w:lang w:val="en-US"/>
          </w:rPr>
          <w:t>他们每个人都明白自己在乐队中的作用以及相互之间的协</w:t>
        </w:r>
        <w:r w:rsidR="00010C4A" w:rsidDel="00441F2F">
          <w:rPr>
            <w:rFonts w:asciiTheme="minorHAnsi" w:eastAsiaTheme="minorEastAsia" w:hAnsiTheme="minorHAnsi" w:cstheme="minorBidi"/>
            <w:color w:val="auto"/>
            <w:kern w:val="2"/>
            <w:sz w:val="21"/>
            <w:szCs w:val="21"/>
            <w:bdr w:val="none" w:sz="0" w:space="0" w:color="auto"/>
            <w:lang w:val="en-US"/>
          </w:rPr>
          <w:t>作关系。而指挥家作为统筹指挥他们所有音乐家的角色，</w:t>
        </w:r>
      </w:moveFrom>
      <w:moveFromRangeEnd w:id="19"/>
      <w:r w:rsidR="00010C4A">
        <w:rPr>
          <w:rFonts w:asciiTheme="minorHAnsi" w:eastAsiaTheme="minorEastAsia" w:hAnsiTheme="minorHAnsi" w:cstheme="minorBidi"/>
          <w:color w:val="auto"/>
          <w:kern w:val="2"/>
          <w:sz w:val="21"/>
          <w:szCs w:val="21"/>
          <w:bdr w:val="none" w:sz="0" w:space="0" w:color="auto"/>
          <w:lang w:val="en-US"/>
        </w:rPr>
        <w:t>你认为最能概括他职能的</w:t>
      </w:r>
      <w:r w:rsidRPr="008C2E6E">
        <w:rPr>
          <w:rFonts w:asciiTheme="minorHAnsi" w:eastAsiaTheme="minorEastAsia" w:hAnsiTheme="minorHAnsi" w:cstheme="minorBidi"/>
          <w:color w:val="auto"/>
          <w:kern w:val="2"/>
          <w:sz w:val="21"/>
          <w:szCs w:val="21"/>
          <w:bdr w:val="none" w:sz="0" w:space="0" w:color="auto"/>
          <w:lang w:val="en-US"/>
        </w:rPr>
        <w:t>是哪个</w:t>
      </w:r>
      <w:r w:rsidR="00010C4A">
        <w:rPr>
          <w:rFonts w:asciiTheme="minorHAnsi" w:eastAsiaTheme="minorEastAsia" w:hAnsiTheme="minorHAnsi" w:cstheme="minorBidi"/>
          <w:color w:val="auto"/>
          <w:kern w:val="2"/>
          <w:sz w:val="21"/>
          <w:szCs w:val="21"/>
          <w:bdr w:val="none" w:sz="0" w:space="0" w:color="auto"/>
          <w:lang w:val="en-US"/>
        </w:rPr>
        <w:t>词</w:t>
      </w:r>
      <w:r w:rsidRPr="008C2E6E">
        <w:rPr>
          <w:rFonts w:asciiTheme="minorHAnsi" w:eastAsiaTheme="minorEastAsia" w:hAnsiTheme="minorHAnsi" w:cstheme="minorBidi"/>
          <w:color w:val="auto"/>
          <w:kern w:val="2"/>
          <w:sz w:val="21"/>
          <w:szCs w:val="21"/>
          <w:bdr w:val="none" w:sz="0" w:space="0" w:color="auto"/>
          <w:lang w:val="en-US"/>
        </w:rPr>
        <w:t>？（单选题）</w:t>
      </w:r>
    </w:p>
    <w:p w14:paraId="7AB5DB47" w14:textId="56890621" w:rsidR="00CC67E1" w:rsidRPr="00F1779F"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p>
    <w:p w14:paraId="2DAA2BCE" w14:textId="77777777" w:rsidR="00A91734"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支持</w:t>
      </w:r>
    </w:p>
    <w:p w14:paraId="745F3ECC" w14:textId="77777777" w:rsidR="00CC67E1"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EastAsia" w:eastAsiaTheme="minorEastAsia" w:hAnsiTheme="minorEastAsia"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命令</w:t>
      </w:r>
    </w:p>
    <w:p w14:paraId="04F90476" w14:textId="77777777" w:rsidR="00666F66" w:rsidRPr="008C2E6E" w:rsidRDefault="00666F66"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F1779F">
        <w:rPr>
          <w:rFonts w:ascii="宋体" w:eastAsia="宋体" w:hAnsi="宋体" w:cstheme="minorBidi"/>
          <w:b/>
          <w:color w:val="auto"/>
          <w:kern w:val="2"/>
          <w:sz w:val="21"/>
          <w:szCs w:val="21"/>
          <w:highlight w:val="green"/>
          <w:bdr w:val="none" w:sz="0" w:space="0" w:color="auto"/>
          <w:lang w:val="en-US"/>
        </w:rPr>
        <w:t>○</w:t>
      </w:r>
      <w:r w:rsidRPr="00F1779F">
        <w:rPr>
          <w:rFonts w:asciiTheme="minorHAnsi" w:eastAsiaTheme="minorEastAsia" w:hAnsiTheme="minorHAnsi" w:cstheme="minorBidi"/>
          <w:b/>
          <w:color w:val="auto"/>
          <w:kern w:val="2"/>
          <w:sz w:val="21"/>
          <w:szCs w:val="21"/>
          <w:highlight w:val="green"/>
          <w:bdr w:val="none" w:sz="0" w:space="0" w:color="auto"/>
          <w:lang w:val="en-US"/>
        </w:rPr>
        <w:t>组织</w:t>
      </w:r>
    </w:p>
    <w:p w14:paraId="602CC927" w14:textId="77777777" w:rsidR="00CC67E1"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控制</w:t>
      </w:r>
    </w:p>
    <w:p w14:paraId="312DD667"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6870336"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反馈：</w:t>
      </w:r>
    </w:p>
    <w:p w14:paraId="449307A2"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回答正确。指挥家的职能可以用</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组织</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一词来概括。</w:t>
      </w:r>
    </w:p>
    <w:p w14:paraId="5798A399"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回答不正确。指挥家的职能可以用</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组织</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一词来概括。</w:t>
      </w:r>
    </w:p>
    <w:p w14:paraId="15C904F1"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BCF5BA7"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CFC0829"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BD1D55A"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03U02</w:t>
      </w:r>
    </w:p>
    <w:p w14:paraId="2BF2A9F9"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组织职能概述</w:t>
      </w:r>
    </w:p>
    <w:p w14:paraId="176F8BDA"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与上面提到的交响乐队的指挥类似，设计并保持这种角色系统就是管理者的组织职能。组织的过程是为实现目标和计划所必需的各种业务活动进行组合分类，把管理每一类业务活动所必需的职权授予主管这类工作的人员，并规定上下左右的协调关系。</w:t>
      </w:r>
    </w:p>
    <w:p w14:paraId="2D54EE3B" w14:textId="77777777" w:rsidR="00E91E49" w:rsidRPr="008C2E6E" w:rsidRDefault="00B643B8" w:rsidP="00E91E49">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组织工作是管理的一部分，它建立</w:t>
      </w:r>
      <w:r w:rsidR="00E91E49">
        <w:rPr>
          <w:rFonts w:asciiTheme="minorHAnsi" w:eastAsiaTheme="minorEastAsia" w:hAnsiTheme="minorHAnsi" w:cstheme="minorBidi"/>
          <w:color w:val="auto"/>
          <w:kern w:val="2"/>
          <w:sz w:val="21"/>
          <w:szCs w:val="21"/>
          <w:bdr w:val="none" w:sz="0" w:space="0" w:color="auto"/>
          <w:lang w:val="en-US"/>
        </w:rPr>
        <w:t>了</w:t>
      </w:r>
      <w:r w:rsidRPr="008C2E6E">
        <w:rPr>
          <w:rFonts w:asciiTheme="minorHAnsi" w:eastAsiaTheme="minorEastAsia" w:hAnsiTheme="minorHAnsi" w:cstheme="minorBidi"/>
          <w:color w:val="auto"/>
          <w:kern w:val="2"/>
          <w:sz w:val="21"/>
          <w:szCs w:val="21"/>
          <w:bdr w:val="none" w:sz="0" w:space="0" w:color="auto"/>
          <w:lang w:val="en-US"/>
        </w:rPr>
        <w:t>一个经过策划的角色结构，分配给团队中的每一个成员。确定工作计划／实施方案后，管理者必须组织员工将这些方案付诸实践。高层管理者通过构建公司组织结构来实施他们的计划。通常情况下，他们会形成一个分工明确、具体的公司组织结构图，将公司分为不同的部门和层面，并配置人力资源。此外，管理者还设</w:t>
      </w:r>
      <w:r w:rsidRPr="008C2E6E">
        <w:rPr>
          <w:rFonts w:asciiTheme="minorHAnsi" w:eastAsiaTheme="minorEastAsia" w:hAnsiTheme="minorHAnsi" w:cstheme="minorBidi"/>
          <w:color w:val="auto"/>
          <w:kern w:val="2"/>
          <w:sz w:val="21"/>
          <w:szCs w:val="21"/>
          <w:bdr w:val="none" w:sz="0" w:space="0" w:color="auto"/>
          <w:lang w:val="en-US"/>
        </w:rPr>
        <w:lastRenderedPageBreak/>
        <w:t>立各种体系和程序合理调配公司人力、财力和其他资源。</w:t>
      </w:r>
      <w:r w:rsidR="00E91E49" w:rsidRPr="008C2E6E">
        <w:rPr>
          <w:rFonts w:asciiTheme="minorHAnsi" w:eastAsiaTheme="minorEastAsia" w:hAnsiTheme="minorHAnsi" w:cstheme="minorBidi"/>
          <w:color w:val="auto"/>
          <w:kern w:val="2"/>
          <w:sz w:val="21"/>
          <w:szCs w:val="21"/>
          <w:bdr w:val="none" w:sz="0" w:space="0" w:color="auto"/>
          <w:lang w:val="en-US"/>
        </w:rPr>
        <w:t>组织职能是为了实施计划而建立起来的一种结构，这种结构很大程度上决定计划能否得以实现。</w:t>
      </w:r>
    </w:p>
    <w:p w14:paraId="2E442494" w14:textId="77777777" w:rsidR="00CC67E1" w:rsidRPr="00E91E49"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73BFEC3"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3A92CC6"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C2768AB"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03U03</w:t>
      </w:r>
    </w:p>
    <w:p w14:paraId="7EE73F8F"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组织工作的任务</w:t>
      </w:r>
    </w:p>
    <w:p w14:paraId="087E502E" w14:textId="1767EB41" w:rsidR="00CC67E1" w:rsidRPr="008C2E6E" w:rsidRDefault="00010C4A"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我们来看下</w:t>
      </w:r>
      <w:r w:rsidR="00B643B8" w:rsidRPr="008C2E6E">
        <w:rPr>
          <w:rFonts w:asciiTheme="minorHAnsi" w:eastAsiaTheme="minorEastAsia" w:hAnsiTheme="minorHAnsi" w:cstheme="minorBidi"/>
          <w:color w:val="auto"/>
          <w:kern w:val="2"/>
          <w:sz w:val="21"/>
          <w:szCs w:val="21"/>
          <w:bdr w:val="none" w:sz="0" w:space="0" w:color="auto"/>
          <w:lang w:val="en-US"/>
        </w:rPr>
        <w:t>管理者的组织工作任务</w:t>
      </w:r>
      <w:r>
        <w:rPr>
          <w:rFonts w:asciiTheme="minorHAnsi" w:eastAsiaTheme="minorEastAsia" w:hAnsiTheme="minorHAnsi" w:cstheme="minorBidi"/>
          <w:color w:val="auto"/>
          <w:kern w:val="2"/>
          <w:sz w:val="21"/>
          <w:szCs w:val="21"/>
          <w:bdr w:val="none" w:sz="0" w:space="0" w:color="auto"/>
          <w:lang w:val="en-US"/>
        </w:rPr>
        <w:t>，</w:t>
      </w:r>
      <w:r w:rsidR="00A60FB7">
        <w:rPr>
          <w:rFonts w:asciiTheme="minorHAnsi" w:eastAsiaTheme="minorEastAsia" w:hAnsiTheme="minorHAnsi" w:cstheme="minorBidi"/>
          <w:color w:val="auto"/>
          <w:kern w:val="2"/>
          <w:sz w:val="21"/>
          <w:szCs w:val="21"/>
          <w:bdr w:val="none" w:sz="0" w:space="0" w:color="auto"/>
          <w:lang w:val="en-US"/>
        </w:rPr>
        <w:t>具体</w:t>
      </w:r>
      <w:r w:rsidR="00B643B8" w:rsidRPr="008C2E6E">
        <w:rPr>
          <w:rFonts w:asciiTheme="minorHAnsi" w:eastAsiaTheme="minorEastAsia" w:hAnsiTheme="minorHAnsi" w:cstheme="minorBidi"/>
          <w:color w:val="auto"/>
          <w:kern w:val="2"/>
          <w:sz w:val="21"/>
          <w:szCs w:val="21"/>
          <w:bdr w:val="none" w:sz="0" w:space="0" w:color="auto"/>
          <w:lang w:val="en-US"/>
        </w:rPr>
        <w:t>包括：</w:t>
      </w:r>
    </w:p>
    <w:p w14:paraId="70D6B8AB" w14:textId="34B2186D" w:rsidR="00CC67E1" w:rsidRPr="008C2E6E" w:rsidRDefault="00B643B8" w:rsidP="00A91734">
      <w:pPr>
        <w:pStyle w:val="a4"/>
        <w:numPr>
          <w:ilvl w:val="0"/>
          <w:numId w:val="7"/>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明确完成目标所需要的任务，由哪些部门</w:t>
      </w:r>
      <w:r w:rsidR="00B84935">
        <w:rPr>
          <w:rFonts w:asciiTheme="minorHAnsi" w:eastAsiaTheme="minorEastAsia" w:hAnsiTheme="minorHAnsi" w:cstheme="minorBidi"/>
          <w:color w:val="auto"/>
          <w:kern w:val="2"/>
          <w:sz w:val="21"/>
          <w:szCs w:val="21"/>
          <w:bdr w:val="none" w:sz="0" w:space="0" w:color="auto"/>
          <w:lang w:val="en-US"/>
        </w:rPr>
        <w:t>和哪些岗位</w:t>
      </w:r>
      <w:r w:rsidRPr="008C2E6E">
        <w:rPr>
          <w:rFonts w:asciiTheme="minorHAnsi" w:eastAsiaTheme="minorEastAsia" w:hAnsiTheme="minorHAnsi" w:cstheme="minorBidi"/>
          <w:color w:val="auto"/>
          <w:kern w:val="2"/>
          <w:sz w:val="21"/>
          <w:szCs w:val="21"/>
          <w:bdr w:val="none" w:sz="0" w:space="0" w:color="auto"/>
          <w:lang w:val="en-US"/>
        </w:rPr>
        <w:t>承担</w:t>
      </w:r>
    </w:p>
    <w:p w14:paraId="78776EA8" w14:textId="77777777" w:rsidR="00CC67E1" w:rsidRPr="008C2E6E" w:rsidRDefault="00B643B8" w:rsidP="00A91734">
      <w:pPr>
        <w:pStyle w:val="a4"/>
        <w:numPr>
          <w:ilvl w:val="0"/>
          <w:numId w:val="7"/>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确定各个层次和部门的职责，根据职责授予权限</w:t>
      </w:r>
    </w:p>
    <w:p w14:paraId="18DD0AA9" w14:textId="77777777" w:rsidR="00CC67E1" w:rsidRPr="008C2E6E" w:rsidRDefault="00B643B8" w:rsidP="00A91734">
      <w:pPr>
        <w:pStyle w:val="a4"/>
        <w:numPr>
          <w:ilvl w:val="0"/>
          <w:numId w:val="7"/>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将符合工作要求的人员配备到相关岗位上</w:t>
      </w:r>
      <w:r w:rsidR="00E667DF">
        <w:rPr>
          <w:rFonts w:asciiTheme="minorHAnsi" w:eastAsiaTheme="minorEastAsia" w:hAnsiTheme="minorHAnsi" w:cstheme="minorBidi"/>
          <w:color w:val="auto"/>
          <w:kern w:val="2"/>
          <w:sz w:val="21"/>
          <w:szCs w:val="21"/>
          <w:bdr w:val="none" w:sz="0" w:space="0" w:color="auto"/>
          <w:lang w:val="en-US"/>
        </w:rPr>
        <w:t>，或设置新的岗位</w:t>
      </w:r>
    </w:p>
    <w:p w14:paraId="72EEB0F6" w14:textId="77777777" w:rsidR="00CC67E1" w:rsidRPr="008C2E6E" w:rsidRDefault="00B643B8" w:rsidP="00A91734">
      <w:pPr>
        <w:pStyle w:val="a4"/>
        <w:numPr>
          <w:ilvl w:val="0"/>
          <w:numId w:val="7"/>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明确成员间的分工协作关系</w:t>
      </w:r>
    </w:p>
    <w:p w14:paraId="4A07B6B7" w14:textId="77777777" w:rsidR="00CC67E1" w:rsidRPr="008C2E6E" w:rsidRDefault="00B643B8" w:rsidP="00A91734">
      <w:pPr>
        <w:pStyle w:val="a4"/>
        <w:numPr>
          <w:ilvl w:val="0"/>
          <w:numId w:val="7"/>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调配所需要的其他资源</w:t>
      </w:r>
    </w:p>
    <w:p w14:paraId="24F9734F" w14:textId="77777777" w:rsidR="00CC67E1" w:rsidRPr="008C2E6E" w:rsidRDefault="00B643B8" w:rsidP="00A91734">
      <w:pPr>
        <w:pStyle w:val="a4"/>
        <w:numPr>
          <w:ilvl w:val="0"/>
          <w:numId w:val="7"/>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根据内外环境的变化，适时调整结构</w:t>
      </w:r>
    </w:p>
    <w:p w14:paraId="10C95599" w14:textId="77777777" w:rsidR="00CC67E1" w:rsidRPr="008C2E6E" w:rsidRDefault="00A60FB7"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需要强调的是，</w:t>
      </w:r>
      <w:r w:rsidR="00B643B8" w:rsidRPr="008C2E6E">
        <w:rPr>
          <w:rFonts w:asciiTheme="minorHAnsi" w:eastAsiaTheme="minorEastAsia" w:hAnsiTheme="minorHAnsi" w:cstheme="minorBidi"/>
          <w:color w:val="auto"/>
          <w:kern w:val="2"/>
          <w:sz w:val="21"/>
          <w:szCs w:val="21"/>
          <w:bdr w:val="none" w:sz="0" w:space="0" w:color="auto"/>
          <w:lang w:val="en-US"/>
        </w:rPr>
        <w:t>组织结构的设计应该明确谁去做什么，谁要对什么结果负责，并且消除由于分工不明确造成工作中的障碍，还要提供能反映和支持实现目标的决策和沟通网络。</w:t>
      </w:r>
    </w:p>
    <w:p w14:paraId="16E59564"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0A0E9C2" w14:textId="77777777" w:rsidR="00CC67E1"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21" w:author="yingying zeng" w:date="2018-03-15T16:58:00Z"/>
          <w:rFonts w:asciiTheme="minorHAnsi" w:eastAsiaTheme="minorEastAsia" w:hAnsiTheme="minorHAnsi" w:cstheme="minorBidi" w:hint="default"/>
          <w:color w:val="auto"/>
          <w:kern w:val="2"/>
          <w:sz w:val="21"/>
          <w:szCs w:val="21"/>
          <w:bdr w:val="none" w:sz="0" w:space="0" w:color="auto"/>
          <w:lang w:val="en-US"/>
        </w:rPr>
      </w:pPr>
    </w:p>
    <w:p w14:paraId="66339D9E" w14:textId="77777777" w:rsidR="00F90644" w:rsidRDefault="00F9064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22" w:author="yingying zeng" w:date="2018-03-15T16:58:00Z"/>
          <w:rFonts w:asciiTheme="minorHAnsi" w:eastAsiaTheme="minorEastAsia" w:hAnsiTheme="minorHAnsi" w:cstheme="minorBidi" w:hint="default"/>
          <w:color w:val="auto"/>
          <w:kern w:val="2"/>
          <w:sz w:val="21"/>
          <w:szCs w:val="21"/>
          <w:bdr w:val="none" w:sz="0" w:space="0" w:color="auto"/>
          <w:lang w:val="en-US"/>
        </w:rPr>
      </w:pPr>
    </w:p>
    <w:p w14:paraId="6249C982" w14:textId="77777777" w:rsidR="00F90644" w:rsidRPr="008C2E6E"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23" w:author="yingying zeng" w:date="2018-03-15T16:58:00Z"/>
          <w:rFonts w:asciiTheme="minorHAnsi" w:eastAsiaTheme="minorEastAsia" w:hAnsiTheme="minorHAnsi" w:cstheme="minorBidi" w:hint="default"/>
          <w:b/>
          <w:color w:val="auto"/>
          <w:kern w:val="2"/>
          <w:sz w:val="21"/>
          <w:szCs w:val="21"/>
          <w:bdr w:val="none" w:sz="0" w:space="0" w:color="auto"/>
          <w:lang w:val="en-US"/>
        </w:rPr>
      </w:pPr>
      <w:ins w:id="24" w:author="yingying zeng" w:date="2018-03-15T16:58:00Z">
        <w:r w:rsidRPr="008C2E6E">
          <w:rPr>
            <w:rFonts w:asciiTheme="minorHAnsi" w:eastAsiaTheme="minorEastAsia" w:hAnsiTheme="minorHAnsi" w:cstheme="minorBidi"/>
            <w:b/>
            <w:color w:val="auto"/>
            <w:kern w:val="2"/>
            <w:sz w:val="21"/>
            <w:szCs w:val="21"/>
            <w:bdr w:val="none" w:sz="0" w:space="0" w:color="auto"/>
            <w:lang w:val="en-US"/>
          </w:rPr>
          <w:t>03U04</w:t>
        </w:r>
        <w:r>
          <w:rPr>
            <w:rFonts w:asciiTheme="minorHAnsi" w:eastAsiaTheme="minorEastAsia" w:hAnsiTheme="minorHAnsi" w:cstheme="minorBidi"/>
            <w:b/>
            <w:color w:val="auto"/>
            <w:kern w:val="2"/>
            <w:sz w:val="21"/>
            <w:szCs w:val="21"/>
            <w:bdr w:val="none" w:sz="0" w:space="0" w:color="auto"/>
            <w:lang w:val="en-US"/>
          </w:rPr>
          <w:t>-</w:t>
        </w:r>
        <w:r>
          <w:rPr>
            <w:rFonts w:asciiTheme="minorHAnsi" w:eastAsiaTheme="minorEastAsia" w:hAnsiTheme="minorHAnsi" w:cstheme="minorBidi" w:hint="default"/>
            <w:b/>
            <w:color w:val="auto"/>
            <w:kern w:val="2"/>
            <w:sz w:val="21"/>
            <w:szCs w:val="21"/>
            <w:bdr w:val="none" w:sz="0" w:space="0" w:color="auto"/>
            <w:lang w:val="en-US"/>
          </w:rPr>
          <w:t>1</w:t>
        </w:r>
      </w:ins>
    </w:p>
    <w:p w14:paraId="43C46BD3" w14:textId="77777777" w:rsidR="00F90644" w:rsidRPr="008C2E6E"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25" w:author="yingying zeng" w:date="2018-03-15T16:58:00Z"/>
          <w:rFonts w:asciiTheme="minorHAnsi" w:eastAsiaTheme="minorEastAsia" w:hAnsiTheme="minorHAnsi" w:cstheme="minorBidi" w:hint="default"/>
          <w:b/>
          <w:color w:val="auto"/>
          <w:kern w:val="2"/>
          <w:sz w:val="21"/>
          <w:szCs w:val="21"/>
          <w:bdr w:val="none" w:sz="0" w:space="0" w:color="auto"/>
          <w:lang w:val="en-US"/>
        </w:rPr>
      </w:pPr>
      <w:ins w:id="26" w:author="yingying zeng" w:date="2018-03-15T16:58:00Z">
        <w:r>
          <w:rPr>
            <w:rFonts w:asciiTheme="minorHAnsi" w:eastAsiaTheme="minorEastAsia" w:hAnsiTheme="minorHAnsi" w:cstheme="minorBidi"/>
            <w:b/>
            <w:color w:val="auto"/>
            <w:kern w:val="2"/>
            <w:sz w:val="21"/>
            <w:szCs w:val="21"/>
            <w:bdr w:val="none" w:sz="0" w:space="0" w:color="auto"/>
            <w:lang w:val="en-US"/>
          </w:rPr>
          <w:t>组织</w:t>
        </w:r>
        <w:r w:rsidRPr="008C2E6E">
          <w:rPr>
            <w:rFonts w:asciiTheme="minorHAnsi" w:eastAsiaTheme="minorEastAsia" w:hAnsiTheme="minorHAnsi" w:cstheme="minorBidi"/>
            <w:b/>
            <w:color w:val="auto"/>
            <w:kern w:val="2"/>
            <w:sz w:val="21"/>
            <w:szCs w:val="21"/>
            <w:bdr w:val="none" w:sz="0" w:space="0" w:color="auto"/>
            <w:lang w:val="en-US"/>
          </w:rPr>
          <w:t>足球队</w:t>
        </w:r>
      </w:ins>
    </w:p>
    <w:p w14:paraId="61695132" w14:textId="77777777" w:rsidR="00F90644" w:rsidRPr="008C2E6E"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27" w:author="yingying zeng" w:date="2018-03-15T16:58:00Z"/>
          <w:rFonts w:asciiTheme="minorHAnsi" w:eastAsiaTheme="minorEastAsia" w:hAnsiTheme="minorHAnsi" w:cstheme="minorBidi" w:hint="default"/>
          <w:color w:val="auto"/>
          <w:kern w:val="2"/>
          <w:sz w:val="21"/>
          <w:szCs w:val="21"/>
          <w:bdr w:val="none" w:sz="0" w:space="0" w:color="auto"/>
          <w:lang w:val="en-US"/>
        </w:rPr>
      </w:pPr>
      <w:ins w:id="28" w:author="yingying zeng" w:date="2018-03-15T16:58:00Z">
        <w:r w:rsidRPr="008C2E6E">
          <w:rPr>
            <w:rFonts w:asciiTheme="minorHAnsi" w:eastAsiaTheme="minorEastAsia" w:hAnsiTheme="minorHAnsi" w:cstheme="minorBidi"/>
            <w:color w:val="auto"/>
            <w:kern w:val="2"/>
            <w:sz w:val="21"/>
            <w:szCs w:val="21"/>
            <w:bdr w:val="none" w:sz="0" w:space="0" w:color="auto"/>
            <w:lang w:val="en-US"/>
          </w:rPr>
          <w:t>组建足球队的过程跟组织职能十分相似。教练作为球队的管理者需要根据球员的特点确定中锋、前卫、前锋、门将等不同的角色，还要向他们明确职责。根据球员的特点为他们确定不同的角色</w:t>
        </w:r>
        <w:r>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这点</w:t>
        </w:r>
        <w:r>
          <w:rPr>
            <w:rFonts w:asciiTheme="minorHAnsi" w:eastAsiaTheme="minorEastAsia" w:hAnsiTheme="minorHAnsi" w:cstheme="minorBidi"/>
            <w:color w:val="auto"/>
            <w:kern w:val="2"/>
            <w:sz w:val="21"/>
            <w:szCs w:val="21"/>
            <w:bdr w:val="none" w:sz="0" w:space="0" w:color="auto"/>
            <w:lang w:val="en-US"/>
          </w:rPr>
          <w:t>属于</w:t>
        </w:r>
        <w:r w:rsidRPr="008C2E6E">
          <w:rPr>
            <w:rFonts w:asciiTheme="minorHAnsi" w:eastAsiaTheme="minorEastAsia" w:hAnsiTheme="minorHAnsi" w:cstheme="minorBidi"/>
            <w:color w:val="auto"/>
            <w:kern w:val="2"/>
            <w:sz w:val="21"/>
            <w:szCs w:val="21"/>
            <w:bdr w:val="none" w:sz="0" w:space="0" w:color="auto"/>
            <w:lang w:val="en-US"/>
          </w:rPr>
          <w:t>管理者的组织工作任务中的哪项？</w:t>
        </w:r>
      </w:ins>
    </w:p>
    <w:p w14:paraId="205CD950" w14:textId="77777777" w:rsidR="00F90644"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29" w:author="yingying zeng" w:date="2018-03-15T16:58:00Z"/>
          <w:rFonts w:ascii="宋体" w:eastAsia="宋体" w:hAnsi="宋体" w:cstheme="minorBidi" w:hint="default"/>
          <w:color w:val="auto"/>
          <w:kern w:val="2"/>
          <w:sz w:val="21"/>
          <w:szCs w:val="21"/>
          <w:bdr w:val="none" w:sz="0" w:space="0" w:color="auto"/>
          <w:lang w:val="en-US"/>
        </w:rPr>
      </w:pPr>
    </w:p>
    <w:p w14:paraId="250985FD" w14:textId="77777777" w:rsidR="00F90644" w:rsidRPr="008C2E6E"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30" w:author="yingying zeng" w:date="2018-03-15T16:58:00Z"/>
          <w:rFonts w:asciiTheme="minorHAnsi" w:eastAsiaTheme="minorEastAsia" w:hAnsiTheme="minorHAnsi" w:cstheme="minorBidi" w:hint="default"/>
          <w:b/>
          <w:color w:val="auto"/>
          <w:kern w:val="2"/>
          <w:sz w:val="21"/>
          <w:szCs w:val="21"/>
          <w:bdr w:val="none" w:sz="0" w:space="0" w:color="auto"/>
          <w:lang w:val="en-US"/>
        </w:rPr>
      </w:pPr>
      <w:ins w:id="31" w:author="yingying zeng" w:date="2018-03-15T16:58:00Z">
        <w:r w:rsidRPr="008C2E6E">
          <w:rPr>
            <w:rFonts w:asciiTheme="minorHAnsi" w:eastAsiaTheme="minorEastAsia" w:hAnsiTheme="minorHAnsi" w:cstheme="minorBidi"/>
            <w:b/>
            <w:color w:val="auto"/>
            <w:kern w:val="2"/>
            <w:sz w:val="21"/>
            <w:szCs w:val="21"/>
            <w:bdr w:val="none" w:sz="0" w:space="0" w:color="auto"/>
            <w:lang w:val="en-US"/>
          </w:rPr>
          <w:t>03U04</w:t>
        </w:r>
        <w:r>
          <w:rPr>
            <w:rFonts w:asciiTheme="minorHAnsi" w:eastAsiaTheme="minorEastAsia" w:hAnsiTheme="minorHAnsi" w:cstheme="minorBidi"/>
            <w:b/>
            <w:color w:val="auto"/>
            <w:kern w:val="2"/>
            <w:sz w:val="21"/>
            <w:szCs w:val="21"/>
            <w:bdr w:val="none" w:sz="0" w:space="0" w:color="auto"/>
            <w:lang w:val="en-US"/>
          </w:rPr>
          <w:t>-</w:t>
        </w:r>
        <w:r>
          <w:rPr>
            <w:rFonts w:asciiTheme="minorHAnsi" w:eastAsiaTheme="minorEastAsia" w:hAnsiTheme="minorHAnsi" w:cstheme="minorBidi" w:hint="default"/>
            <w:b/>
            <w:color w:val="auto"/>
            <w:kern w:val="2"/>
            <w:sz w:val="21"/>
            <w:szCs w:val="21"/>
            <w:bdr w:val="none" w:sz="0" w:space="0" w:color="auto"/>
            <w:lang w:val="en-US"/>
          </w:rPr>
          <w:t>2</w:t>
        </w:r>
        <w:r w:rsidRPr="008C2E6E">
          <w:rPr>
            <w:rFonts w:asciiTheme="minorHAnsi" w:eastAsiaTheme="minorEastAsia" w:hAnsiTheme="minorHAnsi" w:cstheme="minorBidi"/>
            <w:b/>
            <w:color w:val="auto"/>
            <w:kern w:val="2"/>
            <w:sz w:val="21"/>
            <w:szCs w:val="21"/>
            <w:bdr w:val="none" w:sz="0" w:space="0" w:color="auto"/>
            <w:lang w:val="en-US"/>
          </w:rPr>
          <w:t>a</w:t>
        </w:r>
      </w:ins>
    </w:p>
    <w:p w14:paraId="79661007" w14:textId="77777777" w:rsidR="00F90644" w:rsidRPr="008C2E6E"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32" w:author="yingying zeng" w:date="2018-03-15T16:58:00Z"/>
          <w:rFonts w:asciiTheme="minorHAnsi" w:eastAsiaTheme="minorEastAsia" w:hAnsiTheme="minorHAnsi" w:cstheme="minorBidi" w:hint="default"/>
          <w:b/>
          <w:color w:val="auto"/>
          <w:kern w:val="2"/>
          <w:sz w:val="21"/>
          <w:szCs w:val="21"/>
          <w:bdr w:val="none" w:sz="0" w:space="0" w:color="auto"/>
          <w:lang w:val="en-US"/>
        </w:rPr>
      </w:pPr>
      <w:ins w:id="33" w:author="yingying zeng" w:date="2018-03-15T16:58:00Z">
        <w:r w:rsidRPr="008C2E6E">
          <w:rPr>
            <w:rFonts w:asciiTheme="minorHAnsi" w:eastAsiaTheme="minorEastAsia" w:hAnsiTheme="minorHAnsi" w:cstheme="minorBidi"/>
            <w:b/>
            <w:color w:val="auto"/>
            <w:kern w:val="2"/>
            <w:sz w:val="21"/>
            <w:szCs w:val="21"/>
            <w:bdr w:val="none" w:sz="0" w:space="0" w:color="auto"/>
            <w:lang w:val="en-US"/>
          </w:rPr>
          <w:t>小测验：</w:t>
        </w:r>
        <w:r>
          <w:rPr>
            <w:rFonts w:asciiTheme="minorHAnsi" w:eastAsiaTheme="minorEastAsia" w:hAnsiTheme="minorHAnsi" w:cstheme="minorBidi"/>
            <w:b/>
            <w:color w:val="auto"/>
            <w:kern w:val="2"/>
            <w:sz w:val="21"/>
            <w:szCs w:val="21"/>
            <w:bdr w:val="none" w:sz="0" w:space="0" w:color="auto"/>
            <w:lang w:val="en-US"/>
          </w:rPr>
          <w:t>教练的职责</w:t>
        </w:r>
      </w:ins>
    </w:p>
    <w:p w14:paraId="5B81C391" w14:textId="77777777" w:rsidR="00F90644" w:rsidRPr="008C2E6E" w:rsidRDefault="00F90644" w:rsidP="00F9064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ins w:id="34" w:author="yingying zeng" w:date="2018-03-15T16:58:00Z"/>
          <w:rFonts w:asciiTheme="minorHAnsi" w:eastAsiaTheme="minorEastAsia" w:hAnsiTheme="minorHAnsi" w:cstheme="minorBidi" w:hint="default"/>
          <w:color w:val="auto"/>
          <w:kern w:val="2"/>
          <w:sz w:val="21"/>
          <w:szCs w:val="21"/>
          <w:bdr w:val="none" w:sz="0" w:space="0" w:color="auto"/>
          <w:lang w:val="en-US"/>
        </w:rPr>
      </w:pPr>
      <w:ins w:id="35" w:author="yingying zeng" w:date="2018-03-15T16:58:00Z">
        <w:r w:rsidRPr="008C2E6E">
          <w:rPr>
            <w:rFonts w:asciiTheme="minorHAnsi" w:eastAsiaTheme="minorEastAsia" w:hAnsiTheme="minorHAnsi" w:cstheme="minorBidi"/>
            <w:color w:val="auto"/>
            <w:kern w:val="2"/>
            <w:sz w:val="21"/>
            <w:szCs w:val="21"/>
            <w:bdr w:val="none" w:sz="0" w:space="0" w:color="auto"/>
            <w:lang w:val="en-US"/>
          </w:rPr>
          <w:t>根据球员的特点为他们确定不同的角色</w:t>
        </w:r>
        <w:r>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这点</w:t>
        </w:r>
        <w:r>
          <w:rPr>
            <w:rFonts w:asciiTheme="minorHAnsi" w:eastAsiaTheme="minorEastAsia" w:hAnsiTheme="minorHAnsi" w:cstheme="minorBidi"/>
            <w:color w:val="auto"/>
            <w:kern w:val="2"/>
            <w:sz w:val="21"/>
            <w:szCs w:val="21"/>
            <w:bdr w:val="none" w:sz="0" w:space="0" w:color="auto"/>
            <w:lang w:val="en-US"/>
          </w:rPr>
          <w:t>属于</w:t>
        </w:r>
        <w:r w:rsidRPr="008C2E6E">
          <w:rPr>
            <w:rFonts w:asciiTheme="minorHAnsi" w:eastAsiaTheme="minorEastAsia" w:hAnsiTheme="minorHAnsi" w:cstheme="minorBidi"/>
            <w:color w:val="auto"/>
            <w:kern w:val="2"/>
            <w:sz w:val="21"/>
            <w:szCs w:val="21"/>
            <w:bdr w:val="none" w:sz="0" w:space="0" w:color="auto"/>
            <w:lang w:val="en-US"/>
          </w:rPr>
          <w:t>管理者的组织工作任务中的哪项？</w:t>
        </w:r>
      </w:ins>
    </w:p>
    <w:p w14:paraId="6532A0A5" w14:textId="1C388897" w:rsidR="00F90644" w:rsidRPr="00F90644" w:rsidDel="00F90644" w:rsidRDefault="00F9064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del w:id="36" w:author="yingying zeng" w:date="2018-03-15T16:58:00Z"/>
          <w:rFonts w:asciiTheme="minorHAnsi" w:eastAsiaTheme="minorEastAsia" w:hAnsiTheme="minorHAnsi" w:cstheme="minorBidi" w:hint="default"/>
          <w:color w:val="auto"/>
          <w:kern w:val="2"/>
          <w:sz w:val="21"/>
          <w:szCs w:val="21"/>
          <w:bdr w:val="none" w:sz="0" w:space="0" w:color="auto"/>
          <w:lang w:val="en-US"/>
        </w:rPr>
      </w:pPr>
    </w:p>
    <w:p w14:paraId="38347571" w14:textId="13B5E918" w:rsidR="00CC67E1" w:rsidRPr="008C2E6E" w:rsidDel="00F90644"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del w:id="37" w:author="yingying zeng" w:date="2018-03-15T16:58:00Z"/>
          <w:rFonts w:asciiTheme="minorHAnsi" w:eastAsiaTheme="minorEastAsia" w:hAnsiTheme="minorHAnsi" w:cstheme="minorBidi" w:hint="default"/>
          <w:b/>
          <w:color w:val="auto"/>
          <w:kern w:val="2"/>
          <w:sz w:val="21"/>
          <w:szCs w:val="21"/>
          <w:bdr w:val="none" w:sz="0" w:space="0" w:color="auto"/>
          <w:lang w:val="en-US"/>
        </w:rPr>
      </w:pPr>
      <w:del w:id="38" w:author="yingying zeng" w:date="2018-03-15T16:58:00Z">
        <w:r w:rsidRPr="008C2E6E" w:rsidDel="00F90644">
          <w:rPr>
            <w:rFonts w:asciiTheme="minorHAnsi" w:eastAsiaTheme="minorEastAsia" w:hAnsiTheme="minorHAnsi" w:cstheme="minorBidi"/>
            <w:b/>
            <w:color w:val="auto"/>
            <w:kern w:val="2"/>
            <w:sz w:val="21"/>
            <w:szCs w:val="21"/>
            <w:bdr w:val="none" w:sz="0" w:space="0" w:color="auto"/>
            <w:lang w:val="en-US"/>
          </w:rPr>
          <w:delText>03U04a</w:delText>
        </w:r>
      </w:del>
    </w:p>
    <w:p w14:paraId="4F8A5235" w14:textId="5BB80437" w:rsidR="00CC67E1" w:rsidRPr="008C2E6E" w:rsidDel="00F90644"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del w:id="39" w:author="yingying zeng" w:date="2018-03-15T16:58:00Z"/>
          <w:rFonts w:asciiTheme="minorHAnsi" w:eastAsiaTheme="minorEastAsia" w:hAnsiTheme="minorHAnsi" w:cstheme="minorBidi" w:hint="default"/>
          <w:b/>
          <w:color w:val="auto"/>
          <w:kern w:val="2"/>
          <w:sz w:val="21"/>
          <w:szCs w:val="21"/>
          <w:bdr w:val="none" w:sz="0" w:space="0" w:color="auto"/>
          <w:lang w:val="en-US"/>
        </w:rPr>
      </w:pPr>
      <w:del w:id="40" w:author="yingying zeng" w:date="2018-03-15T16:58:00Z">
        <w:r w:rsidRPr="008C2E6E" w:rsidDel="00F90644">
          <w:rPr>
            <w:rFonts w:asciiTheme="minorHAnsi" w:eastAsiaTheme="minorEastAsia" w:hAnsiTheme="minorHAnsi" w:cstheme="minorBidi"/>
            <w:b/>
            <w:color w:val="auto"/>
            <w:kern w:val="2"/>
            <w:sz w:val="21"/>
            <w:szCs w:val="21"/>
            <w:bdr w:val="none" w:sz="0" w:space="0" w:color="auto"/>
            <w:lang w:val="en-US"/>
          </w:rPr>
          <w:delText>小测验：</w:delText>
        </w:r>
        <w:r w:rsidR="00010C4A" w:rsidDel="00F90644">
          <w:rPr>
            <w:rFonts w:asciiTheme="minorHAnsi" w:eastAsiaTheme="minorEastAsia" w:hAnsiTheme="minorHAnsi" w:cstheme="minorBidi"/>
            <w:b/>
            <w:color w:val="auto"/>
            <w:kern w:val="2"/>
            <w:sz w:val="21"/>
            <w:szCs w:val="21"/>
            <w:bdr w:val="none" w:sz="0" w:space="0" w:color="auto"/>
            <w:lang w:val="en-US"/>
          </w:rPr>
          <w:delText>组织</w:delText>
        </w:r>
        <w:r w:rsidR="00662A89" w:rsidRPr="008C2E6E" w:rsidDel="00F90644">
          <w:rPr>
            <w:rFonts w:asciiTheme="minorHAnsi" w:eastAsiaTheme="minorEastAsia" w:hAnsiTheme="minorHAnsi" w:cstheme="minorBidi"/>
            <w:b/>
            <w:color w:val="auto"/>
            <w:kern w:val="2"/>
            <w:sz w:val="21"/>
            <w:szCs w:val="21"/>
            <w:bdr w:val="none" w:sz="0" w:space="0" w:color="auto"/>
            <w:lang w:val="en-US"/>
          </w:rPr>
          <w:delText>足球队</w:delText>
        </w:r>
      </w:del>
    </w:p>
    <w:p w14:paraId="08809E9D" w14:textId="10B50CA6" w:rsidR="00CC67E1" w:rsidRPr="008C2E6E" w:rsidDel="00F90644"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del w:id="41" w:author="yingying zeng" w:date="2018-03-15T16:58:00Z"/>
          <w:rFonts w:asciiTheme="minorHAnsi" w:eastAsiaTheme="minorEastAsia" w:hAnsiTheme="minorHAnsi" w:cstheme="minorBidi" w:hint="default"/>
          <w:color w:val="auto"/>
          <w:kern w:val="2"/>
          <w:sz w:val="21"/>
          <w:szCs w:val="21"/>
          <w:bdr w:val="none" w:sz="0" w:space="0" w:color="auto"/>
          <w:lang w:val="en-US"/>
        </w:rPr>
      </w:pPr>
      <w:del w:id="42" w:author="yingying zeng" w:date="2018-03-15T16:58:00Z">
        <w:r w:rsidRPr="008C2E6E" w:rsidDel="00F90644">
          <w:rPr>
            <w:rFonts w:asciiTheme="minorHAnsi" w:eastAsiaTheme="minorEastAsia" w:hAnsiTheme="minorHAnsi" w:cstheme="minorBidi"/>
            <w:color w:val="auto"/>
            <w:kern w:val="2"/>
            <w:sz w:val="21"/>
            <w:szCs w:val="21"/>
            <w:bdr w:val="none" w:sz="0" w:space="0" w:color="auto"/>
            <w:lang w:val="en-US"/>
          </w:rPr>
          <w:delText>组建足球队的过程跟组织职能十分相似。教练作为球队的管理者需要根据球员的特点确定中锋、前卫、前锋、门将等不同的角色，还要向他们明确职责。根据球员的特点为他们确定不同的角色</w:delText>
        </w:r>
        <w:r w:rsidR="007B09FC" w:rsidDel="00F90644">
          <w:rPr>
            <w:rFonts w:asciiTheme="minorHAnsi" w:eastAsiaTheme="minorEastAsia" w:hAnsiTheme="minorHAnsi" w:cstheme="minorBidi"/>
            <w:color w:val="auto"/>
            <w:kern w:val="2"/>
            <w:sz w:val="21"/>
            <w:szCs w:val="21"/>
            <w:bdr w:val="none" w:sz="0" w:space="0" w:color="auto"/>
            <w:lang w:val="en-US"/>
          </w:rPr>
          <w:delText>，</w:delText>
        </w:r>
        <w:r w:rsidRPr="008C2E6E" w:rsidDel="00F90644">
          <w:rPr>
            <w:rFonts w:asciiTheme="minorHAnsi" w:eastAsiaTheme="minorEastAsia" w:hAnsiTheme="minorHAnsi" w:cstheme="minorBidi"/>
            <w:color w:val="auto"/>
            <w:kern w:val="2"/>
            <w:sz w:val="21"/>
            <w:szCs w:val="21"/>
            <w:bdr w:val="none" w:sz="0" w:space="0" w:color="auto"/>
            <w:lang w:val="en-US"/>
          </w:rPr>
          <w:delText>这点</w:delText>
        </w:r>
        <w:r w:rsidR="00010C4A" w:rsidDel="00F90644">
          <w:rPr>
            <w:rFonts w:asciiTheme="minorHAnsi" w:eastAsiaTheme="minorEastAsia" w:hAnsiTheme="minorHAnsi" w:cstheme="minorBidi"/>
            <w:color w:val="auto"/>
            <w:kern w:val="2"/>
            <w:sz w:val="21"/>
            <w:szCs w:val="21"/>
            <w:bdr w:val="none" w:sz="0" w:space="0" w:color="auto"/>
            <w:lang w:val="en-US"/>
          </w:rPr>
          <w:delText>属于</w:delText>
        </w:r>
        <w:r w:rsidRPr="008C2E6E" w:rsidDel="00F90644">
          <w:rPr>
            <w:rFonts w:asciiTheme="minorHAnsi" w:eastAsiaTheme="minorEastAsia" w:hAnsiTheme="minorHAnsi" w:cstheme="minorBidi"/>
            <w:color w:val="auto"/>
            <w:kern w:val="2"/>
            <w:sz w:val="21"/>
            <w:szCs w:val="21"/>
            <w:bdr w:val="none" w:sz="0" w:space="0" w:color="auto"/>
            <w:lang w:val="en-US"/>
          </w:rPr>
          <w:delText>管理者的组织工作任务中的哪项？</w:delText>
        </w:r>
      </w:del>
    </w:p>
    <w:p w14:paraId="49519AF7" w14:textId="2F5FD9A7" w:rsidR="00CC67E1"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明确</w:t>
      </w:r>
      <w:r w:rsidR="00A60FB7" w:rsidRPr="008C2E6E">
        <w:rPr>
          <w:rFonts w:asciiTheme="minorHAnsi" w:eastAsiaTheme="minorEastAsia" w:hAnsiTheme="minorHAnsi" w:cstheme="minorBidi"/>
          <w:color w:val="auto"/>
          <w:kern w:val="2"/>
          <w:sz w:val="21"/>
          <w:szCs w:val="21"/>
          <w:bdr w:val="none" w:sz="0" w:space="0" w:color="auto"/>
          <w:lang w:val="en-US"/>
        </w:rPr>
        <w:t>完成目标所需要的任务</w:t>
      </w:r>
    </w:p>
    <w:p w14:paraId="5AB2DCD5" w14:textId="77777777" w:rsidR="00CC67E1"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F1779F">
        <w:rPr>
          <w:rFonts w:ascii="宋体" w:eastAsia="宋体" w:hAnsi="宋体" w:cstheme="minorBidi"/>
          <w:color w:val="auto"/>
          <w:kern w:val="2"/>
          <w:sz w:val="21"/>
          <w:szCs w:val="21"/>
          <w:highlight w:val="green"/>
          <w:bdr w:val="none" w:sz="0" w:space="0" w:color="auto"/>
          <w:lang w:val="en-US"/>
        </w:rPr>
        <w:t>○</w:t>
      </w:r>
      <w:r w:rsidR="00B643B8" w:rsidRPr="00F1779F">
        <w:rPr>
          <w:rFonts w:asciiTheme="minorHAnsi" w:eastAsiaTheme="minorEastAsia" w:hAnsiTheme="minorHAnsi" w:cstheme="minorBidi"/>
          <w:color w:val="auto"/>
          <w:kern w:val="2"/>
          <w:sz w:val="21"/>
          <w:szCs w:val="21"/>
          <w:highlight w:val="green"/>
          <w:bdr w:val="none" w:sz="0" w:space="0" w:color="auto"/>
          <w:lang w:val="en-US"/>
        </w:rPr>
        <w:t>将符合工作要求的人员配备到相关岗位</w:t>
      </w:r>
    </w:p>
    <w:p w14:paraId="1ACEAED3" w14:textId="77777777" w:rsidR="00CC67E1"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明确成员间的分工协作</w:t>
      </w:r>
      <w:r w:rsidR="00A60FB7">
        <w:rPr>
          <w:rFonts w:asciiTheme="minorHAnsi" w:eastAsiaTheme="minorEastAsia" w:hAnsiTheme="minorHAnsi" w:cstheme="minorBidi"/>
          <w:color w:val="auto"/>
          <w:kern w:val="2"/>
          <w:sz w:val="21"/>
          <w:szCs w:val="21"/>
          <w:bdr w:val="none" w:sz="0" w:space="0" w:color="auto"/>
          <w:lang w:val="en-US"/>
        </w:rPr>
        <w:t>关系</w:t>
      </w:r>
    </w:p>
    <w:p w14:paraId="06158728" w14:textId="77777777" w:rsidR="00CC67E1" w:rsidRPr="008C2E6E" w:rsidRDefault="00A91734"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宋体" w:eastAsia="宋体" w:hAnsi="宋体" w:cstheme="minorBidi"/>
          <w:color w:val="auto"/>
          <w:kern w:val="2"/>
          <w:sz w:val="21"/>
          <w:szCs w:val="21"/>
          <w:bdr w:val="none" w:sz="0" w:space="0" w:color="auto"/>
          <w:lang w:val="en-US"/>
        </w:rPr>
        <w:lastRenderedPageBreak/>
        <w:t>○</w:t>
      </w:r>
      <w:r w:rsidR="00B643B8" w:rsidRPr="008C2E6E">
        <w:rPr>
          <w:rFonts w:asciiTheme="minorHAnsi" w:eastAsiaTheme="minorEastAsia" w:hAnsiTheme="minorHAnsi" w:cstheme="minorBidi"/>
          <w:color w:val="auto"/>
          <w:kern w:val="2"/>
          <w:sz w:val="21"/>
          <w:szCs w:val="21"/>
          <w:bdr w:val="none" w:sz="0" w:space="0" w:color="auto"/>
          <w:lang w:val="en-US"/>
        </w:rPr>
        <w:t>调配所需要的其他资源</w:t>
      </w:r>
    </w:p>
    <w:p w14:paraId="02EECD58"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1E486B35"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反馈：</w:t>
      </w:r>
    </w:p>
    <w:p w14:paraId="5B45999C" w14:textId="0B2D9D29" w:rsidR="00CC67E1" w:rsidRPr="000C7475"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回答正确。</w:t>
      </w:r>
      <w:r w:rsidRPr="000C7475">
        <w:rPr>
          <w:rFonts w:asciiTheme="minorHAnsi" w:eastAsiaTheme="minorEastAsia" w:hAnsiTheme="minorHAnsi" w:cstheme="minorBidi"/>
          <w:color w:val="auto"/>
          <w:kern w:val="2"/>
          <w:sz w:val="21"/>
          <w:szCs w:val="21"/>
          <w:highlight w:val="yellow"/>
          <w:bdr w:val="none" w:sz="0" w:space="0" w:color="auto"/>
          <w:lang w:val="en-US"/>
        </w:rPr>
        <w:t>这符合</w:t>
      </w:r>
      <w:r w:rsidR="00041409" w:rsidRPr="000C7475">
        <w:rPr>
          <w:rFonts w:asciiTheme="minorHAnsi" w:eastAsiaTheme="minorEastAsia" w:hAnsiTheme="minorHAnsi" w:cstheme="minorBidi"/>
          <w:color w:val="auto"/>
          <w:kern w:val="2"/>
          <w:sz w:val="21"/>
          <w:szCs w:val="21"/>
          <w:highlight w:val="yellow"/>
          <w:bdr w:val="none" w:sz="0" w:space="0" w:color="auto"/>
          <w:lang w:val="en-US"/>
        </w:rPr>
        <w:t>“将符合工作要求的人员配备到相关岗位”</w:t>
      </w:r>
      <w:r w:rsidRPr="000C7475">
        <w:rPr>
          <w:rFonts w:asciiTheme="minorHAnsi" w:eastAsiaTheme="minorEastAsia" w:hAnsiTheme="minorHAnsi" w:cstheme="minorBidi"/>
          <w:color w:val="auto"/>
          <w:kern w:val="2"/>
          <w:sz w:val="21"/>
          <w:szCs w:val="21"/>
          <w:highlight w:val="yellow"/>
          <w:bdr w:val="none" w:sz="0" w:space="0" w:color="auto"/>
          <w:lang w:val="en-US"/>
        </w:rPr>
        <w:t>的特征。</w:t>
      </w:r>
    </w:p>
    <w:p w14:paraId="1822DFD9" w14:textId="6FF2D7ED"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color w:val="auto"/>
          <w:kern w:val="2"/>
          <w:sz w:val="21"/>
          <w:szCs w:val="21"/>
          <w:highlight w:val="yellow"/>
          <w:bdr w:val="none" w:sz="0" w:space="0" w:color="auto"/>
          <w:lang w:val="en-US"/>
        </w:rPr>
        <w:t>回答不正确。这</w:t>
      </w:r>
      <w:r w:rsidR="00041409" w:rsidRPr="000C7475">
        <w:rPr>
          <w:rFonts w:asciiTheme="minorHAnsi" w:eastAsiaTheme="minorEastAsia" w:hAnsiTheme="minorHAnsi" w:cstheme="minorBidi"/>
          <w:color w:val="auto"/>
          <w:kern w:val="2"/>
          <w:sz w:val="21"/>
          <w:szCs w:val="21"/>
          <w:highlight w:val="yellow"/>
          <w:bdr w:val="none" w:sz="0" w:space="0" w:color="auto"/>
          <w:lang w:val="en-US"/>
        </w:rPr>
        <w:t>不</w:t>
      </w:r>
      <w:r w:rsidRPr="000C7475">
        <w:rPr>
          <w:rFonts w:asciiTheme="minorHAnsi" w:eastAsiaTheme="minorEastAsia" w:hAnsiTheme="minorHAnsi" w:cstheme="minorBidi"/>
          <w:color w:val="auto"/>
          <w:kern w:val="2"/>
          <w:sz w:val="21"/>
          <w:szCs w:val="21"/>
          <w:highlight w:val="yellow"/>
          <w:bdr w:val="none" w:sz="0" w:space="0" w:color="auto"/>
          <w:lang w:val="en-US"/>
        </w:rPr>
        <w:t>符合</w:t>
      </w:r>
      <w:r w:rsidR="00041409" w:rsidRPr="000C7475">
        <w:rPr>
          <w:rFonts w:asciiTheme="minorHAnsi" w:eastAsiaTheme="minorEastAsia" w:hAnsiTheme="minorHAnsi" w:cstheme="minorBidi"/>
          <w:color w:val="auto"/>
          <w:kern w:val="2"/>
          <w:sz w:val="21"/>
          <w:szCs w:val="21"/>
          <w:highlight w:val="yellow"/>
          <w:bdr w:val="none" w:sz="0" w:space="0" w:color="auto"/>
          <w:lang w:val="en-US"/>
        </w:rPr>
        <w:t>“将符合工作要求的人员配备到相关岗位”</w:t>
      </w:r>
      <w:r w:rsidRPr="000C7475">
        <w:rPr>
          <w:rFonts w:asciiTheme="minorHAnsi" w:eastAsiaTheme="minorEastAsia" w:hAnsiTheme="minorHAnsi" w:cstheme="minorBidi"/>
          <w:color w:val="auto"/>
          <w:kern w:val="2"/>
          <w:sz w:val="21"/>
          <w:szCs w:val="21"/>
          <w:highlight w:val="yellow"/>
          <w:bdr w:val="none" w:sz="0" w:space="0" w:color="auto"/>
          <w:lang w:val="en-US"/>
        </w:rPr>
        <w:t>的特征。</w:t>
      </w:r>
    </w:p>
    <w:p w14:paraId="0CF24A12"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6105DE5"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7CEEED5C"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03U05</w:t>
      </w:r>
    </w:p>
    <w:p w14:paraId="7514D416" w14:textId="77777777" w:rsidR="00CC67E1" w:rsidRPr="008C2E6E"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Pr>
          <w:rFonts w:asciiTheme="minorHAnsi" w:eastAsiaTheme="minorEastAsia" w:hAnsiTheme="minorHAnsi" w:cstheme="minorBidi"/>
          <w:b/>
          <w:color w:val="auto"/>
          <w:kern w:val="2"/>
          <w:sz w:val="21"/>
          <w:szCs w:val="21"/>
          <w:bdr w:val="none" w:sz="0" w:space="0" w:color="auto"/>
          <w:lang w:val="en-US"/>
        </w:rPr>
        <w:t>王亮</w:t>
      </w:r>
      <w:r w:rsidR="00B643B8" w:rsidRPr="008C2E6E">
        <w:rPr>
          <w:rFonts w:asciiTheme="minorHAnsi" w:eastAsiaTheme="minorEastAsia" w:hAnsiTheme="minorHAnsi" w:cstheme="minorBidi"/>
          <w:b/>
          <w:color w:val="auto"/>
          <w:kern w:val="2"/>
          <w:sz w:val="21"/>
          <w:szCs w:val="21"/>
          <w:bdr w:val="none" w:sz="0" w:space="0" w:color="auto"/>
          <w:lang w:val="en-US"/>
        </w:rPr>
        <w:t>和他的团队（二）</w:t>
      </w:r>
    </w:p>
    <w:p w14:paraId="3B193EF6" w14:textId="77777777" w:rsidR="00CC67E1"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2913DA8" w14:textId="77777777" w:rsidR="00041409" w:rsidRPr="008C2E6E" w:rsidRDefault="0004140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color w:val="auto"/>
          <w:kern w:val="2"/>
          <w:sz w:val="21"/>
          <w:szCs w:val="21"/>
          <w:highlight w:val="yellow"/>
          <w:bdr w:val="none" w:sz="0" w:space="0" w:color="auto"/>
          <w:lang w:val="en-US"/>
        </w:rPr>
        <w:t>我们再来看看前面提到过的王亮和他所带领的团队。</w:t>
      </w:r>
    </w:p>
    <w:p w14:paraId="28F72B27" w14:textId="77777777" w:rsidR="00CC67E1" w:rsidRPr="008C2E6E"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王亮</w:t>
      </w:r>
      <w:r w:rsidR="00B643B8" w:rsidRPr="008C2E6E">
        <w:rPr>
          <w:rFonts w:asciiTheme="minorHAnsi" w:eastAsiaTheme="minorEastAsia" w:hAnsiTheme="minorHAnsi" w:cstheme="minorBidi"/>
          <w:color w:val="auto"/>
          <w:kern w:val="2"/>
          <w:sz w:val="21"/>
          <w:szCs w:val="21"/>
          <w:bdr w:val="none" w:sz="0" w:space="0" w:color="auto"/>
          <w:lang w:val="en-US"/>
        </w:rPr>
        <w:t>团队的组织结构是这样的：</w:t>
      </w:r>
    </w:p>
    <w:p w14:paraId="2D3F37D5" w14:textId="77777777" w:rsidR="00CC67E1"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王亮</w:t>
      </w:r>
      <w:r w:rsidR="00B643B8" w:rsidRPr="008C2E6E">
        <w:rPr>
          <w:rFonts w:asciiTheme="minorHAnsi" w:eastAsiaTheme="minorEastAsia" w:hAnsiTheme="minorHAnsi" w:cstheme="minorBidi"/>
          <w:color w:val="auto"/>
          <w:kern w:val="2"/>
          <w:sz w:val="21"/>
          <w:szCs w:val="21"/>
          <w:bdr w:val="none" w:sz="0" w:space="0" w:color="auto"/>
          <w:lang w:val="en-US"/>
        </w:rPr>
        <w:t>带的团队有</w:t>
      </w:r>
      <w:r w:rsidR="00877E94">
        <w:rPr>
          <w:rFonts w:asciiTheme="minorHAnsi" w:eastAsiaTheme="minorEastAsia" w:hAnsiTheme="minorHAnsi" w:cstheme="minorBidi" w:hint="default"/>
          <w:color w:val="auto"/>
          <w:kern w:val="2"/>
          <w:sz w:val="21"/>
          <w:szCs w:val="21"/>
          <w:bdr w:val="none" w:sz="0" w:space="0" w:color="auto"/>
          <w:lang w:val="en-US"/>
        </w:rPr>
        <w:t>4</w:t>
      </w:r>
      <w:r w:rsidR="00B643B8" w:rsidRPr="008C2E6E">
        <w:rPr>
          <w:rFonts w:asciiTheme="minorHAnsi" w:eastAsiaTheme="minorEastAsia" w:hAnsiTheme="minorHAnsi" w:cstheme="minorBidi"/>
          <w:color w:val="auto"/>
          <w:kern w:val="2"/>
          <w:sz w:val="21"/>
          <w:szCs w:val="21"/>
          <w:bdr w:val="none" w:sz="0" w:space="0" w:color="auto"/>
          <w:lang w:val="en-US"/>
        </w:rPr>
        <w:t>位同事，分别是行政专员小林、小何</w:t>
      </w:r>
      <w:r w:rsidR="00305CB1">
        <w:rPr>
          <w:rFonts w:asciiTheme="minorHAnsi" w:eastAsiaTheme="minorEastAsia" w:hAnsiTheme="minorHAnsi"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小李</w:t>
      </w:r>
      <w:r w:rsidR="00305CB1">
        <w:rPr>
          <w:rFonts w:asciiTheme="minorHAnsi" w:eastAsiaTheme="minorEastAsia" w:hAnsiTheme="minorHAnsi" w:cstheme="minorBidi"/>
          <w:color w:val="auto"/>
          <w:kern w:val="2"/>
          <w:sz w:val="21"/>
          <w:szCs w:val="21"/>
          <w:bdr w:val="none" w:sz="0" w:space="0" w:color="auto"/>
          <w:lang w:val="en-US"/>
        </w:rPr>
        <w:t>和</w:t>
      </w:r>
      <w:r w:rsidR="00877E94">
        <w:rPr>
          <w:rFonts w:asciiTheme="minorHAnsi" w:eastAsiaTheme="minorEastAsia" w:hAnsiTheme="minorHAnsi" w:cstheme="minorBidi"/>
          <w:color w:val="auto"/>
          <w:kern w:val="2"/>
          <w:sz w:val="21"/>
          <w:szCs w:val="21"/>
          <w:bdr w:val="none" w:sz="0" w:space="0" w:color="auto"/>
          <w:lang w:val="en-US"/>
        </w:rPr>
        <w:t>行政助理小朱</w:t>
      </w:r>
      <w:r w:rsidR="00B643B8" w:rsidRPr="008C2E6E">
        <w:rPr>
          <w:rFonts w:asciiTheme="minorHAnsi" w:eastAsiaTheme="minorEastAsia" w:hAnsiTheme="minorHAnsi" w:cstheme="minorBidi"/>
          <w:color w:val="auto"/>
          <w:kern w:val="2"/>
          <w:sz w:val="21"/>
          <w:szCs w:val="21"/>
          <w:bdr w:val="none" w:sz="0" w:space="0" w:color="auto"/>
          <w:lang w:val="en-US"/>
        </w:rPr>
        <w:t>。他们负责不同的工作内容</w:t>
      </w:r>
      <w:r w:rsidR="0088627E">
        <w:rPr>
          <w:rFonts w:asciiTheme="minorHAnsi" w:eastAsiaTheme="minorEastAsia" w:hAnsiTheme="minorHAnsi"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小林主要负责会议准备类、消防安全类事务，小何负责出差、预订类和总经理秘书类</w:t>
      </w:r>
      <w:r w:rsidR="006B14D5">
        <w:rPr>
          <w:rFonts w:asciiTheme="minorHAnsi" w:eastAsiaTheme="minorEastAsia" w:hAnsiTheme="minorHAnsi" w:cstheme="minorBidi"/>
          <w:color w:val="auto"/>
          <w:kern w:val="2"/>
          <w:sz w:val="21"/>
          <w:szCs w:val="21"/>
          <w:bdr w:val="none" w:sz="0" w:space="0" w:color="auto"/>
          <w:lang w:val="en-US"/>
        </w:rPr>
        <w:t>事务、小李负责礼品采购、领用类、车辆管理类事务。</w:t>
      </w:r>
      <w:r w:rsidR="0088627E">
        <w:rPr>
          <w:rFonts w:asciiTheme="minorHAnsi" w:eastAsiaTheme="minorEastAsia" w:hAnsiTheme="minorHAnsi" w:cstheme="minorBidi"/>
          <w:color w:val="auto"/>
          <w:kern w:val="2"/>
          <w:sz w:val="21"/>
          <w:szCs w:val="21"/>
          <w:bdr w:val="none" w:sz="0" w:space="0" w:color="auto"/>
          <w:lang w:val="en-US"/>
        </w:rPr>
        <w:t>而</w:t>
      </w:r>
      <w:r w:rsidR="00877E94">
        <w:rPr>
          <w:rFonts w:asciiTheme="minorHAnsi" w:eastAsiaTheme="minorEastAsia" w:hAnsiTheme="minorHAnsi" w:cstheme="minorBidi"/>
          <w:color w:val="auto"/>
          <w:kern w:val="2"/>
          <w:sz w:val="21"/>
          <w:szCs w:val="21"/>
          <w:bdr w:val="none" w:sz="0" w:space="0" w:color="auto"/>
          <w:lang w:val="en-US"/>
        </w:rPr>
        <w:t>小朱</w:t>
      </w:r>
      <w:r w:rsidR="006B14D5">
        <w:rPr>
          <w:rFonts w:asciiTheme="minorHAnsi" w:eastAsiaTheme="minorEastAsia" w:hAnsiTheme="minorHAnsi" w:cstheme="minorBidi"/>
          <w:color w:val="auto"/>
          <w:kern w:val="2"/>
          <w:sz w:val="21"/>
          <w:szCs w:val="21"/>
          <w:bdr w:val="none" w:sz="0" w:space="0" w:color="auto"/>
          <w:lang w:val="en-US"/>
        </w:rPr>
        <w:t>作为行政助理</w:t>
      </w:r>
      <w:r w:rsidR="00877E94">
        <w:rPr>
          <w:rFonts w:asciiTheme="minorHAnsi" w:eastAsiaTheme="minorEastAsia" w:hAnsiTheme="minorHAnsi" w:cstheme="minorBidi"/>
          <w:color w:val="auto"/>
          <w:kern w:val="2"/>
          <w:sz w:val="21"/>
          <w:szCs w:val="21"/>
          <w:bdr w:val="none" w:sz="0" w:space="0" w:color="auto"/>
          <w:lang w:val="en-US"/>
        </w:rPr>
        <w:t>，协助</w:t>
      </w:r>
      <w:r>
        <w:rPr>
          <w:rFonts w:asciiTheme="minorHAnsi" w:eastAsiaTheme="minorEastAsia" w:hAnsiTheme="minorHAnsi" w:cstheme="minorBidi"/>
          <w:color w:val="auto"/>
          <w:kern w:val="2"/>
          <w:sz w:val="21"/>
          <w:szCs w:val="21"/>
          <w:bdr w:val="none" w:sz="0" w:space="0" w:color="auto"/>
          <w:lang w:val="en-US"/>
        </w:rPr>
        <w:t>王亮</w:t>
      </w:r>
      <w:r w:rsidR="00877E94">
        <w:rPr>
          <w:rFonts w:asciiTheme="minorHAnsi" w:eastAsiaTheme="minorEastAsia" w:hAnsiTheme="minorHAnsi" w:cstheme="minorBidi"/>
          <w:color w:val="auto"/>
          <w:kern w:val="2"/>
          <w:sz w:val="21"/>
          <w:szCs w:val="21"/>
          <w:bdr w:val="none" w:sz="0" w:space="0" w:color="auto"/>
          <w:lang w:val="en-US"/>
        </w:rPr>
        <w:t>处理办公室日常事务</w:t>
      </w:r>
      <w:r w:rsidR="00B643B8" w:rsidRPr="008C2E6E">
        <w:rPr>
          <w:rFonts w:asciiTheme="minorHAnsi" w:eastAsiaTheme="minorEastAsia" w:hAnsiTheme="minorHAnsi" w:cstheme="minorBidi"/>
          <w:color w:val="auto"/>
          <w:kern w:val="2"/>
          <w:sz w:val="21"/>
          <w:szCs w:val="21"/>
          <w:bdr w:val="none" w:sz="0" w:space="0" w:color="auto"/>
          <w:lang w:val="en-US"/>
        </w:rPr>
        <w:t>。</w:t>
      </w:r>
    </w:p>
    <w:p w14:paraId="6D4DB6D9" w14:textId="77777777" w:rsidR="006B14D5" w:rsidRDefault="006B14D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96CA62E" w14:textId="77777777" w:rsidR="006B14D5" w:rsidRPr="008C2E6E" w:rsidRDefault="006B14D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宋体" w:eastAsia="宋体" w:hAnsi="宋体"/>
          <w:b/>
          <w:noProof/>
          <w:lang w:val="en-US"/>
        </w:rPr>
        <w:drawing>
          <wp:inline distT="0" distB="0" distL="0" distR="0" wp14:anchorId="25AC5141" wp14:editId="5EB5F3E4">
            <wp:extent cx="4343400" cy="1800225"/>
            <wp:effectExtent l="0" t="0" r="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8301C96" w14:textId="77777777" w:rsidR="004E096B" w:rsidRPr="000C7475" w:rsidRDefault="004E096B" w:rsidP="004E096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0C7475">
        <w:rPr>
          <w:rFonts w:asciiTheme="minorHAnsi" w:eastAsiaTheme="minorEastAsia" w:hAnsiTheme="minorHAnsi" w:cstheme="minorBidi" w:hint="default"/>
          <w:color w:val="auto"/>
          <w:kern w:val="2"/>
          <w:sz w:val="21"/>
          <w:szCs w:val="21"/>
          <w:highlight w:val="yellow"/>
          <w:bdr w:val="none" w:sz="0" w:space="0" w:color="auto"/>
          <w:lang w:val="en-US"/>
        </w:rPr>
        <w:t>03U06a</w:t>
      </w:r>
    </w:p>
    <w:p w14:paraId="28C57338" w14:textId="77777777" w:rsidR="004E096B" w:rsidRPr="000C7475" w:rsidRDefault="004E096B" w:rsidP="004E096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0C7475">
        <w:rPr>
          <w:rFonts w:asciiTheme="minorHAnsi" w:eastAsiaTheme="minorEastAsia" w:hAnsiTheme="minorHAnsi" w:cstheme="minorBidi"/>
          <w:color w:val="auto"/>
          <w:kern w:val="2"/>
          <w:sz w:val="21"/>
          <w:szCs w:val="21"/>
          <w:highlight w:val="yellow"/>
          <w:bdr w:val="none" w:sz="0" w:space="0" w:color="auto"/>
          <w:lang w:val="en-US"/>
        </w:rPr>
        <w:t>小测验：</w:t>
      </w:r>
      <w:r w:rsidR="001E7B78" w:rsidRPr="000C7475">
        <w:rPr>
          <w:rFonts w:asciiTheme="minorHAnsi" w:eastAsiaTheme="minorEastAsia" w:hAnsiTheme="minorHAnsi" w:cstheme="minorBidi"/>
          <w:color w:val="auto"/>
          <w:kern w:val="2"/>
          <w:sz w:val="21"/>
          <w:szCs w:val="21"/>
          <w:highlight w:val="yellow"/>
          <w:bdr w:val="none" w:sz="0" w:space="0" w:color="auto"/>
          <w:lang w:val="en-US"/>
        </w:rPr>
        <w:t>分析你的团队组织</w:t>
      </w:r>
    </w:p>
    <w:p w14:paraId="39E2052F" w14:textId="77777777" w:rsidR="001E7B78" w:rsidRPr="000C7475" w:rsidRDefault="001E7B78" w:rsidP="004E096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highlight w:val="yellow"/>
          <w:bdr w:val="none" w:sz="0" w:space="0" w:color="auto"/>
          <w:lang w:val="en-US"/>
        </w:rPr>
      </w:pPr>
    </w:p>
    <w:p w14:paraId="77507311" w14:textId="4153F8E6" w:rsidR="00B84935" w:rsidRPr="000C7475" w:rsidRDefault="004E096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yellow"/>
          <w:bdr w:val="none" w:sz="0" w:space="0" w:color="auto"/>
          <w:lang w:val="en-US"/>
        </w:rPr>
      </w:pPr>
      <w:r w:rsidRPr="000C7475">
        <w:rPr>
          <w:rFonts w:asciiTheme="minorHAnsi" w:hAnsiTheme="minorHAnsi" w:cstheme="minorBidi"/>
          <w:kern w:val="2"/>
          <w:sz w:val="21"/>
          <w:szCs w:val="21"/>
          <w:highlight w:val="yellow"/>
          <w:bdr w:val="none" w:sz="0" w:space="0" w:color="auto"/>
        </w:rPr>
        <w:t>你还记得你之前</w:t>
      </w:r>
      <w:r w:rsidR="001E7B78" w:rsidRPr="000C7475">
        <w:rPr>
          <w:rFonts w:asciiTheme="minorHAnsi" w:hAnsiTheme="minorHAnsi" w:cstheme="minorBidi"/>
          <w:kern w:val="2"/>
          <w:sz w:val="21"/>
          <w:szCs w:val="21"/>
          <w:highlight w:val="yellow"/>
          <w:bdr w:val="none" w:sz="0" w:space="0" w:color="auto"/>
        </w:rPr>
        <w:t>在</w:t>
      </w:r>
      <w:r w:rsidR="001E7B78" w:rsidRPr="00510066">
        <w:rPr>
          <w:rFonts w:asciiTheme="minorHAnsi" w:eastAsiaTheme="minorEastAsia" w:hAnsiTheme="minorHAnsi" w:cstheme="minorBidi"/>
          <w:color w:val="auto"/>
          <w:kern w:val="2"/>
          <w:sz w:val="21"/>
          <w:szCs w:val="21"/>
          <w:highlight w:val="yellow"/>
          <w:bdr w:val="none" w:sz="0" w:space="0" w:color="auto"/>
          <w:lang w:val="en-US"/>
        </w:rPr>
        <w:t>“</w:t>
      </w:r>
      <w:r w:rsidR="001E7B78" w:rsidRPr="00510066">
        <w:rPr>
          <w:rFonts w:asciiTheme="minorHAnsi" w:eastAsiaTheme="minorEastAsia" w:hAnsiTheme="minorHAnsi" w:cstheme="minorBidi" w:hint="default"/>
          <w:color w:val="auto"/>
          <w:kern w:val="2"/>
          <w:sz w:val="21"/>
          <w:szCs w:val="21"/>
          <w:highlight w:val="yellow"/>
          <w:bdr w:val="none" w:sz="0" w:space="0" w:color="auto"/>
          <w:lang w:val="en-US"/>
        </w:rPr>
        <w:t>小测验：</w:t>
      </w:r>
      <w:r w:rsidR="001E7B78" w:rsidRPr="00510066">
        <w:rPr>
          <w:rFonts w:asciiTheme="minorHAnsi" w:eastAsiaTheme="minorEastAsia" w:hAnsiTheme="minorHAnsi" w:cstheme="minorBidi"/>
          <w:color w:val="auto"/>
          <w:kern w:val="2"/>
          <w:sz w:val="21"/>
          <w:szCs w:val="21"/>
          <w:highlight w:val="yellow"/>
          <w:bdr w:val="none" w:sz="0" w:space="0" w:color="auto"/>
          <w:lang w:val="en-US"/>
        </w:rPr>
        <w:t xml:space="preserve"> </w:t>
      </w:r>
      <w:r w:rsidR="001E7B78" w:rsidRPr="00510066">
        <w:rPr>
          <w:rFonts w:asciiTheme="minorHAnsi" w:eastAsiaTheme="minorEastAsia" w:hAnsiTheme="minorHAnsi" w:cstheme="minorBidi" w:hint="default"/>
          <w:color w:val="auto"/>
          <w:kern w:val="2"/>
          <w:sz w:val="21"/>
          <w:szCs w:val="21"/>
          <w:highlight w:val="yellow"/>
          <w:bdr w:val="none" w:sz="0" w:space="0" w:color="auto"/>
          <w:lang w:val="en-US"/>
        </w:rPr>
        <w:t>你的工作计划</w:t>
      </w:r>
      <w:r w:rsidR="001E7B78" w:rsidRPr="00510066">
        <w:rPr>
          <w:rFonts w:asciiTheme="minorHAnsi" w:eastAsiaTheme="minorEastAsia" w:hAnsiTheme="minorHAnsi" w:cstheme="minorBidi"/>
          <w:color w:val="auto"/>
          <w:kern w:val="2"/>
          <w:sz w:val="21"/>
          <w:szCs w:val="21"/>
          <w:highlight w:val="yellow"/>
          <w:bdr w:val="none" w:sz="0" w:space="0" w:color="auto"/>
          <w:lang w:val="en-US"/>
        </w:rPr>
        <w:t>”这一小节</w:t>
      </w:r>
      <w:r w:rsidRPr="000C7475">
        <w:rPr>
          <w:rFonts w:asciiTheme="minorHAnsi" w:hAnsiTheme="minorHAnsi" w:cstheme="minorBidi"/>
          <w:kern w:val="2"/>
          <w:sz w:val="21"/>
          <w:szCs w:val="21"/>
          <w:highlight w:val="yellow"/>
          <w:bdr w:val="none" w:sz="0" w:space="0" w:color="auto"/>
        </w:rPr>
        <w:t>中列出的工作计划吗？请回顾你这个工作计划，并根据其分析你的团队的组织情况。</w:t>
      </w:r>
    </w:p>
    <w:p w14:paraId="645B4584" w14:textId="77777777" w:rsidR="00B84935" w:rsidRPr="000C7475"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highlight w:val="yellow"/>
          <w:bdr w:val="none" w:sz="0" w:space="0" w:color="auto"/>
          <w:lang w:val="en-US"/>
        </w:rPr>
      </w:pPr>
      <w:r w:rsidRPr="000C7475">
        <w:rPr>
          <w:rFonts w:asciiTheme="minorHAnsi" w:eastAsiaTheme="minorEastAsia" w:hAnsiTheme="minorHAnsi" w:cstheme="minorBidi"/>
          <w:b/>
          <w:color w:val="auto"/>
          <w:kern w:val="2"/>
          <w:sz w:val="21"/>
          <w:szCs w:val="21"/>
          <w:highlight w:val="yellow"/>
          <w:bdr w:val="none" w:sz="0" w:space="0" w:color="auto"/>
          <w:lang w:val="en-US"/>
        </w:rPr>
        <w:t>团队目标</w:t>
      </w:r>
      <w:r w:rsidRPr="000C7475">
        <w:rPr>
          <w:rFonts w:asciiTheme="minorHAnsi" w:eastAsiaTheme="minorEastAsia" w:hAnsiTheme="minorHAnsi" w:cstheme="minorBidi" w:hint="default"/>
          <w:b/>
          <w:color w:val="auto"/>
          <w:kern w:val="2"/>
          <w:sz w:val="21"/>
          <w:szCs w:val="21"/>
          <w:highlight w:val="yellow"/>
          <w:bdr w:val="none" w:sz="0" w:space="0" w:color="auto"/>
          <w:lang w:val="en-US"/>
        </w:rPr>
        <w:t>/</w:t>
      </w:r>
      <w:r w:rsidRPr="000C7475">
        <w:rPr>
          <w:rFonts w:asciiTheme="minorHAnsi" w:eastAsiaTheme="minorEastAsia" w:hAnsiTheme="minorHAnsi" w:cstheme="minorBidi"/>
          <w:b/>
          <w:color w:val="auto"/>
          <w:kern w:val="2"/>
          <w:sz w:val="21"/>
          <w:szCs w:val="21"/>
          <w:highlight w:val="yellow"/>
          <w:bdr w:val="none" w:sz="0" w:space="0" w:color="auto"/>
          <w:lang w:val="en-US"/>
        </w:rPr>
        <w:t>任务</w:t>
      </w:r>
      <w:r w:rsidR="001E7B78" w:rsidRPr="000C7475">
        <w:rPr>
          <w:rFonts w:asciiTheme="minorHAnsi" w:eastAsiaTheme="minorEastAsia" w:hAnsiTheme="minorHAnsi" w:cstheme="minorBidi"/>
          <w:b/>
          <w:color w:val="auto"/>
          <w:kern w:val="2"/>
          <w:sz w:val="21"/>
          <w:szCs w:val="21"/>
          <w:highlight w:val="yellow"/>
          <w:bdr w:val="none" w:sz="0" w:space="0" w:color="auto"/>
          <w:lang w:val="en-US"/>
        </w:rPr>
        <w:t>：</w:t>
      </w:r>
    </w:p>
    <w:p w14:paraId="1C86B9FD" w14:textId="77777777" w:rsidR="00B84935" w:rsidRPr="000C7475"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highlight w:val="yellow"/>
          <w:bdr w:val="none" w:sz="0" w:space="0" w:color="auto"/>
          <w:lang w:val="en-US"/>
        </w:rPr>
      </w:pPr>
      <w:r w:rsidRPr="000C7475">
        <w:rPr>
          <w:rFonts w:asciiTheme="minorHAnsi" w:eastAsiaTheme="minorEastAsia" w:hAnsiTheme="minorHAnsi" w:cstheme="minorBidi"/>
          <w:b/>
          <w:color w:val="auto"/>
          <w:kern w:val="2"/>
          <w:sz w:val="21"/>
          <w:szCs w:val="21"/>
          <w:highlight w:val="yellow"/>
          <w:bdr w:val="none" w:sz="0" w:space="0" w:color="auto"/>
          <w:lang w:val="en-US"/>
        </w:rPr>
        <w:t>岗位</w:t>
      </w:r>
      <w:r w:rsidR="001E7B78" w:rsidRPr="000C7475">
        <w:rPr>
          <w:rFonts w:asciiTheme="minorHAnsi" w:eastAsiaTheme="minorEastAsia" w:hAnsiTheme="minorHAnsi" w:cstheme="minorBidi"/>
          <w:b/>
          <w:color w:val="auto"/>
          <w:kern w:val="2"/>
          <w:sz w:val="21"/>
          <w:szCs w:val="21"/>
          <w:highlight w:val="yellow"/>
          <w:bdr w:val="none" w:sz="0" w:space="0" w:color="auto"/>
          <w:lang w:val="en-US"/>
        </w:rPr>
        <w:t>：</w:t>
      </w:r>
    </w:p>
    <w:p w14:paraId="7799DB00" w14:textId="4D8066FF" w:rsidR="00B84935" w:rsidRPr="000C7475"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highlight w:val="yellow"/>
          <w:bdr w:val="none" w:sz="0" w:space="0" w:color="auto"/>
          <w:lang w:val="en-US"/>
        </w:rPr>
      </w:pPr>
      <w:r w:rsidRPr="000C7475">
        <w:rPr>
          <w:rFonts w:asciiTheme="minorHAnsi" w:eastAsiaTheme="minorEastAsia" w:hAnsiTheme="minorHAnsi" w:cstheme="minorBidi"/>
          <w:b/>
          <w:color w:val="auto"/>
          <w:kern w:val="2"/>
          <w:sz w:val="21"/>
          <w:szCs w:val="21"/>
          <w:highlight w:val="yellow"/>
          <w:bdr w:val="none" w:sz="0" w:space="0" w:color="auto"/>
          <w:lang w:val="en-US"/>
        </w:rPr>
        <w:t>岗位</w:t>
      </w:r>
      <w:r w:rsidR="001E7B78" w:rsidRPr="000C7475">
        <w:rPr>
          <w:rFonts w:asciiTheme="minorHAnsi" w:eastAsiaTheme="minorEastAsia" w:hAnsiTheme="minorHAnsi" w:cstheme="minorBidi"/>
          <w:b/>
          <w:color w:val="auto"/>
          <w:kern w:val="2"/>
          <w:sz w:val="21"/>
          <w:szCs w:val="21"/>
          <w:highlight w:val="yellow"/>
          <w:bdr w:val="none" w:sz="0" w:space="0" w:color="auto"/>
          <w:lang w:val="en-US"/>
        </w:rPr>
        <w:t>职责：</w:t>
      </w:r>
    </w:p>
    <w:p w14:paraId="647382C3" w14:textId="77777777" w:rsidR="00B84935" w:rsidRPr="000C7475" w:rsidRDefault="00B84935" w:rsidP="000C7475">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43"/>
        <w:rPr>
          <w:rFonts w:asciiTheme="minorHAnsi" w:eastAsiaTheme="minorEastAsia" w:hAnsiTheme="minorHAnsi" w:cstheme="minorBidi" w:hint="default"/>
          <w:b/>
          <w:color w:val="auto"/>
          <w:kern w:val="2"/>
          <w:sz w:val="21"/>
          <w:szCs w:val="21"/>
          <w:highlight w:val="yellow"/>
          <w:bdr w:val="none" w:sz="0" w:space="0" w:color="auto"/>
          <w:lang w:val="en-US"/>
        </w:rPr>
      </w:pPr>
      <w:r w:rsidRPr="000C7475">
        <w:rPr>
          <w:rFonts w:asciiTheme="minorHAnsi" w:eastAsiaTheme="minorEastAsia" w:hAnsiTheme="minorHAnsi" w:cstheme="minorBidi"/>
          <w:b/>
          <w:color w:val="auto"/>
          <w:kern w:val="2"/>
          <w:sz w:val="21"/>
          <w:szCs w:val="21"/>
          <w:highlight w:val="yellow"/>
          <w:bdr w:val="none" w:sz="0" w:space="0" w:color="auto"/>
          <w:lang w:val="en-US"/>
        </w:rPr>
        <w:t>成员间的分工协作</w:t>
      </w:r>
      <w:r w:rsidR="001E7B78" w:rsidRPr="000C7475">
        <w:rPr>
          <w:rFonts w:asciiTheme="minorHAnsi" w:eastAsiaTheme="minorEastAsia" w:hAnsiTheme="minorHAnsi" w:cstheme="minorBidi"/>
          <w:b/>
          <w:color w:val="auto"/>
          <w:kern w:val="2"/>
          <w:sz w:val="21"/>
          <w:szCs w:val="21"/>
          <w:highlight w:val="yellow"/>
          <w:bdr w:val="none" w:sz="0" w:space="0" w:color="auto"/>
          <w:lang w:val="en-US"/>
        </w:rPr>
        <w:t>：</w:t>
      </w:r>
    </w:p>
    <w:p w14:paraId="3E6C651B" w14:textId="77777777" w:rsidR="00B84935" w:rsidRPr="000C7475"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highlight w:val="yellow"/>
          <w:bdr w:val="none" w:sz="0" w:space="0" w:color="auto"/>
          <w:lang w:val="en-US"/>
        </w:rPr>
      </w:pPr>
      <w:r w:rsidRPr="000C7475">
        <w:rPr>
          <w:rFonts w:asciiTheme="minorHAnsi" w:eastAsiaTheme="minorEastAsia" w:hAnsiTheme="minorHAnsi" w:cstheme="minorBidi"/>
          <w:b/>
          <w:color w:val="auto"/>
          <w:kern w:val="2"/>
          <w:sz w:val="21"/>
          <w:szCs w:val="21"/>
          <w:highlight w:val="yellow"/>
          <w:bdr w:val="none" w:sz="0" w:space="0" w:color="auto"/>
          <w:lang w:val="en-US"/>
        </w:rPr>
        <w:t>是否需要其他资源，如何调配</w:t>
      </w:r>
      <w:r w:rsidR="001E7B78" w:rsidRPr="000C7475">
        <w:rPr>
          <w:rFonts w:asciiTheme="minorHAnsi" w:eastAsiaTheme="minorEastAsia" w:hAnsiTheme="minorHAnsi" w:cstheme="minorBidi"/>
          <w:b/>
          <w:color w:val="auto"/>
          <w:kern w:val="2"/>
          <w:sz w:val="21"/>
          <w:szCs w:val="21"/>
          <w:highlight w:val="yellow"/>
          <w:bdr w:val="none" w:sz="0" w:space="0" w:color="auto"/>
          <w:lang w:val="en-US"/>
        </w:rPr>
        <w:t>：</w:t>
      </w:r>
    </w:p>
    <w:p w14:paraId="5F6F96B9" w14:textId="590333C7" w:rsidR="001E7B78" w:rsidRPr="000C7475" w:rsidRDefault="00A60FB7"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b/>
          <w:color w:val="auto"/>
          <w:kern w:val="2"/>
          <w:sz w:val="21"/>
          <w:szCs w:val="21"/>
          <w:highlight w:val="lightGray"/>
          <w:bdr w:val="none" w:sz="0" w:space="0" w:color="auto"/>
          <w:lang w:val="en-US"/>
        </w:rPr>
        <w:t>内外环境有无变化，是否需要</w:t>
      </w:r>
      <w:commentRangeStart w:id="43"/>
      <w:r w:rsidRPr="000C7475">
        <w:rPr>
          <w:rFonts w:asciiTheme="minorHAnsi" w:eastAsiaTheme="minorEastAsia" w:hAnsiTheme="minorHAnsi" w:cstheme="minorBidi"/>
          <w:b/>
          <w:color w:val="auto"/>
          <w:kern w:val="2"/>
          <w:sz w:val="21"/>
          <w:szCs w:val="21"/>
          <w:highlight w:val="lightGray"/>
          <w:bdr w:val="none" w:sz="0" w:space="0" w:color="auto"/>
          <w:lang w:val="en-US"/>
        </w:rPr>
        <w:t>调整</w:t>
      </w:r>
      <w:commentRangeEnd w:id="43"/>
      <w:r w:rsidR="002D774A">
        <w:rPr>
          <w:rStyle w:val="a8"/>
          <w:rFonts w:ascii="Times New Roman" w:eastAsiaTheme="minorEastAsia" w:hAnsi="Times New Roman" w:cs="Times New Roman" w:hint="default"/>
          <w:color w:val="auto"/>
          <w:lang w:val="en-US" w:eastAsia="en-US"/>
        </w:rPr>
        <w:commentReference w:id="43"/>
      </w:r>
      <w:r w:rsidRPr="000C7475">
        <w:rPr>
          <w:rFonts w:asciiTheme="minorHAnsi" w:eastAsiaTheme="minorEastAsia" w:hAnsiTheme="minorHAnsi" w:cstheme="minorBidi"/>
          <w:b/>
          <w:color w:val="auto"/>
          <w:kern w:val="2"/>
          <w:sz w:val="21"/>
          <w:szCs w:val="21"/>
          <w:highlight w:val="lightGray"/>
          <w:bdr w:val="none" w:sz="0" w:space="0" w:color="auto"/>
          <w:lang w:val="en-US"/>
        </w:rPr>
        <w:t>：</w:t>
      </w:r>
      <w:r w:rsidR="002D774A" w:rsidRPr="000C7475" w:rsidDel="002D774A">
        <w:rPr>
          <w:rFonts w:asciiTheme="minorHAnsi" w:eastAsiaTheme="minorEastAsia" w:hAnsiTheme="minorHAnsi" w:cstheme="minorBidi" w:hint="default"/>
          <w:b/>
          <w:color w:val="auto"/>
          <w:kern w:val="2"/>
          <w:sz w:val="21"/>
          <w:szCs w:val="21"/>
          <w:highlight w:val="lightGray"/>
          <w:bdr w:val="none" w:sz="0" w:space="0" w:color="auto"/>
          <w:lang w:val="en-US"/>
        </w:rPr>
        <w:t xml:space="preserve"> </w:t>
      </w:r>
    </w:p>
    <w:p w14:paraId="56F60FD9" w14:textId="77777777" w:rsidR="001E7B78" w:rsidRDefault="001E7B7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Pr>
          <w:rFonts w:asciiTheme="minorHAnsi" w:eastAsiaTheme="minorEastAsia" w:hAnsiTheme="minorHAnsi" w:cstheme="minorBidi" w:hint="default"/>
          <w:b/>
          <w:color w:val="auto"/>
          <w:kern w:val="2"/>
          <w:sz w:val="21"/>
          <w:szCs w:val="21"/>
          <w:bdr w:val="none" w:sz="0" w:space="0" w:color="auto"/>
          <w:lang w:val="en-US"/>
        </w:rPr>
        <w:t>反馈</w:t>
      </w:r>
      <w:r>
        <w:rPr>
          <w:rFonts w:asciiTheme="minorHAnsi" w:eastAsiaTheme="minorEastAsia" w:hAnsiTheme="minorHAnsi" w:cstheme="minorBidi"/>
          <w:b/>
          <w:color w:val="auto"/>
          <w:kern w:val="2"/>
          <w:sz w:val="21"/>
          <w:szCs w:val="21"/>
          <w:bdr w:val="none" w:sz="0" w:space="0" w:color="auto"/>
          <w:lang w:val="en-US"/>
        </w:rPr>
        <w:t>：</w:t>
      </w:r>
    </w:p>
    <w:p w14:paraId="38CACD1A" w14:textId="77777777" w:rsidR="001E7B78" w:rsidRPr="000C7475" w:rsidRDefault="001E7B7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Pr>
          <w:rFonts w:asciiTheme="minorHAnsi" w:eastAsiaTheme="minorEastAsia" w:hAnsiTheme="minorHAnsi" w:cstheme="minorBidi" w:hint="default"/>
          <w:b/>
          <w:color w:val="auto"/>
          <w:kern w:val="2"/>
          <w:sz w:val="21"/>
          <w:szCs w:val="21"/>
          <w:bdr w:val="none" w:sz="0" w:space="0" w:color="auto"/>
          <w:lang w:val="en-US"/>
        </w:rPr>
        <w:lastRenderedPageBreak/>
        <w:t>谢谢你的回答</w:t>
      </w:r>
      <w:r>
        <w:rPr>
          <w:rFonts w:asciiTheme="minorHAnsi" w:eastAsiaTheme="minorEastAsia" w:hAnsiTheme="minorHAnsi" w:cstheme="minorBidi"/>
          <w:b/>
          <w:color w:val="auto"/>
          <w:kern w:val="2"/>
          <w:sz w:val="21"/>
          <w:szCs w:val="21"/>
          <w:bdr w:val="none" w:sz="0" w:space="0" w:color="auto"/>
          <w:lang w:val="en-US"/>
        </w:rPr>
        <w:t>。</w:t>
      </w:r>
      <w:r>
        <w:rPr>
          <w:rFonts w:asciiTheme="minorHAnsi" w:eastAsiaTheme="minorEastAsia" w:hAnsiTheme="minorHAnsi" w:cstheme="minorBidi" w:hint="default"/>
          <w:b/>
          <w:color w:val="auto"/>
          <w:kern w:val="2"/>
          <w:sz w:val="21"/>
          <w:szCs w:val="21"/>
          <w:bdr w:val="none" w:sz="0" w:space="0" w:color="auto"/>
          <w:lang w:val="en-US"/>
        </w:rPr>
        <w:t>请继续后面的学习</w:t>
      </w:r>
      <w:r>
        <w:rPr>
          <w:rFonts w:asciiTheme="minorHAnsi" w:eastAsiaTheme="minorEastAsia" w:hAnsiTheme="minorHAnsi" w:cstheme="minorBidi"/>
          <w:b/>
          <w:color w:val="auto"/>
          <w:kern w:val="2"/>
          <w:sz w:val="21"/>
          <w:szCs w:val="21"/>
          <w:bdr w:val="none" w:sz="0" w:space="0" w:color="auto"/>
          <w:lang w:val="en-US"/>
        </w:rPr>
        <w:t>。</w:t>
      </w:r>
    </w:p>
    <w:p w14:paraId="572B2D0B" w14:textId="77777777" w:rsidR="00B84935"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E6BED97" w14:textId="77777777" w:rsidR="00B84935"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7D869796" w14:textId="77777777" w:rsidR="00B84935" w:rsidRPr="008C2E6E" w:rsidRDefault="00B84935"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F725E9D"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04U</w:t>
      </w:r>
    </w:p>
    <w:p w14:paraId="51A47018"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职责三：领导</w:t>
      </w:r>
    </w:p>
    <w:p w14:paraId="2C6D385D"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04U01</w:t>
      </w:r>
    </w:p>
    <w:p w14:paraId="751813FC"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领导职责概述</w:t>
      </w:r>
    </w:p>
    <w:p w14:paraId="37C3A056"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管理者的第三项职责是领导。</w:t>
      </w:r>
      <w:r w:rsidRPr="00545B1D">
        <w:rPr>
          <w:rFonts w:asciiTheme="minorHAnsi" w:eastAsiaTheme="minorEastAsia" w:hAnsiTheme="minorHAnsi" w:cstheme="minorBidi"/>
          <w:b/>
          <w:color w:val="auto"/>
          <w:kern w:val="2"/>
          <w:sz w:val="21"/>
          <w:szCs w:val="21"/>
          <w:bdr w:val="none" w:sz="0" w:space="0" w:color="auto"/>
          <w:lang w:val="en-US"/>
        </w:rPr>
        <w:t>领导职责</w:t>
      </w:r>
      <w:r w:rsidRPr="008C2E6E">
        <w:rPr>
          <w:rFonts w:asciiTheme="minorHAnsi" w:eastAsiaTheme="minorEastAsia" w:hAnsiTheme="minorHAnsi" w:cstheme="minorBidi"/>
          <w:color w:val="auto"/>
          <w:kern w:val="2"/>
          <w:sz w:val="21"/>
          <w:szCs w:val="21"/>
          <w:bdr w:val="none" w:sz="0" w:space="0" w:color="auto"/>
          <w:lang w:val="en-US"/>
        </w:rPr>
        <w:t>即管理者利用公司</w:t>
      </w:r>
      <w:r w:rsidR="00937452">
        <w:rPr>
          <w:rFonts w:asciiTheme="minorHAnsi" w:eastAsiaTheme="minorEastAsia" w:hAnsiTheme="minorHAnsi" w:cstheme="minorBidi"/>
          <w:color w:val="auto"/>
          <w:kern w:val="2"/>
          <w:sz w:val="21"/>
          <w:szCs w:val="21"/>
          <w:bdr w:val="none" w:sz="0" w:space="0" w:color="auto"/>
          <w:lang w:val="en-US"/>
        </w:rPr>
        <w:t>赋予的权力，影响和激励员工为实现组织目标而努力工作的过程。这其实是一种影响力，即管理者影响员工心甘情愿、</w:t>
      </w:r>
      <w:r w:rsidRPr="008C2E6E">
        <w:rPr>
          <w:rFonts w:asciiTheme="minorHAnsi" w:eastAsiaTheme="minorEastAsia" w:hAnsiTheme="minorHAnsi" w:cstheme="minorBidi"/>
          <w:color w:val="auto"/>
          <w:kern w:val="2"/>
          <w:sz w:val="21"/>
          <w:szCs w:val="21"/>
          <w:bdr w:val="none" w:sz="0" w:space="0" w:color="auto"/>
          <w:lang w:val="en-US"/>
        </w:rPr>
        <w:t>满怀热情地为实现群体的目标而努力的过程。管理者</w:t>
      </w:r>
      <w:r w:rsidR="00937452">
        <w:rPr>
          <w:rFonts w:asciiTheme="minorHAnsi" w:eastAsiaTheme="minorEastAsia" w:hAnsiTheme="minorHAnsi" w:cstheme="minorBidi"/>
          <w:color w:val="auto"/>
          <w:kern w:val="2"/>
          <w:sz w:val="21"/>
          <w:szCs w:val="21"/>
          <w:bdr w:val="none" w:sz="0" w:space="0" w:color="auto"/>
          <w:lang w:val="en-US"/>
        </w:rPr>
        <w:t>不但应当鼓励员工，</w:t>
      </w:r>
      <w:r w:rsidRPr="008C2E6E">
        <w:rPr>
          <w:rFonts w:asciiTheme="minorHAnsi" w:eastAsiaTheme="minorEastAsia" w:hAnsiTheme="minorHAnsi" w:cstheme="minorBidi"/>
          <w:color w:val="auto"/>
          <w:kern w:val="2"/>
          <w:sz w:val="21"/>
          <w:szCs w:val="21"/>
          <w:bdr w:val="none" w:sz="0" w:space="0" w:color="auto"/>
          <w:lang w:val="en-US"/>
        </w:rPr>
        <w:t>提高</w:t>
      </w:r>
      <w:r w:rsidR="00937452">
        <w:rPr>
          <w:rFonts w:asciiTheme="minorHAnsi" w:eastAsiaTheme="minorEastAsia" w:hAnsiTheme="minorHAnsi" w:cstheme="minorBidi"/>
          <w:color w:val="auto"/>
          <w:kern w:val="2"/>
          <w:sz w:val="21"/>
          <w:szCs w:val="21"/>
          <w:bdr w:val="none" w:sz="0" w:space="0" w:color="auto"/>
          <w:lang w:val="en-US"/>
        </w:rPr>
        <w:t>他们的</w:t>
      </w:r>
      <w:r w:rsidRPr="008C2E6E">
        <w:rPr>
          <w:rFonts w:asciiTheme="minorHAnsi" w:eastAsiaTheme="minorEastAsia" w:hAnsiTheme="minorHAnsi" w:cstheme="minorBidi"/>
          <w:color w:val="auto"/>
          <w:kern w:val="2"/>
          <w:sz w:val="21"/>
          <w:szCs w:val="21"/>
          <w:bdr w:val="none" w:sz="0" w:space="0" w:color="auto"/>
          <w:lang w:val="en-US"/>
        </w:rPr>
        <w:t>工作意愿度，</w:t>
      </w:r>
      <w:r w:rsidR="00937452">
        <w:rPr>
          <w:rFonts w:asciiTheme="minorHAnsi" w:eastAsiaTheme="minorEastAsia" w:hAnsiTheme="minorHAnsi" w:cstheme="minorBidi"/>
          <w:color w:val="auto"/>
          <w:kern w:val="2"/>
          <w:sz w:val="21"/>
          <w:szCs w:val="21"/>
          <w:bdr w:val="none" w:sz="0" w:space="0" w:color="auto"/>
          <w:lang w:val="en-US"/>
        </w:rPr>
        <w:t>还应该创造机会提高他们的各项能力，并在适当的时候给予他们辅导</w:t>
      </w:r>
      <w:r w:rsidRPr="008C2E6E">
        <w:rPr>
          <w:rFonts w:asciiTheme="minorHAnsi" w:eastAsiaTheme="minorEastAsia" w:hAnsiTheme="minorHAnsi" w:cstheme="minorBidi"/>
          <w:color w:val="auto"/>
          <w:kern w:val="2"/>
          <w:sz w:val="21"/>
          <w:szCs w:val="21"/>
          <w:bdr w:val="none" w:sz="0" w:space="0" w:color="auto"/>
          <w:lang w:val="en-US"/>
        </w:rPr>
        <w:t>。</w:t>
      </w:r>
    </w:p>
    <w:p w14:paraId="66EACB65"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889DED2"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C36052B"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04U02</w:t>
      </w:r>
    </w:p>
    <w:p w14:paraId="7F710527"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领导职责内容</w:t>
      </w:r>
    </w:p>
    <w:p w14:paraId="2DDFB4C3"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领导职责包括三方面内容：</w:t>
      </w:r>
    </w:p>
    <w:p w14:paraId="7A265F99" w14:textId="77777777" w:rsidR="00CC67E1" w:rsidRPr="008C2E6E" w:rsidRDefault="00B643B8" w:rsidP="00A91734">
      <w:pPr>
        <w:pStyle w:val="a4"/>
        <w:numPr>
          <w:ilvl w:val="0"/>
          <w:numId w:val="8"/>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545B1D">
        <w:rPr>
          <w:rFonts w:asciiTheme="minorHAnsi" w:eastAsiaTheme="minorEastAsia" w:hAnsiTheme="minorHAnsi" w:cstheme="minorBidi"/>
          <w:b/>
          <w:color w:val="auto"/>
          <w:kern w:val="2"/>
          <w:sz w:val="21"/>
          <w:szCs w:val="21"/>
          <w:bdr w:val="none" w:sz="0" w:space="0" w:color="auto"/>
          <w:lang w:val="en-US"/>
        </w:rPr>
        <w:t>激励</w:t>
      </w:r>
      <w:r w:rsidRPr="008C2E6E">
        <w:rPr>
          <w:rFonts w:asciiTheme="minorHAnsi" w:eastAsiaTheme="minorEastAsia" w:hAnsiTheme="minorHAnsi" w:cstheme="minorBidi"/>
          <w:color w:val="auto"/>
          <w:kern w:val="2"/>
          <w:sz w:val="21"/>
          <w:szCs w:val="21"/>
          <w:bdr w:val="none" w:sz="0" w:space="0" w:color="auto"/>
          <w:lang w:val="en-US"/>
        </w:rPr>
        <w:t>：</w:t>
      </w:r>
      <w:r w:rsidR="007B09FC">
        <w:rPr>
          <w:rFonts w:asciiTheme="minorHAnsi" w:eastAsiaTheme="minorEastAsia" w:hAnsiTheme="minorHAnsi" w:cstheme="minorBidi"/>
          <w:color w:val="auto"/>
          <w:kern w:val="2"/>
          <w:sz w:val="21"/>
          <w:szCs w:val="21"/>
          <w:bdr w:val="none" w:sz="0" w:space="0" w:color="auto"/>
          <w:lang w:val="en-US"/>
        </w:rPr>
        <w:t>管理者应该为员工</w:t>
      </w:r>
      <w:r w:rsidRPr="008C2E6E">
        <w:rPr>
          <w:rFonts w:asciiTheme="minorHAnsi" w:eastAsiaTheme="minorEastAsia" w:hAnsiTheme="minorHAnsi" w:cstheme="minorBidi"/>
          <w:color w:val="auto"/>
          <w:kern w:val="2"/>
          <w:sz w:val="21"/>
          <w:szCs w:val="21"/>
          <w:bdr w:val="none" w:sz="0" w:space="0" w:color="auto"/>
          <w:lang w:val="en-US"/>
        </w:rPr>
        <w:t>绘制发展愿景，激励员工发挥其最佳工作状态，鼓励其为实现愿景</w:t>
      </w:r>
      <w:r w:rsidR="00F039D6">
        <w:rPr>
          <w:rFonts w:asciiTheme="minorHAnsi" w:eastAsiaTheme="minorEastAsia" w:hAnsiTheme="minorHAnsi" w:cstheme="minorBidi"/>
          <w:color w:val="auto"/>
          <w:kern w:val="2"/>
          <w:sz w:val="21"/>
          <w:szCs w:val="21"/>
          <w:bdr w:val="none" w:sz="0" w:space="0" w:color="auto"/>
          <w:lang w:val="en-US"/>
        </w:rPr>
        <w:t>而</w:t>
      </w:r>
      <w:r w:rsidRPr="008C2E6E">
        <w:rPr>
          <w:rFonts w:asciiTheme="minorHAnsi" w:eastAsiaTheme="minorEastAsia" w:hAnsiTheme="minorHAnsi" w:cstheme="minorBidi"/>
          <w:color w:val="auto"/>
          <w:kern w:val="2"/>
          <w:sz w:val="21"/>
          <w:szCs w:val="21"/>
          <w:bdr w:val="none" w:sz="0" w:space="0" w:color="auto"/>
          <w:lang w:val="en-US"/>
        </w:rPr>
        <w:t>努力工作；</w:t>
      </w:r>
    </w:p>
    <w:p w14:paraId="2D2E6AB7" w14:textId="77777777" w:rsidR="00CC67E1" w:rsidRPr="008C2E6E" w:rsidRDefault="00B643B8" w:rsidP="00A91734">
      <w:pPr>
        <w:pStyle w:val="a4"/>
        <w:numPr>
          <w:ilvl w:val="0"/>
          <w:numId w:val="8"/>
        </w:numPr>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545B1D">
        <w:rPr>
          <w:rFonts w:asciiTheme="minorHAnsi" w:eastAsiaTheme="minorEastAsia" w:hAnsiTheme="minorHAnsi" w:cstheme="minorBidi"/>
          <w:b/>
          <w:color w:val="auto"/>
          <w:kern w:val="2"/>
          <w:sz w:val="21"/>
          <w:szCs w:val="21"/>
          <w:bdr w:val="none" w:sz="0" w:space="0" w:color="auto"/>
          <w:lang w:val="en-US"/>
        </w:rPr>
        <w:t>授权</w:t>
      </w:r>
      <w:r w:rsidRPr="008C2E6E">
        <w:rPr>
          <w:rFonts w:asciiTheme="minorHAnsi" w:eastAsiaTheme="minorEastAsia" w:hAnsiTheme="minorHAnsi" w:cstheme="minorBidi"/>
          <w:color w:val="auto"/>
          <w:kern w:val="2"/>
          <w:sz w:val="21"/>
          <w:szCs w:val="21"/>
          <w:bdr w:val="none" w:sz="0" w:space="0" w:color="auto"/>
          <w:lang w:val="en-US"/>
        </w:rPr>
        <w:t>：管理者把部分工作分配给员工，让其完成重要任务和目标，并赋予员工开展工作和实现目标需要的权力，可以使自己的工作效率大大提高，从而更好、更快、更有效地开展工作。</w:t>
      </w:r>
    </w:p>
    <w:p w14:paraId="68C0CB51" w14:textId="77777777" w:rsidR="00CC67E1" w:rsidRPr="00E91E49" w:rsidRDefault="00B643B8" w:rsidP="00545B1D">
      <w:pPr>
        <w:pStyle w:val="a4"/>
        <w:numPr>
          <w:ilvl w:val="0"/>
          <w:numId w:val="8"/>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b/>
          <w:color w:val="auto"/>
          <w:kern w:val="2"/>
          <w:sz w:val="21"/>
          <w:szCs w:val="21"/>
          <w:bdr w:val="none" w:sz="0" w:space="0" w:color="auto"/>
          <w:lang w:val="en-US"/>
        </w:rPr>
        <w:t>辅导：</w:t>
      </w:r>
      <w:r w:rsidRPr="00E91E49">
        <w:rPr>
          <w:rFonts w:asciiTheme="minorHAnsi" w:eastAsiaTheme="minorEastAsia" w:hAnsiTheme="minorHAnsi" w:cstheme="minorBidi"/>
          <w:color w:val="auto"/>
          <w:kern w:val="2"/>
          <w:sz w:val="21"/>
          <w:szCs w:val="21"/>
          <w:bdr w:val="none" w:sz="0" w:space="0" w:color="auto"/>
          <w:lang w:val="en-US"/>
        </w:rPr>
        <w:t>管理者应该充当教练、顾问的</w:t>
      </w:r>
      <w:r w:rsidR="00937452" w:rsidRPr="00545B1D">
        <w:rPr>
          <w:rFonts w:asciiTheme="minorHAnsi" w:eastAsiaTheme="minorEastAsia" w:hAnsiTheme="minorHAnsi" w:cstheme="minorBidi"/>
          <w:color w:val="auto"/>
          <w:kern w:val="2"/>
          <w:sz w:val="21"/>
          <w:szCs w:val="21"/>
          <w:bdr w:val="none" w:sz="0" w:space="0" w:color="auto"/>
          <w:lang w:val="en-US"/>
        </w:rPr>
        <w:t>角色，而不应该是监视员工工作的监督者。对于管理者来说，不能仅仅简单地做出</w:t>
      </w:r>
      <w:r w:rsidRPr="00545B1D">
        <w:rPr>
          <w:rFonts w:asciiTheme="minorHAnsi" w:eastAsiaTheme="minorEastAsia" w:hAnsiTheme="minorHAnsi" w:cstheme="minorBidi"/>
          <w:color w:val="auto"/>
          <w:kern w:val="2"/>
          <w:sz w:val="21"/>
          <w:szCs w:val="21"/>
          <w:bdr w:val="none" w:sz="0" w:space="0" w:color="auto"/>
          <w:lang w:val="en-US"/>
        </w:rPr>
        <w:t>工作分工便</w:t>
      </w:r>
      <w:r w:rsidR="00937452" w:rsidRPr="00545B1D">
        <w:rPr>
          <w:rFonts w:asciiTheme="minorHAnsi" w:eastAsiaTheme="minorEastAsia" w:hAnsiTheme="minorHAnsi" w:cstheme="minorBidi"/>
          <w:color w:val="auto"/>
          <w:kern w:val="2"/>
          <w:sz w:val="21"/>
          <w:szCs w:val="21"/>
          <w:bdr w:val="none" w:sz="0" w:space="0" w:color="auto"/>
          <w:lang w:val="en-US"/>
        </w:rPr>
        <w:t>“甩手不管”。优秀的管理者会一直支持员工，在工作过程中不断帮助、指导</w:t>
      </w:r>
      <w:r w:rsidRPr="00545B1D">
        <w:rPr>
          <w:rFonts w:asciiTheme="minorHAnsi" w:eastAsiaTheme="minorEastAsia" w:hAnsiTheme="minorHAnsi" w:cstheme="minorBidi"/>
          <w:color w:val="auto"/>
          <w:kern w:val="2"/>
          <w:sz w:val="21"/>
          <w:szCs w:val="21"/>
          <w:bdr w:val="none" w:sz="0" w:space="0" w:color="auto"/>
          <w:lang w:val="en-US"/>
        </w:rPr>
        <w:t>、鼓励他们。</w:t>
      </w:r>
    </w:p>
    <w:p w14:paraId="4744BE4A" w14:textId="77777777" w:rsidR="00AF2F83" w:rsidRDefault="00AF2F83"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p>
    <w:p w14:paraId="3344EAE2"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04U03</w:t>
      </w:r>
    </w:p>
    <w:p w14:paraId="75F3BD4F" w14:textId="77777777" w:rsidR="00937452" w:rsidRPr="008C2E6E" w:rsidRDefault="00480002" w:rsidP="009374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Pr>
          <w:rFonts w:asciiTheme="minorHAnsi" w:eastAsiaTheme="minorEastAsia" w:hAnsiTheme="minorHAnsi" w:cstheme="minorBidi"/>
          <w:b/>
          <w:color w:val="auto"/>
          <w:kern w:val="2"/>
          <w:sz w:val="21"/>
          <w:szCs w:val="21"/>
          <w:bdr w:val="none" w:sz="0" w:space="0" w:color="auto"/>
          <w:lang w:val="en-US"/>
        </w:rPr>
        <w:t>王亮</w:t>
      </w:r>
      <w:r w:rsidR="00937452" w:rsidRPr="008C2E6E">
        <w:rPr>
          <w:rFonts w:asciiTheme="minorHAnsi" w:eastAsiaTheme="minorEastAsia" w:hAnsiTheme="minorHAnsi" w:cstheme="minorBidi"/>
          <w:b/>
          <w:color w:val="auto"/>
          <w:kern w:val="2"/>
          <w:sz w:val="21"/>
          <w:szCs w:val="21"/>
          <w:bdr w:val="none" w:sz="0" w:space="0" w:color="auto"/>
          <w:lang w:val="en-US"/>
        </w:rPr>
        <w:t>和他的团队（</w:t>
      </w:r>
      <w:r w:rsidR="00937452">
        <w:rPr>
          <w:rFonts w:asciiTheme="minorHAnsi" w:eastAsiaTheme="minorEastAsia" w:hAnsiTheme="minorHAnsi" w:cstheme="minorBidi"/>
          <w:b/>
          <w:color w:val="auto"/>
          <w:kern w:val="2"/>
          <w:sz w:val="21"/>
          <w:szCs w:val="21"/>
          <w:bdr w:val="none" w:sz="0" w:space="0" w:color="auto"/>
          <w:lang w:val="en-US"/>
        </w:rPr>
        <w:t>三</w:t>
      </w:r>
      <w:r w:rsidR="00937452" w:rsidRPr="008C2E6E">
        <w:rPr>
          <w:rFonts w:asciiTheme="minorHAnsi" w:eastAsiaTheme="minorEastAsia" w:hAnsiTheme="minorHAnsi" w:cstheme="minorBidi"/>
          <w:b/>
          <w:color w:val="auto"/>
          <w:kern w:val="2"/>
          <w:sz w:val="21"/>
          <w:szCs w:val="21"/>
          <w:bdr w:val="none" w:sz="0" w:space="0" w:color="auto"/>
          <w:lang w:val="en-US"/>
        </w:rPr>
        <w:t>）</w:t>
      </w:r>
    </w:p>
    <w:p w14:paraId="22B27E68" w14:textId="77777777" w:rsidR="00CC67E1" w:rsidRPr="00937452"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4A81541"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在领导职责这一块，</w:t>
      </w:r>
      <w:r w:rsidR="00480002">
        <w:rPr>
          <w:rFonts w:asciiTheme="minorHAnsi" w:eastAsiaTheme="minorEastAsia" w:hAnsiTheme="minorHAnsi" w:cstheme="minorBidi"/>
          <w:color w:val="auto"/>
          <w:kern w:val="2"/>
          <w:sz w:val="21"/>
          <w:szCs w:val="21"/>
          <w:bdr w:val="none" w:sz="0" w:space="0" w:color="auto"/>
          <w:lang w:val="en-US"/>
        </w:rPr>
        <w:t>王亮</w:t>
      </w:r>
      <w:r w:rsidRPr="008C2E6E">
        <w:rPr>
          <w:rFonts w:asciiTheme="minorHAnsi" w:eastAsiaTheme="minorEastAsia" w:hAnsiTheme="minorHAnsi" w:cstheme="minorBidi"/>
          <w:color w:val="auto"/>
          <w:kern w:val="2"/>
          <w:sz w:val="21"/>
          <w:szCs w:val="21"/>
          <w:bdr w:val="none" w:sz="0" w:space="0" w:color="auto"/>
          <w:lang w:val="en-US"/>
        </w:rPr>
        <w:t>做得很好，他不仅会根据不同下属的特点采用不同的方法激励他们实现自己的职业发展目标，还会经常在工作中给他们以辅导，在员工遇到问题求助时，他会根据自己过往的经验给出自己的建议，引导下属自己想出解决方案。虽然行政的事情十分琐碎和繁杂，但团队成员的工作热情都很高，他们本着服务员工、给公司提供后勤保障支持的原则，获得了公司其他部门的一致好评。</w:t>
      </w:r>
    </w:p>
    <w:p w14:paraId="2F441E4E" w14:textId="77777777" w:rsidR="00CC67E1"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CA0281C"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72F9F1B"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05U</w:t>
      </w:r>
    </w:p>
    <w:p w14:paraId="48F7759F"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lastRenderedPageBreak/>
        <w:t>职责四：控制</w:t>
      </w:r>
    </w:p>
    <w:p w14:paraId="5868320C"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p>
    <w:p w14:paraId="3054D5AB"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05U01</w:t>
      </w:r>
    </w:p>
    <w:p w14:paraId="4195DCC2"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控制概述</w:t>
      </w:r>
    </w:p>
    <w:p w14:paraId="2D42DDF0" w14:textId="77777777" w:rsidR="00937452" w:rsidRPr="008C2E6E" w:rsidRDefault="00B643B8" w:rsidP="00937452">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管理者的最后一个职责是控制。控制即对绩效的衡量与校正，确保企业目标和为达到目标所制定的计划得以实现。</w:t>
      </w:r>
      <w:r w:rsidR="00937452" w:rsidRPr="008C2E6E">
        <w:rPr>
          <w:rFonts w:asciiTheme="minorHAnsi" w:eastAsiaTheme="minorEastAsia" w:hAnsiTheme="minorHAnsi" w:cstheme="minorBidi"/>
          <w:color w:val="auto"/>
          <w:kern w:val="2"/>
          <w:sz w:val="21"/>
          <w:szCs w:val="21"/>
          <w:bdr w:val="none" w:sz="0" w:space="0" w:color="auto"/>
          <w:lang w:val="en-US"/>
        </w:rPr>
        <w:t>为了实现</w:t>
      </w:r>
      <w:r w:rsidR="00937452">
        <w:rPr>
          <w:rFonts w:asciiTheme="minorHAnsi" w:eastAsiaTheme="minorEastAsia" w:hAnsiTheme="minorHAnsi" w:cstheme="minorBidi"/>
          <w:color w:val="auto"/>
          <w:kern w:val="2"/>
          <w:sz w:val="21"/>
          <w:szCs w:val="21"/>
          <w:bdr w:val="none" w:sz="0" w:space="0" w:color="auto"/>
          <w:lang w:val="en-US"/>
        </w:rPr>
        <w:t>团队或个人</w:t>
      </w:r>
      <w:r w:rsidR="00773B8B">
        <w:rPr>
          <w:rFonts w:asciiTheme="minorHAnsi" w:eastAsiaTheme="minorEastAsia" w:hAnsiTheme="minorHAnsi" w:cstheme="minorBidi"/>
          <w:color w:val="auto"/>
          <w:kern w:val="2"/>
          <w:sz w:val="21"/>
          <w:szCs w:val="21"/>
          <w:bdr w:val="none" w:sz="0" w:space="0" w:color="auto"/>
          <w:lang w:val="en-US"/>
        </w:rPr>
        <w:t>目标，管理者必须根据公司目标，确定绩效衡量标准，评估</w:t>
      </w:r>
      <w:r w:rsidR="00937452" w:rsidRPr="008C2E6E">
        <w:rPr>
          <w:rFonts w:asciiTheme="minorHAnsi" w:eastAsiaTheme="minorEastAsia" w:hAnsiTheme="minorHAnsi" w:cstheme="minorBidi"/>
          <w:color w:val="auto"/>
          <w:kern w:val="2"/>
          <w:sz w:val="21"/>
          <w:szCs w:val="21"/>
          <w:bdr w:val="none" w:sz="0" w:space="0" w:color="auto"/>
          <w:lang w:val="en-US"/>
        </w:rPr>
        <w:t>实际绩效</w:t>
      </w:r>
      <w:r w:rsidR="00773B8B">
        <w:rPr>
          <w:rFonts w:asciiTheme="minorHAnsi" w:eastAsiaTheme="minorEastAsia" w:hAnsiTheme="minorHAnsi" w:cstheme="minorBidi"/>
          <w:color w:val="auto"/>
          <w:kern w:val="2"/>
          <w:sz w:val="21"/>
          <w:szCs w:val="21"/>
          <w:bdr w:val="none" w:sz="0" w:space="0" w:color="auto"/>
          <w:lang w:val="en-US"/>
        </w:rPr>
        <w:t>完成</w:t>
      </w:r>
      <w:r w:rsidR="00937452" w:rsidRPr="008C2E6E">
        <w:rPr>
          <w:rFonts w:asciiTheme="minorHAnsi" w:eastAsiaTheme="minorEastAsia" w:hAnsiTheme="minorHAnsi" w:cstheme="minorBidi"/>
          <w:color w:val="auto"/>
          <w:kern w:val="2"/>
          <w:sz w:val="21"/>
          <w:szCs w:val="21"/>
          <w:bdr w:val="none" w:sz="0" w:space="0" w:color="auto"/>
          <w:lang w:val="en-US"/>
        </w:rPr>
        <w:t>情况，然后比较二者的差距，从而做出必要的工作改进或防御性措施。</w:t>
      </w:r>
    </w:p>
    <w:p w14:paraId="79490365"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1143746"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实施控制的主要职责是由负责执行计划的每一位管理者来完成，虽然每个层级的管理者所控制的范围不同，但他们都必须对所带领的团队或组织的绩效进行控制，因此控制是不同管理者的一项重要管理职能。</w:t>
      </w:r>
    </w:p>
    <w:p w14:paraId="5C328F69" w14:textId="77777777" w:rsidR="000576B9" w:rsidRDefault="000576B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CD79FAF" w14:textId="77777777" w:rsidR="00662A89" w:rsidRPr="008C2E6E" w:rsidRDefault="00662A8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715C21C" w14:textId="3DF70F1B" w:rsidR="00CC67E1" w:rsidRPr="008C2E6E" w:rsidRDefault="00662A8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05U0</w:t>
      </w:r>
      <w:r w:rsidR="002D774A">
        <w:rPr>
          <w:rFonts w:asciiTheme="minorHAnsi" w:eastAsiaTheme="minorEastAsia" w:hAnsiTheme="minorHAnsi" w:cstheme="minorBidi" w:hint="default"/>
          <w:b/>
          <w:color w:val="auto"/>
          <w:kern w:val="2"/>
          <w:sz w:val="21"/>
          <w:szCs w:val="21"/>
          <w:bdr w:val="none" w:sz="0" w:space="0" w:color="auto"/>
          <w:lang w:val="en-US"/>
        </w:rPr>
        <w:t>2</w:t>
      </w:r>
    </w:p>
    <w:p w14:paraId="28C4753B"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控制的基本步骤</w:t>
      </w:r>
    </w:p>
    <w:p w14:paraId="13D20FBC"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控制的基本过程包括三个步骤：</w:t>
      </w:r>
    </w:p>
    <w:p w14:paraId="7CB254B8" w14:textId="77777777" w:rsidR="00CC67E1" w:rsidRPr="00D9747B" w:rsidRDefault="00B643B8" w:rsidP="00A91734">
      <w:pPr>
        <w:pStyle w:val="a4"/>
        <w:numPr>
          <w:ilvl w:val="0"/>
          <w:numId w:val="9"/>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D9747B">
        <w:rPr>
          <w:rFonts w:asciiTheme="minorHAnsi" w:eastAsiaTheme="minorEastAsia" w:hAnsiTheme="minorHAnsi" w:cstheme="minorBidi"/>
          <w:b/>
          <w:color w:val="auto"/>
          <w:kern w:val="2"/>
          <w:sz w:val="21"/>
          <w:szCs w:val="21"/>
          <w:bdr w:val="none" w:sz="0" w:space="0" w:color="auto"/>
          <w:lang w:val="en-US"/>
        </w:rPr>
        <w:t>确定标准</w:t>
      </w:r>
    </w:p>
    <w:p w14:paraId="6069043D"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标准是绩效考核的尺度。</w:t>
      </w:r>
      <w:r w:rsidR="00773B8B">
        <w:rPr>
          <w:rFonts w:asciiTheme="minorHAnsi" w:eastAsiaTheme="minorEastAsia" w:hAnsiTheme="minorHAnsi" w:cstheme="minorBidi"/>
          <w:color w:val="auto"/>
          <w:kern w:val="2"/>
          <w:sz w:val="21"/>
          <w:szCs w:val="21"/>
          <w:bdr w:val="none" w:sz="0" w:space="0" w:color="auto"/>
          <w:lang w:val="en-US"/>
        </w:rPr>
        <w:t>管理者需要从整个计划方案中选出用于衡量绩效的计算单位，这样就可以使他们知道事情的进展而</w:t>
      </w:r>
      <w:r w:rsidRPr="008C2E6E">
        <w:rPr>
          <w:rFonts w:asciiTheme="minorHAnsi" w:eastAsiaTheme="minorEastAsia" w:hAnsiTheme="minorHAnsi" w:cstheme="minorBidi"/>
          <w:color w:val="auto"/>
          <w:kern w:val="2"/>
          <w:sz w:val="21"/>
          <w:szCs w:val="21"/>
          <w:bdr w:val="none" w:sz="0" w:space="0" w:color="auto"/>
          <w:lang w:val="en-US"/>
        </w:rPr>
        <w:t>无需过问计划执行过程中的每个步骤。</w:t>
      </w:r>
    </w:p>
    <w:p w14:paraId="37D4797E" w14:textId="77777777" w:rsidR="00CC67E1" w:rsidRPr="00D9747B" w:rsidRDefault="00B643B8" w:rsidP="00A91734">
      <w:pPr>
        <w:pStyle w:val="a4"/>
        <w:numPr>
          <w:ilvl w:val="0"/>
          <w:numId w:val="9"/>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D9747B">
        <w:rPr>
          <w:rFonts w:asciiTheme="minorHAnsi" w:eastAsiaTheme="minorEastAsia" w:hAnsiTheme="minorHAnsi" w:cstheme="minorBidi"/>
          <w:b/>
          <w:color w:val="auto"/>
          <w:kern w:val="2"/>
          <w:sz w:val="21"/>
          <w:szCs w:val="21"/>
          <w:bdr w:val="none" w:sz="0" w:space="0" w:color="auto"/>
          <w:lang w:val="en-US"/>
        </w:rPr>
        <w:t>对照标准衡量业绩</w:t>
      </w:r>
    </w:p>
    <w:p w14:paraId="6D45AEBD"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根据确定的绩效考核标准，管理者可以结合绩效面谈，通过绩效考评来对员工的任务完成情况进行综合考评。</w:t>
      </w:r>
    </w:p>
    <w:p w14:paraId="254D6BF1" w14:textId="77777777" w:rsidR="00CC67E1" w:rsidRPr="00D9747B" w:rsidRDefault="00B643B8" w:rsidP="00A91734">
      <w:pPr>
        <w:pStyle w:val="a4"/>
        <w:numPr>
          <w:ilvl w:val="0"/>
          <w:numId w:val="9"/>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D9747B">
        <w:rPr>
          <w:rFonts w:asciiTheme="minorHAnsi" w:eastAsiaTheme="minorEastAsia" w:hAnsiTheme="minorHAnsi" w:cstheme="minorBidi"/>
          <w:b/>
          <w:color w:val="auto"/>
          <w:kern w:val="2"/>
          <w:sz w:val="21"/>
          <w:szCs w:val="21"/>
          <w:bdr w:val="none" w:sz="0" w:space="0" w:color="auto"/>
          <w:lang w:val="en-US"/>
        </w:rPr>
        <w:t>纠正偏离标准和计划的情况</w:t>
      </w:r>
    </w:p>
    <w:p w14:paraId="2632C9F4" w14:textId="77777777" w:rsidR="00CC67E1"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与员工分析产生偏差的原因后，管理者</w:t>
      </w:r>
      <w:r w:rsidR="00773B8B">
        <w:rPr>
          <w:rFonts w:asciiTheme="minorHAnsi" w:eastAsiaTheme="minorEastAsia" w:hAnsiTheme="minorHAnsi" w:cstheme="minorBidi"/>
          <w:color w:val="auto"/>
          <w:kern w:val="2"/>
          <w:sz w:val="21"/>
          <w:szCs w:val="21"/>
          <w:bdr w:val="none" w:sz="0" w:space="0" w:color="auto"/>
          <w:lang w:val="en-US"/>
        </w:rPr>
        <w:t>可以</w:t>
      </w:r>
      <w:r w:rsidRPr="008C2E6E">
        <w:rPr>
          <w:rFonts w:asciiTheme="minorHAnsi" w:eastAsiaTheme="minorEastAsia" w:hAnsiTheme="minorHAnsi" w:cstheme="minorBidi"/>
          <w:color w:val="auto"/>
          <w:kern w:val="2"/>
          <w:sz w:val="21"/>
          <w:szCs w:val="21"/>
          <w:bdr w:val="none" w:sz="0" w:space="0" w:color="auto"/>
          <w:lang w:val="en-US"/>
        </w:rPr>
        <w:t>通过</w:t>
      </w:r>
      <w:r w:rsidR="00773B8B">
        <w:rPr>
          <w:rFonts w:asciiTheme="minorHAnsi" w:eastAsiaTheme="minorEastAsia" w:hAnsiTheme="minorHAnsi" w:cstheme="minorBidi"/>
          <w:color w:val="auto"/>
          <w:kern w:val="2"/>
          <w:sz w:val="21"/>
          <w:szCs w:val="21"/>
          <w:bdr w:val="none" w:sz="0" w:space="0" w:color="auto"/>
          <w:lang w:val="en-US"/>
        </w:rPr>
        <w:t>更妥善地选拔和培训下属、增加人员、</w:t>
      </w:r>
      <w:r w:rsidR="00773B8B" w:rsidRPr="008C2E6E">
        <w:rPr>
          <w:rFonts w:asciiTheme="minorHAnsi" w:eastAsiaTheme="minorEastAsia" w:hAnsiTheme="minorHAnsi" w:cstheme="minorBidi"/>
          <w:color w:val="auto"/>
          <w:kern w:val="2"/>
          <w:sz w:val="21"/>
          <w:szCs w:val="21"/>
          <w:bdr w:val="none" w:sz="0" w:space="0" w:color="auto"/>
          <w:lang w:val="en-US"/>
        </w:rPr>
        <w:t>重新配备人员</w:t>
      </w:r>
      <w:r w:rsidR="00773B8B">
        <w:rPr>
          <w:rFonts w:asciiTheme="minorHAnsi" w:eastAsiaTheme="minorEastAsia" w:hAnsiTheme="minorHAnsi" w:cstheme="minorBidi"/>
          <w:color w:val="auto"/>
          <w:kern w:val="2"/>
          <w:sz w:val="21"/>
          <w:szCs w:val="21"/>
          <w:bdr w:val="none" w:sz="0" w:space="0" w:color="auto"/>
          <w:lang w:val="en-US"/>
        </w:rPr>
        <w:t>、解雇、</w:t>
      </w:r>
      <w:r w:rsidRPr="008C2E6E">
        <w:rPr>
          <w:rFonts w:asciiTheme="minorHAnsi" w:eastAsiaTheme="minorEastAsia" w:hAnsiTheme="minorHAnsi" w:cstheme="minorBidi"/>
          <w:color w:val="auto"/>
          <w:kern w:val="2"/>
          <w:sz w:val="21"/>
          <w:szCs w:val="21"/>
          <w:bdr w:val="none" w:sz="0" w:space="0" w:color="auto"/>
          <w:lang w:val="en-US"/>
        </w:rPr>
        <w:t>重新制定计划或调整目标</w:t>
      </w:r>
      <w:r w:rsidR="00773B8B">
        <w:rPr>
          <w:rFonts w:asciiTheme="minorHAnsi" w:eastAsiaTheme="minorEastAsia" w:hAnsiTheme="minorHAnsi" w:cstheme="minorBidi"/>
          <w:color w:val="auto"/>
          <w:kern w:val="2"/>
          <w:sz w:val="21"/>
          <w:szCs w:val="21"/>
          <w:bdr w:val="none" w:sz="0" w:space="0" w:color="auto"/>
          <w:lang w:val="en-US"/>
        </w:rPr>
        <w:t>、重新分派任务或明确职责等方式</w:t>
      </w:r>
      <w:r w:rsidRPr="008C2E6E">
        <w:rPr>
          <w:rFonts w:asciiTheme="minorHAnsi" w:eastAsiaTheme="minorEastAsia" w:hAnsiTheme="minorHAnsi" w:cstheme="minorBidi"/>
          <w:color w:val="auto"/>
          <w:kern w:val="2"/>
          <w:sz w:val="21"/>
          <w:szCs w:val="21"/>
          <w:bdr w:val="none" w:sz="0" w:space="0" w:color="auto"/>
          <w:lang w:val="en-US"/>
        </w:rPr>
        <w:t>来纠正偏差。</w:t>
      </w:r>
    </w:p>
    <w:p w14:paraId="057A6179" w14:textId="77777777" w:rsidR="00E91E49" w:rsidRPr="008C2E6E" w:rsidRDefault="00E91E4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2FA0B8A" w14:textId="4A0B5341" w:rsidR="00CC67E1" w:rsidRPr="008C2E6E" w:rsidRDefault="001E7B7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8C2E6E">
        <w:rPr>
          <w:rFonts w:asciiTheme="minorHAnsi" w:eastAsiaTheme="minorEastAsia" w:hAnsiTheme="minorHAnsi" w:cstheme="minorBidi"/>
          <w:b/>
          <w:color w:val="auto"/>
          <w:kern w:val="2"/>
          <w:sz w:val="21"/>
          <w:szCs w:val="21"/>
          <w:bdr w:val="none" w:sz="0" w:space="0" w:color="auto"/>
          <w:lang w:val="en-US"/>
        </w:rPr>
        <w:t>05U0</w:t>
      </w:r>
      <w:r w:rsidR="002D774A">
        <w:rPr>
          <w:rFonts w:asciiTheme="minorHAnsi" w:eastAsiaTheme="minorEastAsia" w:hAnsiTheme="minorHAnsi" w:cstheme="minorBidi" w:hint="default"/>
          <w:b/>
          <w:color w:val="auto"/>
          <w:kern w:val="2"/>
          <w:sz w:val="21"/>
          <w:szCs w:val="21"/>
          <w:bdr w:val="none" w:sz="0" w:space="0" w:color="auto"/>
          <w:lang w:val="en-US"/>
        </w:rPr>
        <w:t>3</w:t>
      </w:r>
    </w:p>
    <w:p w14:paraId="0D9989E6" w14:textId="77777777" w:rsidR="00CC67E1" w:rsidRPr="00773B8B"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b/>
          <w:color w:val="auto"/>
          <w:kern w:val="2"/>
          <w:sz w:val="21"/>
          <w:szCs w:val="21"/>
          <w:bdr w:val="none" w:sz="0" w:space="0" w:color="auto"/>
          <w:lang w:val="en-US"/>
        </w:rPr>
        <w:t>王亮</w:t>
      </w:r>
      <w:r w:rsidR="00773B8B" w:rsidRPr="008C2E6E">
        <w:rPr>
          <w:rFonts w:asciiTheme="minorHAnsi" w:eastAsiaTheme="minorEastAsia" w:hAnsiTheme="minorHAnsi" w:cstheme="minorBidi"/>
          <w:b/>
          <w:color w:val="auto"/>
          <w:kern w:val="2"/>
          <w:sz w:val="21"/>
          <w:szCs w:val="21"/>
          <w:bdr w:val="none" w:sz="0" w:space="0" w:color="auto"/>
          <w:lang w:val="en-US"/>
        </w:rPr>
        <w:t>和他的团队（</w:t>
      </w:r>
      <w:r w:rsidR="00773B8B">
        <w:rPr>
          <w:rFonts w:asciiTheme="minorHAnsi" w:eastAsiaTheme="minorEastAsia" w:hAnsiTheme="minorHAnsi" w:cstheme="minorBidi"/>
          <w:b/>
          <w:color w:val="auto"/>
          <w:kern w:val="2"/>
          <w:sz w:val="21"/>
          <w:szCs w:val="21"/>
          <w:bdr w:val="none" w:sz="0" w:space="0" w:color="auto"/>
          <w:lang w:val="en-US"/>
        </w:rPr>
        <w:t>四</w:t>
      </w:r>
      <w:r w:rsidR="00773B8B" w:rsidRPr="008C2E6E">
        <w:rPr>
          <w:rFonts w:asciiTheme="minorHAnsi" w:eastAsiaTheme="minorEastAsia" w:hAnsiTheme="minorHAnsi" w:cstheme="minorBidi"/>
          <w:b/>
          <w:color w:val="auto"/>
          <w:kern w:val="2"/>
          <w:sz w:val="21"/>
          <w:szCs w:val="21"/>
          <w:bdr w:val="none" w:sz="0" w:space="0" w:color="auto"/>
          <w:lang w:val="en-US"/>
        </w:rPr>
        <w:t>）</w:t>
      </w:r>
    </w:p>
    <w:p w14:paraId="564BEB16"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我们来看看</w:t>
      </w:r>
      <w:r w:rsidR="00480002">
        <w:rPr>
          <w:rFonts w:asciiTheme="minorHAnsi" w:eastAsiaTheme="minorEastAsia" w:hAnsiTheme="minorHAnsi" w:cstheme="minorBidi"/>
          <w:color w:val="auto"/>
          <w:kern w:val="2"/>
          <w:sz w:val="21"/>
          <w:szCs w:val="21"/>
          <w:bdr w:val="none" w:sz="0" w:space="0" w:color="auto"/>
          <w:lang w:val="en-US"/>
        </w:rPr>
        <w:t>王亮</w:t>
      </w:r>
      <w:r w:rsidRPr="008C2E6E">
        <w:rPr>
          <w:rFonts w:asciiTheme="minorHAnsi" w:eastAsiaTheme="minorEastAsia" w:hAnsiTheme="minorHAnsi" w:cstheme="minorBidi"/>
          <w:color w:val="auto"/>
          <w:kern w:val="2"/>
          <w:sz w:val="21"/>
          <w:szCs w:val="21"/>
          <w:bdr w:val="none" w:sz="0" w:space="0" w:color="auto"/>
          <w:lang w:val="en-US"/>
        </w:rPr>
        <w:t>是怎样实现他的控制职能的。</w:t>
      </w:r>
    </w:p>
    <w:p w14:paraId="39867D1D" w14:textId="2F85B34A" w:rsidR="0026150B" w:rsidRPr="000C7475" w:rsidRDefault="00480002"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Pr>
          <w:rFonts w:asciiTheme="minorHAnsi" w:eastAsiaTheme="minorEastAsia" w:hAnsiTheme="minorHAnsi" w:cstheme="minorBidi"/>
          <w:color w:val="auto"/>
          <w:kern w:val="2"/>
          <w:sz w:val="21"/>
          <w:szCs w:val="21"/>
          <w:bdr w:val="none" w:sz="0" w:space="0" w:color="auto"/>
          <w:lang w:val="en-US"/>
        </w:rPr>
        <w:t>王亮</w:t>
      </w:r>
      <w:r w:rsidR="00773B8B">
        <w:rPr>
          <w:rFonts w:asciiTheme="minorHAnsi" w:eastAsiaTheme="minorEastAsia" w:hAnsiTheme="minorHAnsi" w:cstheme="minorBidi"/>
          <w:color w:val="auto"/>
          <w:kern w:val="2"/>
          <w:sz w:val="21"/>
          <w:szCs w:val="21"/>
          <w:bdr w:val="none" w:sz="0" w:space="0" w:color="auto"/>
          <w:lang w:val="en-US"/>
        </w:rPr>
        <w:t>每个季度都会与下属进行</w:t>
      </w:r>
      <w:r w:rsidR="00C159DB">
        <w:rPr>
          <w:rFonts w:asciiTheme="minorHAnsi" w:eastAsiaTheme="minorEastAsia" w:hAnsiTheme="minorHAnsi" w:cstheme="minorBidi"/>
          <w:color w:val="auto"/>
          <w:kern w:val="2"/>
          <w:sz w:val="21"/>
          <w:szCs w:val="21"/>
          <w:bdr w:val="none" w:sz="0" w:space="0" w:color="auto"/>
          <w:lang w:val="en-US"/>
        </w:rPr>
        <w:t>季</w:t>
      </w:r>
      <w:r w:rsidR="00773B8B">
        <w:rPr>
          <w:rFonts w:asciiTheme="minorHAnsi" w:eastAsiaTheme="minorEastAsia" w:hAnsiTheme="minorHAnsi" w:cstheme="minorBidi"/>
          <w:color w:val="auto"/>
          <w:kern w:val="2"/>
          <w:sz w:val="21"/>
          <w:szCs w:val="21"/>
          <w:bdr w:val="none" w:sz="0" w:space="0" w:color="auto"/>
          <w:lang w:val="en-US"/>
        </w:rPr>
        <w:t>度绩效面谈，根据员工</w:t>
      </w:r>
      <w:r w:rsidR="00B643B8" w:rsidRPr="008C2E6E">
        <w:rPr>
          <w:rFonts w:asciiTheme="minorHAnsi" w:eastAsiaTheme="minorEastAsia" w:hAnsiTheme="minorHAnsi" w:cstheme="minorBidi"/>
          <w:color w:val="auto"/>
          <w:kern w:val="2"/>
          <w:sz w:val="21"/>
          <w:szCs w:val="21"/>
          <w:bdr w:val="none" w:sz="0" w:space="0" w:color="auto"/>
          <w:lang w:val="en-US"/>
        </w:rPr>
        <w:t>绩效完成情况，他会给他们做出一个综合评估，告诉他们与目标的偏差，做得好的地方和做得不好的地方，同时商讨可能采取的纠偏行动方案。</w:t>
      </w:r>
      <w:r w:rsidR="002D774A" w:rsidRPr="000C7475">
        <w:rPr>
          <w:rFonts w:asciiTheme="minorHAnsi" w:eastAsiaTheme="minorEastAsia" w:hAnsiTheme="minorHAnsi" w:cstheme="minorBidi"/>
          <w:color w:val="auto"/>
          <w:kern w:val="2"/>
          <w:sz w:val="21"/>
          <w:szCs w:val="21"/>
          <w:highlight w:val="lightGray"/>
          <w:bdr w:val="none" w:sz="0" w:space="0" w:color="auto"/>
          <w:lang w:val="en-US"/>
        </w:rPr>
        <w:t>行政专员</w:t>
      </w:r>
      <w:r w:rsidR="0026150B" w:rsidRPr="000C7475">
        <w:rPr>
          <w:rFonts w:asciiTheme="minorHAnsi" w:eastAsiaTheme="minorEastAsia" w:hAnsiTheme="minorHAnsi" w:cstheme="minorBidi"/>
          <w:color w:val="auto"/>
          <w:kern w:val="2"/>
          <w:sz w:val="21"/>
          <w:szCs w:val="21"/>
          <w:highlight w:val="lightGray"/>
          <w:bdr w:val="none" w:sz="0" w:space="0" w:color="auto"/>
          <w:lang w:val="en-US"/>
        </w:rPr>
        <w:t>小李主要</w:t>
      </w:r>
      <w:r w:rsidR="002D774A" w:rsidRPr="000C7475">
        <w:rPr>
          <w:rFonts w:asciiTheme="minorHAnsi" w:eastAsiaTheme="minorEastAsia" w:hAnsiTheme="minorHAnsi" w:cstheme="minorBidi"/>
          <w:color w:val="auto"/>
          <w:kern w:val="2"/>
          <w:sz w:val="21"/>
          <w:szCs w:val="21"/>
          <w:highlight w:val="lightGray"/>
          <w:bdr w:val="none" w:sz="0" w:space="0" w:color="auto"/>
          <w:lang w:val="en-US"/>
        </w:rPr>
        <w:t>负责</w:t>
      </w:r>
      <w:r w:rsidR="0026150B" w:rsidRPr="000C7475">
        <w:rPr>
          <w:rFonts w:asciiTheme="minorHAnsi" w:eastAsiaTheme="minorEastAsia" w:hAnsiTheme="minorHAnsi" w:cstheme="minorBidi"/>
          <w:color w:val="auto"/>
          <w:kern w:val="2"/>
          <w:sz w:val="21"/>
          <w:szCs w:val="21"/>
          <w:highlight w:val="lightGray"/>
          <w:bdr w:val="none" w:sz="0" w:space="0" w:color="auto"/>
          <w:lang w:val="en-US"/>
        </w:rPr>
        <w:t>礼品采购、领用类、车辆管理类</w:t>
      </w:r>
      <w:r w:rsidR="002D774A" w:rsidRPr="000C7475">
        <w:rPr>
          <w:rFonts w:asciiTheme="minorHAnsi" w:eastAsiaTheme="minorEastAsia" w:hAnsiTheme="minorHAnsi" w:cstheme="minorBidi"/>
          <w:color w:val="auto"/>
          <w:kern w:val="2"/>
          <w:sz w:val="21"/>
          <w:szCs w:val="21"/>
          <w:highlight w:val="lightGray"/>
          <w:bdr w:val="none" w:sz="0" w:space="0" w:color="auto"/>
          <w:lang w:val="en-US"/>
        </w:rPr>
        <w:t>事务</w:t>
      </w:r>
      <w:r w:rsidR="0026150B" w:rsidRPr="000C7475">
        <w:rPr>
          <w:rFonts w:asciiTheme="minorHAnsi" w:eastAsiaTheme="minorEastAsia" w:hAnsiTheme="minorHAnsi" w:cstheme="minorBidi"/>
          <w:color w:val="auto"/>
          <w:kern w:val="2"/>
          <w:sz w:val="21"/>
          <w:szCs w:val="21"/>
          <w:highlight w:val="lightGray"/>
          <w:bdr w:val="none" w:sz="0" w:space="0" w:color="auto"/>
          <w:lang w:val="en-US"/>
        </w:rPr>
        <w:t>，对于她的考核标准分为三大块：</w:t>
      </w:r>
    </w:p>
    <w:p w14:paraId="777A9E5E" w14:textId="77777777" w:rsidR="0026150B" w:rsidRPr="000C7475" w:rsidRDefault="0026150B" w:rsidP="000C7475">
      <w:pPr>
        <w:pStyle w:val="a4"/>
        <w:numPr>
          <w:ilvl w:val="0"/>
          <w:numId w:val="9"/>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礼品采购</w:t>
      </w:r>
      <w:r w:rsidR="00016BD4" w:rsidRPr="000C7475">
        <w:rPr>
          <w:rFonts w:asciiTheme="minorHAnsi" w:eastAsiaTheme="minorEastAsia" w:hAnsiTheme="minorHAnsi" w:cstheme="minorBidi"/>
          <w:color w:val="auto"/>
          <w:kern w:val="2"/>
          <w:sz w:val="21"/>
          <w:szCs w:val="21"/>
          <w:highlight w:val="lightGray"/>
          <w:bdr w:val="none" w:sz="0" w:space="0" w:color="auto"/>
          <w:lang w:val="en-US"/>
        </w:rPr>
        <w:t>：以比质比价原则购买、妥善保管、账实相符、发放准确及时；</w:t>
      </w:r>
      <w:r w:rsidR="00016BD4" w:rsidRPr="000C7475">
        <w:rPr>
          <w:rFonts w:asciiTheme="minorHAnsi" w:eastAsiaTheme="minorEastAsia" w:hAnsiTheme="minorHAnsi" w:cstheme="minorBidi" w:hint="default"/>
          <w:color w:val="auto"/>
          <w:kern w:val="2"/>
          <w:sz w:val="21"/>
          <w:szCs w:val="21"/>
          <w:highlight w:val="lightGray"/>
          <w:bdr w:val="none" w:sz="0" w:space="0" w:color="auto"/>
          <w:lang w:val="en-US"/>
        </w:rPr>
        <w:t xml:space="preserve"> </w:t>
      </w:r>
    </w:p>
    <w:p w14:paraId="361A7E60" w14:textId="77777777" w:rsidR="00F10FCA" w:rsidRPr="000C7475" w:rsidRDefault="0026150B" w:rsidP="000C7475">
      <w:pPr>
        <w:pStyle w:val="a4"/>
        <w:numPr>
          <w:ilvl w:val="0"/>
          <w:numId w:val="9"/>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lastRenderedPageBreak/>
        <w:t>办公用品领用</w:t>
      </w:r>
      <w:r w:rsidR="00F10FCA" w:rsidRPr="000C7475">
        <w:rPr>
          <w:rFonts w:asciiTheme="minorHAnsi" w:eastAsiaTheme="minorEastAsia" w:hAnsiTheme="minorHAnsi" w:cstheme="minorBidi"/>
          <w:color w:val="auto"/>
          <w:kern w:val="2"/>
          <w:sz w:val="21"/>
          <w:szCs w:val="21"/>
          <w:highlight w:val="lightGray"/>
          <w:bdr w:val="none" w:sz="0" w:space="0" w:color="auto"/>
          <w:lang w:val="en-US"/>
        </w:rPr>
        <w:t>：办公用品申请初审、办公用品采购计划汇总、采购及时、出入库及费用控制。每月</w:t>
      </w:r>
      <w:r w:rsidR="00F10FCA" w:rsidRPr="000C7475">
        <w:rPr>
          <w:rFonts w:asciiTheme="minorHAnsi" w:eastAsiaTheme="minorEastAsia" w:hAnsiTheme="minorHAnsi" w:cstheme="minorBidi" w:hint="default"/>
          <w:color w:val="auto"/>
          <w:kern w:val="2"/>
          <w:sz w:val="21"/>
          <w:szCs w:val="21"/>
          <w:highlight w:val="lightGray"/>
          <w:bdr w:val="none" w:sz="0" w:space="0" w:color="auto"/>
          <w:lang w:val="en-US"/>
        </w:rPr>
        <w:t>20</w:t>
      </w:r>
      <w:r w:rsidR="00F10FCA" w:rsidRPr="000C7475">
        <w:rPr>
          <w:rFonts w:asciiTheme="minorHAnsi" w:eastAsiaTheme="minorEastAsia" w:hAnsiTheme="minorHAnsi" w:cstheme="minorBidi"/>
          <w:color w:val="auto"/>
          <w:kern w:val="2"/>
          <w:sz w:val="21"/>
          <w:szCs w:val="21"/>
          <w:highlight w:val="lightGray"/>
          <w:bdr w:val="none" w:sz="0" w:space="0" w:color="auto"/>
          <w:lang w:val="en-US"/>
        </w:rPr>
        <w:t>号前采购办公用品</w:t>
      </w:r>
      <w:r w:rsidR="00016BD4" w:rsidRPr="000C7475">
        <w:rPr>
          <w:rFonts w:asciiTheme="minorHAnsi" w:eastAsiaTheme="minorEastAsia" w:hAnsiTheme="minorHAnsi" w:cstheme="minorBidi"/>
          <w:color w:val="auto"/>
          <w:kern w:val="2"/>
          <w:sz w:val="21"/>
          <w:szCs w:val="21"/>
          <w:highlight w:val="lightGray"/>
          <w:bdr w:val="none" w:sz="0" w:space="0" w:color="auto"/>
          <w:lang w:val="en-US"/>
        </w:rPr>
        <w:t>；</w:t>
      </w:r>
    </w:p>
    <w:p w14:paraId="316EF707" w14:textId="77777777" w:rsidR="0026150B" w:rsidRPr="000C7475" w:rsidRDefault="0026150B" w:rsidP="000C7475">
      <w:pPr>
        <w:pStyle w:val="a4"/>
        <w:numPr>
          <w:ilvl w:val="0"/>
          <w:numId w:val="9"/>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公司车辆管理</w:t>
      </w:r>
      <w:r w:rsidR="00F10FCA" w:rsidRPr="000C7475">
        <w:rPr>
          <w:rFonts w:asciiTheme="minorHAnsi" w:eastAsiaTheme="minorEastAsia" w:hAnsiTheme="minorHAnsi" w:cstheme="minorBidi"/>
          <w:color w:val="auto"/>
          <w:kern w:val="2"/>
          <w:sz w:val="21"/>
          <w:szCs w:val="21"/>
          <w:highlight w:val="lightGray"/>
          <w:bdr w:val="none" w:sz="0" w:space="0" w:color="auto"/>
          <w:lang w:val="en-US"/>
        </w:rPr>
        <w:t>：公司车辆使用申请管理、班车管理、</w:t>
      </w:r>
      <w:r w:rsidR="00016BD4" w:rsidRPr="000C7475">
        <w:rPr>
          <w:rFonts w:asciiTheme="minorHAnsi" w:eastAsiaTheme="minorEastAsia" w:hAnsiTheme="minorHAnsi" w:cstheme="minorBidi"/>
          <w:color w:val="auto"/>
          <w:kern w:val="2"/>
          <w:sz w:val="21"/>
          <w:szCs w:val="21"/>
          <w:highlight w:val="lightGray"/>
          <w:bdr w:val="none" w:sz="0" w:space="0" w:color="auto"/>
          <w:lang w:val="en-US"/>
        </w:rPr>
        <w:t>及时车辆年审及司机管理。</w:t>
      </w:r>
    </w:p>
    <w:p w14:paraId="09078C55" w14:textId="77777777" w:rsidR="00016BD4" w:rsidRPr="000C7475" w:rsidRDefault="00016BD4" w:rsidP="00016BD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p>
    <w:p w14:paraId="019F429E" w14:textId="77777777" w:rsidR="00016BD4" w:rsidRPr="000C7475" w:rsidRDefault="00016BD4" w:rsidP="00016BD4">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王亮查阅了小李上个季度的工作报告，发现</w:t>
      </w:r>
      <w:r w:rsidRPr="000C7475">
        <w:rPr>
          <w:rFonts w:asciiTheme="minorHAnsi" w:eastAsiaTheme="minorEastAsia" w:hAnsiTheme="minorHAnsi" w:cstheme="minorBidi" w:hint="default"/>
          <w:color w:val="auto"/>
          <w:kern w:val="2"/>
          <w:sz w:val="21"/>
          <w:szCs w:val="21"/>
          <w:highlight w:val="lightGray"/>
          <w:bdr w:val="none" w:sz="0" w:space="0" w:color="auto"/>
          <w:lang w:val="en-US"/>
        </w:rPr>
        <w:t>12</w:t>
      </w:r>
      <w:r w:rsidRPr="000C7475">
        <w:rPr>
          <w:rFonts w:asciiTheme="minorHAnsi" w:eastAsiaTheme="minorEastAsia" w:hAnsiTheme="minorHAnsi" w:cstheme="minorBidi"/>
          <w:color w:val="auto"/>
          <w:kern w:val="2"/>
          <w:sz w:val="21"/>
          <w:szCs w:val="21"/>
          <w:highlight w:val="lightGray"/>
          <w:bdr w:val="none" w:sz="0" w:space="0" w:color="auto"/>
          <w:lang w:val="en-US"/>
        </w:rPr>
        <w:t>月小李没有在</w:t>
      </w:r>
      <w:r w:rsidRPr="000C7475">
        <w:rPr>
          <w:rFonts w:asciiTheme="minorHAnsi" w:eastAsiaTheme="minorEastAsia" w:hAnsiTheme="minorHAnsi" w:cstheme="minorBidi" w:hint="default"/>
          <w:color w:val="auto"/>
          <w:kern w:val="2"/>
          <w:sz w:val="21"/>
          <w:szCs w:val="21"/>
          <w:highlight w:val="lightGray"/>
          <w:bdr w:val="none" w:sz="0" w:space="0" w:color="auto"/>
          <w:lang w:val="en-US"/>
        </w:rPr>
        <w:t>20</w:t>
      </w:r>
      <w:r w:rsidRPr="000C7475">
        <w:rPr>
          <w:rFonts w:asciiTheme="minorHAnsi" w:eastAsiaTheme="minorEastAsia" w:hAnsiTheme="minorHAnsi" w:cstheme="minorBidi"/>
          <w:color w:val="auto"/>
          <w:kern w:val="2"/>
          <w:sz w:val="21"/>
          <w:szCs w:val="21"/>
          <w:highlight w:val="lightGray"/>
          <w:bdr w:val="none" w:sz="0" w:space="0" w:color="auto"/>
          <w:lang w:val="en-US"/>
        </w:rPr>
        <w:t>号前采购办公用品。在与其进行绩效面谈时，他向小李了解了没有按时采购的原因，原来是之前合作的那家供应商某类办公用品货源不够导致。王亮建议小李以后要多联系几家供应商，做两手准备</w:t>
      </w:r>
      <w:r w:rsidR="00A971D5" w:rsidRPr="00A971D5">
        <w:rPr>
          <w:rFonts w:asciiTheme="minorHAnsi" w:eastAsiaTheme="minorEastAsia" w:hAnsiTheme="minorHAnsi" w:cstheme="minorBidi"/>
          <w:color w:val="auto"/>
          <w:kern w:val="2"/>
          <w:sz w:val="21"/>
          <w:szCs w:val="21"/>
          <w:highlight w:val="lightGray"/>
          <w:bdr w:val="none" w:sz="0" w:space="0" w:color="auto"/>
          <w:lang w:val="en-US"/>
        </w:rPr>
        <w:t>，</w:t>
      </w:r>
      <w:r w:rsidRPr="000C7475">
        <w:rPr>
          <w:rFonts w:asciiTheme="minorHAnsi" w:eastAsiaTheme="minorEastAsia" w:hAnsiTheme="minorHAnsi" w:cstheme="minorBidi"/>
          <w:color w:val="auto"/>
          <w:kern w:val="2"/>
          <w:sz w:val="21"/>
          <w:szCs w:val="21"/>
          <w:highlight w:val="lightGray"/>
          <w:bdr w:val="none" w:sz="0" w:space="0" w:color="auto"/>
          <w:lang w:val="en-US"/>
        </w:rPr>
        <w:t>不能</w:t>
      </w:r>
      <w:r w:rsidR="00A971D5">
        <w:rPr>
          <w:rFonts w:asciiTheme="minorHAnsi" w:eastAsiaTheme="minorEastAsia" w:hAnsiTheme="minorHAnsi" w:cstheme="minorBidi"/>
          <w:color w:val="auto"/>
          <w:kern w:val="2"/>
          <w:sz w:val="21"/>
          <w:szCs w:val="21"/>
          <w:highlight w:val="lightGray"/>
          <w:bdr w:val="none" w:sz="0" w:space="0" w:color="auto"/>
          <w:lang w:val="en-US"/>
        </w:rPr>
        <w:t>因为与这家合作习惯了，流程熟悉而顺畅而</w:t>
      </w:r>
      <w:r w:rsidR="007E373E" w:rsidRPr="000C7475">
        <w:rPr>
          <w:rFonts w:asciiTheme="minorHAnsi" w:eastAsiaTheme="minorEastAsia" w:hAnsiTheme="minorHAnsi" w:cstheme="minorBidi"/>
          <w:color w:val="auto"/>
          <w:kern w:val="2"/>
          <w:sz w:val="21"/>
          <w:szCs w:val="21"/>
          <w:highlight w:val="lightGray"/>
          <w:bdr w:val="none" w:sz="0" w:space="0" w:color="auto"/>
          <w:lang w:val="en-US"/>
        </w:rPr>
        <w:t>仅仅只依靠</w:t>
      </w:r>
      <w:r w:rsidR="00A971D5">
        <w:rPr>
          <w:rFonts w:asciiTheme="minorHAnsi" w:eastAsiaTheme="minorEastAsia" w:hAnsiTheme="minorHAnsi" w:cstheme="minorBidi"/>
          <w:color w:val="auto"/>
          <w:kern w:val="2"/>
          <w:sz w:val="21"/>
          <w:szCs w:val="21"/>
          <w:highlight w:val="lightGray"/>
          <w:bdr w:val="none" w:sz="0" w:space="0" w:color="auto"/>
          <w:lang w:val="en-US"/>
        </w:rPr>
        <w:t>这</w:t>
      </w:r>
      <w:r w:rsidR="007E373E" w:rsidRPr="000C7475">
        <w:rPr>
          <w:rFonts w:asciiTheme="minorHAnsi" w:eastAsiaTheme="minorEastAsia" w:hAnsiTheme="minorHAnsi" w:cstheme="minorBidi"/>
          <w:color w:val="auto"/>
          <w:kern w:val="2"/>
          <w:sz w:val="21"/>
          <w:szCs w:val="21"/>
          <w:highlight w:val="lightGray"/>
          <w:bdr w:val="none" w:sz="0" w:space="0" w:color="auto"/>
          <w:lang w:val="en-US"/>
        </w:rPr>
        <w:t>一家。</w:t>
      </w:r>
    </w:p>
    <w:p w14:paraId="55CB618B" w14:textId="77777777" w:rsidR="0026150B" w:rsidRDefault="0026150B" w:rsidP="0026150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green"/>
          <w:bdr w:val="none" w:sz="0" w:space="0" w:color="auto"/>
          <w:lang w:val="en-US"/>
        </w:rPr>
      </w:pPr>
    </w:p>
    <w:p w14:paraId="5831227B" w14:textId="77777777" w:rsidR="00CC67E1" w:rsidRPr="000C7475"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7004B04F" w14:textId="77777777" w:rsidR="00C159DB" w:rsidRPr="008C2E6E"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7EECA88D" w14:textId="4F2772CA" w:rsidR="00C159DB" w:rsidRPr="000C7475"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hint="default"/>
          <w:color w:val="auto"/>
          <w:kern w:val="2"/>
          <w:sz w:val="21"/>
          <w:szCs w:val="21"/>
          <w:highlight w:val="lightGray"/>
          <w:bdr w:val="none" w:sz="0" w:space="0" w:color="auto"/>
          <w:lang w:val="en-US"/>
        </w:rPr>
        <w:t>05U0</w:t>
      </w:r>
      <w:r w:rsidR="00A971D5">
        <w:rPr>
          <w:rFonts w:asciiTheme="minorHAnsi" w:eastAsiaTheme="minorEastAsia" w:hAnsiTheme="minorHAnsi" w:cstheme="minorBidi" w:hint="default"/>
          <w:color w:val="auto"/>
          <w:kern w:val="2"/>
          <w:sz w:val="21"/>
          <w:szCs w:val="21"/>
          <w:highlight w:val="lightGray"/>
          <w:bdr w:val="none" w:sz="0" w:space="0" w:color="auto"/>
          <w:lang w:val="en-US"/>
        </w:rPr>
        <w:t>4</w:t>
      </w:r>
      <w:r w:rsidRPr="000C7475">
        <w:rPr>
          <w:rFonts w:asciiTheme="minorHAnsi" w:eastAsiaTheme="minorEastAsia" w:hAnsiTheme="minorHAnsi" w:cstheme="minorBidi" w:hint="default"/>
          <w:color w:val="auto"/>
          <w:kern w:val="2"/>
          <w:sz w:val="21"/>
          <w:szCs w:val="21"/>
          <w:highlight w:val="lightGray"/>
          <w:bdr w:val="none" w:sz="0" w:space="0" w:color="auto"/>
          <w:lang w:val="en-US"/>
        </w:rPr>
        <w:t>a</w:t>
      </w:r>
    </w:p>
    <w:p w14:paraId="580B321E" w14:textId="322EB062" w:rsidR="00C159DB" w:rsidRPr="000C7475"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小测验：你是如何实施控制职能的</w:t>
      </w:r>
      <w:r w:rsidRPr="000C7475">
        <w:rPr>
          <w:rFonts w:asciiTheme="minorHAnsi" w:eastAsiaTheme="minorEastAsia" w:hAnsiTheme="minorHAnsi" w:cstheme="minorBidi" w:hint="default"/>
          <w:color w:val="auto"/>
          <w:kern w:val="2"/>
          <w:sz w:val="21"/>
          <w:szCs w:val="21"/>
          <w:highlight w:val="lightGray"/>
          <w:bdr w:val="none" w:sz="0" w:space="0" w:color="auto"/>
          <w:lang w:val="en-US"/>
        </w:rPr>
        <w:t xml:space="preserve"> </w:t>
      </w:r>
    </w:p>
    <w:p w14:paraId="408E7D58" w14:textId="77777777" w:rsidR="00C159DB"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请回顾你在“小测验：</w:t>
      </w:r>
      <w:r w:rsidRPr="000C7475">
        <w:rPr>
          <w:rFonts w:asciiTheme="minorHAnsi" w:eastAsiaTheme="minorEastAsia" w:hAnsiTheme="minorHAnsi" w:cstheme="minorBidi" w:hint="default"/>
          <w:color w:val="auto"/>
          <w:kern w:val="2"/>
          <w:sz w:val="21"/>
          <w:szCs w:val="21"/>
          <w:highlight w:val="lightGray"/>
          <w:bdr w:val="none" w:sz="0" w:space="0" w:color="auto"/>
          <w:lang w:val="en-US"/>
        </w:rPr>
        <w:t xml:space="preserve"> </w:t>
      </w:r>
      <w:r w:rsidRPr="000C7475">
        <w:rPr>
          <w:rFonts w:asciiTheme="minorHAnsi" w:eastAsiaTheme="minorEastAsia" w:hAnsiTheme="minorHAnsi" w:cstheme="minorBidi"/>
          <w:color w:val="auto"/>
          <w:kern w:val="2"/>
          <w:sz w:val="21"/>
          <w:szCs w:val="21"/>
          <w:highlight w:val="lightGray"/>
          <w:bdr w:val="none" w:sz="0" w:space="0" w:color="auto"/>
          <w:lang w:val="en-US"/>
        </w:rPr>
        <w:t>你的工作计划”这一小节中填写的内容，对于这个工作任务，作为管理者的你，是怎样实施控制职能的？请简单描述一下。（问答题）</w:t>
      </w:r>
    </w:p>
    <w:p w14:paraId="356B67A5" w14:textId="77777777" w:rsidR="00C159DB"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7473F423" w14:textId="77777777" w:rsidR="00C159DB"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1F69E2B2" w14:textId="77777777" w:rsidR="00C159DB"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C2A836E" w14:textId="77777777" w:rsidR="00C159DB" w:rsidRPr="000C7475"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反馈：</w:t>
      </w:r>
    </w:p>
    <w:p w14:paraId="4600F8B7" w14:textId="77777777" w:rsidR="00C159DB" w:rsidRPr="000C7475"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highlight w:val="lightGray"/>
          <w:bdr w:val="none" w:sz="0" w:space="0" w:color="auto"/>
          <w:lang w:val="en-US"/>
        </w:rPr>
      </w:pPr>
    </w:p>
    <w:p w14:paraId="2E525195" w14:textId="44316450" w:rsidR="00C159DB" w:rsidRDefault="00C159DB" w:rsidP="00C159D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0C7475">
        <w:rPr>
          <w:rFonts w:asciiTheme="minorHAnsi" w:eastAsiaTheme="minorEastAsia" w:hAnsiTheme="minorHAnsi" w:cstheme="minorBidi"/>
          <w:color w:val="auto"/>
          <w:kern w:val="2"/>
          <w:sz w:val="21"/>
          <w:szCs w:val="21"/>
          <w:highlight w:val="lightGray"/>
          <w:bdr w:val="none" w:sz="0" w:space="0" w:color="auto"/>
          <w:lang w:val="en-US"/>
        </w:rPr>
        <w:t>谢谢你的回答</w:t>
      </w:r>
      <w:r w:rsidR="007E373E" w:rsidRPr="000C7475">
        <w:rPr>
          <w:rFonts w:asciiTheme="minorHAnsi" w:eastAsiaTheme="minorEastAsia" w:hAnsiTheme="minorHAnsi" w:cstheme="minorBidi"/>
          <w:color w:val="auto"/>
          <w:kern w:val="2"/>
          <w:sz w:val="21"/>
          <w:szCs w:val="21"/>
          <w:highlight w:val="lightGray"/>
          <w:bdr w:val="none" w:sz="0" w:space="0" w:color="auto"/>
          <w:lang w:val="en-US"/>
        </w:rPr>
        <w:t>。</w:t>
      </w:r>
    </w:p>
    <w:p w14:paraId="27109773" w14:textId="77777777" w:rsidR="00C159DB" w:rsidRPr="00C159DB" w:rsidRDefault="00C159D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28ED3D8"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C22806E"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2A5C28B"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06U</w:t>
      </w:r>
    </w:p>
    <w:p w14:paraId="6C252C61"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小结</w:t>
      </w:r>
    </w:p>
    <w:p w14:paraId="692475EE"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06U01</w:t>
      </w:r>
    </w:p>
    <w:p w14:paraId="36CD0C7E"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课程小结</w:t>
      </w:r>
    </w:p>
    <w:p w14:paraId="7365203A"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99244D7" w14:textId="2DC84035" w:rsidR="008E6220"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我们的课程即将结束，在本课中，我们通过</w:t>
      </w:r>
      <w:r w:rsidR="00480002">
        <w:rPr>
          <w:rFonts w:asciiTheme="minorHAnsi" w:eastAsiaTheme="minorEastAsia" w:hAnsiTheme="minorHAnsi" w:cstheme="minorBidi"/>
          <w:color w:val="auto"/>
          <w:kern w:val="2"/>
          <w:sz w:val="21"/>
          <w:szCs w:val="21"/>
          <w:bdr w:val="none" w:sz="0" w:space="0" w:color="auto"/>
          <w:lang w:val="en-US"/>
        </w:rPr>
        <w:t>王亮</w:t>
      </w:r>
      <w:r w:rsidRPr="008C2E6E">
        <w:rPr>
          <w:rFonts w:asciiTheme="minorHAnsi" w:eastAsiaTheme="minorEastAsia" w:hAnsiTheme="minorHAnsi" w:cstheme="minorBidi"/>
          <w:color w:val="auto"/>
          <w:kern w:val="2"/>
          <w:sz w:val="21"/>
          <w:szCs w:val="21"/>
          <w:bdr w:val="none" w:sz="0" w:space="0" w:color="auto"/>
          <w:lang w:val="en-US"/>
        </w:rPr>
        <w:t>的故事，</w:t>
      </w:r>
      <w:r w:rsidR="000B49F3">
        <w:rPr>
          <w:rFonts w:asciiTheme="minorHAnsi" w:eastAsiaTheme="minorEastAsia" w:hAnsiTheme="minorHAnsi" w:cstheme="minorBidi"/>
          <w:color w:val="auto"/>
          <w:kern w:val="2"/>
          <w:sz w:val="21"/>
          <w:szCs w:val="21"/>
          <w:bdr w:val="none" w:sz="0" w:space="0" w:color="auto"/>
          <w:lang w:val="en-US"/>
        </w:rPr>
        <w:t>认识了</w:t>
      </w:r>
      <w:r w:rsidRPr="008C2E6E">
        <w:rPr>
          <w:rFonts w:asciiTheme="minorHAnsi" w:eastAsiaTheme="minorEastAsia" w:hAnsiTheme="minorHAnsi" w:cstheme="minorBidi"/>
          <w:color w:val="auto"/>
          <w:kern w:val="2"/>
          <w:sz w:val="21"/>
          <w:szCs w:val="21"/>
          <w:bdr w:val="none" w:sz="0" w:space="0" w:color="auto"/>
          <w:lang w:val="en-US"/>
        </w:rPr>
        <w:t>管理者的四大职责，</w:t>
      </w:r>
      <w:r w:rsidR="000B49F3">
        <w:rPr>
          <w:rFonts w:asciiTheme="minorHAnsi" w:eastAsiaTheme="minorEastAsia" w:hAnsiTheme="minorHAnsi" w:cstheme="minorBidi"/>
          <w:color w:val="auto"/>
          <w:kern w:val="2"/>
          <w:sz w:val="21"/>
          <w:szCs w:val="21"/>
          <w:bdr w:val="none" w:sz="0" w:space="0" w:color="auto"/>
          <w:lang w:val="en-US"/>
        </w:rPr>
        <w:t>他们包括计划</w:t>
      </w:r>
      <w:r w:rsidR="000B49F3">
        <w:rPr>
          <w:rFonts w:asciiTheme="minorHAnsi" w:eastAsiaTheme="minorEastAsia" w:hAnsiTheme="minorHAnsi" w:cstheme="minorBidi" w:hint="default"/>
          <w:color w:val="auto"/>
          <w:kern w:val="2"/>
          <w:sz w:val="21"/>
          <w:szCs w:val="21"/>
          <w:bdr w:val="none" w:sz="0" w:space="0" w:color="auto"/>
          <w:lang w:val="en-US"/>
        </w:rPr>
        <w:t>—</w:t>
      </w:r>
      <w:r w:rsidR="000B49F3">
        <w:rPr>
          <w:rFonts w:asciiTheme="minorHAnsi" w:eastAsiaTheme="minorEastAsia" w:hAnsiTheme="minorHAnsi" w:cstheme="minorBidi"/>
          <w:color w:val="auto"/>
          <w:kern w:val="2"/>
          <w:sz w:val="21"/>
          <w:szCs w:val="21"/>
          <w:bdr w:val="none" w:sz="0" w:space="0" w:color="auto"/>
          <w:lang w:val="en-US"/>
        </w:rPr>
        <w:t>组织</w:t>
      </w:r>
      <w:r w:rsidR="000B49F3">
        <w:rPr>
          <w:rFonts w:asciiTheme="minorHAnsi" w:eastAsiaTheme="minorEastAsia" w:hAnsiTheme="minorHAnsi" w:cstheme="minorBidi" w:hint="default"/>
          <w:color w:val="auto"/>
          <w:kern w:val="2"/>
          <w:sz w:val="21"/>
          <w:szCs w:val="21"/>
          <w:bdr w:val="none" w:sz="0" w:space="0" w:color="auto"/>
          <w:lang w:val="en-US"/>
        </w:rPr>
        <w:t>—</w:t>
      </w:r>
      <w:r w:rsidR="000B49F3">
        <w:rPr>
          <w:rFonts w:asciiTheme="minorHAnsi" w:eastAsiaTheme="minorEastAsia" w:hAnsiTheme="minorHAnsi" w:cstheme="minorBidi"/>
          <w:color w:val="auto"/>
          <w:kern w:val="2"/>
          <w:sz w:val="21"/>
          <w:szCs w:val="21"/>
          <w:bdr w:val="none" w:sz="0" w:space="0" w:color="auto"/>
          <w:lang w:val="en-US"/>
        </w:rPr>
        <w:t>领导</w:t>
      </w:r>
      <w:r w:rsidR="000B49F3">
        <w:rPr>
          <w:rFonts w:asciiTheme="minorHAnsi" w:eastAsiaTheme="minorEastAsia" w:hAnsiTheme="minorHAnsi" w:cstheme="minorBidi" w:hint="default"/>
          <w:color w:val="auto"/>
          <w:kern w:val="2"/>
          <w:sz w:val="21"/>
          <w:szCs w:val="21"/>
          <w:bdr w:val="none" w:sz="0" w:space="0" w:color="auto"/>
          <w:lang w:val="en-US"/>
        </w:rPr>
        <w:t>—</w:t>
      </w:r>
      <w:r w:rsidR="000B49F3">
        <w:rPr>
          <w:rFonts w:asciiTheme="minorHAnsi" w:eastAsiaTheme="minorEastAsia" w:hAnsiTheme="minorHAnsi" w:cstheme="minorBidi"/>
          <w:color w:val="auto"/>
          <w:kern w:val="2"/>
          <w:sz w:val="21"/>
          <w:szCs w:val="21"/>
          <w:bdr w:val="none" w:sz="0" w:space="0" w:color="auto"/>
          <w:lang w:val="en-US"/>
        </w:rPr>
        <w:t>控制，即</w:t>
      </w:r>
      <w:r w:rsidR="000B49F3" w:rsidRPr="008C2E6E">
        <w:rPr>
          <w:rFonts w:asciiTheme="minorHAnsi" w:eastAsiaTheme="minorEastAsia" w:hAnsiTheme="minorHAnsi" w:cstheme="minorBidi"/>
          <w:color w:val="auto"/>
          <w:kern w:val="2"/>
          <w:sz w:val="21"/>
          <w:szCs w:val="21"/>
          <w:bdr w:val="none" w:sz="0" w:space="0" w:color="auto"/>
          <w:lang w:val="en-US"/>
        </w:rPr>
        <w:t>谨慎地拟定计划，建立组织机构以帮助人们实现计划、领导员工、通过控制来衡量并纠正人们的活动。</w:t>
      </w:r>
    </w:p>
    <w:p w14:paraId="4B6791A5" w14:textId="77777777" w:rsidR="008E6220" w:rsidRDefault="008E6220"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F4B40DB" w14:textId="7A1AE571" w:rsidR="007E373E" w:rsidRDefault="008E6220"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t>相信通过本课程的学习</w:t>
      </w:r>
      <w:r>
        <w:rPr>
          <w:rFonts w:asciiTheme="minorHAnsi" w:eastAsiaTheme="minorEastAsia" w:hAnsiTheme="minorHAnsi" w:cstheme="minorBidi"/>
          <w:color w:val="auto"/>
          <w:kern w:val="2"/>
          <w:sz w:val="21"/>
          <w:szCs w:val="21"/>
          <w:bdr w:val="none" w:sz="0" w:space="0" w:color="auto"/>
          <w:lang w:val="en-US"/>
        </w:rPr>
        <w:t>，</w:t>
      </w:r>
      <w:r>
        <w:rPr>
          <w:rFonts w:asciiTheme="minorHAnsi" w:eastAsiaTheme="minorEastAsia" w:hAnsiTheme="minorHAnsi" w:cstheme="minorBidi" w:hint="default"/>
          <w:color w:val="auto"/>
          <w:kern w:val="2"/>
          <w:sz w:val="21"/>
          <w:szCs w:val="21"/>
          <w:bdr w:val="none" w:sz="0" w:space="0" w:color="auto"/>
          <w:lang w:val="en-US"/>
        </w:rPr>
        <w:t>你已经对管理者的职责有了一个框架性的认识</w:t>
      </w:r>
      <w:r>
        <w:rPr>
          <w:rFonts w:asciiTheme="minorHAnsi" w:eastAsiaTheme="minorEastAsia" w:hAnsiTheme="minorHAnsi" w:cstheme="minorBidi"/>
          <w:color w:val="auto"/>
          <w:kern w:val="2"/>
          <w:sz w:val="21"/>
          <w:szCs w:val="21"/>
          <w:bdr w:val="none" w:sz="0" w:space="0" w:color="auto"/>
          <w:lang w:val="en-US"/>
        </w:rPr>
        <w:t>，</w:t>
      </w:r>
      <w:r w:rsidR="007E373E">
        <w:rPr>
          <w:rFonts w:asciiTheme="minorHAnsi" w:eastAsiaTheme="minorEastAsia" w:hAnsiTheme="minorHAnsi" w:cstheme="minorBidi"/>
          <w:color w:val="auto"/>
          <w:kern w:val="2"/>
          <w:sz w:val="21"/>
          <w:szCs w:val="21"/>
          <w:bdr w:val="none" w:sz="0" w:space="0" w:color="auto"/>
          <w:lang w:val="en-US"/>
        </w:rPr>
        <w:t>在这样的职责下，管理者要怎么做才能在管理工作中游刃有余，帮助员工成为更好的自己？你可以通过我们其他课程</w:t>
      </w:r>
      <w:r w:rsidR="000E4C97">
        <w:rPr>
          <w:rFonts w:asciiTheme="minorHAnsi" w:eastAsiaTheme="minorEastAsia" w:hAnsiTheme="minorHAnsi" w:cstheme="minorBidi"/>
          <w:color w:val="auto"/>
          <w:kern w:val="2"/>
          <w:sz w:val="21"/>
          <w:szCs w:val="21"/>
          <w:bdr w:val="none" w:sz="0" w:space="0" w:color="auto"/>
          <w:lang w:val="en-US"/>
        </w:rPr>
        <w:t>的</w:t>
      </w:r>
      <w:r w:rsidR="007E373E">
        <w:rPr>
          <w:rFonts w:asciiTheme="minorHAnsi" w:eastAsiaTheme="minorEastAsia" w:hAnsiTheme="minorHAnsi" w:cstheme="minorBidi"/>
          <w:color w:val="auto"/>
          <w:kern w:val="2"/>
          <w:sz w:val="21"/>
          <w:szCs w:val="21"/>
          <w:bdr w:val="none" w:sz="0" w:space="0" w:color="auto"/>
          <w:lang w:val="en-US"/>
        </w:rPr>
        <w:t>深入学习，找到答案。</w:t>
      </w:r>
    </w:p>
    <w:p w14:paraId="6503EA32" w14:textId="77777777" w:rsidR="007E373E" w:rsidRDefault="007E373E"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623C7BCB" w14:textId="77777777" w:rsidR="008E6220" w:rsidRDefault="007E373E"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Theme="minorHAnsi" w:eastAsiaTheme="minorEastAsia" w:hAnsiTheme="minorHAnsi" w:cstheme="minorBidi" w:hint="default"/>
          <w:color w:val="auto"/>
          <w:kern w:val="2"/>
          <w:sz w:val="21"/>
          <w:szCs w:val="21"/>
          <w:bdr w:val="none" w:sz="0" w:space="0" w:color="auto"/>
          <w:lang w:val="en-US"/>
        </w:rPr>
        <w:lastRenderedPageBreak/>
        <w:t>最后</w:t>
      </w:r>
      <w:r>
        <w:rPr>
          <w:rFonts w:asciiTheme="minorHAnsi" w:eastAsiaTheme="minorEastAsia" w:hAnsiTheme="minorHAnsi" w:cstheme="minorBidi"/>
          <w:color w:val="auto"/>
          <w:kern w:val="2"/>
          <w:sz w:val="21"/>
          <w:szCs w:val="21"/>
          <w:bdr w:val="none" w:sz="0" w:space="0" w:color="auto"/>
          <w:lang w:val="en-US"/>
        </w:rPr>
        <w:t>，</w:t>
      </w:r>
      <w:r>
        <w:rPr>
          <w:rFonts w:asciiTheme="minorHAnsi" w:eastAsiaTheme="minorEastAsia" w:hAnsiTheme="minorHAnsi" w:cstheme="minorBidi" w:hint="default"/>
          <w:color w:val="auto"/>
          <w:kern w:val="2"/>
          <w:sz w:val="21"/>
          <w:szCs w:val="21"/>
          <w:bdr w:val="none" w:sz="0" w:space="0" w:color="auto"/>
          <w:lang w:val="en-US"/>
        </w:rPr>
        <w:t>我们对管理者职责做了图形化的梳理</w:t>
      </w:r>
      <w:r>
        <w:rPr>
          <w:rFonts w:asciiTheme="minorHAnsi" w:eastAsiaTheme="minorEastAsia" w:hAnsiTheme="minorHAnsi" w:cstheme="minorBidi"/>
          <w:color w:val="auto"/>
          <w:kern w:val="2"/>
          <w:sz w:val="21"/>
          <w:szCs w:val="21"/>
          <w:bdr w:val="none" w:sz="0" w:space="0" w:color="auto"/>
          <w:lang w:val="en-US"/>
        </w:rPr>
        <w:t>，</w:t>
      </w:r>
      <w:r>
        <w:rPr>
          <w:rFonts w:asciiTheme="minorHAnsi" w:eastAsiaTheme="minorEastAsia" w:hAnsiTheme="minorHAnsi" w:cstheme="minorBidi" w:hint="default"/>
          <w:color w:val="auto"/>
          <w:kern w:val="2"/>
          <w:sz w:val="21"/>
          <w:szCs w:val="21"/>
          <w:bdr w:val="none" w:sz="0" w:space="0" w:color="auto"/>
          <w:lang w:val="en-US"/>
        </w:rPr>
        <w:t>希望能帮助你对这一内容</w:t>
      </w:r>
      <w:r w:rsidR="008E6220">
        <w:rPr>
          <w:rFonts w:asciiTheme="minorHAnsi" w:eastAsiaTheme="minorEastAsia" w:hAnsiTheme="minorHAnsi" w:cstheme="minorBidi" w:hint="default"/>
          <w:color w:val="auto"/>
          <w:kern w:val="2"/>
          <w:sz w:val="21"/>
          <w:szCs w:val="21"/>
          <w:bdr w:val="none" w:sz="0" w:space="0" w:color="auto"/>
          <w:lang w:val="en-US"/>
        </w:rPr>
        <w:t>有更清晰的</w:t>
      </w:r>
      <w:r>
        <w:rPr>
          <w:rFonts w:asciiTheme="minorHAnsi" w:eastAsiaTheme="minorEastAsia" w:hAnsiTheme="minorHAnsi" w:cstheme="minorBidi" w:hint="default"/>
          <w:color w:val="auto"/>
          <w:kern w:val="2"/>
          <w:sz w:val="21"/>
          <w:szCs w:val="21"/>
          <w:bdr w:val="none" w:sz="0" w:space="0" w:color="auto"/>
          <w:lang w:val="en-US"/>
        </w:rPr>
        <w:t>架构性的</w:t>
      </w:r>
      <w:r w:rsidR="008E6220">
        <w:rPr>
          <w:rFonts w:asciiTheme="minorHAnsi" w:eastAsiaTheme="minorEastAsia" w:hAnsiTheme="minorHAnsi" w:cstheme="minorBidi" w:hint="default"/>
          <w:color w:val="auto"/>
          <w:kern w:val="2"/>
          <w:sz w:val="21"/>
          <w:szCs w:val="21"/>
          <w:bdr w:val="none" w:sz="0" w:space="0" w:color="auto"/>
          <w:lang w:val="en-US"/>
        </w:rPr>
        <w:t>认知</w:t>
      </w:r>
      <w:r w:rsidR="008E6220">
        <w:rPr>
          <w:rFonts w:asciiTheme="minorHAnsi" w:eastAsiaTheme="minorEastAsia" w:hAnsiTheme="minorHAnsi" w:cstheme="minorBidi"/>
          <w:color w:val="auto"/>
          <w:kern w:val="2"/>
          <w:sz w:val="21"/>
          <w:szCs w:val="21"/>
          <w:bdr w:val="none" w:sz="0" w:space="0" w:color="auto"/>
          <w:lang w:val="en-US"/>
        </w:rPr>
        <w:t>：</w:t>
      </w:r>
    </w:p>
    <w:p w14:paraId="45660FB6" w14:textId="77777777" w:rsidR="008E6220" w:rsidRDefault="008E6220"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EE3BDBD" w14:textId="329C137B" w:rsidR="00B550CC" w:rsidRPr="00B550CC" w:rsidRDefault="00B550CC" w:rsidP="00B550CC">
      <w:pPr>
        <w:pBdr>
          <w:top w:val="none" w:sz="0" w:space="0" w:color="auto"/>
          <w:left w:val="none" w:sz="0" w:space="0" w:color="auto"/>
          <w:bottom w:val="none" w:sz="0" w:space="0" w:color="auto"/>
          <w:right w:val="none" w:sz="0" w:space="0" w:color="auto"/>
          <w:between w:val="none" w:sz="0" w:space="0" w:color="auto"/>
          <w:bar w:val="none" w:sz="0" w:color="auto"/>
        </w:pBdr>
        <w:rPr>
          <w:rFonts w:ascii="宋体" w:eastAsia="宋体" w:hAnsi="宋体" w:cs="宋体"/>
          <w:bdr w:val="none" w:sz="0" w:space="0" w:color="auto"/>
          <w:lang w:eastAsia="zh-CN"/>
        </w:rPr>
      </w:pPr>
      <w:r w:rsidRPr="00B550CC">
        <w:rPr>
          <w:rFonts w:ascii="宋体" w:eastAsia="宋体" w:hAnsi="宋体" w:cs="宋体"/>
          <w:noProof/>
          <w:bdr w:val="none" w:sz="0" w:space="0" w:color="auto"/>
          <w:lang w:eastAsia="zh-CN"/>
        </w:rPr>
        <w:drawing>
          <wp:inline distT="0" distB="0" distL="0" distR="0" wp14:anchorId="69AA21E8" wp14:editId="7572267A">
            <wp:extent cx="6219825" cy="3838575"/>
            <wp:effectExtent l="0" t="0" r="9525" b="9525"/>
            <wp:docPr id="3" name="图片 3" descr="C:\Users\曽莹莹\AppData\Roaming\Tencent\Users\2693299711\QQ\WinTemp\RichOle\]2~0NPBT_$DA0F3E6Y[}L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曽莹莹\AppData\Roaming\Tencent\Users\2693299711\QQ\WinTemp\RichOle\]2~0NPBT_$DA0F3E6Y[}LNK.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26302" cy="3842572"/>
                    </a:xfrm>
                    <a:prstGeom prst="rect">
                      <a:avLst/>
                    </a:prstGeom>
                    <a:noFill/>
                    <a:ln>
                      <a:noFill/>
                    </a:ln>
                  </pic:spPr>
                </pic:pic>
              </a:graphicData>
            </a:graphic>
          </wp:inline>
        </w:drawing>
      </w:r>
    </w:p>
    <w:p w14:paraId="77758158" w14:textId="6C7D29A7" w:rsidR="002B6AE9" w:rsidRPr="002B6AE9" w:rsidRDefault="002B6AE9" w:rsidP="002B6AE9">
      <w:pPr>
        <w:pBdr>
          <w:top w:val="none" w:sz="0" w:space="0" w:color="auto"/>
          <w:left w:val="none" w:sz="0" w:space="0" w:color="auto"/>
          <w:bottom w:val="none" w:sz="0" w:space="0" w:color="auto"/>
          <w:right w:val="none" w:sz="0" w:space="0" w:color="auto"/>
          <w:between w:val="none" w:sz="0" w:space="0" w:color="auto"/>
          <w:bar w:val="none" w:sz="0" w:color="auto"/>
        </w:pBdr>
        <w:rPr>
          <w:rFonts w:ascii="宋体" w:eastAsia="宋体" w:hAnsi="宋体" w:cs="宋体"/>
          <w:bdr w:val="none" w:sz="0" w:space="0" w:color="auto"/>
          <w:lang w:eastAsia="zh-CN"/>
        </w:rPr>
      </w:pPr>
    </w:p>
    <w:p w14:paraId="71F01111" w14:textId="77777777" w:rsidR="008E6220" w:rsidRPr="007E373E" w:rsidRDefault="008E6220"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1CB9C02" w14:textId="77777777" w:rsidR="008E6220" w:rsidRDefault="008E6220"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1F3571C4"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605A3CE6"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07U</w:t>
      </w:r>
    </w:p>
    <w:p w14:paraId="00DF3573"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学以致用</w:t>
      </w:r>
    </w:p>
    <w:p w14:paraId="0E1233DA" w14:textId="77777777" w:rsidR="00CC67E1" w:rsidRPr="00773B8B"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p>
    <w:p w14:paraId="6B5BF914"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07U01a</w:t>
      </w:r>
    </w:p>
    <w:p w14:paraId="426F532A"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小测验：对应的关键字</w:t>
      </w:r>
    </w:p>
    <w:p w14:paraId="43D63ADD"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C9D0A81"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为了方便你理解管理者的四大职责，我们对它们的关键字进行了提炼归纳，请选择你认为对应的恰当选项。</w:t>
      </w:r>
    </w:p>
    <w:p w14:paraId="7FA89EA6"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2DB3175" w14:textId="77777777" w:rsidR="00CC67E1" w:rsidRPr="008C2E6E" w:rsidRDefault="00773B8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任务</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工作匹配</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激励、辅导、授权</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绩效评估</w:t>
      </w:r>
    </w:p>
    <w:p w14:paraId="2E04FF64" w14:textId="77777777" w:rsidR="00CC67E1" w:rsidRPr="008C2E6E" w:rsidRDefault="00773B8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D9747B">
        <w:rPr>
          <w:rFonts w:ascii="宋体" w:eastAsia="宋体" w:hAnsi="宋体" w:cstheme="minorBidi"/>
          <w:color w:val="auto"/>
          <w:kern w:val="2"/>
          <w:sz w:val="21"/>
          <w:szCs w:val="21"/>
          <w:highlight w:val="green"/>
          <w:bdr w:val="none" w:sz="0" w:space="0" w:color="auto"/>
          <w:lang w:val="en-US"/>
        </w:rPr>
        <w:t>○</w:t>
      </w:r>
      <w:r w:rsidR="00B643B8" w:rsidRPr="00D9747B">
        <w:rPr>
          <w:rFonts w:asciiTheme="minorHAnsi" w:eastAsiaTheme="minorEastAsia" w:hAnsiTheme="minorHAnsi" w:cstheme="minorBidi"/>
          <w:color w:val="auto"/>
          <w:kern w:val="2"/>
          <w:sz w:val="21"/>
          <w:szCs w:val="21"/>
          <w:highlight w:val="green"/>
          <w:bdr w:val="none" w:sz="0" w:space="0" w:color="auto"/>
          <w:lang w:val="en-US"/>
        </w:rPr>
        <w:t>工作计划</w:t>
      </w:r>
      <w:r w:rsidR="00B643B8" w:rsidRPr="00D9747B">
        <w:rPr>
          <w:rFonts w:asciiTheme="minorHAnsi" w:eastAsiaTheme="minorEastAsia" w:hAnsiTheme="minorHAnsi" w:cstheme="minorBidi" w:hint="default"/>
          <w:color w:val="auto"/>
          <w:kern w:val="2"/>
          <w:sz w:val="21"/>
          <w:szCs w:val="21"/>
          <w:highlight w:val="green"/>
          <w:bdr w:val="none" w:sz="0" w:space="0" w:color="auto"/>
          <w:lang w:val="en-US"/>
        </w:rPr>
        <w:t>—</w:t>
      </w:r>
      <w:r w:rsidR="00B643B8" w:rsidRPr="00D9747B">
        <w:rPr>
          <w:rFonts w:asciiTheme="minorHAnsi" w:eastAsiaTheme="minorEastAsia" w:hAnsiTheme="minorHAnsi" w:cstheme="minorBidi"/>
          <w:color w:val="auto"/>
          <w:kern w:val="2"/>
          <w:sz w:val="21"/>
          <w:szCs w:val="21"/>
          <w:highlight w:val="green"/>
          <w:bdr w:val="none" w:sz="0" w:space="0" w:color="auto"/>
          <w:lang w:val="en-US"/>
        </w:rPr>
        <w:t>分配工作</w:t>
      </w:r>
      <w:r w:rsidR="00B643B8" w:rsidRPr="00D9747B">
        <w:rPr>
          <w:rFonts w:asciiTheme="minorHAnsi" w:eastAsiaTheme="minorEastAsia" w:hAnsiTheme="minorHAnsi" w:cstheme="minorBidi" w:hint="default"/>
          <w:color w:val="auto"/>
          <w:kern w:val="2"/>
          <w:sz w:val="21"/>
          <w:szCs w:val="21"/>
          <w:highlight w:val="green"/>
          <w:bdr w:val="none" w:sz="0" w:space="0" w:color="auto"/>
          <w:lang w:val="en-US"/>
        </w:rPr>
        <w:t>—</w:t>
      </w:r>
      <w:r w:rsidR="00B643B8" w:rsidRPr="00D9747B">
        <w:rPr>
          <w:rFonts w:asciiTheme="minorHAnsi" w:eastAsiaTheme="minorEastAsia" w:hAnsiTheme="minorHAnsi" w:cstheme="minorBidi"/>
          <w:color w:val="auto"/>
          <w:kern w:val="2"/>
          <w:sz w:val="21"/>
          <w:szCs w:val="21"/>
          <w:highlight w:val="green"/>
          <w:bdr w:val="none" w:sz="0" w:space="0" w:color="auto"/>
          <w:lang w:val="en-US"/>
        </w:rPr>
        <w:t>激励、辅导、授权</w:t>
      </w:r>
      <w:r w:rsidR="00B643B8" w:rsidRPr="00D9747B">
        <w:rPr>
          <w:rFonts w:asciiTheme="minorHAnsi" w:eastAsiaTheme="minorEastAsia" w:hAnsiTheme="minorHAnsi" w:cstheme="minorBidi" w:hint="default"/>
          <w:color w:val="auto"/>
          <w:kern w:val="2"/>
          <w:sz w:val="21"/>
          <w:szCs w:val="21"/>
          <w:highlight w:val="green"/>
          <w:bdr w:val="none" w:sz="0" w:space="0" w:color="auto"/>
          <w:lang w:val="en-US"/>
        </w:rPr>
        <w:t>—</w:t>
      </w:r>
      <w:r w:rsidR="00B643B8" w:rsidRPr="00D9747B">
        <w:rPr>
          <w:rFonts w:asciiTheme="minorHAnsi" w:eastAsiaTheme="minorEastAsia" w:hAnsiTheme="minorHAnsi" w:cstheme="minorBidi"/>
          <w:color w:val="auto"/>
          <w:kern w:val="2"/>
          <w:sz w:val="21"/>
          <w:szCs w:val="21"/>
          <w:highlight w:val="green"/>
          <w:bdr w:val="none" w:sz="0" w:space="0" w:color="auto"/>
          <w:lang w:val="en-US"/>
        </w:rPr>
        <w:t>绩效评估</w:t>
      </w:r>
    </w:p>
    <w:p w14:paraId="10C6676A" w14:textId="77777777" w:rsidR="00CC67E1" w:rsidRPr="008C2E6E" w:rsidRDefault="00773B8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任务分配</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工作计划</w:t>
      </w:r>
      <w:r w:rsidR="00B643B8" w:rsidRPr="008C2E6E">
        <w:rPr>
          <w:rFonts w:asciiTheme="minorHAnsi" w:eastAsiaTheme="minorEastAsia" w:hAnsiTheme="minorHAnsi"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激励、辅导、授权</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绩效评估</w:t>
      </w:r>
    </w:p>
    <w:p w14:paraId="267A0DF3" w14:textId="77777777" w:rsidR="00CC67E1" w:rsidRPr="008C2E6E" w:rsidRDefault="00773B8B"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Pr>
          <w:rFonts w:ascii="宋体" w:eastAsia="宋体" w:hAnsi="宋体"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调配资源</w:t>
      </w:r>
      <w:r w:rsidR="00B643B8" w:rsidRPr="008C2E6E">
        <w:rPr>
          <w:rFonts w:asciiTheme="minorHAnsi" w:eastAsiaTheme="minorEastAsia" w:hAnsiTheme="minorHAnsi" w:cstheme="minorBidi"/>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分配工作</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激励、辅导、授权</w:t>
      </w:r>
      <w:r w:rsidR="00B643B8" w:rsidRPr="008C2E6E">
        <w:rPr>
          <w:rFonts w:asciiTheme="minorHAnsi" w:eastAsiaTheme="minorEastAsia" w:hAnsiTheme="minorHAnsi" w:cstheme="minorBidi" w:hint="default"/>
          <w:color w:val="auto"/>
          <w:kern w:val="2"/>
          <w:sz w:val="21"/>
          <w:szCs w:val="21"/>
          <w:bdr w:val="none" w:sz="0" w:space="0" w:color="auto"/>
          <w:lang w:val="en-US"/>
        </w:rPr>
        <w:t>—</w:t>
      </w:r>
      <w:r w:rsidR="00B643B8" w:rsidRPr="008C2E6E">
        <w:rPr>
          <w:rFonts w:asciiTheme="minorHAnsi" w:eastAsiaTheme="minorEastAsia" w:hAnsiTheme="minorHAnsi" w:cstheme="minorBidi"/>
          <w:color w:val="auto"/>
          <w:kern w:val="2"/>
          <w:sz w:val="21"/>
          <w:szCs w:val="21"/>
          <w:bdr w:val="none" w:sz="0" w:space="0" w:color="auto"/>
          <w:lang w:val="en-US"/>
        </w:rPr>
        <w:t>绩效评估</w:t>
      </w:r>
    </w:p>
    <w:p w14:paraId="3375DED9"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BF2EDD1"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反馈：</w:t>
      </w:r>
    </w:p>
    <w:p w14:paraId="419A539A"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lastRenderedPageBreak/>
        <w:t>回答正确。工作计划</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分配工作</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激励、辅导、授权</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绩效评估恰好对应了</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计划</w:t>
      </w:r>
      <w:r w:rsidRPr="008C2E6E">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组织</w:t>
      </w:r>
      <w:r w:rsidRPr="008C2E6E">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领导</w:t>
      </w:r>
      <w:r w:rsidRPr="008C2E6E">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控制</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四个职能。</w:t>
      </w:r>
    </w:p>
    <w:p w14:paraId="58860B44"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回答不正确。工作计划</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分配工作</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激励、辅导、授权</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绩效评估恰好对应了</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计划</w:t>
      </w:r>
      <w:r w:rsidRPr="008C2E6E">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组织</w:t>
      </w:r>
      <w:r w:rsidRPr="008C2E6E">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领导</w:t>
      </w:r>
      <w:r w:rsidRPr="008C2E6E">
        <w:rPr>
          <w:rFonts w:asciiTheme="minorHAnsi" w:eastAsiaTheme="minorEastAsia" w:hAnsiTheme="minorHAnsi" w:cstheme="minorBidi"/>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控制</w:t>
      </w:r>
      <w:r w:rsidRPr="008C2E6E">
        <w:rPr>
          <w:rFonts w:asciiTheme="minorHAnsi" w:eastAsiaTheme="minorEastAsia" w:hAnsiTheme="minorHAnsi" w:cstheme="minorBidi" w:hint="default"/>
          <w:color w:val="auto"/>
          <w:kern w:val="2"/>
          <w:sz w:val="21"/>
          <w:szCs w:val="21"/>
          <w:bdr w:val="none" w:sz="0" w:space="0" w:color="auto"/>
          <w:lang w:val="en-US"/>
        </w:rPr>
        <w:t>”</w:t>
      </w:r>
      <w:r w:rsidRPr="008C2E6E">
        <w:rPr>
          <w:rFonts w:asciiTheme="minorHAnsi" w:eastAsiaTheme="minorEastAsia" w:hAnsiTheme="minorHAnsi" w:cstheme="minorBidi"/>
          <w:color w:val="auto"/>
          <w:kern w:val="2"/>
          <w:sz w:val="21"/>
          <w:szCs w:val="21"/>
          <w:bdr w:val="none" w:sz="0" w:space="0" w:color="auto"/>
          <w:lang w:val="en-US"/>
        </w:rPr>
        <w:t>四个职能。</w:t>
      </w:r>
    </w:p>
    <w:p w14:paraId="296B251E"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0E7BBB94"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07U02a</w:t>
      </w:r>
    </w:p>
    <w:p w14:paraId="3BD7E1C6" w14:textId="77777777" w:rsidR="00CC67E1" w:rsidRPr="00773B8B"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b/>
          <w:color w:val="auto"/>
          <w:kern w:val="2"/>
          <w:sz w:val="21"/>
          <w:szCs w:val="21"/>
          <w:bdr w:val="none" w:sz="0" w:space="0" w:color="auto"/>
          <w:lang w:val="en-US"/>
        </w:rPr>
      </w:pPr>
      <w:r w:rsidRPr="00773B8B">
        <w:rPr>
          <w:rFonts w:asciiTheme="minorHAnsi" w:eastAsiaTheme="minorEastAsia" w:hAnsiTheme="minorHAnsi" w:cstheme="minorBidi"/>
          <w:b/>
          <w:color w:val="auto"/>
          <w:kern w:val="2"/>
          <w:sz w:val="21"/>
          <w:szCs w:val="21"/>
          <w:bdr w:val="none" w:sz="0" w:space="0" w:color="auto"/>
          <w:lang w:val="en-US"/>
        </w:rPr>
        <w:t>小测验：</w:t>
      </w:r>
      <w:r w:rsidR="00FB1288">
        <w:rPr>
          <w:rFonts w:asciiTheme="minorHAnsi" w:eastAsiaTheme="minorEastAsia" w:hAnsiTheme="minorHAnsi" w:cstheme="minorBidi"/>
          <w:b/>
          <w:color w:val="auto"/>
          <w:kern w:val="2"/>
          <w:sz w:val="21"/>
          <w:szCs w:val="21"/>
          <w:bdr w:val="none" w:sz="0" w:space="0" w:color="auto"/>
          <w:lang w:val="en-US"/>
        </w:rPr>
        <w:t>你具体的管理职责</w:t>
      </w:r>
    </w:p>
    <w:p w14:paraId="63FD4DEE"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作为一名管理者，请</w:t>
      </w:r>
      <w:r w:rsidR="00FB1288">
        <w:rPr>
          <w:rFonts w:asciiTheme="minorHAnsi" w:eastAsiaTheme="minorEastAsia" w:hAnsiTheme="minorHAnsi" w:cstheme="minorBidi"/>
          <w:color w:val="auto"/>
          <w:kern w:val="2"/>
          <w:sz w:val="21"/>
          <w:szCs w:val="21"/>
          <w:bdr w:val="none" w:sz="0" w:space="0" w:color="auto"/>
          <w:lang w:val="en-US"/>
        </w:rPr>
        <w:t>根据“计划</w:t>
      </w:r>
      <w:r w:rsidR="00FB1288">
        <w:rPr>
          <w:rFonts w:asciiTheme="minorHAnsi" w:eastAsiaTheme="minorEastAsia" w:hAnsiTheme="minorHAnsi" w:cstheme="minorBidi"/>
          <w:color w:val="auto"/>
          <w:kern w:val="2"/>
          <w:sz w:val="21"/>
          <w:szCs w:val="21"/>
          <w:bdr w:val="none" w:sz="0" w:space="0" w:color="auto"/>
          <w:lang w:val="en-US"/>
        </w:rPr>
        <w:t>-</w:t>
      </w:r>
      <w:r w:rsidR="00FB1288">
        <w:rPr>
          <w:rFonts w:asciiTheme="minorHAnsi" w:eastAsiaTheme="minorEastAsia" w:hAnsiTheme="minorHAnsi" w:cstheme="minorBidi"/>
          <w:color w:val="auto"/>
          <w:kern w:val="2"/>
          <w:sz w:val="21"/>
          <w:szCs w:val="21"/>
          <w:bdr w:val="none" w:sz="0" w:space="0" w:color="auto"/>
          <w:lang w:val="en-US"/>
        </w:rPr>
        <w:t>组织</w:t>
      </w:r>
      <w:r w:rsidR="00FB1288">
        <w:rPr>
          <w:rFonts w:asciiTheme="minorHAnsi" w:eastAsiaTheme="minorEastAsia" w:hAnsiTheme="minorHAnsi" w:cstheme="minorBidi"/>
          <w:color w:val="auto"/>
          <w:kern w:val="2"/>
          <w:sz w:val="21"/>
          <w:szCs w:val="21"/>
          <w:bdr w:val="none" w:sz="0" w:space="0" w:color="auto"/>
          <w:lang w:val="en-US"/>
        </w:rPr>
        <w:t>-</w:t>
      </w:r>
      <w:r w:rsidR="00FB1288">
        <w:rPr>
          <w:rFonts w:asciiTheme="minorHAnsi" w:eastAsiaTheme="minorEastAsia" w:hAnsiTheme="minorHAnsi" w:cstheme="minorBidi"/>
          <w:color w:val="auto"/>
          <w:kern w:val="2"/>
          <w:sz w:val="21"/>
          <w:szCs w:val="21"/>
          <w:bdr w:val="none" w:sz="0" w:space="0" w:color="auto"/>
          <w:lang w:val="en-US"/>
        </w:rPr>
        <w:t>领导</w:t>
      </w:r>
      <w:r w:rsidR="00FB1288">
        <w:rPr>
          <w:rFonts w:asciiTheme="minorHAnsi" w:eastAsiaTheme="minorEastAsia" w:hAnsiTheme="minorHAnsi" w:cstheme="minorBidi"/>
          <w:color w:val="auto"/>
          <w:kern w:val="2"/>
          <w:sz w:val="21"/>
          <w:szCs w:val="21"/>
          <w:bdr w:val="none" w:sz="0" w:space="0" w:color="auto"/>
          <w:lang w:val="en-US"/>
        </w:rPr>
        <w:t>-</w:t>
      </w:r>
      <w:r w:rsidR="00FB1288">
        <w:rPr>
          <w:rFonts w:asciiTheme="minorHAnsi" w:eastAsiaTheme="minorEastAsia" w:hAnsiTheme="minorHAnsi" w:cstheme="minorBidi"/>
          <w:color w:val="auto"/>
          <w:kern w:val="2"/>
          <w:sz w:val="21"/>
          <w:szCs w:val="21"/>
          <w:bdr w:val="none" w:sz="0" w:space="0" w:color="auto"/>
          <w:lang w:val="en-US"/>
        </w:rPr>
        <w:t>控制”四大职能，</w:t>
      </w:r>
      <w:r w:rsidRPr="008C2E6E">
        <w:rPr>
          <w:rFonts w:asciiTheme="minorHAnsi" w:eastAsiaTheme="minorEastAsia" w:hAnsiTheme="minorHAnsi" w:cstheme="minorBidi"/>
          <w:color w:val="auto"/>
          <w:kern w:val="2"/>
          <w:sz w:val="21"/>
          <w:szCs w:val="21"/>
          <w:bdr w:val="none" w:sz="0" w:space="0" w:color="auto"/>
          <w:lang w:val="en-US"/>
        </w:rPr>
        <w:t>写下你所在岗位所面临的具体管理职责，比如：计划：部门计划是明年完成</w:t>
      </w:r>
      <w:r w:rsidRPr="008C2E6E">
        <w:rPr>
          <w:rFonts w:asciiTheme="minorHAnsi" w:eastAsiaTheme="minorEastAsia" w:hAnsiTheme="minorHAnsi" w:cstheme="minorBidi"/>
          <w:color w:val="auto"/>
          <w:kern w:val="2"/>
          <w:sz w:val="21"/>
          <w:szCs w:val="21"/>
          <w:bdr w:val="none" w:sz="0" w:space="0" w:color="auto"/>
          <w:lang w:val="en-US"/>
        </w:rPr>
        <w:t>800</w:t>
      </w:r>
      <w:r w:rsidRPr="008C2E6E">
        <w:rPr>
          <w:rFonts w:asciiTheme="minorHAnsi" w:eastAsiaTheme="minorEastAsia" w:hAnsiTheme="minorHAnsi" w:cstheme="minorBidi"/>
          <w:color w:val="auto"/>
          <w:kern w:val="2"/>
          <w:sz w:val="21"/>
          <w:szCs w:val="21"/>
          <w:bdr w:val="none" w:sz="0" w:space="0" w:color="auto"/>
          <w:lang w:val="en-US"/>
        </w:rPr>
        <w:t>万的销售额，通过促销推广和推出新品的方案去实现。</w:t>
      </w:r>
      <w:r w:rsidR="00FB1288">
        <w:rPr>
          <w:rFonts w:asciiTheme="minorHAnsi" w:eastAsiaTheme="minorEastAsia" w:hAnsiTheme="minorHAnsi" w:cstheme="minorBidi"/>
          <w:color w:val="auto"/>
          <w:kern w:val="2"/>
          <w:sz w:val="21"/>
          <w:szCs w:val="21"/>
          <w:bdr w:val="none" w:sz="0" w:space="0" w:color="auto"/>
          <w:lang w:val="en-US"/>
        </w:rPr>
        <w:t>（问答题）</w:t>
      </w:r>
    </w:p>
    <w:p w14:paraId="07A39DF9"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2AF00C43"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6131FA9" w14:textId="77777777" w:rsidR="00CC67E1" w:rsidRPr="008C2E6E"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36B26E83"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反馈：</w:t>
      </w:r>
    </w:p>
    <w:p w14:paraId="76466271" w14:textId="77777777" w:rsidR="00CC67E1" w:rsidRPr="008C2E6E" w:rsidRDefault="00B643B8"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r w:rsidRPr="008C2E6E">
        <w:rPr>
          <w:rFonts w:asciiTheme="minorHAnsi" w:eastAsiaTheme="minorEastAsia" w:hAnsiTheme="minorHAnsi" w:cstheme="minorBidi"/>
          <w:color w:val="auto"/>
          <w:kern w:val="2"/>
          <w:sz w:val="21"/>
          <w:szCs w:val="21"/>
          <w:bdr w:val="none" w:sz="0" w:space="0" w:color="auto"/>
          <w:lang w:val="en-US"/>
        </w:rPr>
        <w:t>谢谢你的回答。恭喜你已完成本课程的全部学习。</w:t>
      </w:r>
      <w:r w:rsidR="00773B8B">
        <w:rPr>
          <w:rFonts w:asciiTheme="minorHAnsi" w:eastAsiaTheme="minorEastAsia" w:hAnsiTheme="minorHAnsi" w:cstheme="minorBidi"/>
          <w:color w:val="auto"/>
          <w:kern w:val="2"/>
          <w:sz w:val="21"/>
          <w:szCs w:val="21"/>
          <w:bdr w:val="none" w:sz="0" w:space="0" w:color="auto"/>
          <w:lang w:val="en-US"/>
        </w:rPr>
        <w:t>希望你成为一个管理者后，不仅能顺利完成自己的工作，还能帮助他人完成工作</w:t>
      </w:r>
      <w:r w:rsidR="006D6329">
        <w:rPr>
          <w:rFonts w:asciiTheme="minorHAnsi" w:eastAsiaTheme="minorEastAsia" w:hAnsiTheme="minorHAnsi" w:cstheme="minorBidi"/>
          <w:color w:val="auto"/>
          <w:kern w:val="2"/>
          <w:sz w:val="21"/>
          <w:szCs w:val="21"/>
          <w:bdr w:val="none" w:sz="0" w:space="0" w:color="auto"/>
          <w:lang w:val="en-US"/>
        </w:rPr>
        <w:t>。你必须完成从</w:t>
      </w:r>
      <w:r w:rsidR="00773B8B">
        <w:rPr>
          <w:rFonts w:asciiTheme="minorHAnsi" w:eastAsiaTheme="minorEastAsia" w:hAnsiTheme="minorHAnsi" w:cstheme="minorBidi"/>
          <w:color w:val="auto"/>
          <w:kern w:val="2"/>
          <w:sz w:val="21"/>
          <w:szCs w:val="21"/>
          <w:bdr w:val="none" w:sz="0" w:space="0" w:color="auto"/>
          <w:lang w:val="en-US"/>
        </w:rPr>
        <w:t>自己做事</w:t>
      </w:r>
      <w:r w:rsidR="006D6329">
        <w:rPr>
          <w:rFonts w:asciiTheme="minorHAnsi" w:eastAsiaTheme="minorEastAsia" w:hAnsiTheme="minorHAnsi" w:cstheme="minorBidi"/>
          <w:color w:val="auto"/>
          <w:kern w:val="2"/>
          <w:sz w:val="21"/>
          <w:szCs w:val="21"/>
          <w:bdr w:val="none" w:sz="0" w:space="0" w:color="auto"/>
          <w:lang w:val="en-US"/>
        </w:rPr>
        <w:t>到</w:t>
      </w:r>
      <w:r w:rsidR="00773B8B">
        <w:rPr>
          <w:rFonts w:asciiTheme="minorHAnsi" w:eastAsiaTheme="minorEastAsia" w:hAnsiTheme="minorHAnsi" w:cstheme="minorBidi"/>
          <w:color w:val="auto"/>
          <w:kern w:val="2"/>
          <w:sz w:val="21"/>
          <w:szCs w:val="21"/>
          <w:bdr w:val="none" w:sz="0" w:space="0" w:color="auto"/>
          <w:lang w:val="en-US"/>
        </w:rPr>
        <w:t>带领团队做事</w:t>
      </w:r>
      <w:r w:rsidR="006D6329">
        <w:rPr>
          <w:rFonts w:asciiTheme="minorHAnsi" w:eastAsiaTheme="minorEastAsia" w:hAnsiTheme="minorHAnsi" w:cstheme="minorBidi"/>
          <w:color w:val="auto"/>
          <w:kern w:val="2"/>
          <w:sz w:val="21"/>
          <w:szCs w:val="21"/>
          <w:bdr w:val="none" w:sz="0" w:space="0" w:color="auto"/>
          <w:lang w:val="en-US"/>
        </w:rPr>
        <w:t>的转变</w:t>
      </w:r>
      <w:r w:rsidR="00773B8B">
        <w:rPr>
          <w:rFonts w:asciiTheme="minorHAnsi" w:eastAsiaTheme="minorEastAsia" w:hAnsiTheme="minorHAnsi" w:cstheme="minorBidi"/>
          <w:color w:val="auto"/>
          <w:kern w:val="2"/>
          <w:sz w:val="21"/>
          <w:szCs w:val="21"/>
          <w:bdr w:val="none" w:sz="0" w:space="0" w:color="auto"/>
          <w:lang w:val="en-US"/>
        </w:rPr>
        <w:t>。</w:t>
      </w:r>
    </w:p>
    <w:p w14:paraId="053B7480" w14:textId="77777777" w:rsidR="00CC67E1"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54F11842" w14:textId="77777777" w:rsidR="006D6329" w:rsidRDefault="006D632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03C79F0" w14:textId="77777777" w:rsidR="006D6329" w:rsidRPr="006D6329" w:rsidRDefault="006D6329" w:rsidP="006D6329">
      <w:pPr>
        <w:rPr>
          <w:noProof/>
          <w:sz w:val="21"/>
          <w:szCs w:val="21"/>
          <w:lang w:eastAsia="zh-CN"/>
        </w:rPr>
      </w:pPr>
      <w:r w:rsidRPr="006D6329">
        <w:rPr>
          <w:rFonts w:hint="eastAsia"/>
          <w:noProof/>
          <w:sz w:val="21"/>
          <w:szCs w:val="21"/>
          <w:lang w:eastAsia="zh-CN"/>
        </w:rPr>
        <w:t>参考</w:t>
      </w:r>
      <w:r w:rsidRPr="006D6329">
        <w:rPr>
          <w:noProof/>
          <w:sz w:val="21"/>
          <w:szCs w:val="21"/>
          <w:lang w:eastAsia="zh-CN"/>
        </w:rPr>
        <w:t>资料：</w:t>
      </w:r>
    </w:p>
    <w:p w14:paraId="6B1EBD7B" w14:textId="77777777" w:rsidR="006D6329" w:rsidRPr="006D6329" w:rsidRDefault="006D6329" w:rsidP="006D6329">
      <w:pPr>
        <w:rPr>
          <w:sz w:val="21"/>
          <w:szCs w:val="21"/>
          <w:lang w:eastAsia="zh-CN"/>
        </w:rPr>
      </w:pPr>
      <w:r w:rsidRPr="006D6329">
        <w:rPr>
          <w:rFonts w:hint="eastAsia"/>
          <w:sz w:val="21"/>
          <w:szCs w:val="21"/>
          <w:lang w:eastAsia="zh-CN"/>
        </w:rPr>
        <w:t>【</w:t>
      </w:r>
      <w:r w:rsidRPr="006D6329">
        <w:rPr>
          <w:rFonts w:hint="eastAsia"/>
          <w:sz w:val="21"/>
          <w:szCs w:val="21"/>
          <w:lang w:eastAsia="zh-CN"/>
        </w:rPr>
        <w:t>1</w:t>
      </w:r>
      <w:r w:rsidRPr="006D6329">
        <w:rPr>
          <w:rFonts w:hint="eastAsia"/>
          <w:sz w:val="21"/>
          <w:szCs w:val="21"/>
          <w:lang w:eastAsia="zh-CN"/>
        </w:rPr>
        <w:t>】</w:t>
      </w:r>
      <w:r>
        <w:rPr>
          <w:rFonts w:hint="eastAsia"/>
          <w:sz w:val="21"/>
          <w:szCs w:val="21"/>
          <w:lang w:eastAsia="zh-CN"/>
        </w:rPr>
        <w:t>亨利</w:t>
      </w:r>
      <w:r w:rsidRPr="006D6329">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明茨伯格</w:t>
      </w:r>
      <w:r>
        <w:rPr>
          <w:rFonts w:ascii="Arial" w:hAnsi="Arial" w:cs="Arial" w:hint="eastAsia"/>
          <w:color w:val="333333"/>
          <w:sz w:val="21"/>
          <w:szCs w:val="21"/>
          <w:lang w:eastAsia="zh-CN"/>
        </w:rPr>
        <w:t xml:space="preserve"> </w:t>
      </w:r>
      <w:r w:rsidRPr="006D6329">
        <w:rPr>
          <w:rFonts w:hint="eastAsia"/>
          <w:sz w:val="21"/>
          <w:szCs w:val="21"/>
          <w:lang w:eastAsia="zh-CN"/>
        </w:rPr>
        <w:t>：《</w:t>
      </w:r>
      <w:r>
        <w:rPr>
          <w:rFonts w:hint="eastAsia"/>
          <w:sz w:val="21"/>
          <w:szCs w:val="21"/>
          <w:lang w:eastAsia="zh-CN"/>
        </w:rPr>
        <w:t>管理工作的本质</w:t>
      </w:r>
      <w:r w:rsidRPr="006D6329">
        <w:rPr>
          <w:rFonts w:hint="eastAsia"/>
          <w:sz w:val="21"/>
          <w:szCs w:val="21"/>
          <w:lang w:eastAsia="zh-CN"/>
        </w:rPr>
        <w:t>》，</w:t>
      </w:r>
      <w:r>
        <w:rPr>
          <w:rFonts w:hint="eastAsia"/>
          <w:sz w:val="21"/>
          <w:szCs w:val="21"/>
          <w:lang w:eastAsia="zh-CN"/>
        </w:rPr>
        <w:t>中国人民大学出版社</w:t>
      </w:r>
      <w:r w:rsidRPr="006D6329">
        <w:rPr>
          <w:rFonts w:hint="eastAsia"/>
          <w:sz w:val="21"/>
          <w:szCs w:val="21"/>
          <w:lang w:eastAsia="zh-CN"/>
        </w:rPr>
        <w:t xml:space="preserve"> 200</w:t>
      </w:r>
      <w:r>
        <w:rPr>
          <w:sz w:val="21"/>
          <w:szCs w:val="21"/>
          <w:lang w:eastAsia="zh-CN"/>
        </w:rPr>
        <w:t>7</w:t>
      </w:r>
      <w:r w:rsidRPr="006D6329">
        <w:rPr>
          <w:rFonts w:hint="eastAsia"/>
          <w:sz w:val="21"/>
          <w:szCs w:val="21"/>
          <w:lang w:eastAsia="zh-CN"/>
        </w:rPr>
        <w:t>年版</w:t>
      </w:r>
    </w:p>
    <w:p w14:paraId="15581AF6" w14:textId="77777777" w:rsidR="006D6329" w:rsidRPr="006D6329" w:rsidRDefault="006D6329" w:rsidP="006D6329">
      <w:pPr>
        <w:rPr>
          <w:sz w:val="21"/>
          <w:szCs w:val="21"/>
          <w:lang w:eastAsia="zh-CN"/>
        </w:rPr>
      </w:pPr>
      <w:r w:rsidRPr="006D6329">
        <w:rPr>
          <w:rFonts w:hint="eastAsia"/>
          <w:sz w:val="21"/>
          <w:szCs w:val="21"/>
          <w:lang w:eastAsia="zh-CN"/>
        </w:rPr>
        <w:t>【</w:t>
      </w:r>
      <w:r w:rsidRPr="006D6329">
        <w:rPr>
          <w:rFonts w:hint="eastAsia"/>
          <w:sz w:val="21"/>
          <w:szCs w:val="21"/>
          <w:lang w:eastAsia="zh-CN"/>
        </w:rPr>
        <w:t>2</w:t>
      </w:r>
      <w:r w:rsidRPr="006D6329">
        <w:rPr>
          <w:rFonts w:hint="eastAsia"/>
          <w:sz w:val="21"/>
          <w:szCs w:val="21"/>
          <w:lang w:eastAsia="zh-CN"/>
        </w:rPr>
        <w:t>】</w:t>
      </w:r>
      <w:r>
        <w:rPr>
          <w:rFonts w:ascii="Arial" w:hAnsi="Arial" w:cs="Arial" w:hint="eastAsia"/>
          <w:color w:val="333333"/>
          <w:sz w:val="21"/>
          <w:szCs w:val="21"/>
          <w:lang w:eastAsia="zh-CN"/>
        </w:rPr>
        <w:t>鲍伯</w:t>
      </w:r>
      <w:r w:rsidRPr="006D6329">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尼尔森</w:t>
      </w:r>
      <w:r w:rsidRPr="006D6329">
        <w:rPr>
          <w:rFonts w:hint="eastAsia"/>
          <w:sz w:val="21"/>
          <w:szCs w:val="21"/>
          <w:lang w:eastAsia="zh-CN"/>
        </w:rPr>
        <w:t>、《管理</w:t>
      </w:r>
      <w:r>
        <w:rPr>
          <w:rFonts w:hint="eastAsia"/>
          <w:sz w:val="21"/>
          <w:szCs w:val="21"/>
          <w:lang w:eastAsia="zh-CN"/>
        </w:rPr>
        <w:t>圣经</w:t>
      </w:r>
      <w:r w:rsidRPr="006D6329">
        <w:rPr>
          <w:rFonts w:hint="eastAsia"/>
          <w:sz w:val="21"/>
          <w:szCs w:val="21"/>
          <w:lang w:eastAsia="zh-CN"/>
        </w:rPr>
        <w:t>》</w:t>
      </w:r>
      <w:r w:rsidRPr="006D6329">
        <w:rPr>
          <w:rFonts w:hint="eastAsia"/>
          <w:sz w:val="21"/>
          <w:szCs w:val="21"/>
          <w:lang w:eastAsia="zh-CN"/>
        </w:rPr>
        <w:t xml:space="preserve"> </w:t>
      </w:r>
      <w:r>
        <w:rPr>
          <w:rFonts w:hint="eastAsia"/>
          <w:sz w:val="21"/>
          <w:szCs w:val="21"/>
          <w:lang w:eastAsia="zh-CN"/>
        </w:rPr>
        <w:t>电子工业出版社</w:t>
      </w:r>
      <w:r w:rsidRPr="006D6329">
        <w:rPr>
          <w:rFonts w:hint="eastAsia"/>
          <w:sz w:val="21"/>
          <w:szCs w:val="21"/>
          <w:lang w:eastAsia="zh-CN"/>
        </w:rPr>
        <w:t xml:space="preserve"> 20</w:t>
      </w:r>
      <w:r w:rsidRPr="006D6329">
        <w:rPr>
          <w:sz w:val="21"/>
          <w:szCs w:val="21"/>
          <w:lang w:eastAsia="zh-CN"/>
        </w:rPr>
        <w:t>0</w:t>
      </w:r>
      <w:r>
        <w:rPr>
          <w:sz w:val="21"/>
          <w:szCs w:val="21"/>
          <w:lang w:eastAsia="zh-CN"/>
        </w:rPr>
        <w:t>5</w:t>
      </w:r>
      <w:r w:rsidRPr="006D6329">
        <w:rPr>
          <w:rFonts w:hint="eastAsia"/>
          <w:sz w:val="21"/>
          <w:szCs w:val="21"/>
          <w:lang w:eastAsia="zh-CN"/>
        </w:rPr>
        <w:t>年版</w:t>
      </w:r>
    </w:p>
    <w:p w14:paraId="700F0BD5" w14:textId="77777777" w:rsidR="006D6329" w:rsidRPr="006D6329" w:rsidRDefault="006D6329" w:rsidP="006D6329">
      <w:pPr>
        <w:rPr>
          <w:rFonts w:ascii="Arial" w:hAnsi="Arial" w:cs="Arial"/>
          <w:color w:val="333333"/>
          <w:sz w:val="21"/>
          <w:szCs w:val="21"/>
          <w:lang w:eastAsia="zh-CN"/>
        </w:rPr>
      </w:pPr>
      <w:r w:rsidRPr="006D6329">
        <w:rPr>
          <w:rFonts w:hint="eastAsia"/>
          <w:sz w:val="21"/>
          <w:szCs w:val="21"/>
          <w:lang w:eastAsia="zh-CN"/>
        </w:rPr>
        <w:t>【</w:t>
      </w:r>
      <w:r w:rsidRPr="006D6329">
        <w:rPr>
          <w:rFonts w:hint="eastAsia"/>
          <w:sz w:val="21"/>
          <w:szCs w:val="21"/>
          <w:lang w:eastAsia="zh-CN"/>
        </w:rPr>
        <w:t>3</w:t>
      </w:r>
      <w:r w:rsidRPr="006D6329">
        <w:rPr>
          <w:rFonts w:hint="eastAsia"/>
          <w:sz w:val="21"/>
          <w:szCs w:val="21"/>
          <w:lang w:eastAsia="zh-CN"/>
        </w:rPr>
        <w:t>】</w:t>
      </w:r>
      <w:r>
        <w:rPr>
          <w:rFonts w:ascii="Arial" w:hAnsi="Arial" w:cs="Arial" w:hint="eastAsia"/>
          <w:color w:val="333333"/>
          <w:sz w:val="21"/>
          <w:szCs w:val="21"/>
          <w:lang w:eastAsia="zh-CN"/>
        </w:rPr>
        <w:t>拉姆</w:t>
      </w:r>
      <w:r w:rsidRPr="006D6329">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查兰</w:t>
      </w:r>
      <w:r w:rsidRPr="006D6329">
        <w:rPr>
          <w:rFonts w:hint="eastAsia"/>
          <w:sz w:val="21"/>
          <w:szCs w:val="21"/>
          <w:lang w:eastAsia="zh-CN"/>
        </w:rPr>
        <w:t>、</w:t>
      </w:r>
      <w:r>
        <w:rPr>
          <w:rFonts w:ascii="Arial" w:hAnsi="Arial" w:cs="Arial" w:hint="eastAsia"/>
          <w:color w:val="333333"/>
          <w:sz w:val="21"/>
          <w:szCs w:val="21"/>
          <w:lang w:eastAsia="zh-CN"/>
        </w:rPr>
        <w:t>斯蒂芬</w:t>
      </w:r>
      <w:r w:rsidRPr="006D6329">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德罗特</w:t>
      </w:r>
      <w:r w:rsidRPr="006D6329">
        <w:rPr>
          <w:rFonts w:hint="eastAsia"/>
          <w:sz w:val="21"/>
          <w:szCs w:val="21"/>
          <w:lang w:eastAsia="zh-CN"/>
        </w:rPr>
        <w:t>、</w:t>
      </w:r>
      <w:r>
        <w:rPr>
          <w:rFonts w:ascii="Arial" w:hAnsi="Arial" w:cs="Arial" w:hint="eastAsia"/>
          <w:color w:val="333333"/>
          <w:sz w:val="21"/>
          <w:szCs w:val="21"/>
          <w:lang w:eastAsia="zh-CN"/>
        </w:rPr>
        <w:t>詹姆斯</w:t>
      </w:r>
      <w:r w:rsidRPr="006D6329">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诺埃尔</w:t>
      </w:r>
      <w:r w:rsidRPr="006D6329">
        <w:rPr>
          <w:rFonts w:hint="eastAsia"/>
          <w:sz w:val="21"/>
          <w:szCs w:val="21"/>
          <w:lang w:eastAsia="zh-CN"/>
        </w:rPr>
        <w:t>、</w:t>
      </w:r>
      <w:r w:rsidRPr="006D6329">
        <w:rPr>
          <w:rFonts w:ascii="Arial" w:hAnsi="Arial" w:cs="Arial" w:hint="eastAsia"/>
          <w:color w:val="333333"/>
          <w:sz w:val="21"/>
          <w:szCs w:val="21"/>
          <w:lang w:eastAsia="zh-CN"/>
        </w:rPr>
        <w:t>《</w:t>
      </w:r>
      <w:r>
        <w:rPr>
          <w:rFonts w:ascii="Arial" w:hAnsi="Arial" w:cs="Arial" w:hint="eastAsia"/>
          <w:color w:val="333333"/>
          <w:sz w:val="21"/>
          <w:szCs w:val="21"/>
          <w:lang w:eastAsia="zh-CN"/>
        </w:rPr>
        <w:t>领导梯队</w:t>
      </w:r>
      <w:r w:rsidRPr="006D6329">
        <w:rPr>
          <w:rFonts w:ascii="Arial" w:hAnsi="Arial" w:cs="Arial" w:hint="eastAsia"/>
          <w:color w:val="333333"/>
          <w:sz w:val="21"/>
          <w:szCs w:val="21"/>
          <w:lang w:eastAsia="zh-CN"/>
        </w:rPr>
        <w:t>》</w:t>
      </w:r>
      <w:r w:rsidRPr="006D6329">
        <w:rPr>
          <w:rFonts w:ascii="Arial" w:hAnsi="Arial" w:cs="Arial" w:hint="eastAsia"/>
          <w:color w:val="333333"/>
          <w:sz w:val="21"/>
          <w:szCs w:val="21"/>
          <w:lang w:eastAsia="zh-CN"/>
        </w:rPr>
        <w:t xml:space="preserve"> </w:t>
      </w:r>
      <w:r>
        <w:rPr>
          <w:rFonts w:ascii="Arial" w:hAnsi="Arial" w:cs="Arial" w:hint="eastAsia"/>
          <w:color w:val="333333"/>
          <w:sz w:val="21"/>
          <w:szCs w:val="21"/>
          <w:lang w:eastAsia="zh-CN"/>
        </w:rPr>
        <w:t>机械工业</w:t>
      </w:r>
      <w:r w:rsidRPr="006D6329">
        <w:rPr>
          <w:rFonts w:ascii="Arial" w:hAnsi="Arial" w:cs="Arial" w:hint="eastAsia"/>
          <w:color w:val="333333"/>
          <w:sz w:val="21"/>
          <w:szCs w:val="21"/>
          <w:lang w:eastAsia="zh-CN"/>
        </w:rPr>
        <w:t>出版社</w:t>
      </w:r>
      <w:r w:rsidRPr="006D6329">
        <w:rPr>
          <w:rFonts w:ascii="Arial" w:hAnsi="Arial" w:cs="Arial" w:hint="eastAsia"/>
          <w:color w:val="333333"/>
          <w:sz w:val="21"/>
          <w:szCs w:val="21"/>
          <w:lang w:eastAsia="zh-CN"/>
        </w:rPr>
        <w:t xml:space="preserve"> 20</w:t>
      </w:r>
      <w:r w:rsidRPr="006D6329">
        <w:rPr>
          <w:rFonts w:ascii="Arial" w:hAnsi="Arial" w:cs="Arial"/>
          <w:color w:val="333333"/>
          <w:sz w:val="21"/>
          <w:szCs w:val="21"/>
          <w:lang w:eastAsia="zh-CN"/>
        </w:rPr>
        <w:t>12</w:t>
      </w:r>
      <w:r w:rsidRPr="006D6329">
        <w:rPr>
          <w:rFonts w:ascii="Arial" w:hAnsi="Arial" w:cs="Arial" w:hint="eastAsia"/>
          <w:color w:val="333333"/>
          <w:sz w:val="21"/>
          <w:szCs w:val="21"/>
          <w:lang w:eastAsia="zh-CN"/>
        </w:rPr>
        <w:t>年版</w:t>
      </w:r>
    </w:p>
    <w:p w14:paraId="0C45DAA0" w14:textId="77777777" w:rsidR="006D6329" w:rsidRPr="006D6329" w:rsidRDefault="006D6329" w:rsidP="006D6329">
      <w:pPr>
        <w:rPr>
          <w:rFonts w:ascii="Arial" w:hAnsi="Arial" w:cs="Arial"/>
          <w:color w:val="333333"/>
          <w:sz w:val="21"/>
          <w:szCs w:val="21"/>
          <w:lang w:eastAsia="zh-CN"/>
        </w:rPr>
      </w:pPr>
      <w:r w:rsidRPr="006D6329">
        <w:rPr>
          <w:rFonts w:ascii="Arial" w:hAnsi="Arial" w:cs="Arial" w:hint="eastAsia"/>
          <w:color w:val="333333"/>
          <w:sz w:val="21"/>
          <w:szCs w:val="21"/>
          <w:lang w:eastAsia="zh-CN"/>
        </w:rPr>
        <w:t>【</w:t>
      </w:r>
      <w:r w:rsidRPr="006D6329">
        <w:rPr>
          <w:rFonts w:ascii="Arial" w:hAnsi="Arial" w:cs="Arial" w:hint="eastAsia"/>
          <w:color w:val="333333"/>
          <w:sz w:val="21"/>
          <w:szCs w:val="21"/>
          <w:lang w:eastAsia="zh-CN"/>
        </w:rPr>
        <w:t>4</w:t>
      </w:r>
      <w:r w:rsidRPr="006D6329">
        <w:rPr>
          <w:rFonts w:ascii="Arial" w:hAnsi="Arial" w:cs="Arial" w:hint="eastAsia"/>
          <w:color w:val="333333"/>
          <w:sz w:val="21"/>
          <w:szCs w:val="21"/>
          <w:lang w:eastAsia="zh-CN"/>
        </w:rPr>
        <w:t>】</w:t>
      </w:r>
      <w:r>
        <w:rPr>
          <w:rFonts w:ascii="Arial" w:hAnsi="Arial" w:cs="Arial" w:hint="eastAsia"/>
          <w:color w:val="333333"/>
          <w:sz w:val="21"/>
          <w:szCs w:val="21"/>
          <w:lang w:eastAsia="zh-CN"/>
        </w:rPr>
        <w:t>迈克尔</w:t>
      </w:r>
      <w:r w:rsidRPr="006D6329">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沃特金斯</w:t>
      </w:r>
      <w:r w:rsidRPr="006D6329">
        <w:rPr>
          <w:rFonts w:ascii="Arial" w:hAnsi="Arial" w:cs="Arial"/>
          <w:color w:val="333333"/>
          <w:sz w:val="21"/>
          <w:szCs w:val="21"/>
          <w:lang w:eastAsia="zh-CN"/>
        </w:rPr>
        <w:t>《</w:t>
      </w:r>
      <w:r>
        <w:rPr>
          <w:rFonts w:ascii="Arial" w:hAnsi="Arial" w:cs="Arial" w:hint="eastAsia"/>
          <w:color w:val="333333"/>
          <w:sz w:val="21"/>
          <w:szCs w:val="21"/>
          <w:lang w:eastAsia="zh-CN"/>
        </w:rPr>
        <w:t>新经理者如何度过第一个</w:t>
      </w:r>
      <w:r>
        <w:rPr>
          <w:rFonts w:ascii="Arial" w:hAnsi="Arial" w:cs="Arial" w:hint="eastAsia"/>
          <w:color w:val="333333"/>
          <w:sz w:val="21"/>
          <w:szCs w:val="21"/>
          <w:lang w:eastAsia="zh-CN"/>
        </w:rPr>
        <w:t>90</w:t>
      </w:r>
      <w:r>
        <w:rPr>
          <w:rFonts w:ascii="Arial" w:hAnsi="Arial" w:cs="Arial" w:hint="eastAsia"/>
          <w:color w:val="333333"/>
          <w:sz w:val="21"/>
          <w:szCs w:val="21"/>
          <w:lang w:eastAsia="zh-CN"/>
        </w:rPr>
        <w:t>天</w:t>
      </w:r>
      <w:r w:rsidRPr="006D6329">
        <w:rPr>
          <w:rFonts w:ascii="Arial" w:hAnsi="Arial" w:cs="Arial"/>
          <w:color w:val="333333"/>
          <w:sz w:val="21"/>
          <w:szCs w:val="21"/>
          <w:lang w:eastAsia="zh-CN"/>
        </w:rPr>
        <w:t>》</w:t>
      </w:r>
      <w:r>
        <w:rPr>
          <w:rFonts w:ascii="Arial" w:hAnsi="Arial" w:cs="Arial" w:hint="eastAsia"/>
          <w:color w:val="333333"/>
          <w:sz w:val="21"/>
          <w:szCs w:val="21"/>
          <w:lang w:eastAsia="zh-CN"/>
        </w:rPr>
        <w:t>中信出版社</w:t>
      </w:r>
      <w:r w:rsidRPr="006D6329">
        <w:rPr>
          <w:rFonts w:ascii="Arial" w:hAnsi="Arial" w:cs="Arial" w:hint="eastAsia"/>
          <w:color w:val="333333"/>
          <w:sz w:val="21"/>
          <w:szCs w:val="21"/>
          <w:lang w:eastAsia="zh-CN"/>
        </w:rPr>
        <w:t xml:space="preserve"> 20</w:t>
      </w:r>
      <w:r>
        <w:rPr>
          <w:rFonts w:ascii="Arial" w:hAnsi="Arial" w:cs="Arial"/>
          <w:color w:val="333333"/>
          <w:sz w:val="21"/>
          <w:szCs w:val="21"/>
          <w:lang w:eastAsia="zh-CN"/>
        </w:rPr>
        <w:t>1</w:t>
      </w:r>
      <w:r w:rsidRPr="006D6329">
        <w:rPr>
          <w:rFonts w:ascii="Arial" w:hAnsi="Arial" w:cs="Arial" w:hint="eastAsia"/>
          <w:color w:val="333333"/>
          <w:sz w:val="21"/>
          <w:szCs w:val="21"/>
          <w:lang w:eastAsia="zh-CN"/>
        </w:rPr>
        <w:t>7</w:t>
      </w:r>
      <w:r w:rsidRPr="006D6329">
        <w:rPr>
          <w:rFonts w:ascii="Arial" w:hAnsi="Arial" w:cs="Arial" w:hint="eastAsia"/>
          <w:color w:val="333333"/>
          <w:sz w:val="21"/>
          <w:szCs w:val="21"/>
          <w:lang w:eastAsia="zh-CN"/>
        </w:rPr>
        <w:t>年</w:t>
      </w:r>
      <w:r w:rsidRPr="006D6329">
        <w:rPr>
          <w:rFonts w:ascii="Arial" w:hAnsi="Arial" w:cs="Arial"/>
          <w:color w:val="333333"/>
          <w:sz w:val="21"/>
          <w:szCs w:val="21"/>
          <w:lang w:eastAsia="zh-CN"/>
        </w:rPr>
        <w:t>版</w:t>
      </w:r>
    </w:p>
    <w:p w14:paraId="6EE0E37F" w14:textId="77777777" w:rsidR="006D6329" w:rsidRPr="006D6329" w:rsidRDefault="006D6329"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rPr>
          <w:rFonts w:asciiTheme="minorHAnsi" w:eastAsiaTheme="minorEastAsia" w:hAnsiTheme="minorHAnsi" w:cstheme="minorBidi" w:hint="default"/>
          <w:color w:val="auto"/>
          <w:kern w:val="2"/>
          <w:sz w:val="21"/>
          <w:szCs w:val="21"/>
          <w:bdr w:val="none" w:sz="0" w:space="0" w:color="auto"/>
          <w:lang w:val="en-US"/>
        </w:rPr>
      </w:pPr>
    </w:p>
    <w:p w14:paraId="448461E4" w14:textId="77777777" w:rsidR="00CC67E1" w:rsidRPr="006D6329" w:rsidRDefault="00CC67E1" w:rsidP="00C16B4B">
      <w:pPr>
        <w:pStyle w:val="a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338"/>
        <w:rPr>
          <w:rFonts w:asciiTheme="minorHAnsi" w:eastAsiaTheme="minorEastAsia" w:hAnsiTheme="minorHAnsi" w:cstheme="minorBidi" w:hint="default"/>
          <w:color w:val="auto"/>
          <w:kern w:val="2"/>
          <w:sz w:val="21"/>
          <w:szCs w:val="21"/>
          <w:bdr w:val="none" w:sz="0" w:space="0" w:color="auto"/>
          <w:lang w:val="en-US"/>
        </w:rPr>
      </w:pPr>
    </w:p>
    <w:sectPr w:rsidR="00CC67E1" w:rsidRPr="006D6329">
      <w:pgSz w:w="11906" w:h="16838"/>
      <w:pgMar w:top="1134" w:right="1134" w:bottom="1134" w:left="1134" w:header="709" w:footer="85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3" w:author="yingying zeng" w:date="2018-02-05T16:15:00Z" w:initials="yz">
    <w:p w14:paraId="24842B6B" w14:textId="77777777" w:rsidR="002D774A" w:rsidRDefault="002D774A">
      <w:pPr>
        <w:pStyle w:val="a9"/>
      </w:pPr>
      <w:r>
        <w:rPr>
          <w:rStyle w:val="a8"/>
        </w:rPr>
        <w:annotationRef/>
      </w:r>
      <w:r>
        <w:t>保持对应</w:t>
      </w:r>
      <w:r>
        <w:rPr>
          <w:rFonts w:hint="eastAsia"/>
          <w:lang w:eastAsia="zh-CN"/>
        </w:rPr>
        <w:t>，</w:t>
      </w:r>
      <w:r>
        <w:t>加上</w:t>
      </w:r>
      <w:r>
        <w:rPr>
          <w:rFonts w:hint="eastAsia"/>
          <w:lang w:eastAsia="zh-C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842B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842B6B" w16cid:durableId="1E8346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CEF448" w14:textId="77777777" w:rsidR="00EA7659" w:rsidRDefault="00EA7659">
      <w:r>
        <w:separator/>
      </w:r>
    </w:p>
  </w:endnote>
  <w:endnote w:type="continuationSeparator" w:id="0">
    <w:p w14:paraId="3B8E73F5" w14:textId="77777777" w:rsidR="00EA7659" w:rsidRDefault="00EA7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Helvetica">
    <w:altName w:val="Arial"/>
    <w:panose1 w:val="020B0604020202020204"/>
    <w:charset w:val="00"/>
    <w:family w:val="swiss"/>
    <w:pitch w:val="variable"/>
    <w:sig w:usb0="E0002EFF" w:usb1="C0007843" w:usb2="00000009" w:usb3="00000000" w:csb0="000001FF" w:csb1="00000000"/>
  </w:font>
  <w:font w:name="宋体（标题）">
    <w:altName w:val="宋体"/>
    <w:panose1 w:val="00000000000000000000"/>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3BE92" w14:textId="77777777" w:rsidR="00EA7659" w:rsidRDefault="00EA7659">
      <w:r>
        <w:separator/>
      </w:r>
    </w:p>
  </w:footnote>
  <w:footnote w:type="continuationSeparator" w:id="0">
    <w:p w14:paraId="13F80111" w14:textId="77777777" w:rsidR="00EA7659" w:rsidRDefault="00EA7659">
      <w:r>
        <w:continuationSeparator/>
      </w:r>
    </w:p>
  </w:footnote>
  <w:footnote w:type="continuationNotice" w:id="1">
    <w:p w14:paraId="3893A36F" w14:textId="77777777" w:rsidR="00EA7659" w:rsidRDefault="00EA765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5753B"/>
    <w:multiLevelType w:val="hybridMultilevel"/>
    <w:tmpl w:val="0B8E95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702AB8"/>
    <w:multiLevelType w:val="hybridMultilevel"/>
    <w:tmpl w:val="9B92A1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D5D3180"/>
    <w:multiLevelType w:val="hybridMultilevel"/>
    <w:tmpl w:val="91E481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B85268B"/>
    <w:multiLevelType w:val="hybridMultilevel"/>
    <w:tmpl w:val="D52806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DBA5AAB"/>
    <w:multiLevelType w:val="hybridMultilevel"/>
    <w:tmpl w:val="29725F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FB008C3"/>
    <w:multiLevelType w:val="hybridMultilevel"/>
    <w:tmpl w:val="B5AE82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30E1FE2"/>
    <w:multiLevelType w:val="hybridMultilevel"/>
    <w:tmpl w:val="BAA4D1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B6D683C"/>
    <w:multiLevelType w:val="hybridMultilevel"/>
    <w:tmpl w:val="3918BF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D8F6E36"/>
    <w:multiLevelType w:val="hybridMultilevel"/>
    <w:tmpl w:val="DE305E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F1F6221"/>
    <w:multiLevelType w:val="hybridMultilevel"/>
    <w:tmpl w:val="BC9A073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672962E7"/>
    <w:multiLevelType w:val="hybridMultilevel"/>
    <w:tmpl w:val="F83479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7753E73"/>
    <w:multiLevelType w:val="hybridMultilevel"/>
    <w:tmpl w:val="7902C7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B8A65CB"/>
    <w:multiLevelType w:val="hybridMultilevel"/>
    <w:tmpl w:val="F20EC1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F4D29D2"/>
    <w:multiLevelType w:val="hybridMultilevel"/>
    <w:tmpl w:val="21EE2B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F9204F2"/>
    <w:multiLevelType w:val="hybridMultilevel"/>
    <w:tmpl w:val="AE8480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4F2450A"/>
    <w:multiLevelType w:val="hybridMultilevel"/>
    <w:tmpl w:val="AFAE18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BD20837"/>
    <w:multiLevelType w:val="hybridMultilevel"/>
    <w:tmpl w:val="AE6A9D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9"/>
  </w:num>
  <w:num w:numId="2">
    <w:abstractNumId w:val="12"/>
  </w:num>
  <w:num w:numId="3">
    <w:abstractNumId w:val="11"/>
  </w:num>
  <w:num w:numId="4">
    <w:abstractNumId w:val="5"/>
  </w:num>
  <w:num w:numId="5">
    <w:abstractNumId w:val="6"/>
  </w:num>
  <w:num w:numId="6">
    <w:abstractNumId w:val="16"/>
  </w:num>
  <w:num w:numId="7">
    <w:abstractNumId w:val="10"/>
  </w:num>
  <w:num w:numId="8">
    <w:abstractNumId w:val="4"/>
  </w:num>
  <w:num w:numId="9">
    <w:abstractNumId w:val="0"/>
  </w:num>
  <w:num w:numId="10">
    <w:abstractNumId w:val="13"/>
  </w:num>
  <w:num w:numId="11">
    <w:abstractNumId w:val="15"/>
  </w:num>
  <w:num w:numId="12">
    <w:abstractNumId w:val="3"/>
  </w:num>
  <w:num w:numId="13">
    <w:abstractNumId w:val="8"/>
  </w:num>
  <w:num w:numId="14">
    <w:abstractNumId w:val="7"/>
  </w:num>
  <w:num w:numId="15">
    <w:abstractNumId w:val="1"/>
  </w:num>
  <w:num w:numId="16">
    <w:abstractNumId w:val="2"/>
  </w:num>
  <w:num w:numId="1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Windows 用户">
    <w15:presenceInfo w15:providerId="None" w15:userId="Windows 用户"/>
  </w15:person>
  <w15:person w15:author="yingying zeng">
    <w15:presenceInfo w15:providerId="Windows Live" w15:userId="7b10ce06e7769a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trackRevisions/>
  <w:defaultTabStop w:val="720"/>
  <w:characterSpacingControl w:val="doNotCompress"/>
  <w:hdrShapeDefaults>
    <o:shapedefaults v:ext="edit" spidmax="6145"/>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E1"/>
    <w:rsid w:val="00010C4A"/>
    <w:rsid w:val="00012499"/>
    <w:rsid w:val="00016BD4"/>
    <w:rsid w:val="00041183"/>
    <w:rsid w:val="00041409"/>
    <w:rsid w:val="000576B9"/>
    <w:rsid w:val="00060411"/>
    <w:rsid w:val="00062626"/>
    <w:rsid w:val="00092210"/>
    <w:rsid w:val="000B49F3"/>
    <w:rsid w:val="000C7475"/>
    <w:rsid w:val="000D65FB"/>
    <w:rsid w:val="000E4C97"/>
    <w:rsid w:val="000E5323"/>
    <w:rsid w:val="000F798C"/>
    <w:rsid w:val="001457C3"/>
    <w:rsid w:val="00197794"/>
    <w:rsid w:val="001D5FF2"/>
    <w:rsid w:val="001E7B78"/>
    <w:rsid w:val="00210CFC"/>
    <w:rsid w:val="00240FBD"/>
    <w:rsid w:val="0026150B"/>
    <w:rsid w:val="002901D8"/>
    <w:rsid w:val="002B6AE9"/>
    <w:rsid w:val="002C4EDC"/>
    <w:rsid w:val="002C7B7A"/>
    <w:rsid w:val="002D774A"/>
    <w:rsid w:val="002E4268"/>
    <w:rsid w:val="002F629C"/>
    <w:rsid w:val="00305CB1"/>
    <w:rsid w:val="00337E42"/>
    <w:rsid w:val="003C0A42"/>
    <w:rsid w:val="00400705"/>
    <w:rsid w:val="0041319B"/>
    <w:rsid w:val="004169ED"/>
    <w:rsid w:val="00425D0D"/>
    <w:rsid w:val="00441F2F"/>
    <w:rsid w:val="0045780D"/>
    <w:rsid w:val="00461A4A"/>
    <w:rsid w:val="00465D0F"/>
    <w:rsid w:val="004662AA"/>
    <w:rsid w:val="00480002"/>
    <w:rsid w:val="004E096B"/>
    <w:rsid w:val="004F0D32"/>
    <w:rsid w:val="00500A62"/>
    <w:rsid w:val="00510066"/>
    <w:rsid w:val="00523F5A"/>
    <w:rsid w:val="0052453A"/>
    <w:rsid w:val="00537EB1"/>
    <w:rsid w:val="00545B1D"/>
    <w:rsid w:val="0059647C"/>
    <w:rsid w:val="005B7B81"/>
    <w:rsid w:val="00635976"/>
    <w:rsid w:val="00662A89"/>
    <w:rsid w:val="00666F66"/>
    <w:rsid w:val="00683DE1"/>
    <w:rsid w:val="006B14D5"/>
    <w:rsid w:val="006C0DE8"/>
    <w:rsid w:val="006D30A3"/>
    <w:rsid w:val="006D6329"/>
    <w:rsid w:val="006F3DC9"/>
    <w:rsid w:val="00773B8B"/>
    <w:rsid w:val="0078362D"/>
    <w:rsid w:val="007A70A6"/>
    <w:rsid w:val="007B09FC"/>
    <w:rsid w:val="007E373E"/>
    <w:rsid w:val="007F3E09"/>
    <w:rsid w:val="0080592F"/>
    <w:rsid w:val="00815F95"/>
    <w:rsid w:val="00830139"/>
    <w:rsid w:val="00844F9A"/>
    <w:rsid w:val="008730C3"/>
    <w:rsid w:val="00877E94"/>
    <w:rsid w:val="0088627E"/>
    <w:rsid w:val="008B5C95"/>
    <w:rsid w:val="008C2E6E"/>
    <w:rsid w:val="008C3FC7"/>
    <w:rsid w:val="008D6992"/>
    <w:rsid w:val="008E19F2"/>
    <w:rsid w:val="008E6220"/>
    <w:rsid w:val="008F009A"/>
    <w:rsid w:val="008F1A14"/>
    <w:rsid w:val="00926F52"/>
    <w:rsid w:val="00936720"/>
    <w:rsid w:val="00937452"/>
    <w:rsid w:val="0098493D"/>
    <w:rsid w:val="00997A05"/>
    <w:rsid w:val="009A3E76"/>
    <w:rsid w:val="009C56D5"/>
    <w:rsid w:val="00A26931"/>
    <w:rsid w:val="00A41472"/>
    <w:rsid w:val="00A60FB7"/>
    <w:rsid w:val="00A77B4C"/>
    <w:rsid w:val="00A8589D"/>
    <w:rsid w:val="00A86B50"/>
    <w:rsid w:val="00A91734"/>
    <w:rsid w:val="00A971D5"/>
    <w:rsid w:val="00AE0CA6"/>
    <w:rsid w:val="00AE642C"/>
    <w:rsid w:val="00AF2F83"/>
    <w:rsid w:val="00B06412"/>
    <w:rsid w:val="00B279E8"/>
    <w:rsid w:val="00B550CC"/>
    <w:rsid w:val="00B643B8"/>
    <w:rsid w:val="00B84935"/>
    <w:rsid w:val="00B91F24"/>
    <w:rsid w:val="00C159DB"/>
    <w:rsid w:val="00C16B4B"/>
    <w:rsid w:val="00C16EB9"/>
    <w:rsid w:val="00C629F2"/>
    <w:rsid w:val="00C6486F"/>
    <w:rsid w:val="00CA0E41"/>
    <w:rsid w:val="00CB0E72"/>
    <w:rsid w:val="00CB3C4C"/>
    <w:rsid w:val="00CB63D4"/>
    <w:rsid w:val="00CC0252"/>
    <w:rsid w:val="00CC63DF"/>
    <w:rsid w:val="00CC67E1"/>
    <w:rsid w:val="00D27018"/>
    <w:rsid w:val="00D458CB"/>
    <w:rsid w:val="00D57BEE"/>
    <w:rsid w:val="00D9747B"/>
    <w:rsid w:val="00DA7BE4"/>
    <w:rsid w:val="00E02847"/>
    <w:rsid w:val="00E034FB"/>
    <w:rsid w:val="00E248DC"/>
    <w:rsid w:val="00E667DF"/>
    <w:rsid w:val="00E91E49"/>
    <w:rsid w:val="00EA7659"/>
    <w:rsid w:val="00EB1753"/>
    <w:rsid w:val="00EC45B7"/>
    <w:rsid w:val="00ED218D"/>
    <w:rsid w:val="00ED27E3"/>
    <w:rsid w:val="00EF3BCB"/>
    <w:rsid w:val="00EF795A"/>
    <w:rsid w:val="00F039D6"/>
    <w:rsid w:val="00F06C29"/>
    <w:rsid w:val="00F10FCA"/>
    <w:rsid w:val="00F17440"/>
    <w:rsid w:val="00F1779F"/>
    <w:rsid w:val="00F251E4"/>
    <w:rsid w:val="00F2614A"/>
    <w:rsid w:val="00F309FD"/>
    <w:rsid w:val="00F36178"/>
    <w:rsid w:val="00F55793"/>
    <w:rsid w:val="00F60060"/>
    <w:rsid w:val="00F7332F"/>
    <w:rsid w:val="00F76FC0"/>
    <w:rsid w:val="00F90644"/>
    <w:rsid w:val="00FB1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6546845"/>
  <w15:docId w15:val="{3AB0BDB8-BD62-47F1-9667-B78DB3812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a4">
    <w:name w:val="默认"/>
    <w:rPr>
      <w:rFonts w:ascii="Arial Unicode MS" w:eastAsia="Helvetica" w:hAnsi="Arial Unicode MS" w:cs="Arial Unicode MS" w:hint="eastAsia"/>
      <w:color w:val="000000"/>
      <w:sz w:val="22"/>
      <w:szCs w:val="22"/>
      <w:lang w:val="zh-CN"/>
    </w:rPr>
  </w:style>
  <w:style w:type="paragraph" w:customStyle="1" w:styleId="a5">
    <w:name w:val="脚注"/>
    <w:rPr>
      <w:rFonts w:ascii="Helvetica" w:eastAsia="Helvetica" w:hAnsi="Helvetica" w:cs="Helvetica"/>
      <w:color w:val="000000"/>
      <w:sz w:val="22"/>
      <w:szCs w:val="22"/>
    </w:rPr>
  </w:style>
  <w:style w:type="paragraph" w:styleId="a6">
    <w:name w:val="Balloon Text"/>
    <w:basedOn w:val="a"/>
    <w:link w:val="a7"/>
    <w:uiPriority w:val="99"/>
    <w:semiHidden/>
    <w:unhideWhenUsed/>
    <w:rsid w:val="00062626"/>
    <w:rPr>
      <w:sz w:val="18"/>
      <w:szCs w:val="18"/>
    </w:rPr>
  </w:style>
  <w:style w:type="character" w:customStyle="1" w:styleId="a7">
    <w:name w:val="批注框文本 字符"/>
    <w:basedOn w:val="a0"/>
    <w:link w:val="a6"/>
    <w:uiPriority w:val="99"/>
    <w:semiHidden/>
    <w:rsid w:val="00062626"/>
    <w:rPr>
      <w:sz w:val="18"/>
      <w:szCs w:val="18"/>
      <w:lang w:eastAsia="en-US"/>
    </w:rPr>
  </w:style>
  <w:style w:type="character" w:styleId="a8">
    <w:name w:val="annotation reference"/>
    <w:basedOn w:val="a0"/>
    <w:uiPriority w:val="99"/>
    <w:semiHidden/>
    <w:unhideWhenUsed/>
    <w:rsid w:val="00092210"/>
    <w:rPr>
      <w:sz w:val="21"/>
      <w:szCs w:val="21"/>
    </w:rPr>
  </w:style>
  <w:style w:type="paragraph" w:styleId="a9">
    <w:name w:val="annotation text"/>
    <w:basedOn w:val="a"/>
    <w:link w:val="aa"/>
    <w:uiPriority w:val="99"/>
    <w:semiHidden/>
    <w:unhideWhenUsed/>
    <w:rsid w:val="00092210"/>
  </w:style>
  <w:style w:type="character" w:customStyle="1" w:styleId="aa">
    <w:name w:val="批注文字 字符"/>
    <w:basedOn w:val="a0"/>
    <w:link w:val="a9"/>
    <w:uiPriority w:val="99"/>
    <w:semiHidden/>
    <w:rsid w:val="00092210"/>
    <w:rPr>
      <w:sz w:val="24"/>
      <w:szCs w:val="24"/>
      <w:lang w:eastAsia="en-US"/>
    </w:rPr>
  </w:style>
  <w:style w:type="paragraph" w:styleId="ab">
    <w:name w:val="annotation subject"/>
    <w:basedOn w:val="a9"/>
    <w:next w:val="a9"/>
    <w:link w:val="ac"/>
    <w:uiPriority w:val="99"/>
    <w:semiHidden/>
    <w:unhideWhenUsed/>
    <w:rsid w:val="00092210"/>
    <w:rPr>
      <w:b/>
      <w:bCs/>
    </w:rPr>
  </w:style>
  <w:style w:type="character" w:customStyle="1" w:styleId="ac">
    <w:name w:val="批注主题 字符"/>
    <w:basedOn w:val="aa"/>
    <w:link w:val="ab"/>
    <w:uiPriority w:val="99"/>
    <w:semiHidden/>
    <w:rsid w:val="00092210"/>
    <w:rPr>
      <w:b/>
      <w:bCs/>
      <w:sz w:val="24"/>
      <w:szCs w:val="24"/>
      <w:lang w:eastAsia="en-US"/>
    </w:rPr>
  </w:style>
  <w:style w:type="paragraph" w:styleId="ad">
    <w:name w:val="footnote text"/>
    <w:basedOn w:val="a"/>
    <w:link w:val="ae"/>
    <w:uiPriority w:val="99"/>
    <w:semiHidden/>
    <w:unhideWhenUsed/>
    <w:rsid w:val="00092210"/>
    <w:pPr>
      <w:snapToGrid w:val="0"/>
    </w:pPr>
    <w:rPr>
      <w:sz w:val="18"/>
      <w:szCs w:val="18"/>
    </w:rPr>
  </w:style>
  <w:style w:type="character" w:customStyle="1" w:styleId="ae">
    <w:name w:val="脚注文本 字符"/>
    <w:basedOn w:val="a0"/>
    <w:link w:val="ad"/>
    <w:uiPriority w:val="99"/>
    <w:semiHidden/>
    <w:rsid w:val="00092210"/>
    <w:rPr>
      <w:sz w:val="18"/>
      <w:szCs w:val="18"/>
      <w:lang w:eastAsia="en-US"/>
    </w:rPr>
  </w:style>
  <w:style w:type="character" w:styleId="af">
    <w:name w:val="footnote reference"/>
    <w:basedOn w:val="a0"/>
    <w:uiPriority w:val="99"/>
    <w:semiHidden/>
    <w:unhideWhenUsed/>
    <w:rsid w:val="00092210"/>
    <w:rPr>
      <w:vertAlign w:val="superscript"/>
    </w:rPr>
  </w:style>
  <w:style w:type="paragraph" w:styleId="af0">
    <w:name w:val="header"/>
    <w:basedOn w:val="a"/>
    <w:link w:val="af1"/>
    <w:uiPriority w:val="99"/>
    <w:unhideWhenUsed/>
    <w:rsid w:val="008730C3"/>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8730C3"/>
    <w:rPr>
      <w:sz w:val="18"/>
      <w:szCs w:val="18"/>
      <w:lang w:eastAsia="en-US"/>
    </w:rPr>
  </w:style>
  <w:style w:type="paragraph" w:styleId="af2">
    <w:name w:val="footer"/>
    <w:basedOn w:val="a"/>
    <w:link w:val="af3"/>
    <w:uiPriority w:val="99"/>
    <w:unhideWhenUsed/>
    <w:rsid w:val="008730C3"/>
    <w:pPr>
      <w:tabs>
        <w:tab w:val="center" w:pos="4153"/>
        <w:tab w:val="right" w:pos="8306"/>
      </w:tabs>
      <w:snapToGrid w:val="0"/>
    </w:pPr>
    <w:rPr>
      <w:sz w:val="18"/>
      <w:szCs w:val="18"/>
    </w:rPr>
  </w:style>
  <w:style w:type="character" w:customStyle="1" w:styleId="af3">
    <w:name w:val="页脚 字符"/>
    <w:basedOn w:val="a0"/>
    <w:link w:val="af2"/>
    <w:uiPriority w:val="99"/>
    <w:rsid w:val="008730C3"/>
    <w:rPr>
      <w:sz w:val="18"/>
      <w:szCs w:val="18"/>
      <w:lang w:eastAsia="en-US"/>
    </w:rPr>
  </w:style>
  <w:style w:type="paragraph" w:styleId="af4">
    <w:name w:val="Revision"/>
    <w:hidden/>
    <w:uiPriority w:val="99"/>
    <w:semiHidden/>
    <w:rsid w:val="0004140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eastAsia="en-US"/>
    </w:rPr>
  </w:style>
  <w:style w:type="table" w:styleId="af5">
    <w:name w:val="Table Grid"/>
    <w:basedOn w:val="a1"/>
    <w:uiPriority w:val="39"/>
    <w:rsid w:val="00E02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629381">
      <w:bodyDiv w:val="1"/>
      <w:marLeft w:val="0"/>
      <w:marRight w:val="0"/>
      <w:marTop w:val="0"/>
      <w:marBottom w:val="0"/>
      <w:divBdr>
        <w:top w:val="none" w:sz="0" w:space="0" w:color="auto"/>
        <w:left w:val="none" w:sz="0" w:space="0" w:color="auto"/>
        <w:bottom w:val="none" w:sz="0" w:space="0" w:color="auto"/>
        <w:right w:val="none" w:sz="0" w:space="0" w:color="auto"/>
      </w:divBdr>
      <w:divsChild>
        <w:div w:id="512572734">
          <w:marLeft w:val="0"/>
          <w:marRight w:val="0"/>
          <w:marTop w:val="0"/>
          <w:marBottom w:val="0"/>
          <w:divBdr>
            <w:top w:val="none" w:sz="0" w:space="0" w:color="auto"/>
            <w:left w:val="none" w:sz="0" w:space="0" w:color="auto"/>
            <w:bottom w:val="none" w:sz="0" w:space="0" w:color="auto"/>
            <w:right w:val="none" w:sz="0" w:space="0" w:color="auto"/>
          </w:divBdr>
        </w:div>
      </w:divsChild>
    </w:div>
    <w:div w:id="650982590">
      <w:bodyDiv w:val="1"/>
      <w:marLeft w:val="0"/>
      <w:marRight w:val="0"/>
      <w:marTop w:val="0"/>
      <w:marBottom w:val="0"/>
      <w:divBdr>
        <w:top w:val="none" w:sz="0" w:space="0" w:color="auto"/>
        <w:left w:val="none" w:sz="0" w:space="0" w:color="auto"/>
        <w:bottom w:val="none" w:sz="0" w:space="0" w:color="auto"/>
        <w:right w:val="none" w:sz="0" w:space="0" w:color="auto"/>
      </w:divBdr>
      <w:divsChild>
        <w:div w:id="251741023">
          <w:marLeft w:val="0"/>
          <w:marRight w:val="0"/>
          <w:marTop w:val="0"/>
          <w:marBottom w:val="0"/>
          <w:divBdr>
            <w:top w:val="none" w:sz="0" w:space="0" w:color="auto"/>
            <w:left w:val="none" w:sz="0" w:space="0" w:color="auto"/>
            <w:bottom w:val="none" w:sz="0" w:space="0" w:color="auto"/>
            <w:right w:val="none" w:sz="0" w:space="0" w:color="auto"/>
          </w:divBdr>
        </w:div>
      </w:divsChild>
    </w:div>
    <w:div w:id="1557543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microsoft.com/office/2011/relationships/commentsExtended" Target="commentsExtended.xml"/></Relationships>
</file>

<file path=word/diagrams/_rels/data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68C649-E4E4-46C3-A269-177999D74167}" type="doc">
      <dgm:prSet loTypeId="urn:microsoft.com/office/officeart/2009/layout/CirclePictureHierarchy" loCatId="hierarchy" qsTypeId="urn:microsoft.com/office/officeart/2005/8/quickstyle/simple1" qsCatId="simple" csTypeId="urn:microsoft.com/office/officeart/2005/8/colors/accent1_5" csCatId="accent1" phldr="1"/>
      <dgm:spPr/>
      <dgm:t>
        <a:bodyPr/>
        <a:lstStyle/>
        <a:p>
          <a:endParaRPr lang="zh-CN" altLang="en-US"/>
        </a:p>
      </dgm:t>
    </dgm:pt>
    <dgm:pt modelId="{6DC39205-F739-4B04-B737-E2628458E7CE}">
      <dgm:prSet phldrT="[文本]"/>
      <dgm:spPr/>
      <dgm:t>
        <a:bodyPr/>
        <a:lstStyle/>
        <a:p>
          <a:r>
            <a:rPr lang="zh-CN" altLang="en-US"/>
            <a:t>行政经理（王亮）</a:t>
          </a:r>
        </a:p>
      </dgm:t>
    </dgm:pt>
    <dgm:pt modelId="{A7F69ABC-A743-420C-8904-9C31733A2CEC}" type="parTrans" cxnId="{FB52889E-5878-4A0F-898B-F49C7590CA74}">
      <dgm:prSet/>
      <dgm:spPr/>
      <dgm:t>
        <a:bodyPr/>
        <a:lstStyle/>
        <a:p>
          <a:endParaRPr lang="zh-CN" altLang="en-US"/>
        </a:p>
      </dgm:t>
    </dgm:pt>
    <dgm:pt modelId="{B93B6479-71CF-4CAD-BF0E-5A6B8E4A5851}" type="sibTrans" cxnId="{FB52889E-5878-4A0F-898B-F49C7590CA74}">
      <dgm:prSet/>
      <dgm:spPr/>
      <dgm:t>
        <a:bodyPr/>
        <a:lstStyle/>
        <a:p>
          <a:endParaRPr lang="zh-CN" altLang="en-US"/>
        </a:p>
      </dgm:t>
    </dgm:pt>
    <dgm:pt modelId="{4A8884B2-2B3D-42D7-B563-55A383AF89BC}">
      <dgm:prSet phldrT="[文本]"/>
      <dgm:spPr/>
      <dgm:t>
        <a:bodyPr/>
        <a:lstStyle/>
        <a:p>
          <a:r>
            <a:rPr lang="zh-CN" altLang="en-US"/>
            <a:t>行政助理</a:t>
          </a:r>
          <a:endParaRPr lang="en-US" altLang="zh-CN"/>
        </a:p>
        <a:p>
          <a:r>
            <a:rPr lang="zh-CN" altLang="en-US"/>
            <a:t>（小朱）</a:t>
          </a:r>
        </a:p>
      </dgm:t>
    </dgm:pt>
    <dgm:pt modelId="{8190FF62-8F81-4B11-90A7-7B0BE8783066}" type="parTrans" cxnId="{64798CB3-4D29-4E0B-BF1F-BCA1FCADC5FB}">
      <dgm:prSet/>
      <dgm:spPr/>
      <dgm:t>
        <a:bodyPr/>
        <a:lstStyle/>
        <a:p>
          <a:endParaRPr lang="zh-CN" altLang="en-US"/>
        </a:p>
      </dgm:t>
    </dgm:pt>
    <dgm:pt modelId="{960E8AFA-D4F0-4880-84B6-975C9067EB5B}" type="sibTrans" cxnId="{64798CB3-4D29-4E0B-BF1F-BCA1FCADC5FB}">
      <dgm:prSet/>
      <dgm:spPr/>
      <dgm:t>
        <a:bodyPr/>
        <a:lstStyle/>
        <a:p>
          <a:endParaRPr lang="zh-CN" altLang="en-US"/>
        </a:p>
      </dgm:t>
    </dgm:pt>
    <dgm:pt modelId="{0D50F880-B6C2-46CE-AEBA-597ABD1AFA97}">
      <dgm:prSet phldrT="[文本]"/>
      <dgm:spPr/>
      <dgm:t>
        <a:bodyPr/>
        <a:lstStyle/>
        <a:p>
          <a:r>
            <a:rPr lang="zh-CN" altLang="en-US"/>
            <a:t>行政专员</a:t>
          </a:r>
          <a:endParaRPr lang="en-US" altLang="zh-CN"/>
        </a:p>
        <a:p>
          <a:r>
            <a:rPr lang="zh-CN" altLang="en-US"/>
            <a:t>（小林）</a:t>
          </a:r>
        </a:p>
      </dgm:t>
    </dgm:pt>
    <dgm:pt modelId="{FAB2461D-20A4-4064-A3AD-4B91373B755D}" type="parTrans" cxnId="{C7152991-BF03-4C31-8706-1D5B3B17AB35}">
      <dgm:prSet/>
      <dgm:spPr/>
      <dgm:t>
        <a:bodyPr/>
        <a:lstStyle/>
        <a:p>
          <a:endParaRPr lang="zh-CN" altLang="en-US"/>
        </a:p>
      </dgm:t>
    </dgm:pt>
    <dgm:pt modelId="{250872DC-508D-43A5-BBA8-79A9396819E6}" type="sibTrans" cxnId="{C7152991-BF03-4C31-8706-1D5B3B17AB35}">
      <dgm:prSet/>
      <dgm:spPr/>
      <dgm:t>
        <a:bodyPr/>
        <a:lstStyle/>
        <a:p>
          <a:endParaRPr lang="zh-CN" altLang="en-US"/>
        </a:p>
      </dgm:t>
    </dgm:pt>
    <dgm:pt modelId="{FE39401E-9769-4A5D-8F62-0945A63D9B63}">
      <dgm:prSet phldrT="[文本]"/>
      <dgm:spPr/>
      <dgm:t>
        <a:bodyPr/>
        <a:lstStyle/>
        <a:p>
          <a:r>
            <a:rPr lang="zh-CN" altLang="en-US"/>
            <a:t>行政专员</a:t>
          </a:r>
          <a:endParaRPr lang="en-US" altLang="zh-CN"/>
        </a:p>
        <a:p>
          <a:r>
            <a:rPr lang="zh-CN" altLang="en-US"/>
            <a:t>（小何）</a:t>
          </a:r>
        </a:p>
      </dgm:t>
    </dgm:pt>
    <dgm:pt modelId="{3544624B-8B99-4AC7-9296-6617BF1082DC}" type="parTrans" cxnId="{46EAE67B-A584-4588-B259-3106747214FD}">
      <dgm:prSet/>
      <dgm:spPr/>
      <dgm:t>
        <a:bodyPr/>
        <a:lstStyle/>
        <a:p>
          <a:endParaRPr lang="zh-CN" altLang="en-US"/>
        </a:p>
      </dgm:t>
    </dgm:pt>
    <dgm:pt modelId="{55755137-FA93-4D9B-89E6-93B0A239590D}" type="sibTrans" cxnId="{46EAE67B-A584-4588-B259-3106747214FD}">
      <dgm:prSet/>
      <dgm:spPr/>
      <dgm:t>
        <a:bodyPr/>
        <a:lstStyle/>
        <a:p>
          <a:endParaRPr lang="zh-CN" altLang="en-US"/>
        </a:p>
      </dgm:t>
    </dgm:pt>
    <dgm:pt modelId="{CE7936DD-7B38-4DA1-8955-7D12FDAFDBCF}">
      <dgm:prSet phldrT="[文本]"/>
      <dgm:spPr/>
      <dgm:t>
        <a:bodyPr/>
        <a:lstStyle/>
        <a:p>
          <a:r>
            <a:rPr lang="zh-CN" altLang="en-US"/>
            <a:t>行政专员</a:t>
          </a:r>
          <a:endParaRPr lang="en-US" altLang="zh-CN"/>
        </a:p>
        <a:p>
          <a:r>
            <a:rPr lang="zh-CN" altLang="en-US"/>
            <a:t>（小李）</a:t>
          </a:r>
        </a:p>
      </dgm:t>
    </dgm:pt>
    <dgm:pt modelId="{CD67F645-DCEB-4C65-855B-D9D89F2848C2}" type="parTrans" cxnId="{D7983CEA-E75D-4C4D-B687-8A6417135342}">
      <dgm:prSet/>
      <dgm:spPr/>
      <dgm:t>
        <a:bodyPr/>
        <a:lstStyle/>
        <a:p>
          <a:endParaRPr lang="zh-CN" altLang="en-US"/>
        </a:p>
      </dgm:t>
    </dgm:pt>
    <dgm:pt modelId="{EDA42116-6F00-44CE-AF80-424E6A3BBE0B}" type="sibTrans" cxnId="{D7983CEA-E75D-4C4D-B687-8A6417135342}">
      <dgm:prSet/>
      <dgm:spPr/>
      <dgm:t>
        <a:bodyPr/>
        <a:lstStyle/>
        <a:p>
          <a:endParaRPr lang="zh-CN" altLang="en-US"/>
        </a:p>
      </dgm:t>
    </dgm:pt>
    <dgm:pt modelId="{D4B4847A-FA03-4859-A37F-3F60F0577A70}" type="pres">
      <dgm:prSet presAssocID="{EA68C649-E4E4-46C3-A269-177999D74167}" presName="hierChild1" presStyleCnt="0">
        <dgm:presLayoutVars>
          <dgm:chPref val="1"/>
          <dgm:dir/>
          <dgm:animOne val="branch"/>
          <dgm:animLvl val="lvl"/>
          <dgm:resizeHandles/>
        </dgm:presLayoutVars>
      </dgm:prSet>
      <dgm:spPr/>
    </dgm:pt>
    <dgm:pt modelId="{59715FA0-A8AD-4C04-BC96-824B5E2A13B6}" type="pres">
      <dgm:prSet presAssocID="{6DC39205-F739-4B04-B737-E2628458E7CE}" presName="hierRoot1" presStyleCnt="0"/>
      <dgm:spPr/>
    </dgm:pt>
    <dgm:pt modelId="{7E4E16E3-3C3F-490A-B528-474A705BDB45}" type="pres">
      <dgm:prSet presAssocID="{6DC39205-F739-4B04-B737-E2628458E7CE}" presName="composite" presStyleCnt="0"/>
      <dgm:spPr/>
    </dgm:pt>
    <dgm:pt modelId="{41E5B174-B38C-4F71-A150-383D98655BB3}" type="pres">
      <dgm:prSet presAssocID="{6DC39205-F739-4B04-B737-E2628458E7CE}" presName="image" presStyleLbl="node0" presStyleIdx="0" presStyleCnt="1"/>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dgm:spPr>
    </dgm:pt>
    <dgm:pt modelId="{F1470069-6D60-41C8-9302-A37F194F3FA7}" type="pres">
      <dgm:prSet presAssocID="{6DC39205-F739-4B04-B737-E2628458E7CE}" presName="text" presStyleLbl="revTx" presStyleIdx="0" presStyleCnt="5">
        <dgm:presLayoutVars>
          <dgm:chPref val="3"/>
        </dgm:presLayoutVars>
      </dgm:prSet>
      <dgm:spPr/>
    </dgm:pt>
    <dgm:pt modelId="{4E7703D8-D436-41BE-B23F-6FD393D4E8AC}" type="pres">
      <dgm:prSet presAssocID="{6DC39205-F739-4B04-B737-E2628458E7CE}" presName="hierChild2" presStyleCnt="0"/>
      <dgm:spPr/>
    </dgm:pt>
    <dgm:pt modelId="{6857008A-B43B-46D0-9147-66054DA48EA2}" type="pres">
      <dgm:prSet presAssocID="{FAB2461D-20A4-4064-A3AD-4B91373B755D}" presName="Name10" presStyleLbl="parChTrans1D2" presStyleIdx="0" presStyleCnt="4"/>
      <dgm:spPr/>
    </dgm:pt>
    <dgm:pt modelId="{943885B9-4A2B-42F0-B32A-3B19A0CDA3FD}" type="pres">
      <dgm:prSet presAssocID="{0D50F880-B6C2-46CE-AEBA-597ABD1AFA97}" presName="hierRoot2" presStyleCnt="0"/>
      <dgm:spPr/>
    </dgm:pt>
    <dgm:pt modelId="{3FE758CD-0C6D-46AE-9CC9-CB8AB1E04572}" type="pres">
      <dgm:prSet presAssocID="{0D50F880-B6C2-46CE-AEBA-597ABD1AFA97}" presName="composite2" presStyleCnt="0"/>
      <dgm:spPr/>
    </dgm:pt>
    <dgm:pt modelId="{58B60E3F-67CD-4971-8EA4-9707C8292D13}" type="pres">
      <dgm:prSet presAssocID="{0D50F880-B6C2-46CE-AEBA-597ABD1AFA97}" presName="image2" presStyleLbl="node2" presStyleIdx="0" presStyleCnt="4" custScaleX="131166" custScaleY="111210" custLinFactNeighborX="-25947" custLinFactNeighborY="4718"/>
      <dgm:spPr>
        <a:blipFill>
          <a:blip xmlns:r="http://schemas.openxmlformats.org/officeDocument/2006/relationships" r:embed="rId2">
            <a:extLst>
              <a:ext uri="{28A0092B-C50C-407E-A947-70E740481C1C}">
                <a14:useLocalDpi xmlns:a14="http://schemas.microsoft.com/office/drawing/2010/main" val="0"/>
              </a:ext>
            </a:extLst>
          </a:blip>
          <a:srcRect/>
          <a:stretch>
            <a:fillRect l="-1000" r="-1000"/>
          </a:stretch>
        </a:blipFill>
      </dgm:spPr>
    </dgm:pt>
    <dgm:pt modelId="{D50597E0-8B6B-45A4-8DF7-CFC8BB1E0B6A}" type="pres">
      <dgm:prSet presAssocID="{0D50F880-B6C2-46CE-AEBA-597ABD1AFA97}" presName="text2" presStyleLbl="revTx" presStyleIdx="1" presStyleCnt="5">
        <dgm:presLayoutVars>
          <dgm:chPref val="3"/>
        </dgm:presLayoutVars>
      </dgm:prSet>
      <dgm:spPr/>
    </dgm:pt>
    <dgm:pt modelId="{4A81C0A1-8B37-4BB3-87ED-1D2F5E06A635}" type="pres">
      <dgm:prSet presAssocID="{0D50F880-B6C2-46CE-AEBA-597ABD1AFA97}" presName="hierChild3" presStyleCnt="0"/>
      <dgm:spPr/>
    </dgm:pt>
    <dgm:pt modelId="{51BE0E29-2C69-44BB-AC2C-52277D185987}" type="pres">
      <dgm:prSet presAssocID="{3544624B-8B99-4AC7-9296-6617BF1082DC}" presName="Name10" presStyleLbl="parChTrans1D2" presStyleIdx="1" presStyleCnt="4"/>
      <dgm:spPr/>
    </dgm:pt>
    <dgm:pt modelId="{FB08F8F3-B843-415D-9028-CCA94E81F188}" type="pres">
      <dgm:prSet presAssocID="{FE39401E-9769-4A5D-8F62-0945A63D9B63}" presName="hierRoot2" presStyleCnt="0"/>
      <dgm:spPr/>
    </dgm:pt>
    <dgm:pt modelId="{B0E8F18D-582D-458F-A3E9-05181744F65D}" type="pres">
      <dgm:prSet presAssocID="{FE39401E-9769-4A5D-8F62-0945A63D9B63}" presName="composite2" presStyleCnt="0"/>
      <dgm:spPr/>
    </dgm:pt>
    <dgm:pt modelId="{02428F8E-D291-41D0-AE9F-6FA777AC2B5E}" type="pres">
      <dgm:prSet presAssocID="{FE39401E-9769-4A5D-8F62-0945A63D9B63}" presName="image2" presStyleLbl="node2" presStyleIdx="1" presStyleCnt="4"/>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22000" b="-22000"/>
          </a:stretch>
        </a:blipFill>
      </dgm:spPr>
    </dgm:pt>
    <dgm:pt modelId="{BB79342A-F102-47D2-BC76-1F432929A9E7}" type="pres">
      <dgm:prSet presAssocID="{FE39401E-9769-4A5D-8F62-0945A63D9B63}" presName="text2" presStyleLbl="revTx" presStyleIdx="2" presStyleCnt="5">
        <dgm:presLayoutVars>
          <dgm:chPref val="3"/>
        </dgm:presLayoutVars>
      </dgm:prSet>
      <dgm:spPr/>
    </dgm:pt>
    <dgm:pt modelId="{BFB94453-4D68-4118-B5C9-A6FD12D9B8EA}" type="pres">
      <dgm:prSet presAssocID="{FE39401E-9769-4A5D-8F62-0945A63D9B63}" presName="hierChild3" presStyleCnt="0"/>
      <dgm:spPr/>
    </dgm:pt>
    <dgm:pt modelId="{CE5D0513-39C6-4F86-AEE4-B4D322ABCF41}" type="pres">
      <dgm:prSet presAssocID="{CD67F645-DCEB-4C65-855B-D9D89F2848C2}" presName="Name10" presStyleLbl="parChTrans1D2" presStyleIdx="2" presStyleCnt="4"/>
      <dgm:spPr/>
    </dgm:pt>
    <dgm:pt modelId="{E5705503-6746-4966-A8B3-DCA02E7E7D1E}" type="pres">
      <dgm:prSet presAssocID="{CE7936DD-7B38-4DA1-8955-7D12FDAFDBCF}" presName="hierRoot2" presStyleCnt="0"/>
      <dgm:spPr/>
    </dgm:pt>
    <dgm:pt modelId="{3D0BF1B0-1139-4889-9E1D-CA2C1D4F7F2E}" type="pres">
      <dgm:prSet presAssocID="{CE7936DD-7B38-4DA1-8955-7D12FDAFDBCF}" presName="composite2" presStyleCnt="0"/>
      <dgm:spPr/>
    </dgm:pt>
    <dgm:pt modelId="{A0988150-6341-4AD2-886C-DFC638C1EFC9}" type="pres">
      <dgm:prSet presAssocID="{CE7936DD-7B38-4DA1-8955-7D12FDAFDBCF}" presName="image2" presStyleLbl="node2" presStyleIdx="2" presStyleCnt="4"/>
      <dgm:spPr>
        <a:blipFill>
          <a:blip xmlns:r="http://schemas.openxmlformats.org/officeDocument/2006/relationships" r:embed="rId4">
            <a:extLst>
              <a:ext uri="{28A0092B-C50C-407E-A947-70E740481C1C}">
                <a14:useLocalDpi xmlns:a14="http://schemas.microsoft.com/office/drawing/2010/main" val="0"/>
              </a:ext>
            </a:extLst>
          </a:blip>
          <a:srcRect/>
          <a:stretch>
            <a:fillRect t="-17000" b="-17000"/>
          </a:stretch>
        </a:blipFill>
      </dgm:spPr>
    </dgm:pt>
    <dgm:pt modelId="{D5EC69DD-47B0-419C-BEE9-BA730DCC6073}" type="pres">
      <dgm:prSet presAssocID="{CE7936DD-7B38-4DA1-8955-7D12FDAFDBCF}" presName="text2" presStyleLbl="revTx" presStyleIdx="3" presStyleCnt="5">
        <dgm:presLayoutVars>
          <dgm:chPref val="3"/>
        </dgm:presLayoutVars>
      </dgm:prSet>
      <dgm:spPr/>
    </dgm:pt>
    <dgm:pt modelId="{701D65D8-7B1F-4676-A6C5-B947B4E32C00}" type="pres">
      <dgm:prSet presAssocID="{CE7936DD-7B38-4DA1-8955-7D12FDAFDBCF}" presName="hierChild3" presStyleCnt="0"/>
      <dgm:spPr/>
    </dgm:pt>
    <dgm:pt modelId="{731DF782-FB7A-4ECE-95BD-59B0ADF5B931}" type="pres">
      <dgm:prSet presAssocID="{8190FF62-8F81-4B11-90A7-7B0BE8783066}" presName="Name10" presStyleLbl="parChTrans1D2" presStyleIdx="3" presStyleCnt="4"/>
      <dgm:spPr/>
    </dgm:pt>
    <dgm:pt modelId="{9DD8A05A-151F-451C-99BC-F6F9F67FBF9E}" type="pres">
      <dgm:prSet presAssocID="{4A8884B2-2B3D-42D7-B563-55A383AF89BC}" presName="hierRoot2" presStyleCnt="0"/>
      <dgm:spPr/>
    </dgm:pt>
    <dgm:pt modelId="{14A75E7F-7AB1-418B-A3F4-94BB5C6DC39A}" type="pres">
      <dgm:prSet presAssocID="{4A8884B2-2B3D-42D7-B563-55A383AF89BC}" presName="composite2" presStyleCnt="0"/>
      <dgm:spPr/>
    </dgm:pt>
    <dgm:pt modelId="{57CAC366-6146-49F2-958E-ED32664DDAA2}" type="pres">
      <dgm:prSet presAssocID="{4A8884B2-2B3D-42D7-B563-55A383AF89BC}" presName="image2" presStyleLbl="node2" presStyleIdx="3" presStyleCnt="4"/>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t="-6000" b="-6000"/>
          </a:stretch>
        </a:blipFill>
      </dgm:spPr>
    </dgm:pt>
    <dgm:pt modelId="{AF42C730-93AD-45D2-8ADB-C7EE040BC3C7}" type="pres">
      <dgm:prSet presAssocID="{4A8884B2-2B3D-42D7-B563-55A383AF89BC}" presName="text2" presStyleLbl="revTx" presStyleIdx="4" presStyleCnt="5">
        <dgm:presLayoutVars>
          <dgm:chPref val="3"/>
        </dgm:presLayoutVars>
      </dgm:prSet>
      <dgm:spPr/>
    </dgm:pt>
    <dgm:pt modelId="{BE3BD0ED-E6A8-4472-8152-3C51D15C037E}" type="pres">
      <dgm:prSet presAssocID="{4A8884B2-2B3D-42D7-B563-55A383AF89BC}" presName="hierChild3" presStyleCnt="0"/>
      <dgm:spPr/>
    </dgm:pt>
  </dgm:ptLst>
  <dgm:cxnLst>
    <dgm:cxn modelId="{58E13F02-1BB8-413A-A6E0-3772004020A6}" type="presOf" srcId="{6DC39205-F739-4B04-B737-E2628458E7CE}" destId="{F1470069-6D60-41C8-9302-A37F194F3FA7}" srcOrd="0" destOrd="0" presId="urn:microsoft.com/office/officeart/2009/layout/CirclePictureHierarchy"/>
    <dgm:cxn modelId="{721ADB1B-E806-46D0-8AC5-D932F53AEE84}" type="presOf" srcId="{0D50F880-B6C2-46CE-AEBA-597ABD1AFA97}" destId="{D50597E0-8B6B-45A4-8DF7-CFC8BB1E0B6A}" srcOrd="0" destOrd="0" presId="urn:microsoft.com/office/officeart/2009/layout/CirclePictureHierarchy"/>
    <dgm:cxn modelId="{1A512935-2491-4A9C-8529-B980CFCC6637}" type="presOf" srcId="{4A8884B2-2B3D-42D7-B563-55A383AF89BC}" destId="{AF42C730-93AD-45D2-8ADB-C7EE040BC3C7}" srcOrd="0" destOrd="0" presId="urn:microsoft.com/office/officeart/2009/layout/CirclePictureHierarchy"/>
    <dgm:cxn modelId="{6CAEC25B-1449-4348-BC82-7D573E69999B}" type="presOf" srcId="{CE7936DD-7B38-4DA1-8955-7D12FDAFDBCF}" destId="{D5EC69DD-47B0-419C-BEE9-BA730DCC6073}" srcOrd="0" destOrd="0" presId="urn:microsoft.com/office/officeart/2009/layout/CirclePictureHierarchy"/>
    <dgm:cxn modelId="{A26C3E6C-0FC3-4CEE-B91E-FCD411B69305}" type="presOf" srcId="{EA68C649-E4E4-46C3-A269-177999D74167}" destId="{D4B4847A-FA03-4859-A37F-3F60F0577A70}" srcOrd="0" destOrd="0" presId="urn:microsoft.com/office/officeart/2009/layout/CirclePictureHierarchy"/>
    <dgm:cxn modelId="{46EAE67B-A584-4588-B259-3106747214FD}" srcId="{6DC39205-F739-4B04-B737-E2628458E7CE}" destId="{FE39401E-9769-4A5D-8F62-0945A63D9B63}" srcOrd="1" destOrd="0" parTransId="{3544624B-8B99-4AC7-9296-6617BF1082DC}" sibTransId="{55755137-FA93-4D9B-89E6-93B0A239590D}"/>
    <dgm:cxn modelId="{C7152991-BF03-4C31-8706-1D5B3B17AB35}" srcId="{6DC39205-F739-4B04-B737-E2628458E7CE}" destId="{0D50F880-B6C2-46CE-AEBA-597ABD1AFA97}" srcOrd="0" destOrd="0" parTransId="{FAB2461D-20A4-4064-A3AD-4B91373B755D}" sibTransId="{250872DC-508D-43A5-BBA8-79A9396819E6}"/>
    <dgm:cxn modelId="{8477B197-599A-4B20-ACDD-4B5D33621D95}" type="presOf" srcId="{FE39401E-9769-4A5D-8F62-0945A63D9B63}" destId="{BB79342A-F102-47D2-BC76-1F432929A9E7}" srcOrd="0" destOrd="0" presId="urn:microsoft.com/office/officeart/2009/layout/CirclePictureHierarchy"/>
    <dgm:cxn modelId="{FB52889E-5878-4A0F-898B-F49C7590CA74}" srcId="{EA68C649-E4E4-46C3-A269-177999D74167}" destId="{6DC39205-F739-4B04-B737-E2628458E7CE}" srcOrd="0" destOrd="0" parTransId="{A7F69ABC-A743-420C-8904-9C31733A2CEC}" sibTransId="{B93B6479-71CF-4CAD-BF0E-5A6B8E4A5851}"/>
    <dgm:cxn modelId="{DF27F7A6-E0C0-41D3-B0B1-2803965204F2}" type="presOf" srcId="{8190FF62-8F81-4B11-90A7-7B0BE8783066}" destId="{731DF782-FB7A-4ECE-95BD-59B0ADF5B931}" srcOrd="0" destOrd="0" presId="urn:microsoft.com/office/officeart/2009/layout/CirclePictureHierarchy"/>
    <dgm:cxn modelId="{64798CB3-4D29-4E0B-BF1F-BCA1FCADC5FB}" srcId="{6DC39205-F739-4B04-B737-E2628458E7CE}" destId="{4A8884B2-2B3D-42D7-B563-55A383AF89BC}" srcOrd="3" destOrd="0" parTransId="{8190FF62-8F81-4B11-90A7-7B0BE8783066}" sibTransId="{960E8AFA-D4F0-4880-84B6-975C9067EB5B}"/>
    <dgm:cxn modelId="{7C1C76D4-4F9E-4DBA-8257-9C54D026F1C8}" type="presOf" srcId="{FAB2461D-20A4-4064-A3AD-4B91373B755D}" destId="{6857008A-B43B-46D0-9147-66054DA48EA2}" srcOrd="0" destOrd="0" presId="urn:microsoft.com/office/officeart/2009/layout/CirclePictureHierarchy"/>
    <dgm:cxn modelId="{E7CD46E4-722B-45D7-A658-192502089D7F}" type="presOf" srcId="{CD67F645-DCEB-4C65-855B-D9D89F2848C2}" destId="{CE5D0513-39C6-4F86-AEE4-B4D322ABCF41}" srcOrd="0" destOrd="0" presId="urn:microsoft.com/office/officeart/2009/layout/CirclePictureHierarchy"/>
    <dgm:cxn modelId="{D7983CEA-E75D-4C4D-B687-8A6417135342}" srcId="{6DC39205-F739-4B04-B737-E2628458E7CE}" destId="{CE7936DD-7B38-4DA1-8955-7D12FDAFDBCF}" srcOrd="2" destOrd="0" parTransId="{CD67F645-DCEB-4C65-855B-D9D89F2848C2}" sibTransId="{EDA42116-6F00-44CE-AF80-424E6A3BBE0B}"/>
    <dgm:cxn modelId="{41D166F5-80BC-4C62-A3BE-FD89B7538963}" type="presOf" srcId="{3544624B-8B99-4AC7-9296-6617BF1082DC}" destId="{51BE0E29-2C69-44BB-AC2C-52277D185987}" srcOrd="0" destOrd="0" presId="urn:microsoft.com/office/officeart/2009/layout/CirclePictureHierarchy"/>
    <dgm:cxn modelId="{C1E40885-3EF2-47F5-9E72-AF6D8BBD5213}" type="presParOf" srcId="{D4B4847A-FA03-4859-A37F-3F60F0577A70}" destId="{59715FA0-A8AD-4C04-BC96-824B5E2A13B6}" srcOrd="0" destOrd="0" presId="urn:microsoft.com/office/officeart/2009/layout/CirclePictureHierarchy"/>
    <dgm:cxn modelId="{63238A2A-EE38-4C2B-848A-213F5BEE1EF0}" type="presParOf" srcId="{59715FA0-A8AD-4C04-BC96-824B5E2A13B6}" destId="{7E4E16E3-3C3F-490A-B528-474A705BDB45}" srcOrd="0" destOrd="0" presId="urn:microsoft.com/office/officeart/2009/layout/CirclePictureHierarchy"/>
    <dgm:cxn modelId="{1827C9D5-0A20-4B7F-A6E5-6BC248D52B04}" type="presParOf" srcId="{7E4E16E3-3C3F-490A-B528-474A705BDB45}" destId="{41E5B174-B38C-4F71-A150-383D98655BB3}" srcOrd="0" destOrd="0" presId="urn:microsoft.com/office/officeart/2009/layout/CirclePictureHierarchy"/>
    <dgm:cxn modelId="{2C99CD1B-2547-418C-AFCF-FFD6F3879618}" type="presParOf" srcId="{7E4E16E3-3C3F-490A-B528-474A705BDB45}" destId="{F1470069-6D60-41C8-9302-A37F194F3FA7}" srcOrd="1" destOrd="0" presId="urn:microsoft.com/office/officeart/2009/layout/CirclePictureHierarchy"/>
    <dgm:cxn modelId="{EE243E18-98CF-4891-A7DE-9D1722B5D722}" type="presParOf" srcId="{59715FA0-A8AD-4C04-BC96-824B5E2A13B6}" destId="{4E7703D8-D436-41BE-B23F-6FD393D4E8AC}" srcOrd="1" destOrd="0" presId="urn:microsoft.com/office/officeart/2009/layout/CirclePictureHierarchy"/>
    <dgm:cxn modelId="{D5BBC6C2-559E-46B7-AE18-1085153C3D0B}" type="presParOf" srcId="{4E7703D8-D436-41BE-B23F-6FD393D4E8AC}" destId="{6857008A-B43B-46D0-9147-66054DA48EA2}" srcOrd="0" destOrd="0" presId="urn:microsoft.com/office/officeart/2009/layout/CirclePictureHierarchy"/>
    <dgm:cxn modelId="{EC4A0FEE-F44A-4F52-90BD-CDEC6964F4A1}" type="presParOf" srcId="{4E7703D8-D436-41BE-B23F-6FD393D4E8AC}" destId="{943885B9-4A2B-42F0-B32A-3B19A0CDA3FD}" srcOrd="1" destOrd="0" presId="urn:microsoft.com/office/officeart/2009/layout/CirclePictureHierarchy"/>
    <dgm:cxn modelId="{CAD328BC-31E8-4815-8542-82B1C9FB1269}" type="presParOf" srcId="{943885B9-4A2B-42F0-B32A-3B19A0CDA3FD}" destId="{3FE758CD-0C6D-46AE-9CC9-CB8AB1E04572}" srcOrd="0" destOrd="0" presId="urn:microsoft.com/office/officeart/2009/layout/CirclePictureHierarchy"/>
    <dgm:cxn modelId="{1EC3DAD1-E29A-4302-AD93-4B341F9DC790}" type="presParOf" srcId="{3FE758CD-0C6D-46AE-9CC9-CB8AB1E04572}" destId="{58B60E3F-67CD-4971-8EA4-9707C8292D13}" srcOrd="0" destOrd="0" presId="urn:microsoft.com/office/officeart/2009/layout/CirclePictureHierarchy"/>
    <dgm:cxn modelId="{62692657-7D78-4BBB-8589-792158731027}" type="presParOf" srcId="{3FE758CD-0C6D-46AE-9CC9-CB8AB1E04572}" destId="{D50597E0-8B6B-45A4-8DF7-CFC8BB1E0B6A}" srcOrd="1" destOrd="0" presId="urn:microsoft.com/office/officeart/2009/layout/CirclePictureHierarchy"/>
    <dgm:cxn modelId="{D9CDEB5D-5FA5-4B83-A62D-4F0F20746CDD}" type="presParOf" srcId="{943885B9-4A2B-42F0-B32A-3B19A0CDA3FD}" destId="{4A81C0A1-8B37-4BB3-87ED-1D2F5E06A635}" srcOrd="1" destOrd="0" presId="urn:microsoft.com/office/officeart/2009/layout/CirclePictureHierarchy"/>
    <dgm:cxn modelId="{23A5ACB2-A6DC-42AA-BE05-ABD18822F201}" type="presParOf" srcId="{4E7703D8-D436-41BE-B23F-6FD393D4E8AC}" destId="{51BE0E29-2C69-44BB-AC2C-52277D185987}" srcOrd="2" destOrd="0" presId="urn:microsoft.com/office/officeart/2009/layout/CirclePictureHierarchy"/>
    <dgm:cxn modelId="{CC2954E7-3092-4F57-8715-547A69076690}" type="presParOf" srcId="{4E7703D8-D436-41BE-B23F-6FD393D4E8AC}" destId="{FB08F8F3-B843-415D-9028-CCA94E81F188}" srcOrd="3" destOrd="0" presId="urn:microsoft.com/office/officeart/2009/layout/CirclePictureHierarchy"/>
    <dgm:cxn modelId="{91F902EA-E91C-42DD-9C67-C2FD1DA7CB3C}" type="presParOf" srcId="{FB08F8F3-B843-415D-9028-CCA94E81F188}" destId="{B0E8F18D-582D-458F-A3E9-05181744F65D}" srcOrd="0" destOrd="0" presId="urn:microsoft.com/office/officeart/2009/layout/CirclePictureHierarchy"/>
    <dgm:cxn modelId="{8605D4E2-ABD4-414B-B765-4AF1096FA9E4}" type="presParOf" srcId="{B0E8F18D-582D-458F-A3E9-05181744F65D}" destId="{02428F8E-D291-41D0-AE9F-6FA777AC2B5E}" srcOrd="0" destOrd="0" presId="urn:microsoft.com/office/officeart/2009/layout/CirclePictureHierarchy"/>
    <dgm:cxn modelId="{B4F34C4B-E60D-4ACF-B7FA-08950E958D7D}" type="presParOf" srcId="{B0E8F18D-582D-458F-A3E9-05181744F65D}" destId="{BB79342A-F102-47D2-BC76-1F432929A9E7}" srcOrd="1" destOrd="0" presId="urn:microsoft.com/office/officeart/2009/layout/CirclePictureHierarchy"/>
    <dgm:cxn modelId="{557140DA-B037-48E2-AB9B-DC43EA7D9758}" type="presParOf" srcId="{FB08F8F3-B843-415D-9028-CCA94E81F188}" destId="{BFB94453-4D68-4118-B5C9-A6FD12D9B8EA}" srcOrd="1" destOrd="0" presId="urn:microsoft.com/office/officeart/2009/layout/CirclePictureHierarchy"/>
    <dgm:cxn modelId="{249F39B5-94D9-4187-AEFC-A472C5B920CA}" type="presParOf" srcId="{4E7703D8-D436-41BE-B23F-6FD393D4E8AC}" destId="{CE5D0513-39C6-4F86-AEE4-B4D322ABCF41}" srcOrd="4" destOrd="0" presId="urn:microsoft.com/office/officeart/2009/layout/CirclePictureHierarchy"/>
    <dgm:cxn modelId="{E6E34D8C-1FDC-45B6-88AA-BF280D924DAA}" type="presParOf" srcId="{4E7703D8-D436-41BE-B23F-6FD393D4E8AC}" destId="{E5705503-6746-4966-A8B3-DCA02E7E7D1E}" srcOrd="5" destOrd="0" presId="urn:microsoft.com/office/officeart/2009/layout/CirclePictureHierarchy"/>
    <dgm:cxn modelId="{E4C02F91-18A0-4EA2-84E6-E1933D9B8BAA}" type="presParOf" srcId="{E5705503-6746-4966-A8B3-DCA02E7E7D1E}" destId="{3D0BF1B0-1139-4889-9E1D-CA2C1D4F7F2E}" srcOrd="0" destOrd="0" presId="urn:microsoft.com/office/officeart/2009/layout/CirclePictureHierarchy"/>
    <dgm:cxn modelId="{3134A5BD-BE08-4FD1-B4AE-8597C5265648}" type="presParOf" srcId="{3D0BF1B0-1139-4889-9E1D-CA2C1D4F7F2E}" destId="{A0988150-6341-4AD2-886C-DFC638C1EFC9}" srcOrd="0" destOrd="0" presId="urn:microsoft.com/office/officeart/2009/layout/CirclePictureHierarchy"/>
    <dgm:cxn modelId="{3CEDB43C-389E-4F3B-83D9-2E796C2CEC50}" type="presParOf" srcId="{3D0BF1B0-1139-4889-9E1D-CA2C1D4F7F2E}" destId="{D5EC69DD-47B0-419C-BEE9-BA730DCC6073}" srcOrd="1" destOrd="0" presId="urn:microsoft.com/office/officeart/2009/layout/CirclePictureHierarchy"/>
    <dgm:cxn modelId="{D038A3BE-97DC-4F80-817D-219B694F55DA}" type="presParOf" srcId="{E5705503-6746-4966-A8B3-DCA02E7E7D1E}" destId="{701D65D8-7B1F-4676-A6C5-B947B4E32C00}" srcOrd="1" destOrd="0" presId="urn:microsoft.com/office/officeart/2009/layout/CirclePictureHierarchy"/>
    <dgm:cxn modelId="{F4061E75-31AA-498F-A435-80349FA59B1E}" type="presParOf" srcId="{4E7703D8-D436-41BE-B23F-6FD393D4E8AC}" destId="{731DF782-FB7A-4ECE-95BD-59B0ADF5B931}" srcOrd="6" destOrd="0" presId="urn:microsoft.com/office/officeart/2009/layout/CirclePictureHierarchy"/>
    <dgm:cxn modelId="{A56CC100-B185-4C11-888F-51739FCB97A2}" type="presParOf" srcId="{4E7703D8-D436-41BE-B23F-6FD393D4E8AC}" destId="{9DD8A05A-151F-451C-99BC-F6F9F67FBF9E}" srcOrd="7" destOrd="0" presId="urn:microsoft.com/office/officeart/2009/layout/CirclePictureHierarchy"/>
    <dgm:cxn modelId="{5D1FFAF6-38CB-4AF2-87B4-3D278A533494}" type="presParOf" srcId="{9DD8A05A-151F-451C-99BC-F6F9F67FBF9E}" destId="{14A75E7F-7AB1-418B-A3F4-94BB5C6DC39A}" srcOrd="0" destOrd="0" presId="urn:microsoft.com/office/officeart/2009/layout/CirclePictureHierarchy"/>
    <dgm:cxn modelId="{194E1527-AE6F-4FFB-AD02-9D9ECE254FD5}" type="presParOf" srcId="{14A75E7F-7AB1-418B-A3F4-94BB5C6DC39A}" destId="{57CAC366-6146-49F2-958E-ED32664DDAA2}" srcOrd="0" destOrd="0" presId="urn:microsoft.com/office/officeart/2009/layout/CirclePictureHierarchy"/>
    <dgm:cxn modelId="{BC629830-24C4-4933-9FB5-2A839ECE4FE5}" type="presParOf" srcId="{14A75E7F-7AB1-418B-A3F4-94BB5C6DC39A}" destId="{AF42C730-93AD-45D2-8ADB-C7EE040BC3C7}" srcOrd="1" destOrd="0" presId="urn:microsoft.com/office/officeart/2009/layout/CirclePictureHierarchy"/>
    <dgm:cxn modelId="{2B2DBC6B-9DA0-4784-B578-453F16BE91A6}" type="presParOf" srcId="{9DD8A05A-151F-451C-99BC-F6F9F67FBF9E}" destId="{BE3BD0ED-E6A8-4472-8152-3C51D15C037E}" srcOrd="1" destOrd="0" presId="urn:microsoft.com/office/officeart/2009/layout/CirclePicture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1DF782-FB7A-4ECE-95BD-59B0ADF5B931}">
      <dsp:nvSpPr>
        <dsp:cNvPr id="0" name=""/>
        <dsp:cNvSpPr/>
      </dsp:nvSpPr>
      <dsp:spPr>
        <a:xfrm>
          <a:off x="1873303" y="816143"/>
          <a:ext cx="1672181" cy="125326"/>
        </a:xfrm>
        <a:custGeom>
          <a:avLst/>
          <a:gdLst/>
          <a:ahLst/>
          <a:cxnLst/>
          <a:rect l="0" t="0" r="0" b="0"/>
          <a:pathLst>
            <a:path>
              <a:moveTo>
                <a:pt x="0" y="0"/>
              </a:moveTo>
              <a:lnTo>
                <a:pt x="0" y="63160"/>
              </a:lnTo>
              <a:lnTo>
                <a:pt x="1672181" y="63160"/>
              </a:lnTo>
              <a:lnTo>
                <a:pt x="1672181" y="125326"/>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5D0513-39C6-4F86-AEE4-B4D322ABCF41}">
      <dsp:nvSpPr>
        <dsp:cNvPr id="0" name=""/>
        <dsp:cNvSpPr/>
      </dsp:nvSpPr>
      <dsp:spPr>
        <a:xfrm>
          <a:off x="1873303" y="816143"/>
          <a:ext cx="578059" cy="125326"/>
        </a:xfrm>
        <a:custGeom>
          <a:avLst/>
          <a:gdLst/>
          <a:ahLst/>
          <a:cxnLst/>
          <a:rect l="0" t="0" r="0" b="0"/>
          <a:pathLst>
            <a:path>
              <a:moveTo>
                <a:pt x="0" y="0"/>
              </a:moveTo>
              <a:lnTo>
                <a:pt x="0" y="63160"/>
              </a:lnTo>
              <a:lnTo>
                <a:pt x="578059" y="63160"/>
              </a:lnTo>
              <a:lnTo>
                <a:pt x="578059" y="125326"/>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BE0E29-2C69-44BB-AC2C-52277D185987}">
      <dsp:nvSpPr>
        <dsp:cNvPr id="0" name=""/>
        <dsp:cNvSpPr/>
      </dsp:nvSpPr>
      <dsp:spPr>
        <a:xfrm>
          <a:off x="1357242" y="816143"/>
          <a:ext cx="516061" cy="125326"/>
        </a:xfrm>
        <a:custGeom>
          <a:avLst/>
          <a:gdLst/>
          <a:ahLst/>
          <a:cxnLst/>
          <a:rect l="0" t="0" r="0" b="0"/>
          <a:pathLst>
            <a:path>
              <a:moveTo>
                <a:pt x="516061" y="0"/>
              </a:moveTo>
              <a:lnTo>
                <a:pt x="516061" y="63160"/>
              </a:lnTo>
              <a:lnTo>
                <a:pt x="0" y="63160"/>
              </a:lnTo>
              <a:lnTo>
                <a:pt x="0" y="125326"/>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57008A-B43B-46D0-9147-66054DA48EA2}">
      <dsp:nvSpPr>
        <dsp:cNvPr id="0" name=""/>
        <dsp:cNvSpPr/>
      </dsp:nvSpPr>
      <dsp:spPr>
        <a:xfrm>
          <a:off x="260929" y="816143"/>
          <a:ext cx="1612373" cy="143103"/>
        </a:xfrm>
        <a:custGeom>
          <a:avLst/>
          <a:gdLst/>
          <a:ahLst/>
          <a:cxnLst/>
          <a:rect l="0" t="0" r="0" b="0"/>
          <a:pathLst>
            <a:path>
              <a:moveTo>
                <a:pt x="1612373" y="0"/>
              </a:moveTo>
              <a:lnTo>
                <a:pt x="1612373" y="80937"/>
              </a:lnTo>
              <a:lnTo>
                <a:pt x="0" y="80937"/>
              </a:lnTo>
              <a:lnTo>
                <a:pt x="0" y="143103"/>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E5B174-B38C-4F71-A150-383D98655BB3}">
      <dsp:nvSpPr>
        <dsp:cNvPr id="0" name=""/>
        <dsp:cNvSpPr/>
      </dsp:nvSpPr>
      <dsp:spPr>
        <a:xfrm>
          <a:off x="1674372" y="418281"/>
          <a:ext cx="397862" cy="397862"/>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470069-6D60-41C8-9302-A37F194F3FA7}">
      <dsp:nvSpPr>
        <dsp:cNvPr id="0" name=""/>
        <dsp:cNvSpPr/>
      </dsp:nvSpPr>
      <dsp:spPr>
        <a:xfrm>
          <a:off x="2072234" y="417286"/>
          <a:ext cx="596793" cy="3978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zh-CN" altLang="en-US" sz="900" kern="1200"/>
            <a:t>行政经理（王亮）</a:t>
          </a:r>
        </a:p>
      </dsp:txBody>
      <dsp:txXfrm>
        <a:off x="2072234" y="417286"/>
        <a:ext cx="596793" cy="397862"/>
      </dsp:txXfrm>
    </dsp:sp>
    <dsp:sp modelId="{58B60E3F-67CD-4971-8EA4-9707C8292D13}">
      <dsp:nvSpPr>
        <dsp:cNvPr id="0" name=""/>
        <dsp:cNvSpPr/>
      </dsp:nvSpPr>
      <dsp:spPr>
        <a:xfrm>
          <a:off x="0" y="959246"/>
          <a:ext cx="521859" cy="442462"/>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000" r="-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0597E0-8B6B-45A4-8DF7-CFC8BB1E0B6A}">
      <dsp:nvSpPr>
        <dsp:cNvPr id="0" name=""/>
        <dsp:cNvSpPr/>
      </dsp:nvSpPr>
      <dsp:spPr>
        <a:xfrm>
          <a:off x="462052" y="961781"/>
          <a:ext cx="596793" cy="3978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zh-CN" altLang="en-US" sz="900" kern="1200"/>
            <a:t>行政专员</a:t>
          </a:r>
          <a:endParaRPr lang="en-US" altLang="zh-CN" sz="900" kern="1200"/>
        </a:p>
        <a:p>
          <a:pPr marL="0" lvl="0" indent="0" algn="l" defTabSz="400050">
            <a:lnSpc>
              <a:spcPct val="90000"/>
            </a:lnSpc>
            <a:spcBef>
              <a:spcPct val="0"/>
            </a:spcBef>
            <a:spcAft>
              <a:spcPct val="35000"/>
            </a:spcAft>
            <a:buNone/>
          </a:pPr>
          <a:r>
            <a:rPr lang="zh-CN" altLang="en-US" sz="900" kern="1200"/>
            <a:t>（小林）</a:t>
          </a:r>
        </a:p>
      </dsp:txBody>
      <dsp:txXfrm>
        <a:off x="462052" y="961781"/>
        <a:ext cx="596793" cy="397862"/>
      </dsp:txXfrm>
    </dsp:sp>
    <dsp:sp modelId="{02428F8E-D291-41D0-AE9F-6FA777AC2B5E}">
      <dsp:nvSpPr>
        <dsp:cNvPr id="0" name=""/>
        <dsp:cNvSpPr/>
      </dsp:nvSpPr>
      <dsp:spPr>
        <a:xfrm>
          <a:off x="1158311" y="941470"/>
          <a:ext cx="397862" cy="397862"/>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22000" b="-2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B79342A-F102-47D2-BC76-1F432929A9E7}">
      <dsp:nvSpPr>
        <dsp:cNvPr id="0" name=""/>
        <dsp:cNvSpPr/>
      </dsp:nvSpPr>
      <dsp:spPr>
        <a:xfrm>
          <a:off x="1556173" y="940475"/>
          <a:ext cx="596793" cy="3978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zh-CN" altLang="en-US" sz="900" kern="1200"/>
            <a:t>行政专员</a:t>
          </a:r>
          <a:endParaRPr lang="en-US" altLang="zh-CN" sz="900" kern="1200"/>
        </a:p>
        <a:p>
          <a:pPr marL="0" lvl="0" indent="0" algn="l" defTabSz="400050">
            <a:lnSpc>
              <a:spcPct val="90000"/>
            </a:lnSpc>
            <a:spcBef>
              <a:spcPct val="0"/>
            </a:spcBef>
            <a:spcAft>
              <a:spcPct val="35000"/>
            </a:spcAft>
            <a:buNone/>
          </a:pPr>
          <a:r>
            <a:rPr lang="zh-CN" altLang="en-US" sz="900" kern="1200"/>
            <a:t>（小何）</a:t>
          </a:r>
        </a:p>
      </dsp:txBody>
      <dsp:txXfrm>
        <a:off x="1556173" y="940475"/>
        <a:ext cx="596793" cy="397862"/>
      </dsp:txXfrm>
    </dsp:sp>
    <dsp:sp modelId="{A0988150-6341-4AD2-886C-DFC638C1EFC9}">
      <dsp:nvSpPr>
        <dsp:cNvPr id="0" name=""/>
        <dsp:cNvSpPr/>
      </dsp:nvSpPr>
      <dsp:spPr>
        <a:xfrm>
          <a:off x="2252432" y="941470"/>
          <a:ext cx="397862" cy="397862"/>
        </a:xfrm>
        <a:prstGeom prst="ellipse">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t="-17000" b="-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EC69DD-47B0-419C-BEE9-BA730DCC6073}">
      <dsp:nvSpPr>
        <dsp:cNvPr id="0" name=""/>
        <dsp:cNvSpPr/>
      </dsp:nvSpPr>
      <dsp:spPr>
        <a:xfrm>
          <a:off x="2650294" y="940475"/>
          <a:ext cx="596793" cy="3978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zh-CN" altLang="en-US" sz="900" kern="1200"/>
            <a:t>行政专员</a:t>
          </a:r>
          <a:endParaRPr lang="en-US" altLang="zh-CN" sz="900" kern="1200"/>
        </a:p>
        <a:p>
          <a:pPr marL="0" lvl="0" indent="0" algn="l" defTabSz="400050">
            <a:lnSpc>
              <a:spcPct val="90000"/>
            </a:lnSpc>
            <a:spcBef>
              <a:spcPct val="0"/>
            </a:spcBef>
            <a:spcAft>
              <a:spcPct val="35000"/>
            </a:spcAft>
            <a:buNone/>
          </a:pPr>
          <a:r>
            <a:rPr lang="zh-CN" altLang="en-US" sz="900" kern="1200"/>
            <a:t>（小李）</a:t>
          </a:r>
        </a:p>
      </dsp:txBody>
      <dsp:txXfrm>
        <a:off x="2650294" y="940475"/>
        <a:ext cx="596793" cy="397862"/>
      </dsp:txXfrm>
    </dsp:sp>
    <dsp:sp modelId="{57CAC366-6146-49F2-958E-ED32664DDAA2}">
      <dsp:nvSpPr>
        <dsp:cNvPr id="0" name=""/>
        <dsp:cNvSpPr/>
      </dsp:nvSpPr>
      <dsp:spPr>
        <a:xfrm>
          <a:off x="3346553" y="941470"/>
          <a:ext cx="397862" cy="397862"/>
        </a:xfrm>
        <a:prstGeom prst="ellipse">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t="-6000" b="-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F42C730-93AD-45D2-8ADB-C7EE040BC3C7}">
      <dsp:nvSpPr>
        <dsp:cNvPr id="0" name=""/>
        <dsp:cNvSpPr/>
      </dsp:nvSpPr>
      <dsp:spPr>
        <a:xfrm>
          <a:off x="3744415" y="940475"/>
          <a:ext cx="596793" cy="3978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zh-CN" altLang="en-US" sz="900" kern="1200"/>
            <a:t>行政助理</a:t>
          </a:r>
          <a:endParaRPr lang="en-US" altLang="zh-CN" sz="900" kern="1200"/>
        </a:p>
        <a:p>
          <a:pPr marL="0" lvl="0" indent="0" algn="l" defTabSz="400050">
            <a:lnSpc>
              <a:spcPct val="90000"/>
            </a:lnSpc>
            <a:spcBef>
              <a:spcPct val="0"/>
            </a:spcBef>
            <a:spcAft>
              <a:spcPct val="35000"/>
            </a:spcAft>
            <a:buNone/>
          </a:pPr>
          <a:r>
            <a:rPr lang="zh-CN" altLang="en-US" sz="900" kern="1200"/>
            <a:t>（小朱）</a:t>
          </a:r>
        </a:p>
      </dsp:txBody>
      <dsp:txXfrm>
        <a:off x="3744415" y="940475"/>
        <a:ext cx="596793" cy="397862"/>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5E9DF-4F80-49E0-BD93-9718B7EF5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13</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Continental AG</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Jin, Jupeng</dc:creator>
  <cp:lastModifiedBy>Windows 用户</cp:lastModifiedBy>
  <cp:revision>7</cp:revision>
  <cp:lastPrinted>2017-11-06T02:24:00Z</cp:lastPrinted>
  <dcterms:created xsi:type="dcterms:W3CDTF">2018-02-08T05:32:00Z</dcterms:created>
  <dcterms:modified xsi:type="dcterms:W3CDTF">2018-04-19T08:47:00Z</dcterms:modified>
</cp:coreProperties>
</file>