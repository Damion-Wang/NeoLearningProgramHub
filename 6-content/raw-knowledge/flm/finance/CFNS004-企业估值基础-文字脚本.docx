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E95E4" w14:textId="0A2657AC" w:rsidR="005B7F06" w:rsidRPr="00FF4DB5" w:rsidRDefault="00C160BB" w:rsidP="00FF4DB5">
      <w:pPr>
        <w:jc w:val="center"/>
        <w:rPr>
          <w:b/>
        </w:rPr>
      </w:pPr>
      <w:r>
        <w:rPr>
          <w:rFonts w:hint="eastAsia"/>
          <w:b/>
        </w:rPr>
        <w:t>企业</w:t>
      </w:r>
      <w:r w:rsidR="00FF4DB5" w:rsidRPr="00FF4DB5">
        <w:rPr>
          <w:rFonts w:hint="eastAsia"/>
          <w:b/>
        </w:rPr>
        <w:t>估值</w:t>
      </w:r>
      <w:r w:rsidR="00257A19">
        <w:rPr>
          <w:rFonts w:hint="eastAsia"/>
          <w:b/>
        </w:rPr>
        <w:t>基础</w:t>
      </w:r>
    </w:p>
    <w:p w14:paraId="40901988" w14:textId="73303AE3" w:rsidR="00D266CE" w:rsidRDefault="00D266CE"/>
    <w:p w14:paraId="1C50176B" w14:textId="79B8CAE5" w:rsidR="00D266CE" w:rsidRDefault="00955E66">
      <w:pPr>
        <w:rPr>
          <w:b/>
        </w:rPr>
      </w:pPr>
      <w:r w:rsidRPr="00064CD0">
        <w:rPr>
          <w:rFonts w:hint="eastAsia"/>
          <w:b/>
        </w:rPr>
        <w:t>00</w:t>
      </w:r>
      <w:r w:rsidRPr="00064CD0">
        <w:rPr>
          <w:b/>
        </w:rPr>
        <w:t xml:space="preserve">U </w:t>
      </w:r>
      <w:r w:rsidRPr="00064CD0">
        <w:rPr>
          <w:rFonts w:hint="eastAsia"/>
          <w:b/>
        </w:rPr>
        <w:t>课程学习目标</w:t>
      </w:r>
    </w:p>
    <w:p w14:paraId="7F8AD3F1" w14:textId="62594BCC" w:rsidR="00546038" w:rsidRDefault="00546038">
      <w:pPr>
        <w:rPr>
          <w:b/>
        </w:rPr>
      </w:pPr>
      <w:r>
        <w:rPr>
          <w:rFonts w:hint="eastAsia"/>
          <w:b/>
        </w:rPr>
        <w:t>00</w:t>
      </w:r>
      <w:r>
        <w:rPr>
          <w:b/>
        </w:rPr>
        <w:t>U01a</w:t>
      </w:r>
      <w:r w:rsidR="00EE5AD9">
        <w:rPr>
          <w:b/>
        </w:rPr>
        <w:t xml:space="preserve"> </w:t>
      </w:r>
      <w:r w:rsidR="00257697">
        <w:rPr>
          <w:rFonts w:hint="eastAsia"/>
          <w:b/>
        </w:rPr>
        <w:t>小互动</w:t>
      </w:r>
      <w:r w:rsidR="00EE5AD9">
        <w:rPr>
          <w:rFonts w:hint="eastAsia"/>
          <w:b/>
        </w:rPr>
        <w:t>：</w:t>
      </w:r>
      <w:r w:rsidR="00EE5AD9">
        <w:rPr>
          <w:b/>
        </w:rPr>
        <w:t xml:space="preserve"> </w:t>
      </w:r>
      <w:r w:rsidR="00EE5AD9">
        <w:rPr>
          <w:rFonts w:hint="eastAsia"/>
          <w:b/>
        </w:rPr>
        <w:t>你会怎么投资？</w:t>
      </w:r>
    </w:p>
    <w:p w14:paraId="3799B6FF" w14:textId="23956530" w:rsidR="00496D0E" w:rsidRPr="00DE1407" w:rsidRDefault="004C2E5B" w:rsidP="00E2761F">
      <w:pPr>
        <w:pStyle w:val="a7"/>
        <w:numPr>
          <w:ilvl w:val="0"/>
          <w:numId w:val="8"/>
        </w:numPr>
        <w:ind w:firstLineChars="0"/>
        <w:rPr>
          <w:b/>
        </w:rPr>
      </w:pPr>
      <w:r w:rsidRPr="009C3D2B">
        <w:rPr>
          <w:rFonts w:hint="eastAsia"/>
        </w:rPr>
        <w:t>粮贸公司</w:t>
      </w:r>
      <w:r w:rsidR="00CF35D1">
        <w:t>GR</w:t>
      </w:r>
      <w:r>
        <w:rPr>
          <w:rFonts w:hint="eastAsia"/>
        </w:rPr>
        <w:t>连年亏损，经营状况堪忧，</w:t>
      </w:r>
      <w:r w:rsidR="00196D2D">
        <w:rPr>
          <w:rFonts w:hint="eastAsia"/>
        </w:rPr>
        <w:t>但近月来随着股市行情的水涨船高，该公司股价也是节节攀升，</w:t>
      </w:r>
      <w:r w:rsidR="00B75FB7">
        <w:rPr>
          <w:rFonts w:hint="eastAsia"/>
        </w:rPr>
        <w:t>甚至</w:t>
      </w:r>
      <w:r w:rsidR="00196D2D">
        <w:rPr>
          <w:rFonts w:hint="eastAsia"/>
        </w:rPr>
        <w:t>比绩优股跑得还</w:t>
      </w:r>
      <w:r w:rsidR="00845864">
        <w:rPr>
          <w:rFonts w:hint="eastAsia"/>
        </w:rPr>
        <w:t>快</w:t>
      </w:r>
      <w:r w:rsidR="00196D2D">
        <w:rPr>
          <w:rFonts w:hint="eastAsia"/>
        </w:rPr>
        <w:t>。于是你确信，你花30块钱买走一股，很快就会有人出更高的价钱把这一股买走。</w:t>
      </w:r>
    </w:p>
    <w:p w14:paraId="0A6C4527" w14:textId="06985F01" w:rsidR="003557A8" w:rsidRDefault="003557A8" w:rsidP="00196D2D">
      <w:r>
        <w:rPr>
          <w:rFonts w:hint="eastAsia"/>
        </w:rPr>
        <w:t>你会打算买多少股？</w:t>
      </w:r>
    </w:p>
    <w:p w14:paraId="76A5AF99" w14:textId="77777777" w:rsidR="003557A8" w:rsidRDefault="003557A8" w:rsidP="003557A8">
      <w:r>
        <w:rPr>
          <w:rFonts w:hint="eastAsia"/>
        </w:rPr>
        <w:t xml:space="preserve">【 </w:t>
      </w:r>
      <w:r>
        <w:t xml:space="preserve">  </w:t>
      </w:r>
      <w:r>
        <w:rPr>
          <w:rFonts w:hint="eastAsia"/>
        </w:rPr>
        <w:t>】股</w:t>
      </w:r>
    </w:p>
    <w:p w14:paraId="4D4E76E5" w14:textId="77777777" w:rsidR="003557A8" w:rsidRDefault="003557A8" w:rsidP="003557A8">
      <w:r>
        <w:rPr>
          <w:rFonts w:hint="eastAsia"/>
        </w:rPr>
        <w:t>填入非0的数字：请继续答题。</w:t>
      </w:r>
    </w:p>
    <w:p w14:paraId="563401D6" w14:textId="5825ADAF" w:rsidR="003557A8" w:rsidRDefault="003557A8" w:rsidP="003557A8">
      <w:r>
        <w:rPr>
          <w:rFonts w:hint="eastAsia"/>
        </w:rPr>
        <w:t>填入0：恭喜你，没有成为</w:t>
      </w:r>
      <w:r w:rsidR="00B93028">
        <w:rPr>
          <w:rFonts w:hint="eastAsia"/>
        </w:rPr>
        <w:t>最后一个接盘手。</w:t>
      </w:r>
      <w:r>
        <w:rPr>
          <w:rFonts w:hint="eastAsia"/>
        </w:rPr>
        <w:t>你可以浏览下一题，了解故事的结局。</w:t>
      </w:r>
    </w:p>
    <w:p w14:paraId="15EBD7B0" w14:textId="0083BFA7" w:rsidR="00797B9A" w:rsidRPr="008871C1" w:rsidRDefault="0097301E" w:rsidP="003557A8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收集数据并</w:t>
      </w:r>
      <w:r w:rsidR="00797B9A" w:rsidRPr="008871C1">
        <w:rPr>
          <w:rFonts w:hint="eastAsia"/>
          <w:shd w:val="pct15" w:color="auto" w:fill="FFFFFF"/>
        </w:rPr>
        <w:t>用</w:t>
      </w:r>
      <w:r w:rsidR="00066EB8">
        <w:rPr>
          <w:rFonts w:hint="eastAsia"/>
          <w:shd w:val="pct15" w:color="auto" w:fill="FFFFFF"/>
        </w:rPr>
        <w:t>h</w:t>
      </w:r>
      <w:r w:rsidR="00066EB8">
        <w:rPr>
          <w:shd w:val="pct15" w:color="auto" w:fill="FFFFFF"/>
        </w:rPr>
        <w:t>istogram</w:t>
      </w:r>
      <w:r w:rsidR="00927D3B" w:rsidRPr="008871C1">
        <w:rPr>
          <w:rFonts w:hint="eastAsia"/>
          <w:shd w:val="pct15" w:color="auto" w:fill="FFFFFF"/>
        </w:rPr>
        <w:t>显示学员都填了多少股。</w:t>
      </w:r>
    </w:p>
    <w:p w14:paraId="243755FF" w14:textId="247191EC" w:rsidR="003557A8" w:rsidRDefault="003557A8" w:rsidP="003557A8"/>
    <w:p w14:paraId="33F7C627" w14:textId="531BB359" w:rsidR="00196D2D" w:rsidRDefault="003765E5" w:rsidP="00E2761F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不少投资者都</w:t>
      </w:r>
      <w:r w:rsidR="00782F0B">
        <w:rPr>
          <w:rFonts w:hint="eastAsia"/>
        </w:rPr>
        <w:t>有“追涨杀跌”的心理倾向，</w:t>
      </w:r>
      <w:r w:rsidR="000911D2">
        <w:rPr>
          <w:rFonts w:hint="eastAsia"/>
        </w:rPr>
        <w:t>面对这样的</w:t>
      </w:r>
      <w:r w:rsidR="00B75FB7">
        <w:rPr>
          <w:rFonts w:hint="eastAsia"/>
        </w:rPr>
        <w:t>行情</w:t>
      </w:r>
      <w:r w:rsidR="000911D2">
        <w:rPr>
          <w:rFonts w:hint="eastAsia"/>
        </w:rPr>
        <w:t>，不免跃跃欲试。</w:t>
      </w:r>
      <w:r w:rsidR="00B75FB7">
        <w:rPr>
          <w:rFonts w:hint="eastAsia"/>
        </w:rPr>
        <w:t>但不幸的是，在这场</w:t>
      </w:r>
      <w:r w:rsidR="00066EB8">
        <w:rPr>
          <w:rFonts w:hint="eastAsia"/>
        </w:rPr>
        <w:t>投资</w:t>
      </w:r>
      <w:r w:rsidR="00B75FB7">
        <w:rPr>
          <w:rFonts w:hint="eastAsia"/>
        </w:rPr>
        <w:t>中你选择购买，</w:t>
      </w:r>
      <w:r w:rsidR="00BA2E06">
        <w:rPr>
          <w:rFonts w:hint="eastAsia"/>
        </w:rPr>
        <w:t>却再也没有等来下一个人</w:t>
      </w:r>
      <w:r w:rsidR="00B75FB7">
        <w:rPr>
          <w:rFonts w:hint="eastAsia"/>
        </w:rPr>
        <w:t>。</w:t>
      </w:r>
      <w:r w:rsidR="00DE1407">
        <w:rPr>
          <w:rFonts w:hint="eastAsia"/>
        </w:rPr>
        <w:t>这时候你会怎么想：</w:t>
      </w:r>
    </w:p>
    <w:p w14:paraId="2C389BAF" w14:textId="756B5241" w:rsidR="00196D2D" w:rsidRDefault="000B7271" w:rsidP="00E2761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这家公司怎么可能值30块钱，我</w:t>
      </w:r>
      <w:r w:rsidR="005F63B1">
        <w:rPr>
          <w:rFonts w:hint="eastAsia"/>
        </w:rPr>
        <w:t>套牢</w:t>
      </w:r>
      <w:r>
        <w:rPr>
          <w:rFonts w:hint="eastAsia"/>
        </w:rPr>
        <w:t>了！</w:t>
      </w:r>
    </w:p>
    <w:p w14:paraId="6B777FE5" w14:textId="501825D8" w:rsidR="00196D2D" w:rsidRPr="00B75FB7" w:rsidRDefault="005F63B1" w:rsidP="00E2761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赶紧抛了止损！</w:t>
      </w:r>
    </w:p>
    <w:p w14:paraId="5A360BE4" w14:textId="6D4954BE" w:rsidR="00196D2D" w:rsidRDefault="00A453B7" w:rsidP="00E2761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我竟</w:t>
      </w:r>
      <w:r w:rsidR="00C15155">
        <w:rPr>
          <w:rFonts w:hint="eastAsia"/>
        </w:rPr>
        <w:t>成了</w:t>
      </w:r>
      <w:r>
        <w:rPr>
          <w:rFonts w:hint="eastAsia"/>
        </w:rPr>
        <w:t>最后一个“接盘侠”？</w:t>
      </w:r>
    </w:p>
    <w:p w14:paraId="66941AF4" w14:textId="54171F7B" w:rsidR="00196D2D" w:rsidRPr="00B75FB7" w:rsidRDefault="00A453B7" w:rsidP="003557A8">
      <w:r>
        <w:rPr>
          <w:rFonts w:hint="eastAsia"/>
        </w:rPr>
        <w:t>D．市场</w:t>
      </w:r>
      <w:r w:rsidR="005F63B1">
        <w:rPr>
          <w:rFonts w:hint="eastAsia"/>
        </w:rPr>
        <w:t>疯狂了那么久</w:t>
      </w:r>
      <w:r w:rsidR="00A709FA">
        <w:rPr>
          <w:rFonts w:hint="eastAsia"/>
        </w:rPr>
        <w:t>，</w:t>
      </w:r>
      <w:r w:rsidR="00C15155">
        <w:rPr>
          <w:rFonts w:hint="eastAsia"/>
        </w:rPr>
        <w:t>是该降温了</w:t>
      </w:r>
      <w:r w:rsidR="00C15155">
        <w:t>……</w:t>
      </w:r>
      <w:r w:rsidR="00853E76">
        <w:rPr>
          <w:rFonts w:ascii="Segoe UI Emoji" w:eastAsia="Segoe UI Emoji" w:hAnsi="Segoe UI Emoji" w:cs="Segoe UI Emoji"/>
        </w:rPr>
        <w:t>😭</w:t>
      </w:r>
    </w:p>
    <w:p w14:paraId="211D8A72" w14:textId="3E3FBCD5" w:rsidR="003557A8" w:rsidRDefault="003557A8" w:rsidP="003557A8">
      <w:r w:rsidRPr="00336F85">
        <w:rPr>
          <w:rFonts w:hint="eastAsia"/>
          <w:b/>
        </w:rPr>
        <w:t>反馈：</w:t>
      </w:r>
      <w:r>
        <w:rPr>
          <w:rFonts w:hint="eastAsia"/>
        </w:rPr>
        <w:t>谢谢你的回答！</w:t>
      </w:r>
      <w:r w:rsidR="006729D2">
        <w:rPr>
          <w:rFonts w:hint="eastAsia"/>
        </w:rPr>
        <w:t>别难过，</w:t>
      </w:r>
      <w:r>
        <w:rPr>
          <w:rFonts w:hint="eastAsia"/>
        </w:rPr>
        <w:t>这些都可能会是</w:t>
      </w:r>
      <w:r w:rsidR="00183C56">
        <w:rPr>
          <w:rFonts w:hint="eastAsia"/>
        </w:rPr>
        <w:t>最后一个“</w:t>
      </w:r>
      <w:r w:rsidR="00863721">
        <w:rPr>
          <w:rFonts w:hint="eastAsia"/>
        </w:rPr>
        <w:t>傻瓜</w:t>
      </w:r>
      <w:r w:rsidR="00A12C14">
        <w:rPr>
          <w:rFonts w:hint="eastAsia"/>
        </w:rPr>
        <w:t>”</w:t>
      </w:r>
      <w:r>
        <w:rPr>
          <w:rFonts w:hint="eastAsia"/>
        </w:rPr>
        <w:t>的想法。</w:t>
      </w:r>
    </w:p>
    <w:p w14:paraId="383C654B" w14:textId="0006B2CF" w:rsidR="00891C4B" w:rsidRDefault="00891C4B" w:rsidP="003557A8"/>
    <w:p w14:paraId="7280915C" w14:textId="77777777" w:rsidR="004B1769" w:rsidRDefault="004B1769" w:rsidP="004B1769">
      <w:pPr>
        <w:rPr>
          <w:b/>
        </w:rPr>
      </w:pPr>
      <w:r w:rsidRPr="00663512">
        <w:rPr>
          <w:rFonts w:hint="eastAsia"/>
          <w:b/>
        </w:rPr>
        <w:t>00</w:t>
      </w:r>
      <w:r w:rsidRPr="00663512">
        <w:rPr>
          <w:b/>
        </w:rPr>
        <w:t>U</w:t>
      </w:r>
      <w:r w:rsidRPr="00663512">
        <w:rPr>
          <w:rFonts w:hint="eastAsia"/>
          <w:b/>
        </w:rPr>
        <w:t>0</w:t>
      </w:r>
      <w:r>
        <w:rPr>
          <w:rFonts w:hint="eastAsia"/>
          <w:b/>
        </w:rPr>
        <w:t>2</w:t>
      </w:r>
      <w:r w:rsidRPr="00663512">
        <w:rPr>
          <w:b/>
        </w:rPr>
        <w:t xml:space="preserve"> </w:t>
      </w:r>
      <w:r>
        <w:rPr>
          <w:rFonts w:hint="eastAsia"/>
          <w:b/>
        </w:rPr>
        <w:t>“博傻理论”引发的价值思考</w:t>
      </w:r>
    </w:p>
    <w:p w14:paraId="1C066A65" w14:textId="4DE5D653" w:rsidR="00891C4B" w:rsidRPr="00AA06D1" w:rsidRDefault="00AA06D1" w:rsidP="003557A8">
      <w:r>
        <w:rPr>
          <w:rFonts w:hint="eastAsia"/>
        </w:rPr>
        <w:t>上面这个小游戏，描绘的就是著名经济学家凯恩斯的 “博傻理论”</w:t>
      </w:r>
      <w:r w:rsidR="002C653E">
        <w:rPr>
          <w:rFonts w:hint="eastAsia"/>
        </w:rPr>
        <w:t>。同学们</w:t>
      </w:r>
      <w:r w:rsidR="00F31C8A">
        <w:rPr>
          <w:rFonts w:hint="eastAsia"/>
        </w:rPr>
        <w:t>可能</w:t>
      </w:r>
      <w:r w:rsidR="00DE463C">
        <w:rPr>
          <w:rFonts w:hint="eastAsia"/>
        </w:rPr>
        <w:t>对这个理论都不陌生</w:t>
      </w:r>
      <w:r w:rsidR="002C653E">
        <w:rPr>
          <w:rFonts w:hint="eastAsia"/>
        </w:rPr>
        <w:t>。</w:t>
      </w:r>
      <w:r w:rsidR="00B92B95">
        <w:rPr>
          <w:rFonts w:hint="eastAsia"/>
        </w:rPr>
        <w:t>它说的是，你之所以</w:t>
      </w:r>
      <w:r w:rsidR="00D83709">
        <w:rPr>
          <w:rFonts w:hint="eastAsia"/>
          <w:lang w:eastAsia="zh-Hans"/>
        </w:rPr>
        <w:t>完全不顾某样东西的真实价值，即使它一文不值，也愿意掏钱买下来，是因为你预期总会有下一个人</w:t>
      </w:r>
      <w:r w:rsidR="00955C57">
        <w:rPr>
          <w:rFonts w:hint="eastAsia"/>
          <w:lang w:eastAsia="zh-Hans"/>
        </w:rPr>
        <w:t>愿意</w:t>
      </w:r>
      <w:r w:rsidR="00D83709">
        <w:rPr>
          <w:rFonts w:hint="eastAsia"/>
          <w:lang w:eastAsia="zh-Hans"/>
        </w:rPr>
        <w:t>出更高的价钱，从你那里把它买走。</w:t>
      </w:r>
      <w:r w:rsidR="00DD0C02">
        <w:rPr>
          <w:rFonts w:hint="eastAsia"/>
          <w:lang w:eastAsia="zh-Hans"/>
        </w:rPr>
        <w:t>当然，如果再也没有下一个</w:t>
      </w:r>
      <w:r w:rsidR="00955C57">
        <w:rPr>
          <w:rFonts w:hint="eastAsia"/>
          <w:lang w:eastAsia="zh-Hans"/>
        </w:rPr>
        <w:t>“</w:t>
      </w:r>
      <w:r w:rsidR="00DD0C02">
        <w:rPr>
          <w:rFonts w:hint="eastAsia"/>
          <w:lang w:eastAsia="zh-Hans"/>
        </w:rPr>
        <w:t>傻瓜</w:t>
      </w:r>
      <w:r w:rsidR="00955C57">
        <w:rPr>
          <w:rFonts w:hint="eastAsia"/>
          <w:lang w:eastAsia="zh-Hans"/>
        </w:rPr>
        <w:t>”</w:t>
      </w:r>
      <w:r w:rsidR="00DD0C02">
        <w:rPr>
          <w:rFonts w:hint="eastAsia"/>
          <w:lang w:eastAsia="zh-Hans"/>
        </w:rPr>
        <w:t>接盘，你就是最大的那个</w:t>
      </w:r>
      <w:r w:rsidR="00955C57">
        <w:rPr>
          <w:rFonts w:hint="eastAsia"/>
          <w:lang w:eastAsia="zh-Hans"/>
        </w:rPr>
        <w:t>“傻瓜”</w:t>
      </w:r>
      <w:r w:rsidR="00DD0C02">
        <w:rPr>
          <w:rFonts w:hint="eastAsia"/>
          <w:lang w:eastAsia="zh-Hans"/>
        </w:rPr>
        <w:t>。</w:t>
      </w:r>
    </w:p>
    <w:p w14:paraId="67FF4644" w14:textId="55EE7A4E" w:rsidR="00853E76" w:rsidRPr="00505BFB" w:rsidRDefault="009657AA" w:rsidP="00B25243">
      <w:r>
        <w:rPr>
          <w:rFonts w:hint="eastAsia"/>
        </w:rPr>
        <w:t>实际上，资本市场常会出现这样的现象，</w:t>
      </w:r>
      <w:r w:rsidR="00D64F27">
        <w:rPr>
          <w:rFonts w:hint="eastAsia"/>
        </w:rPr>
        <w:t>投资者的从众心理、人性的贪婪、集体性的恐慌等都会导致</w:t>
      </w:r>
      <w:r w:rsidR="00112C78">
        <w:rPr>
          <w:rFonts w:hint="eastAsia"/>
        </w:rPr>
        <w:t>股价的不合理暴涨或暴跌，</w:t>
      </w:r>
      <w:r w:rsidR="00A57BFD">
        <w:rPr>
          <w:rFonts w:hint="eastAsia"/>
        </w:rPr>
        <w:t>与</w:t>
      </w:r>
      <w:r w:rsidR="0000500F">
        <w:rPr>
          <w:rFonts w:hint="eastAsia"/>
        </w:rPr>
        <w:t>投资</w:t>
      </w:r>
      <w:r w:rsidR="0012639F">
        <w:rPr>
          <w:rFonts w:hint="eastAsia"/>
        </w:rPr>
        <w:t>资产的真实价值发生脱离</w:t>
      </w:r>
      <w:r w:rsidR="00A661AF">
        <w:rPr>
          <w:rFonts w:hint="eastAsia"/>
        </w:rPr>
        <w:t>——就如同业绩糟糕的</w:t>
      </w:r>
      <w:r w:rsidR="00B80EA6">
        <w:rPr>
          <w:rFonts w:hint="eastAsia"/>
        </w:rPr>
        <w:t>粮贸</w:t>
      </w:r>
      <w:r w:rsidR="00A661AF">
        <w:rPr>
          <w:rFonts w:hint="eastAsia"/>
        </w:rPr>
        <w:t>公司</w:t>
      </w:r>
      <w:r w:rsidR="00F21B5B">
        <w:rPr>
          <w:rFonts w:hint="eastAsia"/>
        </w:rPr>
        <w:t>G</w:t>
      </w:r>
      <w:r w:rsidR="00F21B5B">
        <w:t>R</w:t>
      </w:r>
      <w:r w:rsidR="00A661AF">
        <w:rPr>
          <w:rFonts w:hint="eastAsia"/>
        </w:rPr>
        <w:t>在一波暴涨行情中被市场严重高估的情况。</w:t>
      </w:r>
    </w:p>
    <w:p w14:paraId="3AE0C713" w14:textId="5C42066F" w:rsidR="00853E76" w:rsidRPr="00A661AF" w:rsidRDefault="00853E76" w:rsidP="00B25243">
      <w:pPr>
        <w:rPr>
          <w:b/>
        </w:rPr>
      </w:pPr>
    </w:p>
    <w:p w14:paraId="14286D20" w14:textId="68B82ED5" w:rsidR="00553A02" w:rsidRDefault="00553A02" w:rsidP="00553A02">
      <w:pPr>
        <w:rPr>
          <w:b/>
        </w:rPr>
      </w:pPr>
      <w:r>
        <w:rPr>
          <w:rFonts w:hint="eastAsia"/>
          <w:b/>
        </w:rPr>
        <w:t>00</w:t>
      </w:r>
      <w:r>
        <w:rPr>
          <w:b/>
        </w:rPr>
        <w:t>U</w:t>
      </w:r>
      <w:r>
        <w:rPr>
          <w:rFonts w:hint="eastAsia"/>
          <w:b/>
        </w:rPr>
        <w:t>0</w:t>
      </w:r>
      <w:r w:rsidR="00E366F0">
        <w:rPr>
          <w:rFonts w:hint="eastAsia"/>
          <w:b/>
        </w:rPr>
        <w:t>3</w:t>
      </w:r>
      <w:r>
        <w:rPr>
          <w:b/>
        </w:rPr>
        <w:t xml:space="preserve"> </w:t>
      </w:r>
      <w:r>
        <w:rPr>
          <w:rFonts w:hint="eastAsia"/>
          <w:b/>
        </w:rPr>
        <w:t>内在价值 Vs</w:t>
      </w:r>
      <w:r>
        <w:rPr>
          <w:b/>
        </w:rPr>
        <w:t xml:space="preserve"> </w:t>
      </w:r>
      <w:r>
        <w:rPr>
          <w:rFonts w:hint="eastAsia"/>
          <w:b/>
        </w:rPr>
        <w:t>市场价格</w:t>
      </w:r>
    </w:p>
    <w:p w14:paraId="518CF7BE" w14:textId="6671AD7F" w:rsidR="00C43EC8" w:rsidRDefault="007C53C9" w:rsidP="00C43EC8">
      <w:r>
        <w:rPr>
          <w:rFonts w:hint="eastAsia"/>
        </w:rPr>
        <w:t>那么，</w:t>
      </w:r>
      <w:r w:rsidR="00C43EC8" w:rsidRPr="001B77DC">
        <w:rPr>
          <w:rFonts w:hint="eastAsia"/>
        </w:rPr>
        <w:t>一家公司的股价</w:t>
      </w:r>
      <w:r w:rsidR="00060158">
        <w:rPr>
          <w:rFonts w:hint="eastAsia"/>
        </w:rPr>
        <w:t>究竟能不能</w:t>
      </w:r>
      <w:r w:rsidR="00C43EC8">
        <w:rPr>
          <w:rFonts w:hint="eastAsia"/>
        </w:rPr>
        <w:t>反映该公司的真实价值？换句话说，价格和价值会不会脱离？这就引出了</w:t>
      </w:r>
      <w:r w:rsidR="00583FAF">
        <w:rPr>
          <w:rFonts w:ascii="Arial" w:hAnsi="Arial" w:cs="Arial" w:hint="eastAsia"/>
          <w:color w:val="333333"/>
          <w:szCs w:val="21"/>
        </w:rPr>
        <w:t>企业的内在价值和市场价格的关系</w:t>
      </w:r>
      <w:r w:rsidR="00F31037">
        <w:rPr>
          <w:rFonts w:ascii="Arial" w:hAnsi="Arial" w:cs="Arial" w:hint="eastAsia"/>
          <w:color w:val="333333"/>
          <w:szCs w:val="21"/>
        </w:rPr>
        <w:t>问题</w:t>
      </w:r>
      <w:r w:rsidR="000F66CB">
        <w:rPr>
          <w:rFonts w:ascii="Arial" w:hAnsi="Arial" w:cs="Arial" w:hint="eastAsia"/>
          <w:color w:val="333333"/>
          <w:szCs w:val="21"/>
        </w:rPr>
        <w:t>。首先，什么是内在价值？企业的内在价值</w:t>
      </w:r>
      <w:r w:rsidR="006C7734">
        <w:rPr>
          <w:rFonts w:ascii="Arial" w:hAnsi="Arial" w:cs="Arial" w:hint="eastAsia"/>
          <w:color w:val="333333"/>
          <w:szCs w:val="21"/>
        </w:rPr>
        <w:t>属于</w:t>
      </w:r>
      <w:r w:rsidR="000F66CB">
        <w:rPr>
          <w:rFonts w:ascii="Arial" w:hAnsi="Arial" w:cs="Arial" w:hint="eastAsia"/>
          <w:color w:val="333333"/>
          <w:szCs w:val="21"/>
        </w:rPr>
        <w:t>一种基本属性，它是</w:t>
      </w:r>
      <w:r w:rsidR="000F66CB">
        <w:rPr>
          <w:rFonts w:hint="eastAsia"/>
        </w:rPr>
        <w:t>由公司的本质和基本情况决定的。</w:t>
      </w:r>
      <w:r w:rsidR="00C54558">
        <w:rPr>
          <w:rFonts w:hint="eastAsia"/>
        </w:rPr>
        <w:t>而企业</w:t>
      </w:r>
      <w:r w:rsidR="00C54558" w:rsidRPr="00B83BEB">
        <w:rPr>
          <w:rFonts w:hint="eastAsia"/>
        </w:rPr>
        <w:t>的市场</w:t>
      </w:r>
      <w:r w:rsidR="00C54558">
        <w:rPr>
          <w:rFonts w:hint="eastAsia"/>
        </w:rPr>
        <w:t>价格则是</w:t>
      </w:r>
      <w:del w:id="0" w:author="Happy" w:date="2018-09-01T01:56:00Z">
        <w:r w:rsidR="00C54558" w:rsidDel="00A5794C">
          <w:rPr>
            <w:rFonts w:hint="eastAsia"/>
          </w:rPr>
          <w:delText>由</w:delText>
        </w:r>
      </w:del>
      <w:r w:rsidR="00C54558">
        <w:rPr>
          <w:rFonts w:hint="eastAsia"/>
        </w:rPr>
        <w:t>交易各方的价值判断、市场力量的博弈和均衡</w:t>
      </w:r>
      <w:ins w:id="1" w:author="Happy" w:date="2018-09-01T01:57:00Z">
        <w:r w:rsidR="00A5794C">
          <w:rPr>
            <w:rFonts w:hint="eastAsia"/>
          </w:rPr>
          <w:t>的结果</w:t>
        </w:r>
      </w:ins>
      <w:del w:id="2" w:author="Happy" w:date="2018-09-01T01:57:00Z">
        <w:r w:rsidR="00C54558" w:rsidDel="00A5794C">
          <w:rPr>
            <w:rFonts w:hint="eastAsia"/>
          </w:rPr>
          <w:delText>造成的</w:delText>
        </w:r>
      </w:del>
      <w:r w:rsidR="00C54558">
        <w:rPr>
          <w:rFonts w:hint="eastAsia"/>
        </w:rPr>
        <w:t>。</w:t>
      </w:r>
    </w:p>
    <w:p w14:paraId="777540BF" w14:textId="28C04363" w:rsidR="00553A02" w:rsidRPr="00C43EC8" w:rsidRDefault="00B607E3" w:rsidP="00553A02">
      <w:r>
        <w:rPr>
          <w:rFonts w:hint="eastAsia"/>
        </w:rPr>
        <w:t>有关</w:t>
      </w:r>
      <w:r w:rsidR="00566415">
        <w:rPr>
          <w:rFonts w:hint="eastAsia"/>
        </w:rPr>
        <w:t>内在价值和市场价格</w:t>
      </w:r>
      <w:r w:rsidR="000359B6">
        <w:rPr>
          <w:rFonts w:hint="eastAsia"/>
        </w:rPr>
        <w:t>究竟保持了怎样的</w:t>
      </w:r>
      <w:r w:rsidR="004D3EE6">
        <w:rPr>
          <w:rFonts w:hint="eastAsia"/>
        </w:rPr>
        <w:t>动态联系</w:t>
      </w:r>
      <w:r w:rsidR="00D640B2">
        <w:rPr>
          <w:rFonts w:hint="eastAsia"/>
        </w:rPr>
        <w:t>，</w:t>
      </w:r>
      <w:r w:rsidR="00D503E9">
        <w:rPr>
          <w:rFonts w:hint="eastAsia"/>
        </w:rPr>
        <w:t>迄今</w:t>
      </w:r>
      <w:r w:rsidR="00232A60">
        <w:rPr>
          <w:rFonts w:hint="eastAsia"/>
        </w:rPr>
        <w:t>有</w:t>
      </w:r>
      <w:r w:rsidR="00306CB4">
        <w:rPr>
          <w:rFonts w:hint="eastAsia"/>
        </w:rPr>
        <w:t>两种最为典型的价值主张：</w:t>
      </w:r>
    </w:p>
    <w:p w14:paraId="52136C68" w14:textId="3203A557" w:rsidR="00232A60" w:rsidRDefault="00232A60" w:rsidP="00232A60">
      <w:r>
        <w:rPr>
          <w:rFonts w:hint="eastAsia"/>
        </w:rPr>
        <w:t>第一种</w:t>
      </w:r>
      <w:r w:rsidR="00B607E3">
        <w:rPr>
          <w:rFonts w:hint="eastAsia"/>
        </w:rPr>
        <w:t>是</w:t>
      </w:r>
      <w:r>
        <w:rPr>
          <w:rFonts w:hint="eastAsia"/>
        </w:rPr>
        <w:t>“市场学派”：主张市场价格和企业的内在价值总是相吻合的</w:t>
      </w:r>
    </w:p>
    <w:p w14:paraId="4E32A793" w14:textId="77777777" w:rsidR="00232A60" w:rsidRDefault="00232A60" w:rsidP="00232A60">
      <w:r>
        <w:rPr>
          <w:rFonts w:hint="eastAsia"/>
        </w:rPr>
        <w:t>第二种是“价值学派”：主张</w:t>
      </w:r>
      <w:r w:rsidRPr="0057488E">
        <w:rPr>
          <w:rFonts w:hint="eastAsia"/>
        </w:rPr>
        <w:t>市场价格很可能会偏离企业的内在价值</w:t>
      </w:r>
    </w:p>
    <w:p w14:paraId="3F851420" w14:textId="20DB389A" w:rsidR="00553A02" w:rsidRDefault="00232A60" w:rsidP="00232A60">
      <w:r>
        <w:rPr>
          <w:rFonts w:hint="eastAsia"/>
        </w:rPr>
        <w:t>至于这两种主张谁对谁错，孰优孰劣，业界学界都没能争论出一个结果来。那么企业估值究竟</w:t>
      </w:r>
      <w:r w:rsidR="00B607E3">
        <w:rPr>
          <w:rFonts w:hint="eastAsia"/>
        </w:rPr>
        <w:t>更</w:t>
      </w:r>
      <w:r>
        <w:rPr>
          <w:rFonts w:hint="eastAsia"/>
        </w:rPr>
        <w:t>符合哪种价值主张呢？</w:t>
      </w:r>
    </w:p>
    <w:p w14:paraId="4A211143" w14:textId="71A01991" w:rsidR="00E040B4" w:rsidRDefault="00E040B4" w:rsidP="00553A02"/>
    <w:p w14:paraId="6BFDA4B1" w14:textId="73728E24" w:rsidR="00853E76" w:rsidRDefault="00E366F0" w:rsidP="00B25243">
      <w:pPr>
        <w:rPr>
          <w:b/>
        </w:rPr>
      </w:pPr>
      <w:r>
        <w:rPr>
          <w:rFonts w:hint="eastAsia"/>
          <w:b/>
        </w:rPr>
        <w:t>00</w:t>
      </w:r>
      <w:r>
        <w:rPr>
          <w:b/>
        </w:rPr>
        <w:t>U</w:t>
      </w:r>
      <w:r>
        <w:rPr>
          <w:rFonts w:hint="eastAsia"/>
          <w:b/>
        </w:rPr>
        <w:t>04a</w:t>
      </w:r>
      <w:r>
        <w:rPr>
          <w:b/>
        </w:rPr>
        <w:t xml:space="preserve"> </w:t>
      </w:r>
      <w:r>
        <w:rPr>
          <w:rFonts w:hint="eastAsia"/>
          <w:b/>
        </w:rPr>
        <w:t>请思考：</w:t>
      </w:r>
      <w:r w:rsidR="007D3B57">
        <w:rPr>
          <w:rFonts w:hint="eastAsia"/>
          <w:b/>
        </w:rPr>
        <w:t>基于什么样的价值主张</w:t>
      </w:r>
    </w:p>
    <w:p w14:paraId="7BB65350" w14:textId="25A247B7" w:rsidR="00C577F0" w:rsidRDefault="00C577F0" w:rsidP="00C577F0">
      <w:r>
        <w:rPr>
          <w:rFonts w:hint="eastAsia"/>
        </w:rPr>
        <w:t>你认为企业估值更符合“市场学派”的价值主张，还是“价值学派”的价值主张？</w:t>
      </w:r>
      <w:r w:rsidR="00481FAB">
        <w:rPr>
          <w:rFonts w:hint="eastAsia"/>
        </w:rPr>
        <w:t>简单谈谈你的看法：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1FAB" w14:paraId="6FF4372A" w14:textId="77777777" w:rsidTr="00F209D5">
        <w:trPr>
          <w:trHeight w:val="676"/>
        </w:trPr>
        <w:tc>
          <w:tcPr>
            <w:tcW w:w="8296" w:type="dxa"/>
          </w:tcPr>
          <w:p w14:paraId="1F4688A0" w14:textId="77777777" w:rsidR="00481FAB" w:rsidRDefault="00481FAB" w:rsidP="00C577F0"/>
        </w:tc>
      </w:tr>
    </w:tbl>
    <w:p w14:paraId="5DA5F9CA" w14:textId="36E404FB" w:rsidR="00481FAB" w:rsidRDefault="00481FAB" w:rsidP="00C577F0">
      <w:r w:rsidRPr="00F209D5">
        <w:rPr>
          <w:rFonts w:hint="eastAsia"/>
          <w:b/>
        </w:rPr>
        <w:t>反馈：</w:t>
      </w:r>
      <w:r>
        <w:rPr>
          <w:rFonts w:hint="eastAsia"/>
        </w:rPr>
        <w:t>看看其他学员是怎么说的：</w:t>
      </w:r>
    </w:p>
    <w:p w14:paraId="534A0B95" w14:textId="5AAB35BC" w:rsidR="00C577F0" w:rsidRDefault="00C577F0" w:rsidP="00C577F0"/>
    <w:p w14:paraId="753948A2" w14:textId="6E575DA4" w:rsidR="00C577F0" w:rsidRDefault="00F209D5" w:rsidP="00C577F0">
      <w:r w:rsidRPr="005A3822">
        <w:rPr>
          <w:rFonts w:hint="eastAsia"/>
          <w:b/>
        </w:rPr>
        <w:t>00</w:t>
      </w:r>
      <w:r w:rsidRPr="005A3822">
        <w:rPr>
          <w:b/>
        </w:rPr>
        <w:t>U</w:t>
      </w:r>
      <w:r w:rsidRPr="005A3822">
        <w:rPr>
          <w:rFonts w:hint="eastAsia"/>
          <w:b/>
        </w:rPr>
        <w:t>05</w:t>
      </w:r>
      <w:r w:rsidRPr="005A3822">
        <w:rPr>
          <w:b/>
        </w:rPr>
        <w:t xml:space="preserve"> </w:t>
      </w:r>
      <w:r>
        <w:rPr>
          <w:rFonts w:hint="eastAsia"/>
          <w:b/>
        </w:rPr>
        <w:t>课程学习目标</w:t>
      </w:r>
    </w:p>
    <w:p w14:paraId="0CC3FA29" w14:textId="2AD24979" w:rsidR="004D11F1" w:rsidRPr="00F23F55" w:rsidRDefault="00DE7112" w:rsidP="00B25243">
      <w:r>
        <w:rPr>
          <w:rFonts w:hint="eastAsia"/>
        </w:rPr>
        <w:t>“</w:t>
      </w:r>
      <w:r w:rsidR="00775A7B">
        <w:rPr>
          <w:rFonts w:hint="eastAsia"/>
        </w:rPr>
        <w:t>市场学派</w:t>
      </w:r>
      <w:r>
        <w:rPr>
          <w:rFonts w:hint="eastAsia"/>
        </w:rPr>
        <w:t>”一般</w:t>
      </w:r>
      <w:r w:rsidR="00775A7B">
        <w:rPr>
          <w:rFonts w:hint="eastAsia"/>
        </w:rPr>
        <w:t>认为</w:t>
      </w:r>
      <w:r>
        <w:rPr>
          <w:rFonts w:hint="eastAsia"/>
        </w:rPr>
        <w:t>，</w:t>
      </w:r>
      <w:r w:rsidR="00775A7B">
        <w:rPr>
          <w:rFonts w:hint="eastAsia"/>
        </w:rPr>
        <w:t>分析企业的内在价值毫无意义，因为市场价格已经充分反映了关于企业的信息。但</w:t>
      </w:r>
      <w:r w:rsidR="00BF2DE7">
        <w:rPr>
          <w:rFonts w:hint="eastAsia"/>
        </w:rPr>
        <w:t>“</w:t>
      </w:r>
      <w:r w:rsidR="00775A7B">
        <w:rPr>
          <w:rFonts w:hint="eastAsia"/>
        </w:rPr>
        <w:t>价值学派</w:t>
      </w:r>
      <w:r w:rsidR="00BF2DE7">
        <w:rPr>
          <w:rFonts w:hint="eastAsia"/>
        </w:rPr>
        <w:t>”</w:t>
      </w:r>
      <w:r w:rsidR="00775A7B">
        <w:rPr>
          <w:rFonts w:hint="eastAsia"/>
        </w:rPr>
        <w:t>则截然相反，认为市场并不总是有效的，投资者会表现出贪婪或者恐惧，这将直接导致市场定价的</w:t>
      </w:r>
      <w:del w:id="3" w:author="Happy" w:date="2018-09-01T02:00:00Z">
        <w:r w:rsidR="00775A7B" w:rsidDel="003D4392">
          <w:rPr>
            <w:rFonts w:hint="eastAsia"/>
          </w:rPr>
          <w:delText>不理智性</w:delText>
        </w:r>
      </w:del>
      <w:ins w:id="4" w:author="Happy" w:date="2018-09-01T02:00:00Z">
        <w:r w:rsidR="003D4392">
          <w:rPr>
            <w:rFonts w:hint="eastAsia"/>
          </w:rPr>
          <w:t>非理性</w:t>
        </w:r>
      </w:ins>
      <w:r w:rsidR="00775A7B">
        <w:rPr>
          <w:rFonts w:hint="eastAsia"/>
        </w:rPr>
        <w:t>和无效性。</w:t>
      </w:r>
    </w:p>
    <w:p w14:paraId="3BE1F7E8" w14:textId="578C12C8" w:rsidR="00853E76" w:rsidRPr="00F23F55" w:rsidRDefault="00F23F55" w:rsidP="00B25243">
      <w:r>
        <w:rPr>
          <w:rFonts w:hint="eastAsia"/>
        </w:rPr>
        <w:t>所以我们</w:t>
      </w:r>
      <w:r w:rsidR="00E04158">
        <w:rPr>
          <w:rFonts w:hint="eastAsia"/>
        </w:rPr>
        <w:t>可以</w:t>
      </w:r>
      <w:r>
        <w:rPr>
          <w:rFonts w:hint="eastAsia"/>
        </w:rPr>
        <w:t>看出</w:t>
      </w:r>
      <w:r w:rsidR="00776361" w:rsidRPr="00F23F55">
        <w:rPr>
          <w:rFonts w:hint="eastAsia"/>
        </w:rPr>
        <w:t>，</w:t>
      </w:r>
      <w:r w:rsidR="000076CC">
        <w:rPr>
          <w:rFonts w:hint="eastAsia"/>
        </w:rPr>
        <w:t>总体而言</w:t>
      </w:r>
      <w:r w:rsidRPr="00F23F55">
        <w:rPr>
          <w:rFonts w:hint="eastAsia"/>
        </w:rPr>
        <w:t>企业估值更符合“价值学派”提倡的做法</w:t>
      </w:r>
      <w:r w:rsidR="00183396">
        <w:rPr>
          <w:rFonts w:hint="eastAsia"/>
        </w:rPr>
        <w:t>。</w:t>
      </w:r>
      <w:r w:rsidRPr="00F23F55">
        <w:rPr>
          <w:rFonts w:hint="eastAsia"/>
        </w:rPr>
        <w:t>它</w:t>
      </w:r>
      <w:r w:rsidR="00414D46">
        <w:rPr>
          <w:rFonts w:hint="eastAsia"/>
        </w:rPr>
        <w:t>主要是</w:t>
      </w:r>
      <w:r w:rsidRPr="00F23F55">
        <w:rPr>
          <w:rFonts w:hint="eastAsia"/>
        </w:rPr>
        <w:t>利用</w:t>
      </w:r>
      <w:r>
        <w:rPr>
          <w:rFonts w:hint="eastAsia"/>
        </w:rPr>
        <w:t>一</w:t>
      </w:r>
      <w:r w:rsidRPr="00F23F55">
        <w:rPr>
          <w:rFonts w:hint="eastAsia"/>
        </w:rPr>
        <w:t>系列的估值工具，来对一家公司</w:t>
      </w:r>
      <w:r w:rsidR="00414D46">
        <w:rPr>
          <w:rFonts w:hint="eastAsia"/>
        </w:rPr>
        <w:t>的</w:t>
      </w:r>
      <w:r w:rsidRPr="00F23F55">
        <w:rPr>
          <w:rFonts w:hint="eastAsia"/>
        </w:rPr>
        <w:t>内在价值进行评估</w:t>
      </w:r>
      <w:r w:rsidR="00414D46">
        <w:rPr>
          <w:rFonts w:hint="eastAsia"/>
        </w:rPr>
        <w:t>，</w:t>
      </w:r>
      <w:r w:rsidR="00183396">
        <w:rPr>
          <w:rFonts w:hint="eastAsia"/>
        </w:rPr>
        <w:t>以</w:t>
      </w:r>
      <w:r w:rsidR="009B1BA5">
        <w:rPr>
          <w:rFonts w:hint="eastAsia"/>
        </w:rPr>
        <w:t>帮助价值投资者</w:t>
      </w:r>
      <w:r w:rsidR="00DE2624">
        <w:rPr>
          <w:rFonts w:hint="eastAsia"/>
        </w:rPr>
        <w:t>挖掘出</w:t>
      </w:r>
      <w:r w:rsidR="00414D46">
        <w:rPr>
          <w:rFonts w:hint="eastAsia"/>
        </w:rPr>
        <w:t>被市场</w:t>
      </w:r>
      <w:r w:rsidR="00414D46" w:rsidRPr="00170ED6">
        <w:rPr>
          <w:rFonts w:hint="eastAsia"/>
        </w:rPr>
        <w:t>低估</w:t>
      </w:r>
      <w:r w:rsidR="00414D46">
        <w:rPr>
          <w:rFonts w:hint="eastAsia"/>
        </w:rPr>
        <w:t>的</w:t>
      </w:r>
      <w:r w:rsidR="000C423F">
        <w:rPr>
          <w:rFonts w:hint="eastAsia"/>
        </w:rPr>
        <w:t>资产</w:t>
      </w:r>
      <w:r w:rsidRPr="00F23F55">
        <w:rPr>
          <w:rFonts w:hint="eastAsia"/>
        </w:rPr>
        <w:t>。而我们这门课要学的，就是</w:t>
      </w:r>
      <w:r>
        <w:rPr>
          <w:rFonts w:hint="eastAsia"/>
        </w:rPr>
        <w:t>连接</w:t>
      </w:r>
      <w:r w:rsidRPr="00F23F55">
        <w:rPr>
          <w:rFonts w:hint="eastAsia"/>
        </w:rPr>
        <w:t>企业</w:t>
      </w:r>
      <w:r w:rsidR="00183396">
        <w:rPr>
          <w:rFonts w:hint="eastAsia"/>
        </w:rPr>
        <w:t>内在价值</w:t>
      </w:r>
      <w:r w:rsidRPr="00F23F55">
        <w:rPr>
          <w:rFonts w:hint="eastAsia"/>
        </w:rPr>
        <w:t>和市场价格之间的各种估值工具：</w:t>
      </w:r>
    </w:p>
    <w:p w14:paraId="2E8F00D0" w14:textId="75455680" w:rsidR="00853E76" w:rsidRPr="000066DB" w:rsidRDefault="004D3980" w:rsidP="00E2761F">
      <w:pPr>
        <w:pStyle w:val="a7"/>
        <w:numPr>
          <w:ilvl w:val="0"/>
          <w:numId w:val="10"/>
        </w:numPr>
        <w:ind w:firstLineChars="0"/>
      </w:pPr>
      <w:r w:rsidRPr="000066DB">
        <w:rPr>
          <w:rFonts w:hint="eastAsia"/>
        </w:rPr>
        <w:t>以</w:t>
      </w:r>
      <w:r w:rsidRPr="00CB6831">
        <w:rPr>
          <w:rFonts w:hint="eastAsia"/>
          <w:u w:val="single"/>
        </w:rPr>
        <w:t>成本</w:t>
      </w:r>
      <w:r w:rsidRPr="000066DB">
        <w:rPr>
          <w:rFonts w:hint="eastAsia"/>
        </w:rPr>
        <w:t>为基础的净资产</w:t>
      </w:r>
      <w:r w:rsidR="00CB6831">
        <w:rPr>
          <w:rFonts w:hint="eastAsia"/>
        </w:rPr>
        <w:t>法</w:t>
      </w:r>
      <w:r w:rsidRPr="000066DB">
        <w:rPr>
          <w:rFonts w:hint="eastAsia"/>
        </w:rPr>
        <w:t>和资产重置法</w:t>
      </w:r>
    </w:p>
    <w:p w14:paraId="7A70A8BF" w14:textId="7ABBCF42" w:rsidR="004D3980" w:rsidRPr="000066DB" w:rsidRDefault="004D3980" w:rsidP="00E2761F">
      <w:pPr>
        <w:pStyle w:val="a7"/>
        <w:numPr>
          <w:ilvl w:val="0"/>
          <w:numId w:val="10"/>
        </w:numPr>
        <w:ind w:firstLineChars="0"/>
      </w:pPr>
      <w:r w:rsidRPr="000066DB">
        <w:rPr>
          <w:rFonts w:hint="eastAsia"/>
        </w:rPr>
        <w:t>以</w:t>
      </w:r>
      <w:r w:rsidRPr="00CB6831">
        <w:rPr>
          <w:rFonts w:hint="eastAsia"/>
          <w:u w:val="single"/>
        </w:rPr>
        <w:t>预期收益</w:t>
      </w:r>
      <w:r w:rsidRPr="000066DB">
        <w:rPr>
          <w:rFonts w:hint="eastAsia"/>
        </w:rPr>
        <w:t>为基础的现金流折现法</w:t>
      </w:r>
    </w:p>
    <w:p w14:paraId="120B1502" w14:textId="4DB9B2E7" w:rsidR="004D3980" w:rsidRPr="000066DB" w:rsidRDefault="004D3980" w:rsidP="00E2761F">
      <w:pPr>
        <w:pStyle w:val="a7"/>
        <w:numPr>
          <w:ilvl w:val="0"/>
          <w:numId w:val="10"/>
        </w:numPr>
        <w:ind w:firstLineChars="0"/>
      </w:pPr>
      <w:r w:rsidRPr="000066DB">
        <w:rPr>
          <w:rFonts w:hint="eastAsia"/>
        </w:rPr>
        <w:t>以及</w:t>
      </w:r>
      <w:r w:rsidRPr="0046695E">
        <w:rPr>
          <w:rFonts w:hint="eastAsia"/>
          <w:u w:val="single"/>
        </w:rPr>
        <w:t>可比公司法</w:t>
      </w:r>
    </w:p>
    <w:p w14:paraId="0B1E2B40" w14:textId="412D93C3" w:rsidR="00B25243" w:rsidRPr="00336F85" w:rsidRDefault="00E41A3E" w:rsidP="00B25243">
      <w:r>
        <w:rPr>
          <w:rFonts w:hint="eastAsia"/>
        </w:rPr>
        <w:t>我们将通过案例引导和操练的方式，</w:t>
      </w:r>
      <w:r w:rsidR="0040321B">
        <w:rPr>
          <w:rFonts w:hint="eastAsia"/>
        </w:rPr>
        <w:t>帮助你轻松掌握这些看似复杂的估值方法。</w:t>
      </w:r>
    </w:p>
    <w:p w14:paraId="7F7E2164" w14:textId="77777777" w:rsidR="002B50A0" w:rsidRDefault="002B50A0"/>
    <w:p w14:paraId="2073DD58" w14:textId="5E8669BB" w:rsidR="008A551F" w:rsidRPr="00590686" w:rsidRDefault="004F4B1B">
      <w:pPr>
        <w:rPr>
          <w:b/>
        </w:rPr>
      </w:pPr>
      <w:r w:rsidRPr="00590686">
        <w:rPr>
          <w:rFonts w:hint="eastAsia"/>
          <w:b/>
        </w:rPr>
        <w:t>0</w:t>
      </w:r>
      <w:r w:rsidRPr="00590686">
        <w:rPr>
          <w:b/>
        </w:rPr>
        <w:t>0U</w:t>
      </w:r>
      <w:r w:rsidRPr="00590686">
        <w:rPr>
          <w:rFonts w:hint="eastAsia"/>
          <w:b/>
        </w:rPr>
        <w:t>0</w:t>
      </w:r>
      <w:r w:rsidR="000D5212">
        <w:rPr>
          <w:rFonts w:hint="eastAsia"/>
          <w:b/>
        </w:rPr>
        <w:t>6</w:t>
      </w:r>
      <w:r w:rsidRPr="00590686">
        <w:rPr>
          <w:rFonts w:hint="eastAsia"/>
          <w:b/>
        </w:rPr>
        <w:t>a</w:t>
      </w:r>
      <w:r w:rsidRPr="00590686">
        <w:rPr>
          <w:b/>
        </w:rPr>
        <w:t xml:space="preserve"> </w:t>
      </w:r>
      <w:r w:rsidR="00886771">
        <w:rPr>
          <w:rFonts w:hint="eastAsia"/>
          <w:b/>
        </w:rPr>
        <w:t>请思考</w:t>
      </w:r>
      <w:r w:rsidRPr="00590686">
        <w:rPr>
          <w:rFonts w:hint="eastAsia"/>
          <w:b/>
        </w:rPr>
        <w:t>：哪些</w:t>
      </w:r>
      <w:r w:rsidR="004F2C5C">
        <w:rPr>
          <w:rFonts w:hint="eastAsia"/>
          <w:b/>
        </w:rPr>
        <w:t>场景</w:t>
      </w:r>
      <w:r w:rsidR="00590686">
        <w:rPr>
          <w:rFonts w:hint="eastAsia"/>
          <w:b/>
        </w:rPr>
        <w:t>需要</w:t>
      </w:r>
      <w:r w:rsidRPr="00590686">
        <w:rPr>
          <w:rFonts w:hint="eastAsia"/>
          <w:b/>
        </w:rPr>
        <w:t>用到估值？</w:t>
      </w:r>
    </w:p>
    <w:p w14:paraId="11C462DD" w14:textId="2771E68F" w:rsidR="004F4B1B" w:rsidRDefault="00590686">
      <w:r>
        <w:rPr>
          <w:rFonts w:hint="eastAsia"/>
        </w:rPr>
        <w:t>你认为下列哪些</w:t>
      </w:r>
      <w:r w:rsidR="000836AB">
        <w:rPr>
          <w:rFonts w:hint="eastAsia"/>
        </w:rPr>
        <w:t>场景</w:t>
      </w:r>
      <w:r w:rsidR="00DD66CC">
        <w:rPr>
          <w:rFonts w:hint="eastAsia"/>
        </w:rPr>
        <w:t>需要</w:t>
      </w:r>
      <w:r>
        <w:rPr>
          <w:rFonts w:hint="eastAsia"/>
        </w:rPr>
        <w:t>用到估值？</w:t>
      </w:r>
    </w:p>
    <w:p w14:paraId="3A51BE59" w14:textId="4F5B31BD" w:rsidR="00590686" w:rsidRDefault="0095478F" w:rsidP="00E2761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卖掉自己的公司</w:t>
      </w:r>
    </w:p>
    <w:p w14:paraId="54F86E2B" w14:textId="64748E2D" w:rsidR="004F4B1B" w:rsidRDefault="0095478F" w:rsidP="00E2761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引进合伙人</w:t>
      </w:r>
    </w:p>
    <w:p w14:paraId="69ED4250" w14:textId="70FEB138" w:rsidR="0095478F" w:rsidRDefault="0095478F" w:rsidP="00E2761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寻求债务或股权融资</w:t>
      </w:r>
    </w:p>
    <w:p w14:paraId="03CB01AE" w14:textId="75E19C43" w:rsidR="0095478F" w:rsidRDefault="0095478F" w:rsidP="00E2761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实施兼并重组</w:t>
      </w:r>
    </w:p>
    <w:p w14:paraId="6FEBDBB3" w14:textId="40D1053B" w:rsidR="0095478F" w:rsidRDefault="0095478F" w:rsidP="00E2761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对股票二级市场进行投资分析</w:t>
      </w:r>
    </w:p>
    <w:p w14:paraId="2DC282E0" w14:textId="12BC5AD8" w:rsidR="001943B9" w:rsidRDefault="00F26D3E" w:rsidP="00E2761F">
      <w:pPr>
        <w:pStyle w:val="a7"/>
        <w:numPr>
          <w:ilvl w:val="0"/>
          <w:numId w:val="5"/>
        </w:numPr>
        <w:ind w:firstLineChars="0"/>
      </w:pPr>
      <w:r>
        <w:t>IPO</w:t>
      </w:r>
      <w:r>
        <w:rPr>
          <w:rFonts w:hint="eastAsia"/>
        </w:rPr>
        <w:t>上市定价</w:t>
      </w:r>
    </w:p>
    <w:p w14:paraId="59DE4B9E" w14:textId="0DE8BFC7" w:rsidR="005F229C" w:rsidRPr="00B2165E" w:rsidRDefault="00446D83">
      <w:r w:rsidRPr="004D66E1">
        <w:rPr>
          <w:rFonts w:hint="eastAsia"/>
          <w:b/>
        </w:rPr>
        <w:t>反馈：</w:t>
      </w:r>
      <w:r>
        <w:rPr>
          <w:rFonts w:hint="eastAsia"/>
        </w:rPr>
        <w:t>谢谢</w:t>
      </w:r>
      <w:r w:rsidR="004D66E1">
        <w:rPr>
          <w:rFonts w:hint="eastAsia"/>
        </w:rPr>
        <w:t>你</w:t>
      </w:r>
      <w:r>
        <w:rPr>
          <w:rFonts w:hint="eastAsia"/>
        </w:rPr>
        <w:t>的回答！以上都是需要用到估值的商业</w:t>
      </w:r>
      <w:r w:rsidR="000836AB">
        <w:rPr>
          <w:rFonts w:hint="eastAsia"/>
        </w:rPr>
        <w:t>场景</w:t>
      </w:r>
      <w:r>
        <w:rPr>
          <w:rFonts w:hint="eastAsia"/>
        </w:rPr>
        <w:t>，你答对了吗？</w:t>
      </w:r>
      <w:r w:rsidR="006B7EB9">
        <w:rPr>
          <w:rFonts w:hint="eastAsia"/>
        </w:rPr>
        <w:t>实际用到估值的场景还有很多，</w:t>
      </w:r>
      <w:r w:rsidR="003B6119">
        <w:rPr>
          <w:rFonts w:hint="eastAsia"/>
        </w:rPr>
        <w:t>本课将会以</w:t>
      </w:r>
      <w:r w:rsidR="00A377C2">
        <w:rPr>
          <w:rFonts w:hint="eastAsia"/>
        </w:rPr>
        <w:t>一家寻求I</w:t>
      </w:r>
      <w:r w:rsidR="00A377C2">
        <w:t>PO</w:t>
      </w:r>
      <w:r w:rsidR="00A377C2">
        <w:rPr>
          <w:rFonts w:hint="eastAsia"/>
        </w:rPr>
        <w:t>上市的公司为例，</w:t>
      </w:r>
      <w:r w:rsidR="002A368E">
        <w:rPr>
          <w:rFonts w:hint="eastAsia"/>
        </w:rPr>
        <w:t>为你</w:t>
      </w:r>
      <w:r w:rsidR="004576FA">
        <w:rPr>
          <w:rFonts w:hint="eastAsia"/>
        </w:rPr>
        <w:t>介绍三</w:t>
      </w:r>
      <w:r w:rsidR="00AF0289">
        <w:rPr>
          <w:rFonts w:hint="eastAsia"/>
        </w:rPr>
        <w:t>套</w:t>
      </w:r>
      <w:r w:rsidR="004576FA">
        <w:rPr>
          <w:rFonts w:hint="eastAsia"/>
        </w:rPr>
        <w:t>估值法</w:t>
      </w:r>
      <w:r w:rsidR="00CF41A0">
        <w:rPr>
          <w:rFonts w:hint="eastAsia"/>
        </w:rPr>
        <w:t>在实践中的</w:t>
      </w:r>
      <w:r w:rsidR="004576FA">
        <w:rPr>
          <w:rFonts w:hint="eastAsia"/>
        </w:rPr>
        <w:t>运用。</w:t>
      </w:r>
      <w:r w:rsidR="00B2165E" w:rsidRPr="00B2165E">
        <w:rPr>
          <w:rFonts w:hint="eastAsia"/>
        </w:rPr>
        <w:t>现在就进入我们的学习吧！</w:t>
      </w:r>
    </w:p>
    <w:p w14:paraId="28C1022B" w14:textId="0F7CE53F" w:rsidR="00D65D87" w:rsidRDefault="00D65D87">
      <w:pPr>
        <w:rPr>
          <w:b/>
        </w:rPr>
      </w:pPr>
    </w:p>
    <w:p w14:paraId="45734926" w14:textId="2A7FF56F" w:rsidR="00D65D87" w:rsidRDefault="00B2165E">
      <w:pPr>
        <w:rPr>
          <w:b/>
        </w:rPr>
      </w:pPr>
      <w:r>
        <w:rPr>
          <w:rFonts w:hint="eastAsia"/>
          <w:b/>
        </w:rPr>
        <w:t>01</w:t>
      </w:r>
      <w:r>
        <w:rPr>
          <w:b/>
        </w:rPr>
        <w:t>U</w:t>
      </w:r>
      <w:r w:rsidR="00C30248">
        <w:rPr>
          <w:b/>
        </w:rPr>
        <w:t xml:space="preserve"> </w:t>
      </w:r>
      <w:r w:rsidR="00C30248" w:rsidRPr="00B2159C">
        <w:rPr>
          <w:rFonts w:hint="eastAsia"/>
          <w:b/>
        </w:rPr>
        <w:t>主要估值法</w:t>
      </w:r>
      <w:r w:rsidR="00B04D9F">
        <w:rPr>
          <w:rFonts w:hint="eastAsia"/>
          <w:b/>
        </w:rPr>
        <w:t>（1）</w:t>
      </w:r>
      <w:r w:rsidR="00C30248" w:rsidRPr="00B2159C">
        <w:rPr>
          <w:rFonts w:hint="eastAsia"/>
          <w:b/>
        </w:rPr>
        <w:t xml:space="preserve"> -</w:t>
      </w:r>
      <w:r w:rsidR="00C30248" w:rsidRPr="00B2159C">
        <w:rPr>
          <w:b/>
        </w:rPr>
        <w:t xml:space="preserve"> </w:t>
      </w:r>
      <w:r w:rsidR="00C30248" w:rsidRPr="008B6030">
        <w:rPr>
          <w:rFonts w:hint="eastAsia"/>
          <w:b/>
        </w:rPr>
        <w:t>以成本为基础</w:t>
      </w:r>
    </w:p>
    <w:p w14:paraId="51600E38" w14:textId="4A951E04" w:rsidR="00691B0D" w:rsidRDefault="00C30248">
      <w:pPr>
        <w:rPr>
          <w:b/>
        </w:rPr>
      </w:pPr>
      <w:r>
        <w:rPr>
          <w:rFonts w:hint="eastAsia"/>
          <w:b/>
        </w:rPr>
        <w:t>01</w:t>
      </w:r>
      <w:r>
        <w:rPr>
          <w:b/>
        </w:rPr>
        <w:t xml:space="preserve">U01 </w:t>
      </w:r>
      <w:r>
        <w:rPr>
          <w:rFonts w:hint="eastAsia"/>
          <w:b/>
        </w:rPr>
        <w:t>案例：</w:t>
      </w:r>
      <w:r w:rsidR="0040170D" w:rsidRPr="0014667D">
        <w:rPr>
          <w:rFonts w:hint="eastAsia"/>
          <w:b/>
        </w:rPr>
        <w:t>X</w:t>
      </w:r>
      <w:r w:rsidR="0040170D" w:rsidRPr="0014667D">
        <w:rPr>
          <w:b/>
        </w:rPr>
        <w:t>YZ</w:t>
      </w:r>
      <w:r w:rsidR="0040170D" w:rsidRPr="0014667D">
        <w:rPr>
          <w:rFonts w:hint="eastAsia"/>
          <w:b/>
        </w:rPr>
        <w:t>手机寻求I</w:t>
      </w:r>
      <w:r w:rsidR="0040170D" w:rsidRPr="0014667D">
        <w:rPr>
          <w:b/>
        </w:rPr>
        <w:t>PO</w:t>
      </w:r>
      <w:r w:rsidR="0040170D" w:rsidRPr="0014667D">
        <w:rPr>
          <w:rFonts w:hint="eastAsia"/>
          <w:b/>
        </w:rPr>
        <w:t>上市</w:t>
      </w:r>
    </w:p>
    <w:p w14:paraId="2A6F4E09" w14:textId="33E40F95" w:rsidR="000C4A24" w:rsidRDefault="002B3B57" w:rsidP="001B3838">
      <w:r>
        <w:rPr>
          <w:rFonts w:hint="eastAsia"/>
        </w:rPr>
        <w:t>X</w:t>
      </w:r>
      <w:r>
        <w:t>YZ</w:t>
      </w:r>
      <w:r>
        <w:rPr>
          <w:rFonts w:hint="eastAsia"/>
        </w:rPr>
        <w:t>手机</w:t>
      </w:r>
      <w:r w:rsidR="00060437">
        <w:rPr>
          <w:rFonts w:hint="eastAsia"/>
        </w:rPr>
        <w:t>是一家</w:t>
      </w:r>
      <w:r w:rsidR="00DD2179">
        <w:rPr>
          <w:rFonts w:hint="eastAsia"/>
        </w:rPr>
        <w:t>专门研发高性能</w:t>
      </w:r>
      <w:r w:rsidR="00752A35">
        <w:rPr>
          <w:rFonts w:hint="eastAsia"/>
        </w:rPr>
        <w:t>智能</w:t>
      </w:r>
      <w:r w:rsidR="00DD2179">
        <w:rPr>
          <w:rFonts w:hint="eastAsia"/>
        </w:rPr>
        <w:t>手机</w:t>
      </w:r>
      <w:r w:rsidR="00060437">
        <w:rPr>
          <w:rFonts w:hint="eastAsia"/>
        </w:rPr>
        <w:t>的</w:t>
      </w:r>
      <w:r w:rsidR="003E635C">
        <w:rPr>
          <w:rFonts w:hint="eastAsia"/>
        </w:rPr>
        <w:t>全球知名厂商。</w:t>
      </w:r>
      <w:r w:rsidR="0079419D">
        <w:rPr>
          <w:rFonts w:hint="eastAsia"/>
        </w:rPr>
        <w:t>根据</w:t>
      </w:r>
      <w:r w:rsidR="00856946" w:rsidRPr="00C45A23">
        <w:t>全球智能手机厂商出货量及市场份额报告</w:t>
      </w:r>
      <w:r w:rsidR="00565D24">
        <w:rPr>
          <w:rFonts w:hint="eastAsia"/>
        </w:rPr>
        <w:t>，</w:t>
      </w:r>
      <w:r w:rsidR="006446A6">
        <w:rPr>
          <w:rFonts w:hint="eastAsia"/>
        </w:rPr>
        <w:t>该公司</w:t>
      </w:r>
      <w:r w:rsidR="00752A3A">
        <w:rPr>
          <w:rFonts w:hint="eastAsia"/>
        </w:rPr>
        <w:t>通过短短不到10年的发展，</w:t>
      </w:r>
      <w:r w:rsidR="006446A6">
        <w:rPr>
          <w:rFonts w:hint="eastAsia"/>
        </w:rPr>
        <w:t>已</w:t>
      </w:r>
      <w:r w:rsidR="00752A3A">
        <w:rPr>
          <w:rFonts w:hint="eastAsia"/>
        </w:rPr>
        <w:t>迅速</w:t>
      </w:r>
      <w:r w:rsidR="006446A6">
        <w:rPr>
          <w:rFonts w:hint="eastAsia"/>
        </w:rPr>
        <w:t>越居</w:t>
      </w:r>
      <w:r w:rsidR="00565D24">
        <w:rPr>
          <w:rFonts w:hint="eastAsia"/>
        </w:rPr>
        <w:t>全球第3位。</w:t>
      </w:r>
      <w:r w:rsidR="002C3F69">
        <w:rPr>
          <w:rFonts w:hint="eastAsia"/>
        </w:rPr>
        <w:t>继之前A</w:t>
      </w:r>
      <w:r w:rsidR="002C3F69">
        <w:t>G4,Y79</w:t>
      </w:r>
      <w:r w:rsidR="002C3F69">
        <w:rPr>
          <w:rFonts w:hint="eastAsia"/>
        </w:rPr>
        <w:t>等系列</w:t>
      </w:r>
      <w:r w:rsidR="00AC1049">
        <w:rPr>
          <w:rFonts w:hint="eastAsia"/>
        </w:rPr>
        <w:t>智能</w:t>
      </w:r>
      <w:r w:rsidR="002C3F69">
        <w:rPr>
          <w:rFonts w:hint="eastAsia"/>
        </w:rPr>
        <w:t>手机的成功推出，后续跟进的</w:t>
      </w:r>
      <w:r w:rsidR="0036603E">
        <w:rPr>
          <w:rFonts w:hint="eastAsia"/>
        </w:rPr>
        <w:t>A</w:t>
      </w:r>
      <w:r w:rsidR="0036603E">
        <w:t>G5</w:t>
      </w:r>
      <w:r w:rsidR="0036603E">
        <w:rPr>
          <w:rFonts w:hint="eastAsia"/>
        </w:rPr>
        <w:t>和Z79系列，也将进一步夯实中高端地位。</w:t>
      </w:r>
      <w:r w:rsidR="00BF015F">
        <w:rPr>
          <w:rFonts w:hint="eastAsia"/>
        </w:rPr>
        <w:t>此外</w:t>
      </w:r>
      <w:r w:rsidR="00EC4C77">
        <w:rPr>
          <w:rFonts w:hint="eastAsia"/>
        </w:rPr>
        <w:t>，</w:t>
      </w:r>
      <w:r w:rsidR="00FB5203">
        <w:rPr>
          <w:rFonts w:hint="eastAsia"/>
        </w:rPr>
        <w:t>迎合年轻消费者的新品牌线</w:t>
      </w:r>
      <w:r w:rsidR="00B60077">
        <w:rPr>
          <w:rFonts w:hint="eastAsia"/>
        </w:rPr>
        <w:t>也开始与车载领域以及海外的零售渠道对接，</w:t>
      </w:r>
      <w:r w:rsidR="003617CC">
        <w:rPr>
          <w:rFonts w:hint="eastAsia"/>
        </w:rPr>
        <w:t>进一步拓宽用户</w:t>
      </w:r>
      <w:r w:rsidR="00907253">
        <w:rPr>
          <w:rFonts w:hint="eastAsia"/>
        </w:rPr>
        <w:t>全场景、全地域体验的</w:t>
      </w:r>
      <w:r w:rsidR="00051BAE">
        <w:rPr>
          <w:rFonts w:hint="eastAsia"/>
        </w:rPr>
        <w:t>战略布局</w:t>
      </w:r>
      <w:r w:rsidR="001B3838">
        <w:rPr>
          <w:rFonts w:hint="eastAsia"/>
        </w:rPr>
        <w:t>。</w:t>
      </w:r>
    </w:p>
    <w:p w14:paraId="3F5B72A0" w14:textId="2BDD1896" w:rsidR="004528B5" w:rsidRDefault="008276D8" w:rsidP="001B3838">
      <w:r>
        <w:rPr>
          <w:rFonts w:hint="eastAsia"/>
        </w:rPr>
        <w:t>目前，</w:t>
      </w:r>
      <w:r w:rsidR="005A0ECB">
        <w:rPr>
          <w:rFonts w:hint="eastAsia"/>
        </w:rPr>
        <w:t>X</w:t>
      </w:r>
      <w:r w:rsidR="005A0ECB">
        <w:t>YZ</w:t>
      </w:r>
      <w:r w:rsidR="005A0ECB">
        <w:rPr>
          <w:rFonts w:hint="eastAsia"/>
        </w:rPr>
        <w:t>手机</w:t>
      </w:r>
      <w:r>
        <w:rPr>
          <w:rFonts w:hint="eastAsia"/>
        </w:rPr>
        <w:t>正寻求</w:t>
      </w:r>
      <w:r w:rsidR="006B6F48">
        <w:rPr>
          <w:rFonts w:hint="eastAsia"/>
        </w:rPr>
        <w:t>在香港市场I</w:t>
      </w:r>
      <w:r w:rsidR="006B6F48">
        <w:t>PO</w:t>
      </w:r>
      <w:r w:rsidR="005A0ECB">
        <w:rPr>
          <w:rFonts w:hint="eastAsia"/>
        </w:rPr>
        <w:t>挂牌</w:t>
      </w:r>
      <w:r w:rsidR="006B6F48">
        <w:rPr>
          <w:rFonts w:hint="eastAsia"/>
        </w:rPr>
        <w:t>上市</w:t>
      </w:r>
      <w:r w:rsidR="00794F31">
        <w:rPr>
          <w:rFonts w:hint="eastAsia"/>
        </w:rPr>
        <w:t>并</w:t>
      </w:r>
      <w:r w:rsidR="00E2572A">
        <w:rPr>
          <w:rFonts w:hint="eastAsia"/>
        </w:rPr>
        <w:t>旨在获得一个合理估值。</w:t>
      </w:r>
    </w:p>
    <w:p w14:paraId="67EF5FEB" w14:textId="64DAA919" w:rsidR="00281966" w:rsidRDefault="0068339A">
      <w:r>
        <w:rPr>
          <w:rFonts w:hint="eastAsia"/>
        </w:rPr>
        <w:t>以下是该</w:t>
      </w:r>
      <w:r w:rsidR="003D5451">
        <w:rPr>
          <w:rFonts w:hint="eastAsia"/>
        </w:rPr>
        <w:t>公司</w:t>
      </w:r>
      <w:r>
        <w:rPr>
          <w:rFonts w:hint="eastAsia"/>
        </w:rPr>
        <w:t>的</w:t>
      </w:r>
      <w:r w:rsidR="00C2193D">
        <w:rPr>
          <w:rFonts w:hint="eastAsia"/>
        </w:rPr>
        <w:t>主要资产负债信息：</w:t>
      </w:r>
    </w:p>
    <w:p w14:paraId="2E0CF19F" w14:textId="6C83325C" w:rsidR="00C2193D" w:rsidRPr="007D2712" w:rsidRDefault="007D2712">
      <w:r w:rsidRPr="007D2712">
        <w:rPr>
          <w:rFonts w:hint="eastAsia"/>
        </w:rPr>
        <w:t>资产</w:t>
      </w:r>
      <w:r w:rsidR="00255453">
        <w:rPr>
          <w:rFonts w:hint="eastAsia"/>
        </w:rPr>
        <w:t>合计</w:t>
      </w:r>
      <w:r w:rsidRPr="007D2712">
        <w:rPr>
          <w:rFonts w:hint="eastAsia"/>
        </w:rPr>
        <w:t>：</w:t>
      </w:r>
      <w:r w:rsidR="000C4A24">
        <w:rPr>
          <w:rFonts w:hint="eastAsia"/>
        </w:rPr>
        <w:t xml:space="preserve"> 2</w:t>
      </w:r>
      <w:r w:rsidR="008B15B2">
        <w:rPr>
          <w:rFonts w:hint="eastAsia"/>
        </w:rPr>
        <w:t>4</w:t>
      </w:r>
      <w:r w:rsidR="000C4A24">
        <w:rPr>
          <w:rFonts w:hint="eastAsia"/>
        </w:rPr>
        <w:t>00亿元</w:t>
      </w:r>
    </w:p>
    <w:p w14:paraId="6B3B7A25" w14:textId="2803C204" w:rsidR="00C2193D" w:rsidRPr="0079419D" w:rsidRDefault="007D2712">
      <w:r w:rsidRPr="007D2712">
        <w:rPr>
          <w:rFonts w:hint="eastAsia"/>
        </w:rPr>
        <w:t>负债</w:t>
      </w:r>
      <w:r w:rsidR="00255453">
        <w:rPr>
          <w:rFonts w:hint="eastAsia"/>
        </w:rPr>
        <w:t>合计</w:t>
      </w:r>
      <w:r w:rsidRPr="007D2712">
        <w:rPr>
          <w:rFonts w:hint="eastAsia"/>
        </w:rPr>
        <w:t>：</w:t>
      </w:r>
      <w:r w:rsidR="000C4A24">
        <w:rPr>
          <w:rFonts w:hint="eastAsia"/>
        </w:rPr>
        <w:t xml:space="preserve"> 2000亿元</w:t>
      </w:r>
    </w:p>
    <w:p w14:paraId="5838F2D5" w14:textId="6929514F" w:rsidR="00281966" w:rsidRDefault="00933B31">
      <w:pPr>
        <w:rPr>
          <w:b/>
        </w:rPr>
      </w:pPr>
      <w:r>
        <w:rPr>
          <w:rFonts w:hint="eastAsia"/>
        </w:rPr>
        <w:t>假如</w:t>
      </w:r>
      <w:r w:rsidR="008E371C" w:rsidRPr="00212EB5">
        <w:rPr>
          <w:rFonts w:hint="eastAsia"/>
        </w:rPr>
        <w:t>你是一位分析师，你知道</w:t>
      </w:r>
      <w:r w:rsidR="000C4A24">
        <w:rPr>
          <w:rFonts w:hint="eastAsia"/>
        </w:rPr>
        <w:t>如何</w:t>
      </w:r>
      <w:r w:rsidR="00212EB5">
        <w:rPr>
          <w:rFonts w:hint="eastAsia"/>
        </w:rPr>
        <w:t>为</w:t>
      </w:r>
      <w:r w:rsidR="008E371C" w:rsidRPr="00212EB5">
        <w:rPr>
          <w:rFonts w:hint="eastAsia"/>
        </w:rPr>
        <w:t>X</w:t>
      </w:r>
      <w:r w:rsidR="008E371C" w:rsidRPr="00212EB5">
        <w:t>YZ</w:t>
      </w:r>
      <w:r w:rsidR="008E371C" w:rsidRPr="00212EB5">
        <w:rPr>
          <w:rFonts w:hint="eastAsia"/>
        </w:rPr>
        <w:t>估值吗？</w:t>
      </w:r>
    </w:p>
    <w:p w14:paraId="74B07B93" w14:textId="77777777" w:rsidR="00BC5D40" w:rsidRDefault="00BC5D40">
      <w:pPr>
        <w:rPr>
          <w:b/>
        </w:rPr>
      </w:pPr>
    </w:p>
    <w:p w14:paraId="1151F4C9" w14:textId="1875B09C" w:rsidR="00281966" w:rsidRDefault="00281966" w:rsidP="00E30242">
      <w:pPr>
        <w:rPr>
          <w:b/>
        </w:rPr>
      </w:pPr>
      <w:r>
        <w:rPr>
          <w:rFonts w:hint="eastAsia"/>
          <w:b/>
        </w:rPr>
        <w:t>0</w:t>
      </w:r>
      <w:r w:rsidR="0004144E">
        <w:rPr>
          <w:rFonts w:hint="eastAsia"/>
          <w:b/>
        </w:rPr>
        <w:t>1</w:t>
      </w:r>
      <w:r>
        <w:rPr>
          <w:b/>
        </w:rPr>
        <w:t>U</w:t>
      </w:r>
      <w:r>
        <w:rPr>
          <w:rFonts w:hint="eastAsia"/>
          <w:b/>
        </w:rPr>
        <w:t>0</w:t>
      </w:r>
      <w:r w:rsidR="0004144E">
        <w:rPr>
          <w:rFonts w:hint="eastAsia"/>
          <w:b/>
        </w:rPr>
        <w:t>2</w:t>
      </w:r>
      <w:r>
        <w:rPr>
          <w:rFonts w:hint="eastAsia"/>
          <w:b/>
        </w:rPr>
        <w:t>a</w:t>
      </w:r>
      <w:r>
        <w:rPr>
          <w:b/>
        </w:rPr>
        <w:t xml:space="preserve"> </w:t>
      </w:r>
      <w:r>
        <w:rPr>
          <w:rFonts w:hint="eastAsia"/>
          <w:b/>
        </w:rPr>
        <w:t>小测验：</w:t>
      </w:r>
      <w:r w:rsidR="00597937">
        <w:rPr>
          <w:rFonts w:hint="eastAsia"/>
          <w:b/>
        </w:rPr>
        <w:t>基于</w:t>
      </w:r>
      <w:r>
        <w:rPr>
          <w:rFonts w:hint="eastAsia"/>
          <w:b/>
        </w:rPr>
        <w:t>资产负债表</w:t>
      </w:r>
      <w:r w:rsidR="00597937">
        <w:rPr>
          <w:rFonts w:hint="eastAsia"/>
          <w:b/>
        </w:rPr>
        <w:t>的</w:t>
      </w:r>
      <w:r w:rsidR="00310E94">
        <w:rPr>
          <w:rFonts w:hint="eastAsia"/>
          <w:b/>
        </w:rPr>
        <w:t>估值</w:t>
      </w:r>
    </w:p>
    <w:p w14:paraId="4D313C55" w14:textId="3A913CCA" w:rsidR="00310E94" w:rsidRPr="00B25D38" w:rsidRDefault="007F7291" w:rsidP="00E30242">
      <w:r>
        <w:rPr>
          <w:rFonts w:hint="eastAsia"/>
        </w:rPr>
        <w:t>如果我们已知X</w:t>
      </w:r>
      <w:r>
        <w:t>YZ</w:t>
      </w:r>
      <w:r>
        <w:rPr>
          <w:rFonts w:hint="eastAsia"/>
        </w:rPr>
        <w:t>手机的</w:t>
      </w:r>
      <w:r w:rsidR="00DD2C92" w:rsidRPr="00B25D38">
        <w:rPr>
          <w:rFonts w:hint="eastAsia"/>
        </w:rPr>
        <w:t>总资产为</w:t>
      </w:r>
      <w:r>
        <w:rPr>
          <w:rFonts w:hint="eastAsia"/>
        </w:rPr>
        <w:t>2</w:t>
      </w:r>
      <w:r w:rsidR="003E0916">
        <w:t>4</w:t>
      </w:r>
      <w:r>
        <w:rPr>
          <w:rFonts w:hint="eastAsia"/>
        </w:rPr>
        <w:t>00亿元</w:t>
      </w:r>
      <w:r w:rsidR="00DD2C92" w:rsidRPr="00B25D38">
        <w:rPr>
          <w:rFonts w:hint="eastAsia"/>
        </w:rPr>
        <w:t>，</w:t>
      </w:r>
      <w:r w:rsidR="0013495B" w:rsidRPr="00B25D38">
        <w:rPr>
          <w:rFonts w:hint="eastAsia"/>
        </w:rPr>
        <w:t>总负债为</w:t>
      </w:r>
      <w:r>
        <w:rPr>
          <w:rFonts w:hint="eastAsia"/>
        </w:rPr>
        <w:t>2000亿元</w:t>
      </w:r>
      <w:r w:rsidR="0004144E">
        <w:rPr>
          <w:rFonts w:hint="eastAsia"/>
        </w:rPr>
        <w:t>。仅根据这</w:t>
      </w:r>
      <w:r w:rsidR="00BF5CD2">
        <w:rPr>
          <w:rFonts w:hint="eastAsia"/>
        </w:rPr>
        <w:t>两条</w:t>
      </w:r>
      <w:r w:rsidR="0004144E">
        <w:rPr>
          <w:rFonts w:hint="eastAsia"/>
        </w:rPr>
        <w:t>数据，</w:t>
      </w:r>
      <w:r w:rsidR="00C5333C" w:rsidRPr="00B25D38">
        <w:rPr>
          <w:rFonts w:hint="eastAsia"/>
        </w:rPr>
        <w:t>你认为该公司</w:t>
      </w:r>
      <w:r w:rsidR="00FB59D0">
        <w:rPr>
          <w:rFonts w:hint="eastAsia"/>
        </w:rPr>
        <w:t>应该</w:t>
      </w:r>
      <w:r w:rsidR="00D12186" w:rsidRPr="00B25D38">
        <w:rPr>
          <w:rFonts w:hint="eastAsia"/>
        </w:rPr>
        <w:t>值多少钱？</w:t>
      </w:r>
    </w:p>
    <w:p w14:paraId="7DD7BAF7" w14:textId="4AF56F0C" w:rsidR="00281966" w:rsidRPr="00D04A72" w:rsidRDefault="00FB59D0" w:rsidP="00E2761F">
      <w:pPr>
        <w:pStyle w:val="a7"/>
        <w:numPr>
          <w:ilvl w:val="0"/>
          <w:numId w:val="2"/>
        </w:numPr>
        <w:ind w:firstLineChars="0"/>
      </w:pPr>
      <w:r w:rsidRPr="00D04A72">
        <w:rPr>
          <w:rFonts w:hint="eastAsia"/>
        </w:rPr>
        <w:lastRenderedPageBreak/>
        <w:t>2</w:t>
      </w:r>
      <w:r w:rsidR="008B15B2">
        <w:rPr>
          <w:rFonts w:hint="eastAsia"/>
        </w:rPr>
        <w:t>4</w:t>
      </w:r>
      <w:r w:rsidRPr="00D04A72">
        <w:t>00</w:t>
      </w:r>
      <w:r w:rsidRPr="00D04A72">
        <w:rPr>
          <w:rFonts w:hint="eastAsia"/>
        </w:rPr>
        <w:t>亿元</w:t>
      </w:r>
    </w:p>
    <w:p w14:paraId="2106DD9D" w14:textId="79F721FD" w:rsidR="00FB59D0" w:rsidRPr="00D04A72" w:rsidRDefault="008B15B2" w:rsidP="00E2761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4</w:t>
      </w:r>
      <w:r w:rsidR="00FB59D0" w:rsidRPr="00D04A72">
        <w:rPr>
          <w:rFonts w:hint="eastAsia"/>
        </w:rPr>
        <w:t>00亿元</w:t>
      </w:r>
    </w:p>
    <w:p w14:paraId="0DE29DB7" w14:textId="5FCEFF6C" w:rsidR="00FB59D0" w:rsidRPr="00D04A72" w:rsidRDefault="00FB59D0" w:rsidP="00E2761F">
      <w:pPr>
        <w:pStyle w:val="a7"/>
        <w:numPr>
          <w:ilvl w:val="0"/>
          <w:numId w:val="2"/>
        </w:numPr>
        <w:ind w:firstLineChars="0"/>
      </w:pPr>
      <w:r w:rsidRPr="00D04A72">
        <w:rPr>
          <w:rFonts w:hint="eastAsia"/>
        </w:rPr>
        <w:t>4</w:t>
      </w:r>
      <w:r w:rsidR="008B15B2">
        <w:rPr>
          <w:rFonts w:hint="eastAsia"/>
        </w:rPr>
        <w:t>4</w:t>
      </w:r>
      <w:r w:rsidRPr="00D04A72">
        <w:rPr>
          <w:rFonts w:hint="eastAsia"/>
        </w:rPr>
        <w:t>00亿元</w:t>
      </w:r>
    </w:p>
    <w:p w14:paraId="34C5CC37" w14:textId="3B51ED54" w:rsidR="00FB59D0" w:rsidRPr="00D04A72" w:rsidRDefault="00FB59D0" w:rsidP="00E2761F">
      <w:pPr>
        <w:pStyle w:val="a7"/>
        <w:numPr>
          <w:ilvl w:val="0"/>
          <w:numId w:val="2"/>
        </w:numPr>
        <w:ind w:firstLineChars="0"/>
      </w:pPr>
      <w:r w:rsidRPr="00D04A72">
        <w:rPr>
          <w:rFonts w:hint="eastAsia"/>
        </w:rPr>
        <w:t>2000亿元</w:t>
      </w:r>
    </w:p>
    <w:p w14:paraId="41B1A14C" w14:textId="7803BB37" w:rsidR="00281966" w:rsidRPr="00B03FF3" w:rsidRDefault="00FB59D0" w:rsidP="00E30242">
      <w:r w:rsidRPr="00BC5D40">
        <w:rPr>
          <w:rFonts w:hint="eastAsia"/>
          <w:b/>
        </w:rPr>
        <w:t>反馈：</w:t>
      </w:r>
      <w:r w:rsidR="007A13B5" w:rsidRPr="00BC5D40">
        <w:rPr>
          <w:rFonts w:hint="eastAsia"/>
        </w:rPr>
        <w:t>谢谢你的回答！正确答案为B</w:t>
      </w:r>
      <w:r w:rsidR="0004144E">
        <w:rPr>
          <w:rFonts w:hint="eastAsia"/>
        </w:rPr>
        <w:t>。</w:t>
      </w:r>
    </w:p>
    <w:p w14:paraId="4F6B7206" w14:textId="77777777" w:rsidR="004A0241" w:rsidRDefault="004A0241" w:rsidP="00E30242">
      <w:pPr>
        <w:rPr>
          <w:b/>
        </w:rPr>
      </w:pPr>
    </w:p>
    <w:p w14:paraId="4E392043" w14:textId="1E4BDF05" w:rsidR="006D3176" w:rsidRDefault="006D3176" w:rsidP="00E30242">
      <w:pPr>
        <w:rPr>
          <w:b/>
        </w:rPr>
      </w:pPr>
      <w:r>
        <w:rPr>
          <w:rFonts w:hint="eastAsia"/>
          <w:b/>
        </w:rPr>
        <w:t>0</w:t>
      </w:r>
      <w:r w:rsidR="00B03FF3">
        <w:rPr>
          <w:rFonts w:hint="eastAsia"/>
          <w:b/>
        </w:rPr>
        <w:t>1</w:t>
      </w:r>
      <w:r>
        <w:rPr>
          <w:b/>
        </w:rPr>
        <w:t>U</w:t>
      </w:r>
      <w:r>
        <w:rPr>
          <w:rFonts w:hint="eastAsia"/>
          <w:b/>
        </w:rPr>
        <w:t>0</w:t>
      </w:r>
      <w:r w:rsidR="00A15CFA">
        <w:rPr>
          <w:rFonts w:hint="eastAsia"/>
          <w:b/>
        </w:rPr>
        <w:t>3</w:t>
      </w:r>
      <w:r>
        <w:rPr>
          <w:b/>
        </w:rPr>
        <w:t xml:space="preserve"> </w:t>
      </w:r>
      <w:r w:rsidR="00E2343F">
        <w:rPr>
          <w:rFonts w:hint="eastAsia"/>
          <w:b/>
        </w:rPr>
        <w:t>净资产法</w:t>
      </w:r>
    </w:p>
    <w:p w14:paraId="61AAA448" w14:textId="4D3A513E" w:rsidR="00A57536" w:rsidRDefault="00A561F9" w:rsidP="00A62B96">
      <w:r>
        <w:rPr>
          <w:rFonts w:hint="eastAsia"/>
        </w:rPr>
        <w:t>直接利用</w:t>
      </w:r>
      <w:r w:rsidR="001C556F">
        <w:rPr>
          <w:rFonts w:hint="eastAsia"/>
        </w:rPr>
        <w:t>资产负债表来评估公司价值</w:t>
      </w:r>
      <w:r w:rsidR="00D8492E">
        <w:rPr>
          <w:rFonts w:hint="eastAsia"/>
        </w:rPr>
        <w:t>的方法，叫做净资产</w:t>
      </w:r>
      <w:r w:rsidR="0022303F">
        <w:rPr>
          <w:rFonts w:hint="eastAsia"/>
        </w:rPr>
        <w:t>法</w:t>
      </w:r>
      <w:r w:rsidR="001C556F">
        <w:rPr>
          <w:rFonts w:hint="eastAsia"/>
        </w:rPr>
        <w:t>。</w:t>
      </w:r>
      <w:r w:rsidR="00351397">
        <w:rPr>
          <w:rFonts w:hint="eastAsia"/>
        </w:rPr>
        <w:t>我们一般认为，扣除负债后剩下的净资产，就是一家公司</w:t>
      </w:r>
      <w:r w:rsidR="001C2EC2">
        <w:rPr>
          <w:rFonts w:hint="eastAsia"/>
        </w:rPr>
        <w:t>的</w:t>
      </w:r>
      <w:r w:rsidR="00351397">
        <w:rPr>
          <w:rFonts w:hint="eastAsia"/>
        </w:rPr>
        <w:t>价值</w:t>
      </w:r>
      <w:r w:rsidR="00254E07">
        <w:rPr>
          <w:rFonts w:hint="eastAsia"/>
        </w:rPr>
        <w:t>。</w:t>
      </w:r>
      <w:r w:rsidR="00743EDD">
        <w:rPr>
          <w:rFonts w:hint="eastAsia"/>
        </w:rPr>
        <w:t>它是以历史成本为基础进行计量的，具有客观性</w:t>
      </w:r>
      <w:r w:rsidR="00F119A7">
        <w:rPr>
          <w:rFonts w:hint="eastAsia"/>
        </w:rPr>
        <w:t>，且</w:t>
      </w:r>
      <w:r w:rsidR="009F175B">
        <w:rPr>
          <w:rFonts w:hint="eastAsia"/>
        </w:rPr>
        <w:t>便于</w:t>
      </w:r>
      <w:r w:rsidR="00743EDD">
        <w:rPr>
          <w:rFonts w:hint="eastAsia"/>
        </w:rPr>
        <w:t>验证。</w:t>
      </w:r>
    </w:p>
    <w:p w14:paraId="446FC9A7" w14:textId="0F97E583" w:rsidR="008B15B2" w:rsidRDefault="008B15B2" w:rsidP="00A62B96"/>
    <w:p w14:paraId="7D0A9556" w14:textId="01E1592F" w:rsidR="008B15B2" w:rsidRPr="00DB2546" w:rsidRDefault="008B15B2" w:rsidP="00A62B96">
      <w:pPr>
        <w:rPr>
          <w:b/>
        </w:rPr>
      </w:pPr>
      <w:r w:rsidRPr="00DB2546">
        <w:rPr>
          <w:rFonts w:hint="eastAsia"/>
          <w:b/>
        </w:rPr>
        <w:t>01</w:t>
      </w:r>
      <w:r w:rsidRPr="00DB2546">
        <w:rPr>
          <w:b/>
        </w:rPr>
        <w:t>U</w:t>
      </w:r>
      <w:r w:rsidRPr="00DB2546">
        <w:rPr>
          <w:rFonts w:hint="eastAsia"/>
          <w:b/>
        </w:rPr>
        <w:t>04 案例：X</w:t>
      </w:r>
      <w:r w:rsidRPr="00DB2546">
        <w:rPr>
          <w:b/>
        </w:rPr>
        <w:t>YZ</w:t>
      </w:r>
      <w:r w:rsidRPr="00DB2546">
        <w:rPr>
          <w:rFonts w:hint="eastAsia"/>
          <w:b/>
        </w:rPr>
        <w:t>的资产</w:t>
      </w:r>
      <w:r w:rsidR="00740169">
        <w:rPr>
          <w:rFonts w:hint="eastAsia"/>
          <w:b/>
        </w:rPr>
        <w:t>情况</w:t>
      </w:r>
    </w:p>
    <w:p w14:paraId="66B35818" w14:textId="7D826155" w:rsidR="004D0A54" w:rsidRDefault="00DB2546" w:rsidP="00DB2546">
      <w:r>
        <w:rPr>
          <w:rFonts w:hint="eastAsia"/>
        </w:rPr>
        <w:t>查看</w:t>
      </w:r>
      <w:r w:rsidR="004D0A54" w:rsidRPr="003E7183">
        <w:rPr>
          <w:rFonts w:hint="eastAsia"/>
        </w:rPr>
        <w:t>X</w:t>
      </w:r>
      <w:r w:rsidR="004D0A54" w:rsidRPr="003E7183">
        <w:t>YZ</w:t>
      </w:r>
      <w:r w:rsidR="004D0A54" w:rsidRPr="003E7183">
        <w:rPr>
          <w:rFonts w:hint="eastAsia"/>
        </w:rPr>
        <w:t>公司的资产负债表</w:t>
      </w:r>
      <w:r>
        <w:rPr>
          <w:rFonts w:hint="eastAsia"/>
        </w:rPr>
        <w:t>，你发现</w:t>
      </w:r>
      <w:r w:rsidR="00310D60">
        <w:rPr>
          <w:rFonts w:hint="eastAsia"/>
        </w:rPr>
        <w:t>计入</w:t>
      </w:r>
      <w:r w:rsidR="004D0A54">
        <w:rPr>
          <w:rFonts w:hint="eastAsia"/>
        </w:rPr>
        <w:t>固定资产</w:t>
      </w:r>
      <w:r w:rsidR="00310D60">
        <w:rPr>
          <w:rFonts w:hint="eastAsia"/>
        </w:rPr>
        <w:t>项下</w:t>
      </w:r>
      <w:r w:rsidR="004D0A54">
        <w:rPr>
          <w:rFonts w:hint="eastAsia"/>
        </w:rPr>
        <w:t>的厂房及办公楼是按照当年的购置成本入账的，账面价值仅为1亿元。而这些厂房及办公楼目前的市值已经飙升到10亿元。</w:t>
      </w:r>
      <w:r>
        <w:rPr>
          <w:rFonts w:hint="eastAsia"/>
        </w:rPr>
        <w:t>诸如此类账面价值与市场行情脱轨的情况，还有不少。</w:t>
      </w:r>
    </w:p>
    <w:p w14:paraId="1DE3485E" w14:textId="53E6F2DE" w:rsidR="0067758D" w:rsidRDefault="0067758D" w:rsidP="00A62B96">
      <w:pPr>
        <w:rPr>
          <w:b/>
        </w:rPr>
      </w:pPr>
    </w:p>
    <w:p w14:paraId="7EDAEBA5" w14:textId="33B96F4E" w:rsidR="00910C10" w:rsidRPr="00C81783" w:rsidRDefault="00B03FF3" w:rsidP="00C81783">
      <w:pPr>
        <w:rPr>
          <w:b/>
        </w:rPr>
      </w:pPr>
      <w:r w:rsidRPr="00F35E47">
        <w:rPr>
          <w:rFonts w:hint="eastAsia"/>
          <w:b/>
        </w:rPr>
        <w:t>0</w:t>
      </w:r>
      <w:r w:rsidR="00A57536">
        <w:rPr>
          <w:rFonts w:hint="eastAsia"/>
          <w:b/>
        </w:rPr>
        <w:t>1</w:t>
      </w:r>
      <w:r w:rsidRPr="00F35E47">
        <w:rPr>
          <w:b/>
        </w:rPr>
        <w:t>U0</w:t>
      </w:r>
      <w:r w:rsidR="006367A2">
        <w:rPr>
          <w:rFonts w:hint="eastAsia"/>
          <w:b/>
        </w:rPr>
        <w:t>5</w:t>
      </w:r>
      <w:r w:rsidRPr="00F35E47">
        <w:rPr>
          <w:b/>
        </w:rPr>
        <w:t>a</w:t>
      </w:r>
      <w:r w:rsidRPr="00F35E47">
        <w:rPr>
          <w:rFonts w:hint="eastAsia"/>
          <w:b/>
        </w:rPr>
        <w:t xml:space="preserve"> 小测验：</w:t>
      </w:r>
      <w:r w:rsidR="00667841">
        <w:rPr>
          <w:rFonts w:hint="eastAsia"/>
          <w:b/>
        </w:rPr>
        <w:t>重置成本法解决了什么？</w:t>
      </w:r>
    </w:p>
    <w:p w14:paraId="43F1999E" w14:textId="5EC0916E" w:rsidR="000E2328" w:rsidRDefault="00F12689" w:rsidP="005148B7">
      <w:r>
        <w:rPr>
          <w:rFonts w:hint="eastAsia"/>
        </w:rPr>
        <w:t>针对</w:t>
      </w:r>
      <w:r w:rsidR="009E461A">
        <w:rPr>
          <w:rFonts w:hint="eastAsia"/>
        </w:rPr>
        <w:t>账面价值与市场行情脱离的情况，</w:t>
      </w:r>
      <w:r w:rsidR="00346C97">
        <w:rPr>
          <w:rFonts w:hint="eastAsia"/>
        </w:rPr>
        <w:t>我们</w:t>
      </w:r>
      <w:r w:rsidR="00423FCF">
        <w:rPr>
          <w:rFonts w:hint="eastAsia"/>
        </w:rPr>
        <w:t>通常</w:t>
      </w:r>
      <w:r w:rsidR="006409E5">
        <w:rPr>
          <w:rFonts w:hint="eastAsia"/>
        </w:rPr>
        <w:t>的解决</w:t>
      </w:r>
      <w:r w:rsidR="0078516E">
        <w:rPr>
          <w:rFonts w:hint="eastAsia"/>
        </w:rPr>
        <w:t>办法</w:t>
      </w:r>
      <w:r w:rsidR="006409E5">
        <w:rPr>
          <w:rFonts w:hint="eastAsia"/>
        </w:rPr>
        <w:t>是</w:t>
      </w:r>
      <w:r w:rsidR="00BB67CD">
        <w:rPr>
          <w:rFonts w:hint="eastAsia"/>
        </w:rPr>
        <w:t>：用估计的重置成本</w:t>
      </w:r>
      <w:r w:rsidR="00BC02EF">
        <w:rPr>
          <w:rFonts w:hint="eastAsia"/>
        </w:rPr>
        <w:t>去</w:t>
      </w:r>
      <w:r w:rsidR="00BB67CD">
        <w:rPr>
          <w:rFonts w:hint="eastAsia"/>
        </w:rPr>
        <w:t>取代各项资产的账面价值</w:t>
      </w:r>
      <w:r w:rsidR="00C530B7">
        <w:rPr>
          <w:rFonts w:hint="eastAsia"/>
        </w:rPr>
        <w:t>。</w:t>
      </w:r>
      <w:r w:rsidR="00744927">
        <w:rPr>
          <w:rFonts w:hint="eastAsia"/>
        </w:rPr>
        <w:t>简单点说，也就是</w:t>
      </w:r>
      <w:r w:rsidR="005B49F1">
        <w:rPr>
          <w:rFonts w:hint="eastAsia"/>
        </w:rPr>
        <w:t>逐项资产去重估，</w:t>
      </w:r>
      <w:r w:rsidR="00744927">
        <w:rPr>
          <w:rFonts w:hint="eastAsia"/>
        </w:rPr>
        <w:t>看看按现在的价格去重新</w:t>
      </w:r>
      <w:r w:rsidR="007F7E95">
        <w:rPr>
          <w:rFonts w:hint="eastAsia"/>
        </w:rPr>
        <w:t>购置，需要投入多少钱。</w:t>
      </w:r>
    </w:p>
    <w:p w14:paraId="072A169B" w14:textId="21B26035" w:rsidR="005148B7" w:rsidRDefault="00187EEF" w:rsidP="00E2761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以X</w:t>
      </w:r>
      <w:r>
        <w:t>YZ</w:t>
      </w:r>
      <w:r w:rsidR="00534EB0">
        <w:rPr>
          <w:rFonts w:hint="eastAsia"/>
        </w:rPr>
        <w:t>公司</w:t>
      </w:r>
      <w:r>
        <w:rPr>
          <w:rFonts w:hint="eastAsia"/>
        </w:rPr>
        <w:t>的上述情况为例</w:t>
      </w:r>
      <w:r w:rsidR="00473271">
        <w:rPr>
          <w:rFonts w:hint="eastAsia"/>
        </w:rPr>
        <w:t>，</w:t>
      </w:r>
      <w:r>
        <w:rPr>
          <w:rFonts w:hint="eastAsia"/>
        </w:rPr>
        <w:t>简单谈谈</w:t>
      </w:r>
      <w:r w:rsidR="00473271">
        <w:rPr>
          <w:rFonts w:hint="eastAsia"/>
        </w:rPr>
        <w:t>重置成本法</w:t>
      </w:r>
      <w:r w:rsidR="005148B7">
        <w:rPr>
          <w:rFonts w:hint="eastAsia"/>
        </w:rPr>
        <w:t>解决了什么？</w:t>
      </w:r>
    </w:p>
    <w:p w14:paraId="74B1E005" w14:textId="77777777" w:rsidR="005148B7" w:rsidRDefault="005148B7" w:rsidP="005148B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C8E90" wp14:editId="0EB601C2">
                <wp:simplePos x="0" y="0"/>
                <wp:positionH relativeFrom="column">
                  <wp:posOffset>40341</wp:posOffset>
                </wp:positionH>
                <wp:positionV relativeFrom="paragraph">
                  <wp:posOffset>28198</wp:posOffset>
                </wp:positionV>
                <wp:extent cx="4386186" cy="503654"/>
                <wp:effectExtent l="0" t="0" r="14605" b="1079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6186" cy="5036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BA0A8" id="矩形 9" o:spid="_x0000_s1026" style="position:absolute;left:0;text-align:left;margin-left:3.2pt;margin-top:2.2pt;width:345.35pt;height:3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" fillcolor="white [3201]" strokecolor="#70ad47 [3209]" strokeweight="1pt"/>
            </w:pict>
          </mc:Fallback>
        </mc:AlternateContent>
      </w:r>
    </w:p>
    <w:p w14:paraId="66EC03FE" w14:textId="77777777" w:rsidR="005148B7" w:rsidRDefault="005148B7" w:rsidP="005148B7"/>
    <w:p w14:paraId="076221EF" w14:textId="77777777" w:rsidR="005148B7" w:rsidRDefault="005148B7" w:rsidP="005148B7"/>
    <w:p w14:paraId="5114FC00" w14:textId="75A6378A" w:rsidR="00530A81" w:rsidRDefault="00D8650E" w:rsidP="00B03FF3">
      <w:r>
        <w:rPr>
          <w:rFonts w:hint="eastAsia"/>
          <w:b/>
        </w:rPr>
        <w:t>参考</w:t>
      </w:r>
      <w:r w:rsidR="00401D5C">
        <w:rPr>
          <w:rFonts w:hint="eastAsia"/>
          <w:b/>
        </w:rPr>
        <w:t>意见</w:t>
      </w:r>
      <w:r w:rsidR="00D31452" w:rsidRPr="002545EA">
        <w:rPr>
          <w:rFonts w:hint="eastAsia"/>
          <w:b/>
        </w:rPr>
        <w:t>：</w:t>
      </w:r>
      <w:r w:rsidR="0078516E" w:rsidRPr="0078516E">
        <w:rPr>
          <w:rFonts w:hint="eastAsia"/>
        </w:rPr>
        <w:t>它</w:t>
      </w:r>
      <w:r w:rsidR="004065C9">
        <w:rPr>
          <w:rFonts w:hint="eastAsia"/>
        </w:rPr>
        <w:t>解决了</w:t>
      </w:r>
      <w:r w:rsidR="004065C9" w:rsidRPr="00960A09">
        <w:rPr>
          <w:rFonts w:hint="eastAsia"/>
        </w:rPr>
        <w:t>公司账面价值</w:t>
      </w:r>
      <w:r w:rsidR="00E05E7A">
        <w:rPr>
          <w:rFonts w:hint="eastAsia"/>
        </w:rPr>
        <w:t>无法体现</w:t>
      </w:r>
      <w:r w:rsidR="004065C9">
        <w:rPr>
          <w:rFonts w:hint="eastAsia"/>
        </w:rPr>
        <w:t>通货膨胀等因素的</w:t>
      </w:r>
      <w:r w:rsidR="0078516E">
        <w:rPr>
          <w:rFonts w:hint="eastAsia"/>
        </w:rPr>
        <w:t>问题。</w:t>
      </w:r>
    </w:p>
    <w:p w14:paraId="0486D5B9" w14:textId="43C1CE95" w:rsidR="0067244C" w:rsidRDefault="0067244C" w:rsidP="00B03FF3"/>
    <w:p w14:paraId="7D1F02B1" w14:textId="1B4F5844" w:rsidR="0067244C" w:rsidRPr="00766E26" w:rsidRDefault="008301BB" w:rsidP="00E2761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你认为，</w:t>
      </w:r>
      <w:r w:rsidR="00B3467A">
        <w:rPr>
          <w:rFonts w:hint="eastAsia"/>
        </w:rPr>
        <w:t>重置之后得出的净资产价值，是否足以反映</w:t>
      </w:r>
      <w:r w:rsidR="00EE6372">
        <w:rPr>
          <w:rFonts w:hint="eastAsia"/>
        </w:rPr>
        <w:t>出</w:t>
      </w:r>
      <w:r w:rsidR="00B3467A">
        <w:rPr>
          <w:rFonts w:hint="eastAsia"/>
        </w:rPr>
        <w:t>X</w:t>
      </w:r>
      <w:r w:rsidR="00B3467A">
        <w:t>YZ</w:t>
      </w:r>
      <w:r w:rsidR="00B3467A">
        <w:rPr>
          <w:rFonts w:hint="eastAsia"/>
        </w:rPr>
        <w:t>公司的真实</w:t>
      </w:r>
      <w:r w:rsidR="00F70280">
        <w:rPr>
          <w:rFonts w:hint="eastAsia"/>
        </w:rPr>
        <w:t>情况？</w:t>
      </w:r>
    </w:p>
    <w:p w14:paraId="7477BA86" w14:textId="3E749874" w:rsidR="0067244C" w:rsidRDefault="004D752F" w:rsidP="00E2761F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能够反映</w:t>
      </w:r>
    </w:p>
    <w:p w14:paraId="53CDDC62" w14:textId="2E2BC9A9" w:rsidR="004D752F" w:rsidRPr="00F70280" w:rsidRDefault="004D752F" w:rsidP="00E2761F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不足以反映</w:t>
      </w:r>
    </w:p>
    <w:p w14:paraId="131BB124" w14:textId="77777777" w:rsidR="000C416D" w:rsidRPr="00B633D0" w:rsidRDefault="000C416D" w:rsidP="00270E86">
      <w:r w:rsidRPr="00270E86">
        <w:rPr>
          <w:rFonts w:hint="eastAsia"/>
          <w:b/>
        </w:rPr>
        <w:t>反馈：</w:t>
      </w:r>
      <w:r w:rsidRPr="00B633D0">
        <w:t>…%</w:t>
      </w:r>
      <w:r w:rsidRPr="00B633D0">
        <w:rPr>
          <w:rFonts w:hint="eastAsia"/>
        </w:rPr>
        <w:t>的学员选择A，</w:t>
      </w:r>
      <w:r w:rsidRPr="00B633D0">
        <w:t>…</w:t>
      </w:r>
      <w:r w:rsidRPr="00B633D0">
        <w:rPr>
          <w:rFonts w:hint="eastAsia"/>
        </w:rPr>
        <w:t>%的学员选择B</w:t>
      </w:r>
    </w:p>
    <w:p w14:paraId="7BED2285" w14:textId="53524033" w:rsidR="008E514A" w:rsidRDefault="008E514A" w:rsidP="00B03FF3">
      <w:pPr>
        <w:rPr>
          <w:b/>
        </w:rPr>
      </w:pPr>
    </w:p>
    <w:p w14:paraId="0A152811" w14:textId="397F513E" w:rsidR="00530A81" w:rsidRDefault="00530A81" w:rsidP="00530A81">
      <w:pPr>
        <w:rPr>
          <w:b/>
        </w:rPr>
      </w:pPr>
      <w:r w:rsidRPr="005A1B04">
        <w:rPr>
          <w:rFonts w:hint="eastAsia"/>
          <w:b/>
        </w:rPr>
        <w:t>0</w:t>
      </w:r>
      <w:r>
        <w:rPr>
          <w:rFonts w:hint="eastAsia"/>
          <w:b/>
        </w:rPr>
        <w:t>1</w:t>
      </w:r>
      <w:r w:rsidRPr="005A1B04">
        <w:rPr>
          <w:b/>
        </w:rPr>
        <w:t>U</w:t>
      </w:r>
      <w:r w:rsidRPr="005A1B04">
        <w:rPr>
          <w:rFonts w:hint="eastAsia"/>
          <w:b/>
        </w:rPr>
        <w:t>0</w:t>
      </w:r>
      <w:r w:rsidR="00270E86">
        <w:rPr>
          <w:rFonts w:hint="eastAsia"/>
          <w:b/>
        </w:rPr>
        <w:t>6</w:t>
      </w:r>
      <w:r w:rsidRPr="005A1B04">
        <w:rPr>
          <w:b/>
        </w:rPr>
        <w:t xml:space="preserve"> </w:t>
      </w:r>
      <w:r w:rsidRPr="005A1B04">
        <w:rPr>
          <w:rFonts w:hint="eastAsia"/>
          <w:b/>
        </w:rPr>
        <w:t>资产重置法</w:t>
      </w:r>
      <w:r w:rsidR="00607F51">
        <w:rPr>
          <w:rFonts w:hint="eastAsia"/>
          <w:b/>
        </w:rPr>
        <w:t>的</w:t>
      </w:r>
      <w:r w:rsidR="00B81DE6">
        <w:rPr>
          <w:rFonts w:hint="eastAsia"/>
          <w:b/>
        </w:rPr>
        <w:t>优势与缺陷</w:t>
      </w:r>
    </w:p>
    <w:p w14:paraId="0B2F0EDE" w14:textId="297AAC91" w:rsidR="009070EA" w:rsidRDefault="00530A81" w:rsidP="00530A81">
      <w:r w:rsidRPr="00960A09">
        <w:rPr>
          <w:rFonts w:hint="eastAsia"/>
        </w:rPr>
        <w:t>我们</w:t>
      </w:r>
      <w:r w:rsidR="00BB3140">
        <w:rPr>
          <w:rFonts w:hint="eastAsia"/>
        </w:rPr>
        <w:t>可以看到</w:t>
      </w:r>
      <w:r w:rsidRPr="00960A09">
        <w:rPr>
          <w:rFonts w:hint="eastAsia"/>
        </w:rPr>
        <w:t>，公司的账面价值</w:t>
      </w:r>
      <w:r w:rsidR="00270E86">
        <w:rPr>
          <w:rFonts w:hint="eastAsia"/>
        </w:rPr>
        <w:t>无法反映出</w:t>
      </w:r>
      <w:r>
        <w:rPr>
          <w:rFonts w:hint="eastAsia"/>
        </w:rPr>
        <w:t>通货膨胀和折旧等因素的影响，和真实价值</w:t>
      </w:r>
      <w:r w:rsidR="00CB624A">
        <w:rPr>
          <w:rFonts w:hint="eastAsia"/>
        </w:rPr>
        <w:t>有时候</w:t>
      </w:r>
      <w:r>
        <w:rPr>
          <w:rFonts w:hint="eastAsia"/>
        </w:rPr>
        <w:t>差得很远。</w:t>
      </w:r>
      <w:r w:rsidR="00365980">
        <w:rPr>
          <w:rFonts w:hint="eastAsia"/>
        </w:rPr>
        <w:t>如果采用资产重置法</w:t>
      </w:r>
      <w:r w:rsidR="0091664D">
        <w:rPr>
          <w:rFonts w:hint="eastAsia"/>
        </w:rPr>
        <w:t>——</w:t>
      </w:r>
      <w:r w:rsidR="00365980">
        <w:rPr>
          <w:rFonts w:hint="eastAsia"/>
        </w:rPr>
        <w:t>也就是对公司的每项资产和负债都进行价值重估，</w:t>
      </w:r>
      <w:r w:rsidR="00A13CB3">
        <w:rPr>
          <w:rFonts w:hint="eastAsia"/>
        </w:rPr>
        <w:t>将它们</w:t>
      </w:r>
      <w:r w:rsidR="00365980">
        <w:rPr>
          <w:rFonts w:hint="eastAsia"/>
        </w:rPr>
        <w:t>评估到</w:t>
      </w:r>
      <w:r w:rsidR="0091664D">
        <w:rPr>
          <w:rFonts w:hint="eastAsia"/>
        </w:rPr>
        <w:t>目前</w:t>
      </w:r>
      <w:r w:rsidR="00365980">
        <w:rPr>
          <w:rFonts w:hint="eastAsia"/>
        </w:rPr>
        <w:t>的价值标准</w:t>
      </w:r>
      <w:r w:rsidR="0091664D">
        <w:rPr>
          <w:rFonts w:hint="eastAsia"/>
        </w:rPr>
        <w:t>，就可以解决这样的问题</w:t>
      </w:r>
      <w:r w:rsidR="00365980">
        <w:rPr>
          <w:rFonts w:hint="eastAsia"/>
        </w:rPr>
        <w:t>。</w:t>
      </w:r>
      <w:r w:rsidR="0098133E">
        <w:rPr>
          <w:rFonts w:hint="eastAsia"/>
        </w:rPr>
        <w:t>但</w:t>
      </w:r>
      <w:r w:rsidR="00470C69">
        <w:rPr>
          <w:rFonts w:hint="eastAsia"/>
        </w:rPr>
        <w:t>细心的</w:t>
      </w:r>
      <w:r w:rsidR="0098133E">
        <w:rPr>
          <w:rFonts w:hint="eastAsia"/>
        </w:rPr>
        <w:t>同学或许已经</w:t>
      </w:r>
      <w:r w:rsidR="006051A1">
        <w:rPr>
          <w:rFonts w:hint="eastAsia"/>
        </w:rPr>
        <w:t>发现</w:t>
      </w:r>
      <w:r w:rsidR="005E2009">
        <w:rPr>
          <w:rFonts w:hint="eastAsia"/>
        </w:rPr>
        <w:t>，</w:t>
      </w:r>
      <w:r w:rsidR="00167323">
        <w:rPr>
          <w:rFonts w:hint="eastAsia"/>
        </w:rPr>
        <w:t>除了</w:t>
      </w:r>
      <w:r w:rsidR="00341D0C">
        <w:rPr>
          <w:rFonts w:hint="eastAsia"/>
        </w:rPr>
        <w:t>重估</w:t>
      </w:r>
      <w:r w:rsidR="00167323">
        <w:rPr>
          <w:rFonts w:hint="eastAsia"/>
        </w:rPr>
        <w:t>的过程很难做到客观准确之外，</w:t>
      </w:r>
      <w:r w:rsidR="00DF73A8">
        <w:rPr>
          <w:rFonts w:hint="eastAsia"/>
        </w:rPr>
        <w:t>实际上</w:t>
      </w:r>
      <w:r w:rsidR="006051A1">
        <w:rPr>
          <w:rFonts w:hint="eastAsia"/>
        </w:rPr>
        <w:t>还有很多直接关系到公司盈利能力的无形资产</w:t>
      </w:r>
      <w:r w:rsidR="00341D0C">
        <w:rPr>
          <w:rFonts w:hint="eastAsia"/>
        </w:rPr>
        <w:t>是</w:t>
      </w:r>
      <w:r w:rsidR="006051A1">
        <w:rPr>
          <w:rFonts w:hint="eastAsia"/>
        </w:rPr>
        <w:t>游离于资产负债表之外</w:t>
      </w:r>
      <w:r w:rsidR="00341D0C">
        <w:rPr>
          <w:rFonts w:hint="eastAsia"/>
        </w:rPr>
        <w:t>的——</w:t>
      </w:r>
      <w:r w:rsidR="006051A1">
        <w:rPr>
          <w:rFonts w:hint="eastAsia"/>
        </w:rPr>
        <w:t>比如</w:t>
      </w:r>
      <w:r w:rsidR="00341D0C">
        <w:rPr>
          <w:rFonts w:hint="eastAsia"/>
        </w:rPr>
        <w:t>X</w:t>
      </w:r>
      <w:r w:rsidR="00341D0C">
        <w:t>YZ</w:t>
      </w:r>
      <w:r w:rsidR="00341D0C">
        <w:rPr>
          <w:rFonts w:hint="eastAsia"/>
        </w:rPr>
        <w:t>公司可能拥有一支</w:t>
      </w:r>
      <w:r w:rsidR="009119C4">
        <w:rPr>
          <w:rFonts w:hint="eastAsia"/>
        </w:rPr>
        <w:t>优秀</w:t>
      </w:r>
      <w:r w:rsidR="006051A1">
        <w:rPr>
          <w:rFonts w:hint="eastAsia"/>
        </w:rPr>
        <w:t>的管理</w:t>
      </w:r>
      <w:r w:rsidR="00341D0C">
        <w:rPr>
          <w:rFonts w:hint="eastAsia"/>
        </w:rPr>
        <w:t>团队</w:t>
      </w:r>
      <w:r w:rsidR="00470C69">
        <w:rPr>
          <w:rFonts w:hint="eastAsia"/>
        </w:rPr>
        <w:t>或</w:t>
      </w:r>
      <w:r w:rsidR="006051A1">
        <w:rPr>
          <w:rFonts w:hint="eastAsia"/>
        </w:rPr>
        <w:t>实力雄厚的</w:t>
      </w:r>
      <w:r w:rsidR="00341D0C">
        <w:rPr>
          <w:rFonts w:hint="eastAsia"/>
        </w:rPr>
        <w:t>研发</w:t>
      </w:r>
      <w:r w:rsidR="006051A1">
        <w:rPr>
          <w:rFonts w:hint="eastAsia"/>
        </w:rPr>
        <w:t>队伍，</w:t>
      </w:r>
      <w:r w:rsidR="00C9512D">
        <w:rPr>
          <w:rFonts w:hint="eastAsia"/>
        </w:rPr>
        <w:t>在本地市场具有</w:t>
      </w:r>
      <w:r w:rsidR="00341D0C">
        <w:rPr>
          <w:rFonts w:hint="eastAsia"/>
        </w:rPr>
        <w:t>很高的</w:t>
      </w:r>
      <w:r w:rsidR="006051A1">
        <w:rPr>
          <w:rFonts w:hint="eastAsia"/>
        </w:rPr>
        <w:t>品牌知名度，创新潜力</w:t>
      </w:r>
      <w:r w:rsidR="00F12689">
        <w:rPr>
          <w:rFonts w:hint="eastAsia"/>
        </w:rPr>
        <w:t>特别突出</w:t>
      </w:r>
      <w:r w:rsidR="006051A1">
        <w:rPr>
          <w:rFonts w:hint="eastAsia"/>
        </w:rPr>
        <w:t>等等。</w:t>
      </w:r>
    </w:p>
    <w:p w14:paraId="48C2AC7E" w14:textId="01B9A899" w:rsidR="00F31234" w:rsidRDefault="00B90B93" w:rsidP="00F31234">
      <w:r>
        <w:rPr>
          <w:rFonts w:hint="eastAsia"/>
        </w:rPr>
        <w:t>实际上，</w:t>
      </w:r>
      <w:r w:rsidR="00B80212">
        <w:rPr>
          <w:rFonts w:hint="eastAsia"/>
        </w:rPr>
        <w:t>净资产法和资产重置法</w:t>
      </w:r>
      <w:r w:rsidR="001671BC">
        <w:rPr>
          <w:rFonts w:hint="eastAsia"/>
        </w:rPr>
        <w:t>在</w:t>
      </w:r>
      <w:r w:rsidR="00073AD2">
        <w:rPr>
          <w:rFonts w:hint="eastAsia"/>
        </w:rPr>
        <w:t>基本</w:t>
      </w:r>
      <w:r w:rsidR="001671BC">
        <w:rPr>
          <w:rFonts w:hint="eastAsia"/>
        </w:rPr>
        <w:t>逻辑上是一脉相承的，也就是</w:t>
      </w:r>
      <w:r w:rsidR="001671BC" w:rsidRPr="008B0CB7">
        <w:rPr>
          <w:rFonts w:hint="eastAsia"/>
        </w:rPr>
        <w:t>根据现在和过去的</w:t>
      </w:r>
      <w:r w:rsidR="00A46032">
        <w:rPr>
          <w:rFonts w:hint="eastAsia"/>
        </w:rPr>
        <w:t>账面</w:t>
      </w:r>
      <w:r w:rsidR="00A74439">
        <w:rPr>
          <w:rFonts w:hint="eastAsia"/>
        </w:rPr>
        <w:t>情况去</w:t>
      </w:r>
      <w:r w:rsidR="00A74439" w:rsidRPr="008B0CB7">
        <w:rPr>
          <w:rFonts w:hint="eastAsia"/>
        </w:rPr>
        <w:t>确定一家公司值多少钱</w:t>
      </w:r>
      <w:r w:rsidR="00A46032">
        <w:rPr>
          <w:rFonts w:hint="eastAsia"/>
        </w:rPr>
        <w:t>。</w:t>
      </w:r>
      <w:r w:rsidR="002D5C00">
        <w:rPr>
          <w:rFonts w:hint="eastAsia"/>
        </w:rPr>
        <w:t>而</w:t>
      </w:r>
      <w:r w:rsidR="00F31234">
        <w:rPr>
          <w:rFonts w:hint="eastAsia"/>
        </w:rPr>
        <w:t>我们去</w:t>
      </w:r>
      <w:r w:rsidR="002D5C00">
        <w:rPr>
          <w:rFonts w:hint="eastAsia"/>
        </w:rPr>
        <w:t>评估</w:t>
      </w:r>
      <w:r w:rsidR="00F31234">
        <w:rPr>
          <w:rFonts w:hint="eastAsia"/>
        </w:rPr>
        <w:t>一家公司的价值以及价值创造能力</w:t>
      </w:r>
      <w:r w:rsidR="00207AAB">
        <w:rPr>
          <w:rFonts w:hint="eastAsia"/>
        </w:rPr>
        <w:t>的时候</w:t>
      </w:r>
      <w:r w:rsidR="00F31234">
        <w:rPr>
          <w:rFonts w:hint="eastAsia"/>
        </w:rPr>
        <w:t>，更</w:t>
      </w:r>
      <w:r w:rsidR="00D943D6">
        <w:rPr>
          <w:rFonts w:hint="eastAsia"/>
        </w:rPr>
        <w:t>主要地还是关注</w:t>
      </w:r>
      <w:r w:rsidR="00F31234">
        <w:rPr>
          <w:rFonts w:hint="eastAsia"/>
        </w:rPr>
        <w:t>公司的未来。</w:t>
      </w:r>
      <w:r w:rsidR="00DF73A8">
        <w:rPr>
          <w:rFonts w:hint="eastAsia"/>
        </w:rPr>
        <w:t>因此，</w:t>
      </w:r>
      <w:r w:rsidR="00E46741">
        <w:rPr>
          <w:rFonts w:hint="eastAsia"/>
        </w:rPr>
        <w:t>以未来收益</w:t>
      </w:r>
      <w:r w:rsidR="005F0F91">
        <w:rPr>
          <w:rFonts w:hint="eastAsia"/>
        </w:rPr>
        <w:t>——</w:t>
      </w:r>
      <w:r w:rsidR="00294DA3">
        <w:rPr>
          <w:rFonts w:hint="eastAsia"/>
        </w:rPr>
        <w:t>而非目前业绩</w:t>
      </w:r>
      <w:r w:rsidR="00E46741">
        <w:rPr>
          <w:rFonts w:hint="eastAsia"/>
        </w:rPr>
        <w:t>为基础的</w:t>
      </w:r>
      <w:r w:rsidR="00CF7E68">
        <w:rPr>
          <w:rFonts w:hint="eastAsia"/>
        </w:rPr>
        <w:t>估值</w:t>
      </w:r>
      <w:r w:rsidR="00294DA3">
        <w:rPr>
          <w:rFonts w:hint="eastAsia"/>
        </w:rPr>
        <w:t>方法</w:t>
      </w:r>
      <w:r w:rsidR="00CF7E68">
        <w:rPr>
          <w:rFonts w:hint="eastAsia"/>
        </w:rPr>
        <w:t>，在实践中运用</w:t>
      </w:r>
      <w:r w:rsidR="00E06B67">
        <w:rPr>
          <w:rFonts w:hint="eastAsia"/>
        </w:rPr>
        <w:t>得</w:t>
      </w:r>
      <w:r w:rsidR="00CF7E68">
        <w:rPr>
          <w:rFonts w:hint="eastAsia"/>
        </w:rPr>
        <w:t>更为广泛。</w:t>
      </w:r>
    </w:p>
    <w:p w14:paraId="52F8C7B1" w14:textId="77777777" w:rsidR="008E514A" w:rsidRPr="00907E5C" w:rsidRDefault="008E514A" w:rsidP="00B03FF3">
      <w:pPr>
        <w:rPr>
          <w:b/>
        </w:rPr>
      </w:pPr>
    </w:p>
    <w:p w14:paraId="4D747A5C" w14:textId="03879611" w:rsidR="00F31234" w:rsidRDefault="00F31234" w:rsidP="00F31234">
      <w:pPr>
        <w:rPr>
          <w:b/>
        </w:rPr>
      </w:pPr>
      <w:r w:rsidRPr="00B2159C">
        <w:rPr>
          <w:rFonts w:hint="eastAsia"/>
          <w:b/>
        </w:rPr>
        <w:t>0</w:t>
      </w:r>
      <w:r>
        <w:rPr>
          <w:rFonts w:hint="eastAsia"/>
          <w:b/>
        </w:rPr>
        <w:t>2</w:t>
      </w:r>
      <w:r w:rsidRPr="00B2159C">
        <w:rPr>
          <w:b/>
        </w:rPr>
        <w:t xml:space="preserve">U </w:t>
      </w:r>
      <w:r w:rsidRPr="00B2159C">
        <w:rPr>
          <w:rFonts w:hint="eastAsia"/>
          <w:b/>
        </w:rPr>
        <w:t>主要估值法</w:t>
      </w:r>
      <w:r w:rsidR="00B04D9F">
        <w:rPr>
          <w:rFonts w:hint="eastAsia"/>
          <w:b/>
        </w:rPr>
        <w:t>（2）</w:t>
      </w:r>
      <w:r w:rsidRPr="00B2159C">
        <w:rPr>
          <w:rFonts w:hint="eastAsia"/>
          <w:b/>
        </w:rPr>
        <w:t xml:space="preserve"> -</w:t>
      </w:r>
      <w:r w:rsidRPr="00B2159C">
        <w:rPr>
          <w:b/>
        </w:rPr>
        <w:t xml:space="preserve"> </w:t>
      </w:r>
      <w:r w:rsidRPr="008B6030">
        <w:rPr>
          <w:rFonts w:hint="eastAsia"/>
          <w:b/>
        </w:rPr>
        <w:t>以预期收益为基础</w:t>
      </w:r>
    </w:p>
    <w:p w14:paraId="13D1ED99" w14:textId="73DDE864" w:rsidR="00C2690A" w:rsidRPr="00C90A10" w:rsidRDefault="006479C7" w:rsidP="00AC702A">
      <w:pPr>
        <w:rPr>
          <w:b/>
        </w:rPr>
      </w:pPr>
      <w:r w:rsidRPr="00C90A10">
        <w:rPr>
          <w:rFonts w:hint="eastAsia"/>
          <w:b/>
        </w:rPr>
        <w:lastRenderedPageBreak/>
        <w:t>02</w:t>
      </w:r>
      <w:r w:rsidRPr="00C90A10">
        <w:rPr>
          <w:b/>
        </w:rPr>
        <w:t>U</w:t>
      </w:r>
      <w:r w:rsidRPr="00C90A10">
        <w:rPr>
          <w:rFonts w:hint="eastAsia"/>
          <w:b/>
        </w:rPr>
        <w:t>01</w:t>
      </w:r>
      <w:r w:rsidRPr="00C90A10">
        <w:rPr>
          <w:b/>
        </w:rPr>
        <w:t xml:space="preserve"> </w:t>
      </w:r>
      <w:r w:rsidRPr="00C90A10">
        <w:rPr>
          <w:rFonts w:hint="eastAsia"/>
          <w:b/>
        </w:rPr>
        <w:t>基于未来收益</w:t>
      </w:r>
      <w:r w:rsidR="002C7227">
        <w:rPr>
          <w:rFonts w:hint="eastAsia"/>
          <w:b/>
        </w:rPr>
        <w:t>的折现价值</w:t>
      </w:r>
    </w:p>
    <w:p w14:paraId="441223C0" w14:textId="5E805EB2" w:rsidR="00C27C07" w:rsidRDefault="005D3143" w:rsidP="00A57295">
      <w:r>
        <w:rPr>
          <w:rFonts w:hint="eastAsia"/>
        </w:rPr>
        <w:t>通过前几节课的学习，</w:t>
      </w:r>
      <w:r w:rsidRPr="00161DF6">
        <w:rPr>
          <w:rFonts w:hint="eastAsia"/>
        </w:rPr>
        <w:t>我们对</w:t>
      </w:r>
      <w:r>
        <w:rPr>
          <w:rFonts w:hint="eastAsia"/>
        </w:rPr>
        <w:t>折现</w:t>
      </w:r>
      <w:r w:rsidRPr="00161DF6">
        <w:rPr>
          <w:rFonts w:hint="eastAsia"/>
        </w:rPr>
        <w:t>法的</w:t>
      </w:r>
      <w:r>
        <w:rPr>
          <w:rFonts w:hint="eastAsia"/>
        </w:rPr>
        <w:t>基本逻辑应该不</w:t>
      </w:r>
      <w:r w:rsidRPr="00161DF6">
        <w:rPr>
          <w:rFonts w:hint="eastAsia"/>
        </w:rPr>
        <w:t>陌生</w:t>
      </w:r>
      <w:r>
        <w:rPr>
          <w:rFonts w:hint="eastAsia"/>
        </w:rPr>
        <w:t>了</w:t>
      </w:r>
      <w:r w:rsidR="00A54CF0">
        <w:rPr>
          <w:rFonts w:hint="eastAsia"/>
        </w:rPr>
        <w:t>。</w:t>
      </w:r>
      <w:r w:rsidR="005E41CE">
        <w:rPr>
          <w:rFonts w:hint="eastAsia"/>
        </w:rPr>
        <w:t>我们已经知道，</w:t>
      </w:r>
      <w:r w:rsidR="00AB6C64">
        <w:rPr>
          <w:rFonts w:hint="eastAsia"/>
        </w:rPr>
        <w:t>对于一个投资项目而言，</w:t>
      </w:r>
      <w:r w:rsidR="006536FE">
        <w:rPr>
          <w:rFonts w:hint="eastAsia"/>
        </w:rPr>
        <w:t>它的现值等于预计的未来现金流入，按该项目的资本成本</w:t>
      </w:r>
      <w:r w:rsidR="006536FE" w:rsidRPr="0097301E">
        <w:rPr>
          <w:rFonts w:hint="eastAsia"/>
          <w:shd w:val="pct15" w:color="auto" w:fill="FFFFFF"/>
        </w:rPr>
        <w:t>（有关</w:t>
      </w:r>
      <w:r w:rsidR="006536FE">
        <w:rPr>
          <w:rFonts w:hint="eastAsia"/>
          <w:shd w:val="pct15" w:color="auto" w:fill="FFFFFF"/>
        </w:rPr>
        <w:t>折现值</w:t>
      </w:r>
      <w:r w:rsidR="006536FE" w:rsidRPr="0097301E">
        <w:rPr>
          <w:rFonts w:hint="eastAsia"/>
          <w:shd w:val="pct15" w:color="auto" w:fill="FFFFFF"/>
        </w:rPr>
        <w:t>和折现率的概念，请学习“资本预算”和“资本成本”课程）</w:t>
      </w:r>
      <w:r w:rsidR="006536FE" w:rsidRPr="00EB577B">
        <w:rPr>
          <w:rFonts w:hint="eastAsia"/>
        </w:rPr>
        <w:t>折算</w:t>
      </w:r>
      <w:r w:rsidR="006536FE">
        <w:rPr>
          <w:rFonts w:hint="eastAsia"/>
        </w:rPr>
        <w:t>到</w:t>
      </w:r>
      <w:r w:rsidR="006536FE" w:rsidRPr="00EB577B">
        <w:rPr>
          <w:rFonts w:hint="eastAsia"/>
        </w:rPr>
        <w:t>今天的价值</w:t>
      </w:r>
      <w:r w:rsidR="006536FE">
        <w:rPr>
          <w:rFonts w:hint="eastAsia"/>
        </w:rPr>
        <w:t>。</w:t>
      </w:r>
      <w:r w:rsidR="005E41CE">
        <w:rPr>
          <w:rFonts w:hint="eastAsia"/>
        </w:rPr>
        <w:t>计算公式为</w:t>
      </w:r>
      <m:oMath>
        <m:f>
          <m:fPr>
            <m:ctrlPr>
              <w:ins w:id="5" w:author="Happy" w:date="2018-09-01T22:36:00Z">
                <w:rPr>
                  <w:rFonts w:ascii="Cambria Math" w:hAnsi="Cambria Math" w:cs="Arial"/>
                  <w:i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fPr>
          <m:num>
            <m:sSub>
              <m:sSubPr>
                <m:ctrlPr>
                  <w:ins w:id="6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</w:ins>
                </m:ctrlPr>
              </m:sSubPr>
              <m:e>
                <m:r>
                  <w:ins w:id="7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CF</m:t>
                  </w:ins>
                </m:r>
              </m:e>
              <m:sub>
                <m:r>
                  <w:ins w:id="8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1</m:t>
                  </w:ins>
                </m:r>
              </m:sub>
            </m:sSub>
          </m:num>
          <m:den>
            <m:r>
              <w:ins w:id="9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1+R</m:t>
              </w:ins>
            </m:r>
          </m:den>
        </m:f>
        <m:r>
          <w:ins w:id="10" w:author="Happy" w:date="2018-09-01T22:36:00Z">
            <w:rPr>
              <w:rFonts w:ascii="Cambria Math" w:hAnsi="Cambria Math" w:cs="Arial"/>
              <w:color w:val="333333"/>
              <w:sz w:val="20"/>
              <w:szCs w:val="20"/>
              <w:shd w:val="clear" w:color="auto" w:fill="FFFFFF"/>
            </w:rPr>
            <m:t>+</m:t>
          </w:ins>
        </m:r>
        <m:f>
          <m:fPr>
            <m:ctrlPr>
              <w:ins w:id="11" w:author="Happy" w:date="2018-09-01T22:36:00Z">
                <w:rPr>
                  <w:rFonts w:ascii="Cambria Math" w:hAnsi="Cambria Math" w:cs="Arial"/>
                  <w:i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fPr>
          <m:num>
            <m:sSub>
              <m:sSubPr>
                <m:ctrlPr>
                  <w:ins w:id="12" w:author="Happy" w:date="2018-09-01T22:36:00Z">
                    <w:rPr>
                      <w:rFonts w:ascii="Cambria Math" w:hAnsi="Cambria Math" w:cs="Arial"/>
                      <w:i/>
                      <w:color w:val="333333"/>
                      <w:sz w:val="20"/>
                      <w:szCs w:val="20"/>
                      <w:shd w:val="clear" w:color="auto" w:fill="FFFFFF"/>
                    </w:rPr>
                  </w:ins>
                </m:ctrlPr>
              </m:sSubPr>
              <m:e>
                <m:r>
                  <w:ins w:id="13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CF</m:t>
                  </w:ins>
                </m:r>
              </m:e>
              <m:sub>
                <m:r>
                  <w:ins w:id="14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2</m:t>
                  </w:ins>
                </m:r>
              </m:sub>
            </m:sSub>
          </m:num>
          <m:den>
            <m:sSup>
              <m:sSupPr>
                <m:ctrlPr>
                  <w:ins w:id="15" w:author="Happy" w:date="2018-09-01T22:36:00Z">
                    <w:rPr>
                      <w:rFonts w:ascii="Cambria Math" w:hAnsi="Cambria Math" w:cs="Arial"/>
                      <w:i/>
                      <w:color w:val="333333"/>
                      <w:sz w:val="20"/>
                      <w:szCs w:val="20"/>
                      <w:shd w:val="clear" w:color="auto" w:fill="FFFFFF"/>
                    </w:rPr>
                  </w:ins>
                </m:ctrlPr>
              </m:sSupPr>
              <m:e>
                <m:d>
                  <m:dPr>
                    <m:ctrlPr>
                      <w:ins w:id="16" w:author="Happy" w:date="2018-09-01T22:36:00Z">
                        <w:rPr>
                          <w:rFonts w:ascii="Cambria Math" w:hAnsi="Cambria Math" w:cs="Arial"/>
                          <w:i/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</w:ins>
                    </m:ctrlPr>
                  </m:dPr>
                  <m:e>
                    <m:r>
                      <w:ins w:id="17" w:author="Happy" w:date="2018-09-01T22:36:00Z">
                        <w:rPr>
                          <w:rFonts w:ascii="Cambria Math" w:hAnsi="Cambria Math" w:cs="Arial"/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m:t>1+R</m:t>
                      </w:ins>
                    </m:r>
                  </m:e>
                </m:d>
              </m:e>
              <m:sup>
                <m:r>
                  <w:ins w:id="18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2</m:t>
                  </w:ins>
                </m:r>
              </m:sup>
            </m:sSup>
          </m:den>
        </m:f>
        <m:r>
          <w:ins w:id="19" w:author="Happy" w:date="2018-09-01T22:36:00Z">
            <w:rPr>
              <w:rFonts w:ascii="Cambria Math" w:hAnsi="Cambria Math" w:cs="Arial"/>
              <w:color w:val="333333"/>
              <w:sz w:val="20"/>
              <w:szCs w:val="20"/>
              <w:shd w:val="clear" w:color="auto" w:fill="FFFFFF"/>
            </w:rPr>
            <m:t>+⋯+</m:t>
          </w:ins>
        </m:r>
        <m:f>
          <m:fPr>
            <m:ctrlPr>
              <w:ins w:id="20" w:author="Happy" w:date="2018-09-01T22:36:00Z">
                <w:rPr>
                  <w:rFonts w:ascii="Cambria Math" w:hAnsi="Cambria Math" w:cs="Arial"/>
                  <w:i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fPr>
          <m:num>
            <m:sSub>
              <m:sSubPr>
                <m:ctrlPr>
                  <w:ins w:id="21" w:author="Happy" w:date="2018-09-01T22:36:00Z">
                    <w:rPr>
                      <w:rFonts w:ascii="Cambria Math" w:hAnsi="Cambria Math" w:cs="Arial"/>
                      <w:i/>
                      <w:color w:val="333333"/>
                      <w:sz w:val="20"/>
                      <w:szCs w:val="20"/>
                      <w:shd w:val="clear" w:color="auto" w:fill="FFFFFF"/>
                    </w:rPr>
                  </w:ins>
                </m:ctrlPr>
              </m:sSubPr>
              <m:e>
                <m:r>
                  <w:ins w:id="22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CF</m:t>
                  </w:ins>
                </m:r>
              </m:e>
              <m:sub>
                <m:r>
                  <w:ins w:id="23" w:author="Happy" w:date="2018-09-01T22:36:00Z">
                    <w:rPr>
                      <w:rFonts w:ascii="Cambria Math" w:hAnsi="Cambria Math" w:cs="Arial" w:hint="eastAsia"/>
                      <w:color w:val="333333"/>
                      <w:sz w:val="20"/>
                      <w:szCs w:val="20"/>
                      <w:shd w:val="clear" w:color="auto" w:fill="FFFFFF"/>
                    </w:rPr>
                    <m:t>n</m:t>
                  </w:ins>
                </m:r>
              </m:sub>
            </m:sSub>
          </m:num>
          <m:den>
            <m:sSup>
              <m:sSupPr>
                <m:ctrlPr>
                  <w:ins w:id="24" w:author="Happy" w:date="2018-09-01T22:36:00Z">
                    <w:rPr>
                      <w:rFonts w:ascii="Cambria Math" w:hAnsi="Cambria Math" w:cs="Arial"/>
                      <w:i/>
                      <w:color w:val="333333"/>
                      <w:sz w:val="20"/>
                      <w:szCs w:val="20"/>
                      <w:shd w:val="clear" w:color="auto" w:fill="FFFFFF"/>
                    </w:rPr>
                  </w:ins>
                </m:ctrlPr>
              </m:sSupPr>
              <m:e>
                <m:d>
                  <m:dPr>
                    <m:ctrlPr>
                      <w:ins w:id="25" w:author="Happy" w:date="2018-09-01T22:36:00Z">
                        <w:rPr>
                          <w:rFonts w:ascii="Cambria Math" w:hAnsi="Cambria Math" w:cs="Arial"/>
                          <w:i/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</w:ins>
                    </m:ctrlPr>
                  </m:dPr>
                  <m:e>
                    <m:r>
                      <w:ins w:id="26" w:author="Happy" w:date="2018-09-01T22:36:00Z">
                        <w:rPr>
                          <w:rFonts w:ascii="Cambria Math" w:hAnsi="Cambria Math" w:cs="Arial"/>
                          <w:color w:val="333333"/>
                          <w:sz w:val="20"/>
                          <w:szCs w:val="20"/>
                          <w:shd w:val="clear" w:color="auto" w:fill="FFFFFF"/>
                        </w:rPr>
                        <m:t>1+R</m:t>
                      </w:ins>
                    </m:r>
                  </m:e>
                </m:d>
              </m:e>
              <m:sup>
                <m:r>
                  <w:ins w:id="27" w:author="Happy" w:date="2018-09-01T22:36:00Z">
                    <w:rPr>
                      <w:rFonts w:ascii="Cambria Math" w:hAnsi="Cambria Math" w:cs="Arial"/>
                      <w:color w:val="333333"/>
                      <w:sz w:val="20"/>
                      <w:szCs w:val="20"/>
                      <w:shd w:val="clear" w:color="auto" w:fill="FFFFFF"/>
                    </w:rPr>
                    <m:t>n</m:t>
                  </w:ins>
                </m:r>
              </m:sup>
            </m:sSup>
          </m:den>
        </m:f>
      </m:oMath>
      <w:r w:rsidR="005E41CE" w:rsidRPr="000C615C">
        <w:rPr>
          <w:rFonts w:ascii="Arial" w:hAnsi="Arial" w:cs="Arial"/>
          <w:noProof/>
          <w:color w:val="333333"/>
          <w:sz w:val="20"/>
          <w:szCs w:val="20"/>
          <w:u w:val="single"/>
          <w:shd w:val="clear" w:color="auto" w:fill="FFFFFF"/>
        </w:rPr>
        <w:drawing>
          <wp:inline distT="0" distB="0" distL="0" distR="0" wp14:anchorId="45D1AD92" wp14:editId="17FC9514">
            <wp:extent cx="2208530" cy="136566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590" cy="1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BD2" w:rsidRPr="000C615C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（</w:t>
      </w:r>
      <m:oMath>
        <m:sSub>
          <m:sSubPr>
            <m:ctrlPr>
              <w:ins w:id="28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sSubPr>
          <m:e>
            <m:r>
              <w:ins w:id="29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CF</m:t>
              </w:ins>
            </m:r>
          </m:e>
          <m:sub>
            <m:r>
              <w:ins w:id="30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1</m:t>
              </w:ins>
            </m:r>
          </m:sub>
        </m:sSub>
      </m:oMath>
      <w:del w:id="31" w:author="Happy" w:date="2018-09-01T22:36:00Z">
        <w:r w:rsidR="00216BD2" w:rsidRPr="000C615C" w:rsidDel="000F472F">
          <w:rPr>
            <w:rFonts w:ascii="Arial" w:hAnsi="Arial" w:cs="Arial" w:hint="eastAsia"/>
            <w:color w:val="333333"/>
            <w:sz w:val="20"/>
            <w:szCs w:val="20"/>
            <w:u w:val="single"/>
            <w:shd w:val="clear" w:color="auto" w:fill="FFFFFF"/>
          </w:rPr>
          <w:delText>C</w:delText>
        </w:r>
        <w:r w:rsidR="00216BD2" w:rsidRPr="000C615C" w:rsidDel="000F472F">
          <w:rPr>
            <w:rFonts w:ascii="Arial" w:hAnsi="Arial" w:cs="Arial"/>
            <w:color w:val="333333"/>
            <w:sz w:val="20"/>
            <w:szCs w:val="20"/>
            <w:u w:val="single"/>
            <w:shd w:val="clear" w:color="auto" w:fill="FFFFFF"/>
          </w:rPr>
          <w:delText>F1</w:delText>
        </w:r>
      </w:del>
      <w:r w:rsidR="00216BD2" w:rsidRPr="000C615C">
        <w:rPr>
          <w:rFonts w:ascii="Arial" w:hAnsi="Arial" w:cs="Arial"/>
          <w:color w:val="333333"/>
          <w:sz w:val="20"/>
          <w:szCs w:val="20"/>
          <w:u w:val="single"/>
          <w:shd w:val="clear" w:color="auto" w:fill="FFFFFF"/>
        </w:rPr>
        <w:t>…</w:t>
      </w:r>
      <m:oMath>
        <m:sSub>
          <m:sSubPr>
            <m:ctrlPr>
              <w:ins w:id="32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sSubPr>
          <m:e>
            <m:r>
              <w:ins w:id="33" w:author="Happy" w:date="2018-09-01T22:36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CF</m:t>
              </w:ins>
            </m:r>
          </m:e>
          <m:sub>
            <m:r>
              <w:ins w:id="34" w:author="Happy" w:date="2018-09-01T22:36:00Z">
                <w:rPr>
                  <w:rFonts w:ascii="Cambria Math" w:hAnsi="Cambria Math" w:cs="Arial" w:hint="eastAsia"/>
                  <w:color w:val="333333"/>
                  <w:sz w:val="20"/>
                  <w:szCs w:val="20"/>
                  <w:shd w:val="clear" w:color="auto" w:fill="FFFFFF"/>
                </w:rPr>
                <m:t>n</m:t>
              </w:ins>
            </m:r>
          </m:sub>
        </m:sSub>
      </m:oMath>
      <w:del w:id="35" w:author="Happy" w:date="2018-09-01T22:36:00Z">
        <w:r w:rsidR="00216BD2" w:rsidRPr="000C615C" w:rsidDel="000F472F">
          <w:rPr>
            <w:rFonts w:ascii="Arial" w:hAnsi="Arial" w:cs="Arial"/>
            <w:color w:val="333333"/>
            <w:sz w:val="20"/>
            <w:szCs w:val="20"/>
            <w:u w:val="single"/>
            <w:shd w:val="clear" w:color="auto" w:fill="FFFFFF"/>
          </w:rPr>
          <w:delText>CFn</w:delText>
        </w:r>
      </w:del>
      <w:r w:rsidR="00216BD2" w:rsidRPr="000C615C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：</w:t>
      </w:r>
      <w:r w:rsidR="00216BD2" w:rsidRPr="000C615C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n</w:t>
      </w:r>
      <w:r w:rsidR="00216BD2" w:rsidRPr="000C615C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年现金流入量；</w:t>
      </w:r>
      <w:ins w:id="36" w:author="Happy" w:date="2018-09-01T22:36:00Z">
        <w:r w:rsidR="000F472F">
          <w:rPr>
            <w:rFonts w:ascii="Arial" w:hAnsi="Arial" w:cs="Arial"/>
            <w:color w:val="333333"/>
            <w:sz w:val="20"/>
            <w:szCs w:val="20"/>
            <w:u w:val="single"/>
            <w:shd w:val="clear" w:color="auto" w:fill="FFFFFF"/>
          </w:rPr>
          <w:t>R</w:t>
        </w:r>
      </w:ins>
      <w:del w:id="37" w:author="Happy" w:date="2018-09-01T22:36:00Z">
        <w:r w:rsidR="00216BD2" w:rsidRPr="000C615C" w:rsidDel="000F472F">
          <w:rPr>
            <w:rFonts w:ascii="Arial" w:hAnsi="Arial" w:cs="Arial"/>
            <w:color w:val="333333"/>
            <w:sz w:val="20"/>
            <w:szCs w:val="20"/>
            <w:u w:val="single"/>
            <w:shd w:val="clear" w:color="auto" w:fill="FFFFFF"/>
          </w:rPr>
          <w:delText>K</w:delText>
        </w:r>
      </w:del>
      <w:r w:rsidR="00216BD2" w:rsidRPr="000C615C">
        <w:rPr>
          <w:rFonts w:ascii="Arial" w:hAnsi="Arial" w:cs="Arial" w:hint="eastAsia"/>
          <w:color w:val="333333"/>
          <w:sz w:val="20"/>
          <w:szCs w:val="20"/>
          <w:u w:val="single"/>
          <w:shd w:val="clear" w:color="auto" w:fill="FFFFFF"/>
        </w:rPr>
        <w:t>：特定项目的折现率）。</w:t>
      </w:r>
    </w:p>
    <w:p w14:paraId="5ECFEA5E" w14:textId="404D8EC4" w:rsidR="00D20DA9" w:rsidRDefault="000E2732" w:rsidP="00A57295">
      <w:r>
        <w:rPr>
          <w:rFonts w:hint="eastAsia"/>
        </w:rPr>
        <w:t>对于一家公司呢？</w:t>
      </w:r>
      <w:r w:rsidR="00DF11ED">
        <w:rPr>
          <w:rFonts w:hint="eastAsia"/>
        </w:rPr>
        <w:t>它</w:t>
      </w:r>
      <w:r w:rsidR="00170C83">
        <w:rPr>
          <w:rFonts w:hint="eastAsia"/>
        </w:rPr>
        <w:t>的价值也就是</w:t>
      </w:r>
      <w:r w:rsidR="00170C83" w:rsidRPr="00170C83">
        <w:t>等于</w:t>
      </w:r>
      <w:r w:rsidR="00170C83">
        <w:rPr>
          <w:rFonts w:hint="eastAsia"/>
        </w:rPr>
        <w:t>预计的未来现金流入，</w:t>
      </w:r>
      <w:r w:rsidR="00170C83" w:rsidRPr="00170C83">
        <w:t>按</w:t>
      </w:r>
      <w:hyperlink r:id="rId9" w:tgtFrame="_blank" w:history="1">
        <w:r w:rsidR="00C53078">
          <w:rPr>
            <w:rFonts w:hint="eastAsia"/>
          </w:rPr>
          <w:t>该公司的</w:t>
        </w:r>
        <w:r w:rsidR="00170C83" w:rsidRPr="00170C83">
          <w:t>资本</w:t>
        </w:r>
      </w:hyperlink>
      <w:r w:rsidR="00170C83" w:rsidRPr="00170C83">
        <w:t>成本进行</w:t>
      </w:r>
      <w:hyperlink r:id="rId10" w:tgtFrame="_blank" w:history="1">
        <w:r w:rsidR="00170C83" w:rsidRPr="00170C83">
          <w:t>折现</w:t>
        </w:r>
      </w:hyperlink>
      <w:r w:rsidR="00170C83" w:rsidRPr="00170C83">
        <w:t>。</w:t>
      </w:r>
    </w:p>
    <w:p w14:paraId="4AC43B09" w14:textId="032FE0CE" w:rsidR="008658BD" w:rsidRDefault="002B097D" w:rsidP="00A57295">
      <w:r>
        <w:rPr>
          <w:rFonts w:hint="eastAsia"/>
        </w:rPr>
        <w:t>那么</w:t>
      </w:r>
      <w:r w:rsidR="00DF11ED">
        <w:rPr>
          <w:rFonts w:hint="eastAsia"/>
        </w:rPr>
        <w:t>一家公司的现金流</w:t>
      </w:r>
      <w:r>
        <w:rPr>
          <w:rFonts w:hint="eastAsia"/>
        </w:rPr>
        <w:t>应该</w:t>
      </w:r>
      <w:r w:rsidR="00DF11ED">
        <w:rPr>
          <w:rFonts w:hint="eastAsia"/>
        </w:rPr>
        <w:t>如何确定</w:t>
      </w:r>
      <w:r>
        <w:rPr>
          <w:rFonts w:hint="eastAsia"/>
        </w:rPr>
        <w:t>？</w:t>
      </w:r>
      <w:r w:rsidR="008658BD">
        <w:rPr>
          <w:rFonts w:hint="eastAsia"/>
        </w:rPr>
        <w:t>目前流行的做法是通过</w:t>
      </w:r>
      <w:r w:rsidR="008658BD" w:rsidRPr="00907E5C">
        <w:rPr>
          <w:rFonts w:hint="eastAsia"/>
          <w:u w:val="single"/>
        </w:rPr>
        <w:t>股利</w:t>
      </w:r>
      <w:r w:rsidR="008658BD">
        <w:rPr>
          <w:rFonts w:hint="eastAsia"/>
        </w:rPr>
        <w:t>和</w:t>
      </w:r>
      <w:r w:rsidR="008658BD" w:rsidRPr="00907E5C">
        <w:rPr>
          <w:rFonts w:hint="eastAsia"/>
          <w:u w:val="single"/>
        </w:rPr>
        <w:t>自由现金流</w:t>
      </w:r>
      <w:r w:rsidR="008658BD">
        <w:rPr>
          <w:rFonts w:hint="eastAsia"/>
        </w:rPr>
        <w:t>这两种形式</w:t>
      </w:r>
      <w:r w:rsidR="00DF11ED">
        <w:rPr>
          <w:rFonts w:hint="eastAsia"/>
        </w:rPr>
        <w:t>。</w:t>
      </w:r>
    </w:p>
    <w:p w14:paraId="35C2BC7F" w14:textId="3DD08066" w:rsidR="00167EDA" w:rsidRDefault="00652CB8" w:rsidP="006658A0">
      <w:r>
        <w:rPr>
          <w:rFonts w:hint="eastAsia"/>
        </w:rPr>
        <w:t>我们先来看第一种“股利折现模型”</w:t>
      </w:r>
      <w:r w:rsidR="00C86B15">
        <w:rPr>
          <w:rFonts w:hint="eastAsia"/>
        </w:rPr>
        <w:t>。</w:t>
      </w:r>
      <w:r w:rsidR="00F635BD">
        <w:rPr>
          <w:rFonts w:hint="eastAsia"/>
        </w:rPr>
        <w:t>因为从最严格的意义上来说，上市公司股东获得的唯一一种现金流就是未来股利，所以该模型认为</w:t>
      </w:r>
      <w:r w:rsidR="00F635BD" w:rsidRPr="00236A4F">
        <w:rPr>
          <w:rFonts w:hint="eastAsia"/>
        </w:rPr>
        <w:t>公司价值</w:t>
      </w:r>
      <w:r w:rsidR="00F635BD">
        <w:rPr>
          <w:rFonts w:hint="eastAsia"/>
        </w:rPr>
        <w:t>就</w:t>
      </w:r>
      <w:r w:rsidR="00F635BD" w:rsidRPr="00236A4F">
        <w:rPr>
          <w:rFonts w:hint="eastAsia"/>
        </w:rPr>
        <w:t>是</w:t>
      </w:r>
      <w:r w:rsidR="00F635BD">
        <w:rPr>
          <w:rFonts w:hint="eastAsia"/>
        </w:rPr>
        <w:t>其未来股利</w:t>
      </w:r>
      <w:r w:rsidR="00F635BD" w:rsidRPr="00236A4F">
        <w:rPr>
          <w:rFonts w:hint="eastAsia"/>
        </w:rPr>
        <w:t>的</w:t>
      </w:r>
      <w:r w:rsidR="00F635BD">
        <w:rPr>
          <w:rFonts w:hint="eastAsia"/>
        </w:rPr>
        <w:t>折现值。</w:t>
      </w:r>
    </w:p>
    <w:p w14:paraId="3CE0C3BE" w14:textId="2E5B6328" w:rsidR="00132AAC" w:rsidRPr="006658A0" w:rsidRDefault="00132AAC" w:rsidP="00A57295"/>
    <w:p w14:paraId="500D91D5" w14:textId="386ED522" w:rsidR="005746AC" w:rsidRDefault="006658A0" w:rsidP="00A57295">
      <w:pPr>
        <w:rPr>
          <w:b/>
        </w:rPr>
      </w:pPr>
      <w:r w:rsidRPr="001F75DF">
        <w:rPr>
          <w:rFonts w:hint="eastAsia"/>
          <w:b/>
        </w:rPr>
        <w:t>02</w:t>
      </w:r>
      <w:r w:rsidRPr="001F75DF">
        <w:rPr>
          <w:b/>
        </w:rPr>
        <w:t>U</w:t>
      </w:r>
      <w:r w:rsidRPr="001F75DF">
        <w:rPr>
          <w:rFonts w:hint="eastAsia"/>
          <w:b/>
        </w:rPr>
        <w:t>0</w:t>
      </w:r>
      <w:r>
        <w:rPr>
          <w:rFonts w:hint="eastAsia"/>
          <w:b/>
        </w:rPr>
        <w:t>2</w:t>
      </w:r>
      <w:r w:rsidRPr="001F75DF">
        <w:rPr>
          <w:rFonts w:hint="eastAsia"/>
          <w:b/>
        </w:rPr>
        <w:t>a</w:t>
      </w:r>
      <w:r w:rsidR="00752A3A">
        <w:rPr>
          <w:b/>
        </w:rPr>
        <w:t xml:space="preserve"> </w:t>
      </w:r>
      <w:r w:rsidR="00752A3A">
        <w:rPr>
          <w:rFonts w:hint="eastAsia"/>
          <w:b/>
        </w:rPr>
        <w:t>小</w:t>
      </w:r>
      <w:r w:rsidR="00EF55A9">
        <w:rPr>
          <w:rFonts w:hint="eastAsia"/>
          <w:b/>
        </w:rPr>
        <w:t>调查</w:t>
      </w:r>
      <w:r w:rsidR="00752A3A">
        <w:rPr>
          <w:rFonts w:hint="eastAsia"/>
          <w:b/>
        </w:rPr>
        <w:t>：</w:t>
      </w:r>
      <w:r w:rsidR="00742348">
        <w:rPr>
          <w:rFonts w:hint="eastAsia"/>
          <w:b/>
        </w:rPr>
        <w:t>你认同这</w:t>
      </w:r>
      <w:r w:rsidR="00BF2578">
        <w:rPr>
          <w:rFonts w:hint="eastAsia"/>
          <w:b/>
        </w:rPr>
        <w:t>一</w:t>
      </w:r>
      <w:r w:rsidR="00742348">
        <w:rPr>
          <w:rFonts w:hint="eastAsia"/>
          <w:b/>
        </w:rPr>
        <w:t>假设吗</w:t>
      </w:r>
      <w:r w:rsidR="00310C60">
        <w:rPr>
          <w:rFonts w:hint="eastAsia"/>
          <w:b/>
        </w:rPr>
        <w:t>？</w:t>
      </w:r>
    </w:p>
    <w:p w14:paraId="3BD6EBBA" w14:textId="6B321EBE" w:rsidR="00BF2578" w:rsidRDefault="00BF2578" w:rsidP="00BF2578">
      <w:r>
        <w:rPr>
          <w:rFonts w:hint="eastAsia"/>
        </w:rPr>
        <w:t>我们</w:t>
      </w:r>
      <w:r w:rsidR="006F7CFB">
        <w:rPr>
          <w:rFonts w:hint="eastAsia"/>
        </w:rPr>
        <w:t>刚才</w:t>
      </w:r>
      <w:r w:rsidR="00F76F1D">
        <w:rPr>
          <w:rFonts w:hint="eastAsia"/>
        </w:rPr>
        <w:t>讲</w:t>
      </w:r>
      <w:r w:rsidR="006F7CFB">
        <w:rPr>
          <w:rFonts w:hint="eastAsia"/>
        </w:rPr>
        <w:t>到</w:t>
      </w:r>
      <w:r>
        <w:rPr>
          <w:rFonts w:hint="eastAsia"/>
        </w:rPr>
        <w:t>的</w:t>
      </w:r>
      <w:r w:rsidR="006F7CFB">
        <w:rPr>
          <w:rFonts w:hint="eastAsia"/>
        </w:rPr>
        <w:t>“</w:t>
      </w:r>
      <w:r>
        <w:rPr>
          <w:rFonts w:hint="eastAsia"/>
        </w:rPr>
        <w:t>股利</w:t>
      </w:r>
      <w:r w:rsidR="00500C01">
        <w:rPr>
          <w:rFonts w:hint="eastAsia"/>
        </w:rPr>
        <w:t>折现</w:t>
      </w:r>
      <w:r>
        <w:rPr>
          <w:rFonts w:hint="eastAsia"/>
        </w:rPr>
        <w:t>模型</w:t>
      </w:r>
      <w:r w:rsidR="006F7CFB">
        <w:rPr>
          <w:rFonts w:hint="eastAsia"/>
        </w:rPr>
        <w:t>”</w:t>
      </w:r>
      <w:r>
        <w:rPr>
          <w:rFonts w:hint="eastAsia"/>
        </w:rPr>
        <w:t>，有一条</w:t>
      </w:r>
      <w:r w:rsidR="00925814">
        <w:rPr>
          <w:rFonts w:hint="eastAsia"/>
        </w:rPr>
        <w:t>很</w:t>
      </w:r>
      <w:r>
        <w:rPr>
          <w:rFonts w:hint="eastAsia"/>
        </w:rPr>
        <w:t>重要的前提假设：认为公司的</w:t>
      </w:r>
      <w:r w:rsidR="002A6003">
        <w:rPr>
          <w:rFonts w:hint="eastAsia"/>
        </w:rPr>
        <w:t>股利</w:t>
      </w:r>
      <w:r>
        <w:rPr>
          <w:rFonts w:hint="eastAsia"/>
        </w:rPr>
        <w:t>预计会以一个稳定的增长率持续增长。</w:t>
      </w:r>
    </w:p>
    <w:p w14:paraId="7ECF5A81" w14:textId="520FA043" w:rsidR="00BF2578" w:rsidRPr="00BF2578" w:rsidRDefault="0060507E" w:rsidP="00BF2578">
      <w:r>
        <w:rPr>
          <w:rFonts w:hint="eastAsia"/>
        </w:rPr>
        <w:t>针对</w:t>
      </w:r>
      <w:r w:rsidR="00BF2578">
        <w:rPr>
          <w:rFonts w:hint="eastAsia"/>
        </w:rPr>
        <w:t>X</w:t>
      </w:r>
      <w:r w:rsidR="00BF2578">
        <w:t>YZ</w:t>
      </w:r>
      <w:r w:rsidR="00BF2578">
        <w:rPr>
          <w:rFonts w:hint="eastAsia"/>
        </w:rPr>
        <w:t>公司的情况</w:t>
      </w:r>
      <w:r w:rsidR="008C774B">
        <w:rPr>
          <w:rFonts w:hint="eastAsia"/>
        </w:rPr>
        <w:t>——</w:t>
      </w:r>
      <w:r w:rsidR="00BF2578">
        <w:rPr>
          <w:rFonts w:hint="eastAsia"/>
        </w:rPr>
        <w:t>“X</w:t>
      </w:r>
      <w:r w:rsidR="00BF2578">
        <w:t>YZ</w:t>
      </w:r>
      <w:r w:rsidR="00BF2578">
        <w:rPr>
          <w:rFonts w:hint="eastAsia"/>
        </w:rPr>
        <w:t>公司通过短短不到10年的发展，已迅速越居全球第3位”</w:t>
      </w:r>
      <w:r w:rsidR="008C774B">
        <w:rPr>
          <w:rFonts w:hint="eastAsia"/>
        </w:rPr>
        <w:t>，谈谈你是否认同</w:t>
      </w:r>
      <w:r w:rsidR="00536871">
        <w:rPr>
          <w:rFonts w:hint="eastAsia"/>
        </w:rPr>
        <w:t>“股利</w:t>
      </w:r>
      <w:r>
        <w:rPr>
          <w:rFonts w:hint="eastAsia"/>
        </w:rPr>
        <w:t>会以一个稳定的速度持续增长</w:t>
      </w:r>
      <w:r w:rsidR="00536871">
        <w:rPr>
          <w:rFonts w:hint="eastAsia"/>
        </w:rPr>
        <w:t>”</w:t>
      </w:r>
      <w:r w:rsidR="00791A85">
        <w:rPr>
          <w:rFonts w:hint="eastAsia"/>
        </w:rPr>
        <w:t>这一</w:t>
      </w:r>
      <w:r w:rsidR="00536871">
        <w:rPr>
          <w:rFonts w:hint="eastAsia"/>
        </w:rPr>
        <w:t>假设</w:t>
      </w:r>
      <w:r w:rsidR="008C774B">
        <w:rPr>
          <w:rFonts w:hint="eastAsia"/>
        </w:rPr>
        <w:t>：</w:t>
      </w:r>
    </w:p>
    <w:p w14:paraId="01E49E27" w14:textId="77777777" w:rsidR="00BF2578" w:rsidRPr="00D657C6" w:rsidRDefault="00BF2578" w:rsidP="00BF257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F80180" wp14:editId="6C5E7C44">
                <wp:simplePos x="0" y="0"/>
                <wp:positionH relativeFrom="column">
                  <wp:posOffset>23884</wp:posOffset>
                </wp:positionH>
                <wp:positionV relativeFrom="paragraph">
                  <wp:posOffset>20017</wp:posOffset>
                </wp:positionV>
                <wp:extent cx="3377820" cy="545910"/>
                <wp:effectExtent l="0" t="0" r="13335" b="2603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820" cy="54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06DA5" id="矩形 13" o:spid="_x0000_s1026" style="position:absolute;left:0;text-align:left;margin-left:1.9pt;margin-top:1.6pt;width:265.95pt;height:4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" fillcolor="white [3201]" strokecolor="#70ad47 [3209]" strokeweight="1pt"/>
            </w:pict>
          </mc:Fallback>
        </mc:AlternateContent>
      </w:r>
    </w:p>
    <w:p w14:paraId="3A93F697" w14:textId="77777777" w:rsidR="00BF2578" w:rsidRDefault="00BF2578" w:rsidP="00BF2578"/>
    <w:p w14:paraId="5967D014" w14:textId="77777777" w:rsidR="00BF2578" w:rsidRDefault="00BF2578" w:rsidP="00BF2578"/>
    <w:p w14:paraId="6018C223" w14:textId="4EEE1A39" w:rsidR="00742348" w:rsidRPr="00F85B81" w:rsidRDefault="00F85B81" w:rsidP="00EF55A9">
      <w:r w:rsidRPr="00B93C31">
        <w:rPr>
          <w:rFonts w:hint="eastAsia"/>
          <w:b/>
        </w:rPr>
        <w:t>反馈：</w:t>
      </w:r>
      <w:r>
        <w:rPr>
          <w:rFonts w:hint="eastAsia"/>
        </w:rPr>
        <w:t>谢谢你的回答。请继续学习，看看我们的观点。</w:t>
      </w:r>
    </w:p>
    <w:p w14:paraId="1D9AED76" w14:textId="77777777" w:rsidR="00742348" w:rsidRDefault="00742348" w:rsidP="00EF55A9"/>
    <w:p w14:paraId="602EB5D8" w14:textId="77777777" w:rsidR="00B93C31" w:rsidRPr="00FB1743" w:rsidRDefault="00B93C31" w:rsidP="00B93C31">
      <w:pPr>
        <w:rPr>
          <w:b/>
        </w:rPr>
      </w:pPr>
      <w:r w:rsidRPr="00FB1743">
        <w:rPr>
          <w:rFonts w:hint="eastAsia"/>
          <w:b/>
        </w:rPr>
        <w:t>02</w:t>
      </w:r>
      <w:r w:rsidRPr="00FB1743">
        <w:rPr>
          <w:b/>
        </w:rPr>
        <w:t>U</w:t>
      </w:r>
      <w:r w:rsidRPr="00FB1743">
        <w:rPr>
          <w:rFonts w:hint="eastAsia"/>
          <w:b/>
        </w:rPr>
        <w:t>03</w:t>
      </w:r>
      <w:r w:rsidRPr="00FB1743">
        <w:rPr>
          <w:b/>
        </w:rPr>
        <w:t xml:space="preserve"> </w:t>
      </w:r>
      <w:r w:rsidRPr="00FB1743">
        <w:rPr>
          <w:rFonts w:hint="eastAsia"/>
          <w:b/>
        </w:rPr>
        <w:t>股利折现模型</w:t>
      </w:r>
    </w:p>
    <w:p w14:paraId="0B52BF56" w14:textId="4F5023BB" w:rsidR="0009438B" w:rsidRDefault="0009438B" w:rsidP="0009438B">
      <w:r>
        <w:rPr>
          <w:rFonts w:hint="eastAsia"/>
        </w:rPr>
        <w:t>我们通常会对公司做持续经营的假设，也就是说，价值评估的前提是公司能够持续经营下去</w:t>
      </w:r>
      <w:ins w:id="38" w:author="Happy" w:date="2018-09-01T22:43:00Z">
        <w:r w:rsidR="00190C2F">
          <w:rPr>
            <w:rFonts w:hint="eastAsia"/>
          </w:rPr>
          <w:t>，即在可以预见的未来，公司不会倒闭</w:t>
        </w:r>
      </w:ins>
      <w:r>
        <w:rPr>
          <w:rFonts w:hint="eastAsia"/>
        </w:rPr>
        <w:t>。</w:t>
      </w:r>
      <w:del w:id="39" w:author="Happy" w:date="2018-09-01T22:44:00Z">
        <w:r w:rsidDel="007A2A94">
          <w:rPr>
            <w:rFonts w:hint="eastAsia"/>
          </w:rPr>
          <w:delText>但</w:delText>
        </w:r>
      </w:del>
      <w:r>
        <w:rPr>
          <w:rFonts w:hint="eastAsia"/>
        </w:rPr>
        <w:t>除此之外，</w:t>
      </w:r>
      <w:r w:rsidR="00B23D75">
        <w:rPr>
          <w:rFonts w:hint="eastAsia"/>
        </w:rPr>
        <w:t>我们还会假设</w:t>
      </w:r>
      <w:r w:rsidR="00A82B28">
        <w:rPr>
          <w:rFonts w:hint="eastAsia"/>
        </w:rPr>
        <w:t>公司的</w:t>
      </w:r>
      <w:r w:rsidR="008C1676">
        <w:rPr>
          <w:rFonts w:hint="eastAsia"/>
        </w:rPr>
        <w:t>股利</w:t>
      </w:r>
      <w:r w:rsidR="00A82B28">
        <w:rPr>
          <w:rFonts w:hint="eastAsia"/>
        </w:rPr>
        <w:t>会以一个稳定的速度</w:t>
      </w:r>
      <w:r w:rsidR="00D91704">
        <w:rPr>
          <w:rFonts w:hint="eastAsia"/>
        </w:rPr>
        <w:t>持续增长下去，从而得出这样一个</w:t>
      </w:r>
      <w:r w:rsidR="002F113A">
        <w:rPr>
          <w:rFonts w:hint="eastAsia"/>
        </w:rPr>
        <w:t>估值</w:t>
      </w:r>
      <w:r w:rsidR="00D91704">
        <w:rPr>
          <w:rFonts w:hint="eastAsia"/>
        </w:rPr>
        <w:t>公式</w:t>
      </w:r>
      <w:r w:rsidR="008C1676">
        <w:rPr>
          <w:rFonts w:hint="eastAsia"/>
        </w:rPr>
        <w:t>：</w:t>
      </w:r>
      <w:r w:rsidR="00C27C07">
        <w:t xml:space="preserve"> </w:t>
      </w:r>
    </w:p>
    <w:p w14:paraId="3ECF15B1" w14:textId="273FAFEA" w:rsidR="0009438B" w:rsidRDefault="00D91704" w:rsidP="00FB1743">
      <w:r>
        <w:rPr>
          <w:noProof/>
        </w:rPr>
        <w:drawing>
          <wp:inline distT="0" distB="0" distL="0" distR="0" wp14:anchorId="5651D0CD" wp14:editId="1BC4393E">
            <wp:extent cx="3159457" cy="285287"/>
            <wp:effectExtent l="0" t="0" r="317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7845" cy="2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5CB9" w14:textId="247D2393" w:rsidR="00742348" w:rsidRDefault="005D6F1E" w:rsidP="00EF55A9">
      <w:del w:id="40" w:author="Happy" w:date="2018-09-01T22:50:00Z">
        <w:r w:rsidDel="00420788">
          <w:rPr>
            <w:rFonts w:hint="eastAsia"/>
          </w:rPr>
          <w:delText>D</w:delText>
        </w:r>
      </w:del>
      <m:oMath>
        <m:sSub>
          <m:sSubPr>
            <m:ctrlPr>
              <w:ins w:id="41" w:author="Happy" w:date="2018-09-01T22:50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</w:ins>
            </m:ctrlPr>
          </m:sSubPr>
          <m:e>
            <m:r>
              <w:ins w:id="42" w:author="Happy" w:date="2018-09-01T22:51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D</m:t>
              </w:ins>
            </m:r>
          </m:e>
          <m:sub>
            <m:r>
              <w:ins w:id="43" w:author="Happy" w:date="2018-09-01T22:51:00Z">
                <w:rPr>
                  <w:rFonts w:ascii="Cambria Math" w:hAnsi="Cambria Math" w:cs="Arial"/>
                  <w:color w:val="333333"/>
                  <w:sz w:val="20"/>
                  <w:szCs w:val="20"/>
                  <w:shd w:val="clear" w:color="auto" w:fill="FFFFFF"/>
                </w:rPr>
                <m:t>0</m:t>
              </w:ins>
            </m:r>
          </m:sub>
        </m:sSub>
      </m:oMath>
      <w:r w:rsidR="0020496B">
        <w:rPr>
          <w:rFonts w:hint="eastAsia"/>
        </w:rPr>
        <w:t>代表</w:t>
      </w:r>
      <w:ins w:id="44" w:author="Happy" w:date="2018-09-01T22:51:00Z">
        <w:r w:rsidR="00420788">
          <w:rPr>
            <w:rFonts w:hint="eastAsia"/>
          </w:rPr>
          <w:t>当期</w:t>
        </w:r>
      </w:ins>
      <w:r>
        <w:rPr>
          <w:rFonts w:hint="eastAsia"/>
        </w:rPr>
        <w:t>股利</w:t>
      </w:r>
      <w:r w:rsidR="0020496B">
        <w:rPr>
          <w:rFonts w:hint="eastAsia"/>
        </w:rPr>
        <w:t>，股利以一个稳定的增长率g永续增长。我们将每一期的股利都</w:t>
      </w:r>
      <w:r w:rsidR="0011513C">
        <w:rPr>
          <w:rFonts w:hint="eastAsia"/>
        </w:rPr>
        <w:t>按</w:t>
      </w:r>
      <w:r w:rsidR="004D4390">
        <w:rPr>
          <w:rFonts w:hint="eastAsia"/>
        </w:rPr>
        <w:t>公司资本成本——即折现率</w:t>
      </w:r>
      <w:r w:rsidR="0020496B">
        <w:rPr>
          <w:rFonts w:hint="eastAsia"/>
        </w:rPr>
        <w:t>r</w:t>
      </w:r>
      <w:ins w:id="45" w:author="Happy" w:date="2018-09-01T22:54:00Z">
        <w:r w:rsidR="00004A3E">
          <w:rPr>
            <w:rFonts w:hint="eastAsia"/>
          </w:rPr>
          <w:t>折现到估值时点</w:t>
        </w:r>
      </w:ins>
      <w:del w:id="46" w:author="Happy" w:date="2018-09-01T22:54:00Z">
        <w:r w:rsidR="0011513C" w:rsidDel="0035073E">
          <w:rPr>
            <w:rFonts w:hint="eastAsia"/>
          </w:rPr>
          <w:delText>进行</w:delText>
        </w:r>
        <w:r w:rsidR="0020496B" w:rsidDel="0035073E">
          <w:rPr>
            <w:rFonts w:hint="eastAsia"/>
          </w:rPr>
          <w:delText>折现</w:delText>
        </w:r>
      </w:del>
      <w:r w:rsidR="0020496B">
        <w:rPr>
          <w:rFonts w:hint="eastAsia"/>
        </w:rPr>
        <w:t>并将折现值相加，</w:t>
      </w:r>
      <w:r w:rsidR="003D1696">
        <w:rPr>
          <w:rFonts w:hint="eastAsia"/>
        </w:rPr>
        <w:t>从而</w:t>
      </w:r>
      <w:r w:rsidR="0011513C">
        <w:rPr>
          <w:rFonts w:hint="eastAsia"/>
        </w:rPr>
        <w:t>得出一家公司的</w:t>
      </w:r>
      <w:ins w:id="47" w:author="Happy" w:date="2018-09-01T22:55:00Z">
        <w:r w:rsidR="00F24ECA">
          <w:rPr>
            <w:rFonts w:hint="eastAsia"/>
          </w:rPr>
          <w:t>现值</w:t>
        </w:r>
      </w:ins>
      <w:r w:rsidR="00C85039">
        <w:rPr>
          <w:rFonts w:hint="eastAsia"/>
        </w:rPr>
        <w:t>价值。</w:t>
      </w:r>
    </w:p>
    <w:p w14:paraId="2CBBCFE8" w14:textId="3C23BFE3" w:rsidR="00F76F1D" w:rsidRDefault="00F76F1D" w:rsidP="00EF55A9"/>
    <w:p w14:paraId="428541AE" w14:textId="56093455" w:rsidR="00F76F1D" w:rsidRPr="007A18BE" w:rsidRDefault="00F76F1D" w:rsidP="00EF55A9">
      <w:pPr>
        <w:rPr>
          <w:b/>
        </w:rPr>
      </w:pPr>
      <w:r w:rsidRPr="007A18BE">
        <w:rPr>
          <w:rFonts w:hint="eastAsia"/>
          <w:b/>
        </w:rPr>
        <w:t>02</w:t>
      </w:r>
      <w:r w:rsidRPr="007A18BE">
        <w:rPr>
          <w:b/>
        </w:rPr>
        <w:t>U</w:t>
      </w:r>
      <w:r w:rsidRPr="007A18BE">
        <w:rPr>
          <w:rFonts w:hint="eastAsia"/>
          <w:b/>
        </w:rPr>
        <w:t>04a</w:t>
      </w:r>
      <w:r w:rsidRPr="007A18BE">
        <w:rPr>
          <w:b/>
        </w:rPr>
        <w:t xml:space="preserve"> </w:t>
      </w:r>
      <w:r w:rsidRPr="007A18BE">
        <w:rPr>
          <w:rFonts w:hint="eastAsia"/>
          <w:b/>
        </w:rPr>
        <w:t>小测验：计算X</w:t>
      </w:r>
      <w:r w:rsidRPr="007A18BE">
        <w:rPr>
          <w:b/>
        </w:rPr>
        <w:t>YZ</w:t>
      </w:r>
      <w:r w:rsidRPr="007A18BE">
        <w:rPr>
          <w:rFonts w:hint="eastAsia"/>
          <w:b/>
        </w:rPr>
        <w:t>公司的股利现值</w:t>
      </w:r>
    </w:p>
    <w:p w14:paraId="3A29923F" w14:textId="1E5938A5" w:rsidR="00F76F1D" w:rsidRDefault="007F0AC9" w:rsidP="00EF55A9">
      <w:r>
        <w:rPr>
          <w:rFonts w:hint="eastAsia"/>
        </w:rPr>
        <w:t>假设X</w:t>
      </w:r>
      <w:r>
        <w:t>YZ</w:t>
      </w:r>
      <w:r>
        <w:rPr>
          <w:rFonts w:hint="eastAsia"/>
        </w:rPr>
        <w:t>公司上一年派发股利每股</w:t>
      </w:r>
      <w:r w:rsidR="0057217A">
        <w:rPr>
          <w:rFonts w:hint="eastAsia"/>
        </w:rPr>
        <w:t>7</w:t>
      </w:r>
      <w:r>
        <w:rPr>
          <w:rFonts w:hint="eastAsia"/>
        </w:rPr>
        <w:t>元，</w:t>
      </w:r>
      <w:r w:rsidR="00893FE6">
        <w:rPr>
          <w:rFonts w:hint="eastAsia"/>
        </w:rPr>
        <w:t>预计下一年的股利将获得</w:t>
      </w:r>
      <w:r w:rsidR="0057217A">
        <w:rPr>
          <w:rFonts w:hint="eastAsia"/>
        </w:rPr>
        <w:t>4</w:t>
      </w:r>
      <w:r w:rsidR="0057217A">
        <w:t>.5</w:t>
      </w:r>
      <w:r w:rsidR="00893FE6">
        <w:rPr>
          <w:rFonts w:hint="eastAsia"/>
        </w:rPr>
        <w:t>%的增长并始终保持这个增长速度。该公司的资本成本（即折现率）为</w:t>
      </w:r>
      <w:r w:rsidR="0057217A">
        <w:rPr>
          <w:rFonts w:hint="eastAsia"/>
        </w:rPr>
        <w:t>14.5</w:t>
      </w:r>
      <w:r w:rsidR="002A00BA">
        <w:rPr>
          <w:rFonts w:hint="eastAsia"/>
        </w:rPr>
        <w:t>%，</w:t>
      </w:r>
      <w:r w:rsidR="008C281B">
        <w:rPr>
          <w:rFonts w:hint="eastAsia"/>
        </w:rPr>
        <w:t>试着</w:t>
      </w:r>
      <w:r w:rsidR="00EF35F6">
        <w:rPr>
          <w:rFonts w:hint="eastAsia"/>
        </w:rPr>
        <w:t>列出公式计算X</w:t>
      </w:r>
      <w:r w:rsidR="00EF35F6">
        <w:t>YZ</w:t>
      </w:r>
      <w:r w:rsidR="00EF35F6">
        <w:rPr>
          <w:rFonts w:hint="eastAsia"/>
        </w:rPr>
        <w:t>公司的股利现值：</w:t>
      </w:r>
      <w:r w:rsidR="007A18BE">
        <w:rPr>
          <w:rFonts w:hint="eastAsia"/>
        </w:rPr>
        <w:t>（不需要算出答案）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4ED3" w14:paraId="5436750E" w14:textId="77777777" w:rsidTr="00134ED3">
        <w:trPr>
          <w:trHeight w:val="588"/>
        </w:trPr>
        <w:tc>
          <w:tcPr>
            <w:tcW w:w="8296" w:type="dxa"/>
          </w:tcPr>
          <w:p w14:paraId="645E291B" w14:textId="77777777" w:rsidR="00134ED3" w:rsidRDefault="008C281B" w:rsidP="00EF55A9">
            <w:r>
              <w:rPr>
                <w:rFonts w:hint="eastAsia"/>
              </w:rPr>
              <w:t>参考：</w:t>
            </w:r>
            <w:r>
              <w:rPr>
                <w:noProof/>
              </w:rPr>
              <w:drawing>
                <wp:inline distT="0" distB="0" distL="0" distR="0" wp14:anchorId="7E5AD969" wp14:editId="4A49DD7A">
                  <wp:extent cx="2939551" cy="261257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157" cy="283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7222A" w14:textId="003F1C27" w:rsidR="00B96EF2" w:rsidRDefault="00B96EF2" w:rsidP="00EF55A9">
            <w:r>
              <w:rPr>
                <w:rFonts w:hint="eastAsia"/>
              </w:rPr>
              <w:t>你的计算公式：_</w:t>
            </w:r>
            <w:r>
              <w:t>_____________________________________________</w:t>
            </w:r>
          </w:p>
        </w:tc>
      </w:tr>
    </w:tbl>
    <w:p w14:paraId="61634369" w14:textId="47E5678D" w:rsidR="00EF35F6" w:rsidRDefault="00134ED3" w:rsidP="00EF55A9">
      <w:r w:rsidRPr="00E20EF4">
        <w:rPr>
          <w:rFonts w:hint="eastAsia"/>
          <w:b/>
        </w:rPr>
        <w:t>反馈：</w:t>
      </w:r>
      <w:r w:rsidR="00EC7B04">
        <w:rPr>
          <w:rFonts w:hint="eastAsia"/>
        </w:rPr>
        <w:t>正确答案为P</w:t>
      </w:r>
      <w:r w:rsidR="00EC7B04">
        <w:t>=</w:t>
      </w:r>
      <w:r w:rsidR="00591E8B">
        <w:rPr>
          <w:rFonts w:hint="eastAsia"/>
        </w:rPr>
        <w:t>7</w:t>
      </w:r>
      <w:r w:rsidR="008C281B">
        <w:rPr>
          <w:rFonts w:hint="eastAsia"/>
        </w:rPr>
        <w:t>（1+</w:t>
      </w:r>
      <w:r w:rsidR="00591E8B">
        <w:rPr>
          <w:rFonts w:hint="eastAsia"/>
        </w:rPr>
        <w:t>4.5</w:t>
      </w:r>
      <w:r w:rsidR="008C281B">
        <w:rPr>
          <w:rFonts w:hint="eastAsia"/>
        </w:rPr>
        <w:t>%）/（1+</w:t>
      </w:r>
      <w:r w:rsidR="00591E8B">
        <w:rPr>
          <w:rFonts w:hint="eastAsia"/>
        </w:rPr>
        <w:t>14.5</w:t>
      </w:r>
      <w:r w:rsidR="008C281B">
        <w:rPr>
          <w:rFonts w:hint="eastAsia"/>
        </w:rPr>
        <w:t>%）+</w:t>
      </w:r>
      <w:r w:rsidR="00591E8B">
        <w:rPr>
          <w:rFonts w:hint="eastAsia"/>
        </w:rPr>
        <w:t>7</w:t>
      </w:r>
      <w:r w:rsidR="008C281B">
        <w:rPr>
          <w:rFonts w:hint="eastAsia"/>
        </w:rPr>
        <w:t>（1+</w:t>
      </w:r>
      <w:r w:rsidR="00591E8B">
        <w:rPr>
          <w:rFonts w:hint="eastAsia"/>
        </w:rPr>
        <w:t>4.</w:t>
      </w:r>
      <w:r w:rsidR="008C281B">
        <w:rPr>
          <w:rFonts w:hint="eastAsia"/>
        </w:rPr>
        <w:t>5%）</w:t>
      </w:r>
      <w:r w:rsidR="008C281B">
        <w:rPr>
          <w:rFonts w:hint="eastAsia"/>
          <w:vertAlign w:val="superscript"/>
        </w:rPr>
        <w:t>2</w:t>
      </w:r>
      <w:r w:rsidR="008C281B">
        <w:rPr>
          <w:rFonts w:hint="eastAsia"/>
        </w:rPr>
        <w:t>/（1+</w:t>
      </w:r>
      <w:r w:rsidR="00591E8B">
        <w:rPr>
          <w:rFonts w:hint="eastAsia"/>
        </w:rPr>
        <w:t>14.5</w:t>
      </w:r>
      <w:r w:rsidR="008C281B">
        <w:rPr>
          <w:rFonts w:hint="eastAsia"/>
        </w:rPr>
        <w:t>%</w:t>
      </w:r>
      <w:r w:rsidR="005020C6">
        <w:rPr>
          <w:rFonts w:hint="eastAsia"/>
        </w:rPr>
        <w:t>）</w:t>
      </w:r>
      <w:r w:rsidR="005020C6">
        <w:rPr>
          <w:rFonts w:hint="eastAsia"/>
          <w:vertAlign w:val="superscript"/>
        </w:rPr>
        <w:t>2</w:t>
      </w:r>
      <w:r w:rsidR="005020C6">
        <w:rPr>
          <w:rFonts w:hint="eastAsia"/>
        </w:rPr>
        <w:t>+</w:t>
      </w:r>
      <w:r w:rsidR="00591E8B">
        <w:rPr>
          <w:rFonts w:hint="eastAsia"/>
        </w:rPr>
        <w:t>7</w:t>
      </w:r>
      <w:r w:rsidR="005020C6">
        <w:rPr>
          <w:rFonts w:hint="eastAsia"/>
        </w:rPr>
        <w:t>（1+</w:t>
      </w:r>
      <w:r w:rsidR="004300BC">
        <w:rPr>
          <w:rFonts w:hint="eastAsia"/>
        </w:rPr>
        <w:t>4.5</w:t>
      </w:r>
      <w:r w:rsidR="005020C6">
        <w:rPr>
          <w:rFonts w:hint="eastAsia"/>
        </w:rPr>
        <w:t>%）</w:t>
      </w:r>
      <w:r w:rsidR="005020C6">
        <w:rPr>
          <w:rFonts w:hint="eastAsia"/>
          <w:vertAlign w:val="superscript"/>
        </w:rPr>
        <w:t>3</w:t>
      </w:r>
      <w:r w:rsidR="005020C6">
        <w:t>/</w:t>
      </w:r>
      <w:r w:rsidR="005020C6">
        <w:rPr>
          <w:rFonts w:hint="eastAsia"/>
        </w:rPr>
        <w:t>（1+1</w:t>
      </w:r>
      <w:r w:rsidR="00591E8B">
        <w:rPr>
          <w:rFonts w:hint="eastAsia"/>
        </w:rPr>
        <w:t>4.5</w:t>
      </w:r>
      <w:r w:rsidR="005020C6">
        <w:rPr>
          <w:rFonts w:hint="eastAsia"/>
        </w:rPr>
        <w:t>%）</w:t>
      </w:r>
      <w:r w:rsidR="005020C6">
        <w:rPr>
          <w:rFonts w:hint="eastAsia"/>
          <w:vertAlign w:val="superscript"/>
        </w:rPr>
        <w:t>3</w:t>
      </w:r>
      <w:r w:rsidR="005020C6">
        <w:t>+…</w:t>
      </w:r>
      <w:r w:rsidR="005020C6">
        <w:rPr>
          <w:rFonts w:hint="eastAsia"/>
        </w:rPr>
        <w:t>+</w:t>
      </w:r>
      <w:r w:rsidR="00591E8B">
        <w:rPr>
          <w:rFonts w:hint="eastAsia"/>
        </w:rPr>
        <w:t>7</w:t>
      </w:r>
      <w:r w:rsidR="005020C6">
        <w:rPr>
          <w:rFonts w:hint="eastAsia"/>
        </w:rPr>
        <w:t>（1+</w:t>
      </w:r>
      <w:r w:rsidR="00591E8B">
        <w:rPr>
          <w:rFonts w:hint="eastAsia"/>
        </w:rPr>
        <w:t>4.5</w:t>
      </w:r>
      <w:r w:rsidR="005020C6">
        <w:rPr>
          <w:rFonts w:hint="eastAsia"/>
        </w:rPr>
        <w:t>%</w:t>
      </w:r>
      <w:r w:rsidR="005020C6">
        <w:t>）</w:t>
      </w:r>
      <w:r w:rsidR="005020C6" w:rsidRPr="005020C6">
        <w:rPr>
          <w:rFonts w:hint="eastAsia"/>
          <w:vertAlign w:val="superscript"/>
        </w:rPr>
        <w:t>n</w:t>
      </w:r>
      <w:r w:rsidR="005020C6">
        <w:t>/</w:t>
      </w:r>
      <w:r w:rsidR="005020C6">
        <w:rPr>
          <w:rFonts w:hint="eastAsia"/>
        </w:rPr>
        <w:t>（1+1</w:t>
      </w:r>
      <w:r w:rsidR="00591E8B">
        <w:rPr>
          <w:rFonts w:hint="eastAsia"/>
        </w:rPr>
        <w:t>4.5</w:t>
      </w:r>
      <w:r w:rsidR="005020C6">
        <w:rPr>
          <w:rFonts w:hint="eastAsia"/>
        </w:rPr>
        <w:t>%）</w:t>
      </w:r>
      <w:r w:rsidR="005020C6" w:rsidRPr="005020C6">
        <w:rPr>
          <w:rFonts w:hint="eastAsia"/>
          <w:vertAlign w:val="superscript"/>
        </w:rPr>
        <w:t>n</w:t>
      </w:r>
      <w:r w:rsidR="00CD0261">
        <w:t>+…</w:t>
      </w:r>
      <w:r w:rsidR="00CD0261">
        <w:rPr>
          <w:rFonts w:hint="eastAsia"/>
        </w:rPr>
        <w:t>你答对了吗？</w:t>
      </w:r>
      <w:r w:rsidR="004A41A4">
        <w:rPr>
          <w:rFonts w:hint="eastAsia"/>
        </w:rPr>
        <w:t>计算结果为：</w:t>
      </w:r>
      <w:r w:rsidR="0057217A">
        <w:rPr>
          <w:rFonts w:hint="eastAsia"/>
        </w:rPr>
        <w:t>73.15元。</w:t>
      </w:r>
      <w:r w:rsidR="002C1E6A">
        <w:rPr>
          <w:rFonts w:hint="eastAsia"/>
        </w:rPr>
        <w:t>希望</w:t>
      </w:r>
      <w:r w:rsidR="002C1E6A">
        <w:rPr>
          <w:rFonts w:hint="eastAsia"/>
        </w:rPr>
        <w:lastRenderedPageBreak/>
        <w:t>在你列出公式的过程中，对股利折现法的含义有了</w:t>
      </w:r>
      <w:r w:rsidR="00A76017">
        <w:rPr>
          <w:rFonts w:hint="eastAsia"/>
        </w:rPr>
        <w:t>更</w:t>
      </w:r>
      <w:r w:rsidR="005601FD">
        <w:rPr>
          <w:rFonts w:hint="eastAsia"/>
        </w:rPr>
        <w:t>加</w:t>
      </w:r>
      <w:r w:rsidR="00A76017">
        <w:rPr>
          <w:rFonts w:hint="eastAsia"/>
        </w:rPr>
        <w:t>清晰的理解</w:t>
      </w:r>
      <w:r w:rsidR="00697BD2">
        <w:rPr>
          <w:rFonts w:hint="eastAsia"/>
        </w:rPr>
        <w:t>。</w:t>
      </w:r>
    </w:p>
    <w:p w14:paraId="7E4895D3" w14:textId="77777777" w:rsidR="00E068CD" w:rsidRDefault="00E068CD" w:rsidP="001A17B9">
      <w:pPr>
        <w:rPr>
          <w:b/>
        </w:rPr>
      </w:pPr>
    </w:p>
    <w:p w14:paraId="242E6E6B" w14:textId="5810119E" w:rsidR="000859C9" w:rsidRDefault="00BD1AC5" w:rsidP="001A17B9">
      <w:pPr>
        <w:rPr>
          <w:b/>
        </w:rPr>
      </w:pPr>
      <w:r>
        <w:rPr>
          <w:rFonts w:hint="eastAsia"/>
          <w:b/>
        </w:rPr>
        <w:t>02</w:t>
      </w:r>
      <w:r>
        <w:rPr>
          <w:b/>
        </w:rPr>
        <w:t>U</w:t>
      </w:r>
      <w:r>
        <w:rPr>
          <w:rFonts w:hint="eastAsia"/>
          <w:b/>
        </w:rPr>
        <w:t>0</w:t>
      </w:r>
      <w:r w:rsidR="0030743E">
        <w:rPr>
          <w:rFonts w:hint="eastAsia"/>
          <w:b/>
        </w:rPr>
        <w:t>5</w:t>
      </w:r>
      <w:r>
        <w:rPr>
          <w:b/>
        </w:rPr>
        <w:t xml:space="preserve"> </w:t>
      </w:r>
      <w:r w:rsidR="006D142F">
        <w:rPr>
          <w:rFonts w:hint="eastAsia"/>
          <w:b/>
        </w:rPr>
        <w:t>稳定增长</w:t>
      </w:r>
      <w:r>
        <w:rPr>
          <w:rFonts w:hint="eastAsia"/>
          <w:b/>
        </w:rPr>
        <w:t>模型和两阶段模型</w:t>
      </w:r>
    </w:p>
    <w:p w14:paraId="39FB8501" w14:textId="30AD26D1" w:rsidR="003A67FC" w:rsidRDefault="00DB3333" w:rsidP="003A67FC">
      <w:r>
        <w:rPr>
          <w:rFonts w:hint="eastAsia"/>
        </w:rPr>
        <w:t>然而，不少</w:t>
      </w:r>
      <w:r w:rsidR="003A67FC">
        <w:rPr>
          <w:rFonts w:hint="eastAsia"/>
        </w:rPr>
        <w:t>同学已经发现了，譬如像X</w:t>
      </w:r>
      <w:r w:rsidR="003A67FC">
        <w:t>YZ</w:t>
      </w:r>
      <w:r w:rsidR="003A67FC">
        <w:rPr>
          <w:rFonts w:hint="eastAsia"/>
        </w:rPr>
        <w:t>这样处于高速增长期的公司，很难在未来很长一段时间都维持这么高的增长速度。它很可能有一个回落。</w:t>
      </w:r>
    </w:p>
    <w:p w14:paraId="7B50642A" w14:textId="7E6C08AF" w:rsidR="000859C9" w:rsidRPr="00C42589" w:rsidRDefault="005F2901" w:rsidP="001A17B9">
      <w:r>
        <w:rPr>
          <w:rFonts w:hint="eastAsia"/>
        </w:rPr>
        <w:t>在现实情况中</w:t>
      </w:r>
      <w:r w:rsidR="00C42589" w:rsidRPr="00C42589">
        <w:rPr>
          <w:rFonts w:hint="eastAsia"/>
        </w:rPr>
        <w:t>，</w:t>
      </w:r>
      <w:r>
        <w:rPr>
          <w:rFonts w:hint="eastAsia"/>
        </w:rPr>
        <w:t>我们会发现</w:t>
      </w:r>
      <w:r w:rsidR="00E66566">
        <w:rPr>
          <w:rFonts w:hint="eastAsia"/>
        </w:rPr>
        <w:t>股利</w:t>
      </w:r>
      <w:r w:rsidR="00EA06D5">
        <w:rPr>
          <w:rFonts w:hint="eastAsia"/>
        </w:rPr>
        <w:t>始终稳定</w:t>
      </w:r>
      <w:r w:rsidR="00C42589" w:rsidRPr="00C42589">
        <w:rPr>
          <w:rFonts w:hint="eastAsia"/>
        </w:rPr>
        <w:t>增长的公司很少，大部分公司都是在刚成立的一段</w:t>
      </w:r>
      <w:r w:rsidR="00C42589">
        <w:rPr>
          <w:rFonts w:hint="eastAsia"/>
        </w:rPr>
        <w:t>时间</w:t>
      </w:r>
      <w:r w:rsidR="00F47C2E">
        <w:rPr>
          <w:rFonts w:hint="eastAsia"/>
        </w:rPr>
        <w:t>迅速壮大，收入猛增并快速占领市场。</w:t>
      </w:r>
      <w:r w:rsidR="00C42589">
        <w:rPr>
          <w:rFonts w:hint="eastAsia"/>
        </w:rPr>
        <w:t>但</w:t>
      </w:r>
      <w:r w:rsidR="00FC7805">
        <w:rPr>
          <w:rFonts w:hint="eastAsia"/>
        </w:rPr>
        <w:t>过</w:t>
      </w:r>
      <w:r w:rsidR="00C42589">
        <w:rPr>
          <w:rFonts w:hint="eastAsia"/>
        </w:rPr>
        <w:t>了一段高速增长期，</w:t>
      </w:r>
      <w:r w:rsidR="00402331">
        <w:rPr>
          <w:rFonts w:hint="eastAsia"/>
        </w:rPr>
        <w:t>公司</w:t>
      </w:r>
      <w:r w:rsidR="00F47C2E">
        <w:rPr>
          <w:rFonts w:hint="eastAsia"/>
        </w:rPr>
        <w:t>就会</w:t>
      </w:r>
      <w:r w:rsidR="00402331">
        <w:rPr>
          <w:rFonts w:hint="eastAsia"/>
        </w:rPr>
        <w:t>进入稳定增长</w:t>
      </w:r>
      <w:r w:rsidR="002E2637">
        <w:rPr>
          <w:rFonts w:hint="eastAsia"/>
        </w:rPr>
        <w:t>时期</w:t>
      </w:r>
      <w:r w:rsidR="00402331">
        <w:rPr>
          <w:rFonts w:hint="eastAsia"/>
        </w:rPr>
        <w:t>。</w:t>
      </w:r>
      <w:r w:rsidR="00CA150B">
        <w:rPr>
          <w:rFonts w:hint="eastAsia"/>
        </w:rPr>
        <w:t>所以，我们</w:t>
      </w:r>
      <w:r w:rsidR="00DB3333">
        <w:rPr>
          <w:rFonts w:hint="eastAsia"/>
        </w:rPr>
        <w:t>常常会</w:t>
      </w:r>
      <w:r w:rsidR="00CA150B">
        <w:rPr>
          <w:rFonts w:hint="eastAsia"/>
        </w:rPr>
        <w:t>分成两个阶段</w:t>
      </w:r>
      <w:r w:rsidR="00776E7F">
        <w:rPr>
          <w:rFonts w:hint="eastAsia"/>
        </w:rPr>
        <w:t>去做评估</w:t>
      </w:r>
      <w:r w:rsidR="006544EB">
        <w:rPr>
          <w:rFonts w:hint="eastAsia"/>
        </w:rPr>
        <w:t>，也就是为两个阶段分别预估一个股利</w:t>
      </w:r>
      <w:r w:rsidR="00BE4CD3">
        <w:rPr>
          <w:rFonts w:hint="eastAsia"/>
        </w:rPr>
        <w:t>增长率</w:t>
      </w:r>
      <w:r w:rsidR="006544EB">
        <w:rPr>
          <w:rFonts w:hint="eastAsia"/>
        </w:rPr>
        <w:t>。</w:t>
      </w:r>
    </w:p>
    <w:p w14:paraId="134CC50A" w14:textId="216CB878" w:rsidR="000859C9" w:rsidRDefault="00EA06D5" w:rsidP="001A17B9">
      <w:pPr>
        <w:rPr>
          <w:b/>
        </w:rPr>
      </w:pPr>
      <w:r>
        <w:rPr>
          <w:noProof/>
        </w:rPr>
        <w:drawing>
          <wp:inline distT="0" distB="0" distL="0" distR="0" wp14:anchorId="62ED9F7F" wp14:editId="66EA77F5">
            <wp:extent cx="3527946" cy="19145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355" cy="19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C073" w14:textId="7927B924" w:rsidR="005F2901" w:rsidRDefault="005F2901" w:rsidP="001A17B9">
      <w:pPr>
        <w:rPr>
          <w:b/>
        </w:rPr>
      </w:pPr>
    </w:p>
    <w:p w14:paraId="03F69138" w14:textId="15136860" w:rsidR="005F2901" w:rsidRDefault="00EA06D5" w:rsidP="001A17B9">
      <w:pPr>
        <w:rPr>
          <w:b/>
        </w:rPr>
      </w:pPr>
      <w:r>
        <w:rPr>
          <w:rFonts w:hint="eastAsia"/>
          <w:b/>
        </w:rPr>
        <w:t>02</w:t>
      </w:r>
      <w:r>
        <w:rPr>
          <w:b/>
        </w:rPr>
        <w:t>U</w:t>
      </w:r>
      <w:r>
        <w:rPr>
          <w:rFonts w:hint="eastAsia"/>
          <w:b/>
        </w:rPr>
        <w:t>0</w:t>
      </w:r>
      <w:r w:rsidR="0030743E">
        <w:rPr>
          <w:rFonts w:hint="eastAsia"/>
          <w:b/>
        </w:rPr>
        <w:t>6</w:t>
      </w:r>
      <w:r>
        <w:rPr>
          <w:rFonts w:hint="eastAsia"/>
          <w:b/>
        </w:rPr>
        <w:t>a</w:t>
      </w:r>
      <w:r>
        <w:rPr>
          <w:b/>
        </w:rPr>
        <w:t xml:space="preserve"> </w:t>
      </w:r>
      <w:r>
        <w:rPr>
          <w:rFonts w:hint="eastAsia"/>
          <w:b/>
        </w:rPr>
        <w:t>小测验：</w:t>
      </w:r>
      <w:r w:rsidR="003061E2">
        <w:rPr>
          <w:rFonts w:hint="eastAsia"/>
          <w:b/>
        </w:rPr>
        <w:t>应该使用哪种模型</w:t>
      </w:r>
      <w:r w:rsidR="004D6C23">
        <w:rPr>
          <w:rFonts w:hint="eastAsia"/>
          <w:b/>
        </w:rPr>
        <w:t>？</w:t>
      </w:r>
    </w:p>
    <w:p w14:paraId="604CE53C" w14:textId="2917FBF9" w:rsidR="00E377D8" w:rsidRDefault="00FE2F5A" w:rsidP="001A17B9">
      <w:r w:rsidRPr="00E93C37">
        <w:rPr>
          <w:rFonts w:hint="eastAsia"/>
        </w:rPr>
        <w:t>你认为</w:t>
      </w:r>
      <w:r w:rsidR="0084726E" w:rsidRPr="00E93C37">
        <w:rPr>
          <w:rFonts w:hint="eastAsia"/>
        </w:rPr>
        <w:t>什么样的公司</w:t>
      </w:r>
      <w:r w:rsidR="007972E3" w:rsidRPr="00E93C37">
        <w:rPr>
          <w:rFonts w:hint="eastAsia"/>
        </w:rPr>
        <w:t>应该使用</w:t>
      </w:r>
      <w:r w:rsidR="008D5AD1">
        <w:rPr>
          <w:rFonts w:hint="eastAsia"/>
        </w:rPr>
        <w:t>两</w:t>
      </w:r>
      <w:r w:rsidR="007972E3" w:rsidRPr="00E93C37">
        <w:rPr>
          <w:rFonts w:hint="eastAsia"/>
        </w:rPr>
        <w:t>阶段模型</w:t>
      </w:r>
      <w:r w:rsidR="00EB55CF">
        <w:rPr>
          <w:rFonts w:hint="eastAsia"/>
        </w:rPr>
        <w:t>，而不应使用稳定增长模型</w:t>
      </w:r>
      <w:r w:rsidR="00E93C37">
        <w:rPr>
          <w:rFonts w:hint="eastAsia"/>
        </w:rPr>
        <w:t>？</w:t>
      </w:r>
    </w:p>
    <w:p w14:paraId="6EF522DA" w14:textId="5A12CFF5" w:rsidR="00E93C37" w:rsidRPr="00E93C37" w:rsidRDefault="00E93C37" w:rsidP="00E2761F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对成熟型企业估值</w:t>
      </w:r>
    </w:p>
    <w:p w14:paraId="1BD1B8B9" w14:textId="1C823E82" w:rsidR="005F2901" w:rsidRPr="004A3B4A" w:rsidRDefault="00E93C37" w:rsidP="00E2761F">
      <w:pPr>
        <w:pStyle w:val="a7"/>
        <w:numPr>
          <w:ilvl w:val="0"/>
          <w:numId w:val="6"/>
        </w:numPr>
        <w:ind w:firstLineChars="0"/>
        <w:rPr>
          <w:highlight w:val="yellow"/>
        </w:rPr>
      </w:pPr>
      <w:r w:rsidRPr="004A3B4A">
        <w:rPr>
          <w:rFonts w:hint="eastAsia"/>
          <w:highlight w:val="yellow"/>
        </w:rPr>
        <w:t>对成长型企业估值</w:t>
      </w:r>
    </w:p>
    <w:p w14:paraId="38E5043F" w14:textId="4F293D7D" w:rsidR="00B334CB" w:rsidRDefault="00E535CA" w:rsidP="00E535CA">
      <w:r w:rsidRPr="009942E7">
        <w:rPr>
          <w:rFonts w:hint="eastAsia"/>
          <w:b/>
        </w:rPr>
        <w:t>反馈：</w:t>
      </w:r>
      <w:r w:rsidR="00B334CB">
        <w:rPr>
          <w:rFonts w:hint="eastAsia"/>
        </w:rPr>
        <w:t>你的回答正确！</w:t>
      </w:r>
      <w:r w:rsidR="000C26BB">
        <w:rPr>
          <w:rFonts w:hint="eastAsia"/>
        </w:rPr>
        <w:t>/</w:t>
      </w:r>
      <w:r w:rsidR="00B334CB">
        <w:rPr>
          <w:rFonts w:hint="eastAsia"/>
        </w:rPr>
        <w:t>你的回答不正确</w:t>
      </w:r>
      <w:r w:rsidR="000C26BB">
        <w:rPr>
          <w:rFonts w:hint="eastAsia"/>
        </w:rPr>
        <w:t>。</w:t>
      </w:r>
      <w:r w:rsidR="00C4670A">
        <w:rPr>
          <w:rFonts w:hint="eastAsia"/>
        </w:rPr>
        <w:t>成长型企业</w:t>
      </w:r>
      <w:r w:rsidR="00095C1B">
        <w:rPr>
          <w:rFonts w:hint="eastAsia"/>
        </w:rPr>
        <w:t>初期</w:t>
      </w:r>
      <w:r w:rsidR="00C4670A">
        <w:rPr>
          <w:rFonts w:hint="eastAsia"/>
        </w:rPr>
        <w:t>增长很快，要过了一段时间后，才会进入稳定增长阶段，所以比较适合使用两阶段模型。</w:t>
      </w:r>
    </w:p>
    <w:p w14:paraId="5C82ED4D" w14:textId="77777777" w:rsidR="00B334CB" w:rsidRPr="00E535CA" w:rsidRDefault="00B334CB" w:rsidP="00E535CA"/>
    <w:p w14:paraId="6E87D1EC" w14:textId="74089408" w:rsidR="005F2901" w:rsidRDefault="00613EA9" w:rsidP="001A17B9">
      <w:pPr>
        <w:rPr>
          <w:b/>
        </w:rPr>
      </w:pPr>
      <w:r>
        <w:rPr>
          <w:rFonts w:hint="eastAsia"/>
          <w:b/>
        </w:rPr>
        <w:t>02</w:t>
      </w:r>
      <w:r>
        <w:rPr>
          <w:b/>
        </w:rPr>
        <w:t>U</w:t>
      </w:r>
      <w:r>
        <w:rPr>
          <w:rFonts w:hint="eastAsia"/>
          <w:b/>
        </w:rPr>
        <w:t>0</w:t>
      </w:r>
      <w:r w:rsidR="0030743E">
        <w:rPr>
          <w:rFonts w:hint="eastAsia"/>
          <w:b/>
        </w:rPr>
        <w:t>7</w:t>
      </w:r>
      <w:r w:rsidR="00C25266">
        <w:rPr>
          <w:b/>
        </w:rPr>
        <w:t xml:space="preserve"> </w:t>
      </w:r>
      <w:r w:rsidR="00C25266">
        <w:rPr>
          <w:rFonts w:hint="eastAsia"/>
          <w:b/>
        </w:rPr>
        <w:t>自由现金流模型</w:t>
      </w:r>
    </w:p>
    <w:p w14:paraId="01EC04B8" w14:textId="7A19C95D" w:rsidR="00150006" w:rsidRDefault="006D111C" w:rsidP="001A17B9">
      <w:r>
        <w:rPr>
          <w:rFonts w:hint="eastAsia"/>
        </w:rPr>
        <w:t>尽管</w:t>
      </w:r>
      <w:r w:rsidR="00B010E0">
        <w:rPr>
          <w:rFonts w:hint="eastAsia"/>
        </w:rPr>
        <w:t>“股利折现模型”</w:t>
      </w:r>
      <w:r>
        <w:rPr>
          <w:rFonts w:hint="eastAsia"/>
        </w:rPr>
        <w:t>的使用</w:t>
      </w:r>
      <w:r w:rsidR="003F1AD9">
        <w:rPr>
          <w:rFonts w:hint="eastAsia"/>
        </w:rPr>
        <w:t>看上去很</w:t>
      </w:r>
      <w:r w:rsidR="003B6DB0">
        <w:rPr>
          <w:rFonts w:hint="eastAsia"/>
        </w:rPr>
        <w:t>便捷</w:t>
      </w:r>
      <w:r>
        <w:rPr>
          <w:rFonts w:hint="eastAsia"/>
        </w:rPr>
        <w:t>，但不排除一些公司不分红，</w:t>
      </w:r>
      <w:r w:rsidR="00DA280A">
        <w:rPr>
          <w:rFonts w:hint="eastAsia"/>
        </w:rPr>
        <w:t>以及不同公司</w:t>
      </w:r>
      <w:r w:rsidR="00396E07">
        <w:rPr>
          <w:rFonts w:hint="eastAsia"/>
        </w:rPr>
        <w:t>的</w:t>
      </w:r>
      <w:r w:rsidR="00DA280A">
        <w:rPr>
          <w:rFonts w:hint="eastAsia"/>
        </w:rPr>
        <w:t>会计政策和股利政策</w:t>
      </w:r>
      <w:r w:rsidR="00396E07">
        <w:rPr>
          <w:rFonts w:hint="eastAsia"/>
        </w:rPr>
        <w:t>差别较大</w:t>
      </w:r>
      <w:r w:rsidR="00DE0245">
        <w:rPr>
          <w:rFonts w:hint="eastAsia"/>
        </w:rPr>
        <w:t>的</w:t>
      </w:r>
      <w:r w:rsidR="00150006">
        <w:rPr>
          <w:rFonts w:hint="eastAsia"/>
        </w:rPr>
        <w:t>影响</w:t>
      </w:r>
      <w:r w:rsidR="00DE0245">
        <w:rPr>
          <w:rFonts w:hint="eastAsia"/>
        </w:rPr>
        <w:t>。</w:t>
      </w:r>
      <w:r w:rsidR="003F1AD9">
        <w:rPr>
          <w:rFonts w:hint="eastAsia"/>
        </w:rPr>
        <w:t>于是</w:t>
      </w:r>
      <w:r w:rsidR="00C64194">
        <w:rPr>
          <w:rFonts w:hint="eastAsia"/>
        </w:rPr>
        <w:t>，我们找到了与公司实际产生的现金流更加贴近</w:t>
      </w:r>
      <w:r w:rsidR="00150006">
        <w:rPr>
          <w:rFonts w:hint="eastAsia"/>
        </w:rPr>
        <w:t>的</w:t>
      </w:r>
      <w:r w:rsidR="00C64194">
        <w:rPr>
          <w:rFonts w:hint="eastAsia"/>
        </w:rPr>
        <w:t>一种</w:t>
      </w:r>
      <w:r w:rsidR="00994790">
        <w:rPr>
          <w:rFonts w:hint="eastAsia"/>
        </w:rPr>
        <w:t>现金流，叫做自由现金流。</w:t>
      </w:r>
      <w:r w:rsidR="00150006">
        <w:rPr>
          <w:rFonts w:hint="eastAsia"/>
        </w:rPr>
        <w:t>什么是自由现金流？</w:t>
      </w:r>
    </w:p>
    <w:p w14:paraId="575F2B4B" w14:textId="33EA820D" w:rsidR="00DC50E6" w:rsidRPr="00170ED6" w:rsidRDefault="004F5398" w:rsidP="00DC50E6">
      <w:r>
        <w:rPr>
          <w:rFonts w:hint="eastAsia"/>
        </w:rPr>
        <w:t>自由现金流</w:t>
      </w:r>
      <w:r w:rsidR="00DC50E6">
        <w:rPr>
          <w:rFonts w:hint="eastAsia"/>
        </w:rPr>
        <w:t>是指</w:t>
      </w:r>
      <w:ins w:id="48" w:author="Happy" w:date="2018-09-01T23:09:00Z">
        <w:r w:rsidR="00203AF5">
          <w:rPr>
            <w:rFonts w:hint="eastAsia"/>
          </w:rPr>
          <w:t>公司税后</w:t>
        </w:r>
        <w:r w:rsidR="00A436A2">
          <w:rPr>
            <w:rFonts w:hint="eastAsia"/>
          </w:rPr>
          <w:t>经营现金流扣除当年追加的投资金额后所剩余的资金。</w:t>
        </w:r>
      </w:ins>
      <w:del w:id="49" w:author="Happy" w:date="2018-09-01T23:10:00Z">
        <w:r w:rsidR="00DC50E6" w:rsidDel="00A436A2">
          <w:rPr>
            <w:rFonts w:hint="eastAsia"/>
          </w:rPr>
          <w:delText>公司当年盈利扣除再投入后的剩余部分。</w:delText>
        </w:r>
      </w:del>
      <w:r w:rsidR="00DC50E6">
        <w:rPr>
          <w:rFonts w:hint="eastAsia"/>
        </w:rPr>
        <w:t>即</w:t>
      </w:r>
      <w:r w:rsidR="00DC50E6" w:rsidRPr="00DC50E6">
        <w:rPr>
          <w:rFonts w:hint="eastAsia"/>
        </w:rPr>
        <w:t>：</w:t>
      </w:r>
      <w:r w:rsidR="00DC50E6" w:rsidRPr="00170ED6">
        <w:rPr>
          <w:rFonts w:hint="eastAsia"/>
        </w:rPr>
        <w:t>自由现金流</w:t>
      </w:r>
      <w:r w:rsidR="00DC50E6" w:rsidRPr="00170ED6">
        <w:t xml:space="preserve">=盈利 – </w:t>
      </w:r>
      <w:r w:rsidR="00DC50E6" w:rsidRPr="00170ED6">
        <w:rPr>
          <w:rFonts w:hint="eastAsia"/>
        </w:rPr>
        <w:t>流动资金追加</w:t>
      </w:r>
      <w:r w:rsidR="00DC50E6" w:rsidRPr="00170ED6">
        <w:t xml:space="preserve"> – </w:t>
      </w:r>
      <w:r w:rsidR="00DC50E6" w:rsidRPr="00170ED6">
        <w:rPr>
          <w:rFonts w:hint="eastAsia"/>
        </w:rPr>
        <w:t>固定资产投入</w:t>
      </w:r>
    </w:p>
    <w:p w14:paraId="273FA472" w14:textId="7014E2D9" w:rsidR="0063515E" w:rsidRDefault="004300BC" w:rsidP="001A17B9">
      <w:r w:rsidRPr="001D7501">
        <w:rPr>
          <w:rFonts w:hint="eastAsia"/>
        </w:rPr>
        <w:t>自由现金流模型基本上就是股利折现模型的翻版</w:t>
      </w:r>
      <w:r w:rsidRPr="00170ED6">
        <w:rPr>
          <w:rFonts w:hint="eastAsia"/>
        </w:rPr>
        <w:t>，只需将未来</w:t>
      </w:r>
      <w:r w:rsidRPr="00170ED6">
        <w:rPr>
          <w:rFonts w:hint="eastAsia"/>
          <w:u w:val="single"/>
        </w:rPr>
        <w:t>股利</w:t>
      </w:r>
      <w:r w:rsidRPr="00170ED6">
        <w:rPr>
          <w:rFonts w:hint="eastAsia"/>
        </w:rPr>
        <w:t>换成</w:t>
      </w:r>
      <w:r w:rsidRPr="00170ED6">
        <w:rPr>
          <w:rFonts w:hint="eastAsia"/>
          <w:u w:val="single"/>
        </w:rPr>
        <w:t>自由现金流</w:t>
      </w:r>
      <w:r w:rsidRPr="00170ED6">
        <w:rPr>
          <w:rFonts w:hint="eastAsia"/>
        </w:rPr>
        <w:t>就可以了</w:t>
      </w:r>
      <w:r w:rsidRPr="001D7501">
        <w:rPr>
          <w:rFonts w:hint="eastAsia"/>
        </w:rPr>
        <w:t>——即</w:t>
      </w:r>
      <w:r w:rsidRPr="001D7501">
        <w:rPr>
          <w:rFonts w:ascii="Arial" w:hAnsi="Arial" w:cs="Arial"/>
          <w:color w:val="333333"/>
          <w:szCs w:val="21"/>
        </w:rPr>
        <w:t>公司价值等于公司预期</w:t>
      </w:r>
      <w:r w:rsidRPr="001D7501">
        <w:rPr>
          <w:rFonts w:ascii="Arial" w:hAnsi="Arial" w:cs="Arial" w:hint="eastAsia"/>
          <w:color w:val="333333"/>
          <w:szCs w:val="21"/>
        </w:rPr>
        <w:t>的自由现金流按公司资本成本进行折现的现值。比如</w:t>
      </w:r>
      <w:r w:rsidRPr="001D7501">
        <w:rPr>
          <w:rFonts w:ascii="Arial" w:hAnsi="Arial" w:cs="Arial" w:hint="eastAsia"/>
          <w:color w:val="333333"/>
          <w:szCs w:val="21"/>
        </w:rPr>
        <w:t>X</w:t>
      </w:r>
      <w:r w:rsidRPr="00797515">
        <w:rPr>
          <w:rFonts w:ascii="Arial" w:hAnsi="Arial" w:cs="Arial"/>
          <w:color w:val="333333"/>
          <w:szCs w:val="21"/>
        </w:rPr>
        <w:t>YZ</w:t>
      </w:r>
      <w:r w:rsidRPr="00797515">
        <w:rPr>
          <w:rFonts w:ascii="Arial" w:hAnsi="Arial" w:cs="Arial" w:hint="eastAsia"/>
          <w:color w:val="333333"/>
          <w:szCs w:val="21"/>
        </w:rPr>
        <w:t>公司</w:t>
      </w:r>
      <w:r w:rsidRPr="00797515">
        <w:rPr>
          <w:rFonts w:hint="eastAsia"/>
        </w:rPr>
        <w:t>上一年的</w:t>
      </w:r>
      <w:r w:rsidRPr="00170ED6">
        <w:rPr>
          <w:rStyle w:val="a9"/>
          <w:rFonts w:ascii="Arial" w:hAnsi="Arial" w:cs="Arial"/>
          <w:i w:val="0"/>
          <w:iCs w:val="0"/>
          <w:sz w:val="20"/>
          <w:szCs w:val="20"/>
        </w:rPr>
        <w:t>每股自由现金流</w:t>
      </w:r>
      <w:r w:rsidRPr="00170ED6">
        <w:rPr>
          <w:rStyle w:val="a9"/>
          <w:rFonts w:ascii="Arial" w:hAnsi="Arial" w:cs="Arial" w:hint="eastAsia"/>
          <w:i w:val="0"/>
          <w:iCs w:val="0"/>
          <w:sz w:val="20"/>
          <w:szCs w:val="20"/>
        </w:rPr>
        <w:t>为</w:t>
      </w:r>
      <w:r w:rsidRPr="00170ED6">
        <w:rPr>
          <w:rStyle w:val="a9"/>
          <w:rFonts w:ascii="Arial" w:hAnsi="Arial" w:cs="Arial" w:hint="eastAsia"/>
          <w:i w:val="0"/>
          <w:iCs w:val="0"/>
          <w:sz w:val="20"/>
          <w:szCs w:val="20"/>
        </w:rPr>
        <w:t>9</w:t>
      </w:r>
      <w:r w:rsidRPr="00170ED6">
        <w:rPr>
          <w:rStyle w:val="a9"/>
          <w:rFonts w:ascii="Arial" w:hAnsi="Arial" w:cs="Arial" w:hint="eastAsia"/>
          <w:i w:val="0"/>
          <w:iCs w:val="0"/>
          <w:sz w:val="20"/>
          <w:szCs w:val="20"/>
        </w:rPr>
        <w:t>元，</w:t>
      </w:r>
      <w:r w:rsidRPr="001D7501">
        <w:rPr>
          <w:rFonts w:hint="eastAsia"/>
        </w:rPr>
        <w:t>预计下一年会</w:t>
      </w:r>
      <w:r w:rsidRPr="00797515">
        <w:rPr>
          <w:rFonts w:hint="eastAsia"/>
        </w:rPr>
        <w:t>获得</w:t>
      </w:r>
      <w:r w:rsidRPr="00797515">
        <w:t>4.8</w:t>
      </w:r>
      <w:r w:rsidRPr="00797515">
        <w:rPr>
          <w:rFonts w:hint="eastAsia"/>
        </w:rPr>
        <w:t>%的增长并始终保持这个增</w:t>
      </w:r>
      <w:r>
        <w:rPr>
          <w:rFonts w:hint="eastAsia"/>
        </w:rPr>
        <w:t>长速度。该公司的资本成本（即折现率）为14.5%，那么它的自由现金流现值即为P</w:t>
      </w:r>
      <w:r>
        <w:t>=</w:t>
      </w:r>
      <w:r>
        <w:rPr>
          <w:rFonts w:hint="eastAsia"/>
        </w:rPr>
        <w:t>9（1+4.8%）/（1+14.5%）+9（1+4.8%）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/（1+14.5%）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+9（1+4.8%）</w:t>
      </w:r>
      <w:r>
        <w:rPr>
          <w:rFonts w:hint="eastAsia"/>
          <w:vertAlign w:val="superscript"/>
        </w:rPr>
        <w:t>3</w:t>
      </w:r>
      <w:r>
        <w:t>/</w:t>
      </w:r>
      <w:r>
        <w:rPr>
          <w:rFonts w:hint="eastAsia"/>
        </w:rPr>
        <w:t>（1+14.5%）</w:t>
      </w:r>
      <w:r>
        <w:rPr>
          <w:rFonts w:hint="eastAsia"/>
          <w:vertAlign w:val="superscript"/>
        </w:rPr>
        <w:t>3</w:t>
      </w:r>
      <w:r>
        <w:t>+…</w:t>
      </w:r>
      <w:r>
        <w:rPr>
          <w:rFonts w:hint="eastAsia"/>
        </w:rPr>
        <w:t>+</w:t>
      </w:r>
      <w:ins w:id="50" w:author="Happy" w:date="2018-09-01T23:13:00Z">
        <w:r w:rsidR="00700F86">
          <w:rPr>
            <w:rFonts w:hint="eastAsia"/>
          </w:rPr>
          <w:t>9</w:t>
        </w:r>
      </w:ins>
      <w:ins w:id="51" w:author="Happy" w:date="2018-09-01T23:14:00Z">
        <w:r w:rsidR="00700F86">
          <w:t xml:space="preserve"> </w:t>
        </w:r>
      </w:ins>
      <w:del w:id="52" w:author="Happy" w:date="2018-09-01T23:13:00Z">
        <w:r w:rsidDel="00700F86">
          <w:rPr>
            <w:rFonts w:hint="eastAsia"/>
          </w:rPr>
          <w:delText>7</w:delText>
        </w:r>
      </w:del>
      <w:r>
        <w:rPr>
          <w:rFonts w:hint="eastAsia"/>
        </w:rPr>
        <w:t>（1+4.8%</w:t>
      </w:r>
      <w:r>
        <w:t>）</w:t>
      </w:r>
      <w:r w:rsidRPr="005020C6">
        <w:rPr>
          <w:rFonts w:hint="eastAsia"/>
          <w:vertAlign w:val="superscript"/>
        </w:rPr>
        <w:t>n</w:t>
      </w:r>
      <w:r>
        <w:t>/</w:t>
      </w:r>
      <w:r>
        <w:rPr>
          <w:rFonts w:hint="eastAsia"/>
        </w:rPr>
        <w:t>（1+14.5%）</w:t>
      </w:r>
      <w:r w:rsidRPr="005020C6">
        <w:rPr>
          <w:rFonts w:hint="eastAsia"/>
          <w:vertAlign w:val="superscript"/>
        </w:rPr>
        <w:t>n</w:t>
      </w:r>
      <w:r>
        <w:t>+…</w:t>
      </w:r>
      <w:r>
        <w:rPr>
          <w:rFonts w:hint="eastAsia"/>
        </w:rPr>
        <w:t>=</w:t>
      </w:r>
      <w:r w:rsidR="00797515">
        <w:rPr>
          <w:rFonts w:hint="eastAsia"/>
        </w:rPr>
        <w:t>93元</w:t>
      </w:r>
      <w:r w:rsidR="0063515E">
        <w:rPr>
          <w:rFonts w:hint="eastAsia"/>
        </w:rPr>
        <w:t>。</w:t>
      </w:r>
    </w:p>
    <w:p w14:paraId="26108FE8" w14:textId="1D36BAB4" w:rsidR="005F2901" w:rsidRDefault="004300BC" w:rsidP="001A17B9">
      <w:r>
        <w:rPr>
          <w:rFonts w:hint="eastAsia"/>
        </w:rPr>
        <w:t>当然，</w:t>
      </w:r>
      <w:r w:rsidRPr="004D0BF9">
        <w:rPr>
          <w:rFonts w:hint="eastAsia"/>
        </w:rPr>
        <w:t>自由现金流</w:t>
      </w:r>
      <w:r>
        <w:rPr>
          <w:rFonts w:hint="eastAsia"/>
        </w:rPr>
        <w:t>模型也分为稳定增长模型和两阶段</w:t>
      </w:r>
      <w:ins w:id="53" w:author="Happy" w:date="2018-09-01T23:15:00Z">
        <w:r w:rsidR="002E1C0B">
          <w:rPr>
            <w:rFonts w:hint="eastAsia"/>
          </w:rPr>
          <w:t>增长</w:t>
        </w:r>
      </w:ins>
      <w:r>
        <w:rPr>
          <w:rFonts w:hint="eastAsia"/>
        </w:rPr>
        <w:t>模型，</w:t>
      </w:r>
      <w:r w:rsidR="00B72BDC">
        <w:rPr>
          <w:rFonts w:hint="eastAsia"/>
        </w:rPr>
        <w:t>和股利折现模型的</w:t>
      </w:r>
      <w:r w:rsidR="00797515">
        <w:rPr>
          <w:rFonts w:hint="eastAsia"/>
        </w:rPr>
        <w:t>基本</w:t>
      </w:r>
      <w:r w:rsidR="00B72BDC">
        <w:rPr>
          <w:rFonts w:hint="eastAsia"/>
        </w:rPr>
        <w:t>逻辑一致。</w:t>
      </w:r>
    </w:p>
    <w:p w14:paraId="4B76DA99" w14:textId="77777777" w:rsidR="0063515E" w:rsidRPr="00797515" w:rsidRDefault="0063515E" w:rsidP="001A17B9">
      <w:pPr>
        <w:rPr>
          <w:b/>
        </w:rPr>
      </w:pPr>
    </w:p>
    <w:p w14:paraId="1F5AF07D" w14:textId="678F361F" w:rsidR="006820E8" w:rsidRDefault="00401E75" w:rsidP="001A17B9">
      <w:pPr>
        <w:rPr>
          <w:b/>
        </w:rPr>
      </w:pPr>
      <w:r>
        <w:rPr>
          <w:rFonts w:hint="eastAsia"/>
          <w:b/>
        </w:rPr>
        <w:t>02</w:t>
      </w:r>
      <w:r>
        <w:rPr>
          <w:b/>
        </w:rPr>
        <w:t>U0</w:t>
      </w:r>
      <w:r w:rsidR="0030743E">
        <w:rPr>
          <w:rFonts w:hint="eastAsia"/>
          <w:b/>
        </w:rPr>
        <w:t>8</w:t>
      </w:r>
      <w:r>
        <w:rPr>
          <w:b/>
        </w:rPr>
        <w:t xml:space="preserve"> </w:t>
      </w:r>
      <w:r>
        <w:rPr>
          <w:rFonts w:hint="eastAsia"/>
          <w:b/>
        </w:rPr>
        <w:t>折现估值模型的优势与缺陷</w:t>
      </w:r>
    </w:p>
    <w:p w14:paraId="01802F7C" w14:textId="7A2FBF5C" w:rsidR="00D75E75" w:rsidRDefault="00905DC7" w:rsidP="001A17B9">
      <w:r w:rsidRPr="00905DC7">
        <w:rPr>
          <w:rFonts w:hint="eastAsia"/>
        </w:rPr>
        <w:t>上面说到的股利折现模型</w:t>
      </w:r>
      <w:r w:rsidR="00292E88">
        <w:rPr>
          <w:rFonts w:hint="eastAsia"/>
        </w:rPr>
        <w:t>和</w:t>
      </w:r>
      <w:r w:rsidRPr="00905DC7">
        <w:rPr>
          <w:rFonts w:hint="eastAsia"/>
        </w:rPr>
        <w:t>自由现金流折现模型</w:t>
      </w:r>
      <w:r w:rsidR="005C3B02">
        <w:rPr>
          <w:rFonts w:hint="eastAsia"/>
        </w:rPr>
        <w:t>都是基于公司的未来收益</w:t>
      </w:r>
      <w:r w:rsidR="00D75E75">
        <w:rPr>
          <w:rFonts w:hint="eastAsia"/>
        </w:rPr>
        <w:t>展开的，它们的基</w:t>
      </w:r>
      <w:r w:rsidR="00D75E75">
        <w:rPr>
          <w:rFonts w:hint="eastAsia"/>
        </w:rPr>
        <w:lastRenderedPageBreak/>
        <w:t>本逻辑和公司价值的含义最为贴近，即</w:t>
      </w:r>
      <w:r w:rsidR="003D1470">
        <w:rPr>
          <w:rFonts w:hint="eastAsia"/>
        </w:rPr>
        <w:t>认为</w:t>
      </w:r>
      <w:r w:rsidR="00D75E75">
        <w:rPr>
          <w:rFonts w:hint="eastAsia"/>
        </w:rPr>
        <w:t>一家公司</w:t>
      </w:r>
      <w:r w:rsidR="003D1470">
        <w:rPr>
          <w:rFonts w:hint="eastAsia"/>
        </w:rPr>
        <w:t>的价值是</w:t>
      </w:r>
      <w:r w:rsidR="00517965">
        <w:rPr>
          <w:rFonts w:hint="eastAsia"/>
        </w:rPr>
        <w:t>其</w:t>
      </w:r>
      <w:r w:rsidR="00D75E75">
        <w:rPr>
          <w:rFonts w:hint="eastAsia"/>
        </w:rPr>
        <w:t>作为整体所能带来的未来收入流量的现值。</w:t>
      </w:r>
    </w:p>
    <w:p w14:paraId="32D674AB" w14:textId="291FE497" w:rsidR="00D75E75" w:rsidRPr="00FB754B" w:rsidRDefault="00D75E75">
      <w:r>
        <w:rPr>
          <w:rFonts w:hint="eastAsia"/>
        </w:rPr>
        <w:t>然而，</w:t>
      </w:r>
      <w:r w:rsidR="00B6198A">
        <w:rPr>
          <w:rFonts w:hint="eastAsia"/>
        </w:rPr>
        <w:t>这套</w:t>
      </w:r>
      <w:r>
        <w:rPr>
          <w:rFonts w:hint="eastAsia"/>
        </w:rPr>
        <w:t>估值法最重要的一个环节 ——</w:t>
      </w:r>
      <w:r>
        <w:t xml:space="preserve"> </w:t>
      </w:r>
      <w:r>
        <w:rPr>
          <w:rFonts w:hint="eastAsia"/>
        </w:rPr>
        <w:t>对公司未来的现金流量进行估计，</w:t>
      </w:r>
      <w:r w:rsidR="00B6198A">
        <w:rPr>
          <w:rFonts w:hint="eastAsia"/>
        </w:rPr>
        <w:t>还存在一定的不确定性。因为并非所有公司的未来现金流都为正，或者都可以进行可靠估计。</w:t>
      </w:r>
      <w:r w:rsidR="00B6198A" w:rsidRPr="00D75E75">
        <w:rPr>
          <w:rFonts w:hint="eastAsia"/>
        </w:rPr>
        <w:t>对于参数的过分依赖</w:t>
      </w:r>
      <w:r w:rsidR="00B6198A">
        <w:rPr>
          <w:rFonts w:hint="eastAsia"/>
        </w:rPr>
        <w:t>是</w:t>
      </w:r>
      <w:r w:rsidR="00517965">
        <w:rPr>
          <w:rFonts w:hint="eastAsia"/>
        </w:rPr>
        <w:t>这套方法</w:t>
      </w:r>
      <w:r w:rsidR="00B6198A">
        <w:rPr>
          <w:rFonts w:hint="eastAsia"/>
        </w:rPr>
        <w:t>的</w:t>
      </w:r>
      <w:r w:rsidR="00412626">
        <w:rPr>
          <w:rFonts w:hint="eastAsia"/>
        </w:rPr>
        <w:t>主要</w:t>
      </w:r>
      <w:r w:rsidR="00B6198A">
        <w:rPr>
          <w:rFonts w:hint="eastAsia"/>
        </w:rPr>
        <w:t>缺陷</w:t>
      </w:r>
      <w:ins w:id="54" w:author="Happy" w:date="2018-09-01T23:17:00Z">
        <w:r w:rsidR="003A7FB0">
          <w:rPr>
            <w:rFonts w:hint="eastAsia"/>
          </w:rPr>
          <w:t>，</w:t>
        </w:r>
      </w:ins>
      <w:ins w:id="55" w:author="Happy" w:date="2018-09-01T23:18:00Z">
        <w:r w:rsidR="003A7FB0">
          <w:rPr>
            <w:rFonts w:hint="eastAsia"/>
          </w:rPr>
          <w:t>未来</w:t>
        </w:r>
      </w:ins>
      <w:ins w:id="56" w:author="Happy" w:date="2018-09-01T23:17:00Z">
        <w:r w:rsidR="003A7FB0">
          <w:rPr>
            <w:rFonts w:hint="eastAsia"/>
          </w:rPr>
          <w:t>股利、现金流的预测</w:t>
        </w:r>
      </w:ins>
      <w:ins w:id="57" w:author="Happy" w:date="2018-09-01T23:18:00Z">
        <w:r w:rsidR="003A7FB0">
          <w:rPr>
            <w:rFonts w:hint="eastAsia"/>
          </w:rPr>
          <w:t>偏差</w:t>
        </w:r>
      </w:ins>
      <w:ins w:id="58" w:author="Happy" w:date="2018-09-01T23:17:00Z">
        <w:r w:rsidR="003A7FB0">
          <w:rPr>
            <w:rFonts w:hint="eastAsia"/>
          </w:rPr>
          <w:t>、折现率的选择偏差</w:t>
        </w:r>
      </w:ins>
      <w:ins w:id="59" w:author="Happy" w:date="2018-09-01T23:18:00Z">
        <w:r w:rsidR="003A7FB0">
          <w:rPr>
            <w:rFonts w:hint="eastAsia"/>
          </w:rPr>
          <w:t>都有可能影响到公司估值的精确性</w:t>
        </w:r>
      </w:ins>
      <w:r w:rsidR="00B6198A">
        <w:rPr>
          <w:rFonts w:hint="eastAsia"/>
        </w:rPr>
        <w:t>。</w:t>
      </w:r>
      <w:r w:rsidR="001A36E2">
        <w:rPr>
          <w:rFonts w:hint="eastAsia"/>
        </w:rPr>
        <w:t>目前最便于应用、且也使用最广泛的</w:t>
      </w:r>
      <w:r w:rsidR="006C7A44">
        <w:rPr>
          <w:rFonts w:hint="eastAsia"/>
        </w:rPr>
        <w:t>估值法，是我们接下来要介绍的</w:t>
      </w:r>
      <w:r w:rsidR="00FE414C">
        <w:rPr>
          <w:rFonts w:hint="eastAsia"/>
        </w:rPr>
        <w:t>可比</w:t>
      </w:r>
      <w:r w:rsidR="00BB6868">
        <w:rPr>
          <w:rFonts w:hint="eastAsia"/>
        </w:rPr>
        <w:t>公司估值法。</w:t>
      </w:r>
    </w:p>
    <w:p w14:paraId="73C5AA79" w14:textId="77777777" w:rsidR="00D75E75" w:rsidRPr="00B2159C" w:rsidRDefault="00D75E75">
      <w:pPr>
        <w:rPr>
          <w:b/>
        </w:rPr>
      </w:pPr>
    </w:p>
    <w:p w14:paraId="6A10D25D" w14:textId="3273B8B8" w:rsidR="00B2159C" w:rsidRDefault="00B2159C">
      <w:pPr>
        <w:rPr>
          <w:b/>
        </w:rPr>
      </w:pPr>
      <w:r w:rsidRPr="00B2159C">
        <w:rPr>
          <w:rFonts w:hint="eastAsia"/>
          <w:b/>
        </w:rPr>
        <w:t>0</w:t>
      </w:r>
      <w:r w:rsidR="00CE4818">
        <w:rPr>
          <w:rFonts w:hint="eastAsia"/>
          <w:b/>
        </w:rPr>
        <w:t>3</w:t>
      </w:r>
      <w:r w:rsidRPr="00B2159C">
        <w:rPr>
          <w:b/>
        </w:rPr>
        <w:t xml:space="preserve">U </w:t>
      </w:r>
      <w:r w:rsidRPr="00B2159C">
        <w:rPr>
          <w:rFonts w:hint="eastAsia"/>
          <w:b/>
        </w:rPr>
        <w:t>主要估值法</w:t>
      </w:r>
      <w:r w:rsidR="00F11D37">
        <w:rPr>
          <w:rFonts w:hint="eastAsia"/>
          <w:b/>
        </w:rPr>
        <w:t>（3）</w:t>
      </w:r>
      <w:r w:rsidRPr="00B2159C">
        <w:rPr>
          <w:rFonts w:hint="eastAsia"/>
          <w:b/>
        </w:rPr>
        <w:t xml:space="preserve"> -</w:t>
      </w:r>
      <w:r w:rsidRPr="00B2159C">
        <w:rPr>
          <w:b/>
        </w:rPr>
        <w:t xml:space="preserve"> </w:t>
      </w:r>
      <w:r w:rsidRPr="00674808">
        <w:rPr>
          <w:rFonts w:hint="eastAsia"/>
          <w:b/>
        </w:rPr>
        <w:t>以可比市场价格为基础</w:t>
      </w:r>
    </w:p>
    <w:p w14:paraId="6EE813E0" w14:textId="41C66F6F" w:rsidR="00172CD8" w:rsidRPr="004A74BD" w:rsidRDefault="00FB754B">
      <w:pPr>
        <w:rPr>
          <w:b/>
        </w:rPr>
      </w:pPr>
      <w:r w:rsidRPr="004A74BD">
        <w:rPr>
          <w:rFonts w:hint="eastAsia"/>
          <w:b/>
        </w:rPr>
        <w:t>03</w:t>
      </w:r>
      <w:r w:rsidRPr="004A74BD">
        <w:rPr>
          <w:b/>
        </w:rPr>
        <w:t>U</w:t>
      </w:r>
      <w:r w:rsidRPr="004A74BD">
        <w:rPr>
          <w:rFonts w:hint="eastAsia"/>
          <w:b/>
        </w:rPr>
        <w:t>01</w:t>
      </w:r>
      <w:r w:rsidR="00421995" w:rsidRPr="004A74BD">
        <w:rPr>
          <w:rFonts w:hint="eastAsia"/>
          <w:b/>
        </w:rPr>
        <w:t>a</w:t>
      </w:r>
      <w:r w:rsidR="00421995" w:rsidRPr="004A74BD">
        <w:rPr>
          <w:b/>
        </w:rPr>
        <w:t xml:space="preserve"> </w:t>
      </w:r>
      <w:r w:rsidR="00243EF2">
        <w:rPr>
          <w:rFonts w:hint="eastAsia"/>
          <w:b/>
        </w:rPr>
        <w:t>小互动</w:t>
      </w:r>
      <w:r w:rsidR="00421995" w:rsidRPr="004A74BD">
        <w:rPr>
          <w:rFonts w:hint="eastAsia"/>
          <w:b/>
        </w:rPr>
        <w:t>：</w:t>
      </w:r>
      <w:r w:rsidR="00FF655B" w:rsidRPr="004A74BD">
        <w:rPr>
          <w:rFonts w:hint="eastAsia"/>
          <w:b/>
        </w:rPr>
        <w:t>你</w:t>
      </w:r>
      <w:r w:rsidR="007A5C8D">
        <w:rPr>
          <w:rFonts w:hint="eastAsia"/>
          <w:b/>
        </w:rPr>
        <w:t>会出多少钱</w:t>
      </w:r>
      <w:r w:rsidR="00FF655B" w:rsidRPr="004A74BD">
        <w:rPr>
          <w:rFonts w:hint="eastAsia"/>
          <w:b/>
        </w:rPr>
        <w:t>？</w:t>
      </w:r>
    </w:p>
    <w:p w14:paraId="42A7DDB5" w14:textId="41237E22" w:rsidR="007A5C8D" w:rsidRDefault="007A5C8D">
      <w:r>
        <w:rPr>
          <w:rFonts w:hint="eastAsia"/>
        </w:rPr>
        <w:t>假如花10块钱，可以买到一斤苹果。你</w:t>
      </w:r>
      <w:r w:rsidR="008E57B1">
        <w:rPr>
          <w:rFonts w:hint="eastAsia"/>
        </w:rPr>
        <w:t>会</w:t>
      </w:r>
      <w:r>
        <w:rPr>
          <w:rFonts w:hint="eastAsia"/>
        </w:rPr>
        <w:t>愿意花多少钱，买一斤生梨？</w:t>
      </w:r>
    </w:p>
    <w:p w14:paraId="0CDCC6AE" w14:textId="03B8167B" w:rsidR="007A5C8D" w:rsidRDefault="007A5C8D">
      <w:r>
        <w:rPr>
          <w:rFonts w:hint="eastAsia"/>
        </w:rPr>
        <w:t xml:space="preserve">【 </w:t>
      </w:r>
      <w:r>
        <w:t xml:space="preserve">     </w:t>
      </w:r>
      <w:r>
        <w:rPr>
          <w:rFonts w:hint="eastAsia"/>
        </w:rPr>
        <w:t>】</w:t>
      </w:r>
      <w:r w:rsidR="00417D07">
        <w:rPr>
          <w:rFonts w:hint="eastAsia"/>
        </w:rPr>
        <w:t>元</w:t>
      </w:r>
    </w:p>
    <w:p w14:paraId="5C876D4C" w14:textId="04FE81D8" w:rsidR="0030253D" w:rsidRDefault="0062532A">
      <w:r w:rsidRPr="007A6BD8">
        <w:rPr>
          <w:rFonts w:hint="eastAsia"/>
          <w:b/>
        </w:rPr>
        <w:t>反馈：</w:t>
      </w:r>
      <w:r w:rsidR="007A6BD8">
        <w:rPr>
          <w:rFonts w:hint="eastAsia"/>
        </w:rPr>
        <w:t>谢谢你的回答！点击下一步继续学习。</w:t>
      </w:r>
    </w:p>
    <w:p w14:paraId="017443B2" w14:textId="751A4FA9" w:rsidR="0030253D" w:rsidRDefault="006559E6">
      <w:r>
        <w:rPr>
          <w:rFonts w:hint="eastAsia"/>
          <w:shd w:val="pct15" w:color="auto" w:fill="FFFFFF"/>
        </w:rPr>
        <w:t>收集数据并</w:t>
      </w:r>
      <w:r w:rsidR="008871C1" w:rsidRPr="008871C1">
        <w:rPr>
          <w:rFonts w:hint="eastAsia"/>
          <w:shd w:val="pct15" w:color="auto" w:fill="FFFFFF"/>
        </w:rPr>
        <w:t>用</w:t>
      </w:r>
      <w:r w:rsidR="00B66636">
        <w:rPr>
          <w:rFonts w:hint="eastAsia"/>
          <w:shd w:val="pct15" w:color="auto" w:fill="FFFFFF"/>
        </w:rPr>
        <w:t>h</w:t>
      </w:r>
      <w:r w:rsidR="00B66636">
        <w:rPr>
          <w:shd w:val="pct15" w:color="auto" w:fill="FFFFFF"/>
        </w:rPr>
        <w:t>istogram</w:t>
      </w:r>
      <w:r w:rsidR="008871C1" w:rsidRPr="008871C1">
        <w:rPr>
          <w:rFonts w:hint="eastAsia"/>
          <w:shd w:val="pct15" w:color="auto" w:fill="FFFFFF"/>
        </w:rPr>
        <w:t>显示学员都填了多少</w:t>
      </w:r>
      <w:r w:rsidR="000F37AC">
        <w:rPr>
          <w:rFonts w:hint="eastAsia"/>
          <w:shd w:val="pct15" w:color="auto" w:fill="FFFFFF"/>
        </w:rPr>
        <w:t>元</w:t>
      </w:r>
      <w:r w:rsidR="008871C1" w:rsidRPr="008871C1">
        <w:rPr>
          <w:rFonts w:hint="eastAsia"/>
          <w:shd w:val="pct15" w:color="auto" w:fill="FFFFFF"/>
        </w:rPr>
        <w:t>。</w:t>
      </w:r>
    </w:p>
    <w:p w14:paraId="72BF73B0" w14:textId="462E750D" w:rsidR="007A6BD8" w:rsidRPr="007866E4" w:rsidRDefault="007A6BD8">
      <w:pPr>
        <w:rPr>
          <w:b/>
        </w:rPr>
      </w:pPr>
      <w:r w:rsidRPr="007866E4">
        <w:rPr>
          <w:rFonts w:hint="eastAsia"/>
          <w:b/>
        </w:rPr>
        <w:t>03</w:t>
      </w:r>
      <w:r w:rsidRPr="007866E4">
        <w:rPr>
          <w:b/>
        </w:rPr>
        <w:t>U</w:t>
      </w:r>
      <w:r w:rsidRPr="007866E4">
        <w:rPr>
          <w:rFonts w:hint="eastAsia"/>
          <w:b/>
        </w:rPr>
        <w:t>02</w:t>
      </w:r>
      <w:r w:rsidRPr="007866E4">
        <w:rPr>
          <w:b/>
        </w:rPr>
        <w:t xml:space="preserve"> </w:t>
      </w:r>
      <w:r w:rsidR="00A63C6D">
        <w:rPr>
          <w:rFonts w:hint="eastAsia"/>
          <w:b/>
        </w:rPr>
        <w:t>可比公司</w:t>
      </w:r>
      <w:r w:rsidR="007866E4" w:rsidRPr="007866E4">
        <w:rPr>
          <w:rFonts w:hint="eastAsia"/>
          <w:b/>
        </w:rPr>
        <w:t>估值法</w:t>
      </w:r>
    </w:p>
    <w:p w14:paraId="1FF565F5" w14:textId="03AC7C08" w:rsidR="00D443EA" w:rsidRDefault="00824F59" w:rsidP="005E1D6F">
      <w:r>
        <w:rPr>
          <w:rFonts w:hint="eastAsia"/>
        </w:rPr>
        <w:t>仅仅凭着</w:t>
      </w:r>
      <w:r w:rsidR="005E1D6F">
        <w:rPr>
          <w:rFonts w:hint="eastAsia"/>
        </w:rPr>
        <w:t>直觉，我们</w:t>
      </w:r>
      <w:r>
        <w:rPr>
          <w:rFonts w:hint="eastAsia"/>
        </w:rPr>
        <w:t>也</w:t>
      </w:r>
      <w:r w:rsidR="00B86B17">
        <w:rPr>
          <w:rFonts w:hint="eastAsia"/>
        </w:rPr>
        <w:t>会</w:t>
      </w:r>
      <w:r w:rsidR="008264B7">
        <w:rPr>
          <w:rFonts w:hint="eastAsia"/>
        </w:rPr>
        <w:t>感到</w:t>
      </w:r>
      <w:r w:rsidR="005E1D6F">
        <w:rPr>
          <w:rFonts w:hint="eastAsia"/>
        </w:rPr>
        <w:t>类似的资产应该有</w:t>
      </w:r>
      <w:r w:rsidR="00B86B17">
        <w:rPr>
          <w:rFonts w:hint="eastAsia"/>
        </w:rPr>
        <w:t>相似</w:t>
      </w:r>
      <w:r w:rsidR="005E1D6F">
        <w:rPr>
          <w:rFonts w:hint="eastAsia"/>
        </w:rPr>
        <w:t>的价值。</w:t>
      </w:r>
      <w:r w:rsidR="00E257F4">
        <w:rPr>
          <w:rFonts w:hint="eastAsia"/>
        </w:rPr>
        <w:t>比如</w:t>
      </w:r>
      <w:r w:rsidR="00566911">
        <w:rPr>
          <w:rFonts w:hint="eastAsia"/>
        </w:rPr>
        <w:t>你花10块钱能买到一斤苹果，你应该不</w:t>
      </w:r>
      <w:r w:rsidR="00D443EA">
        <w:rPr>
          <w:rFonts w:hint="eastAsia"/>
        </w:rPr>
        <w:t>会</w:t>
      </w:r>
      <w:r w:rsidR="00566911">
        <w:rPr>
          <w:rFonts w:hint="eastAsia"/>
        </w:rPr>
        <w:t>愿意出太多的钱去买</w:t>
      </w:r>
      <w:r w:rsidR="008264B7">
        <w:rPr>
          <w:rFonts w:hint="eastAsia"/>
        </w:rPr>
        <w:t>一斤</w:t>
      </w:r>
      <w:r w:rsidR="00566911">
        <w:rPr>
          <w:rFonts w:hint="eastAsia"/>
        </w:rPr>
        <w:t>生梨。这就是</w:t>
      </w:r>
      <w:r w:rsidR="000C1D0B">
        <w:rPr>
          <w:rFonts w:hint="eastAsia"/>
        </w:rPr>
        <w:t>可比公司</w:t>
      </w:r>
      <w:r w:rsidR="00566911">
        <w:rPr>
          <w:rFonts w:hint="eastAsia"/>
        </w:rPr>
        <w:t>估值法的逻辑基础：类似的资产应该具有</w:t>
      </w:r>
      <w:r w:rsidR="00B66636">
        <w:rPr>
          <w:rFonts w:hint="eastAsia"/>
        </w:rPr>
        <w:t>相似</w:t>
      </w:r>
      <w:r w:rsidR="00566911">
        <w:rPr>
          <w:rFonts w:hint="eastAsia"/>
        </w:rPr>
        <w:t>的价值。</w:t>
      </w:r>
    </w:p>
    <w:p w14:paraId="6B7A6478" w14:textId="4E7F7A02" w:rsidR="005E1D6F" w:rsidRDefault="007866E4" w:rsidP="005E1D6F">
      <w:r>
        <w:rPr>
          <w:rFonts w:hint="eastAsia"/>
        </w:rPr>
        <w:t>所以</w:t>
      </w:r>
      <w:r w:rsidR="00B86B17">
        <w:rPr>
          <w:rFonts w:hint="eastAsia"/>
        </w:rPr>
        <w:t>这套估值方法</w:t>
      </w:r>
      <w:r>
        <w:rPr>
          <w:rFonts w:hint="eastAsia"/>
        </w:rPr>
        <w:t>的第一步</w:t>
      </w:r>
      <w:r w:rsidR="003721B1">
        <w:rPr>
          <w:rFonts w:hint="eastAsia"/>
        </w:rPr>
        <w:t>，</w:t>
      </w:r>
      <w:r w:rsidR="007429BB">
        <w:rPr>
          <w:rFonts w:hint="eastAsia"/>
        </w:rPr>
        <w:t>就是</w:t>
      </w:r>
      <w:r w:rsidR="00D443EA">
        <w:rPr>
          <w:rFonts w:hint="eastAsia"/>
        </w:rPr>
        <w:t>为</w:t>
      </w:r>
      <w:r w:rsidR="005476AB">
        <w:rPr>
          <w:rFonts w:hint="eastAsia"/>
        </w:rPr>
        <w:t>被评估</w:t>
      </w:r>
      <w:r w:rsidR="00D443EA">
        <w:rPr>
          <w:rFonts w:hint="eastAsia"/>
        </w:rPr>
        <w:t>公司</w:t>
      </w:r>
      <w:r w:rsidR="007429BB">
        <w:rPr>
          <w:rFonts w:hint="eastAsia"/>
        </w:rPr>
        <w:t>找到合适的可比公司</w:t>
      </w:r>
      <w:r w:rsidR="000C1D0B">
        <w:rPr>
          <w:rFonts w:hint="eastAsia"/>
        </w:rPr>
        <w:t>。</w:t>
      </w:r>
    </w:p>
    <w:p w14:paraId="77A4B250" w14:textId="77777777" w:rsidR="007A6BD8" w:rsidRPr="005E1D6F" w:rsidRDefault="007A6BD8"/>
    <w:p w14:paraId="0A128D48" w14:textId="515E4EE6" w:rsidR="007A6BD8" w:rsidRPr="006A38E4" w:rsidRDefault="00D443EA">
      <w:pPr>
        <w:rPr>
          <w:b/>
        </w:rPr>
      </w:pPr>
      <w:r w:rsidRPr="006A38E4">
        <w:rPr>
          <w:rFonts w:hint="eastAsia"/>
          <w:b/>
        </w:rPr>
        <w:t>03</w:t>
      </w:r>
      <w:r w:rsidRPr="006A38E4">
        <w:rPr>
          <w:b/>
        </w:rPr>
        <w:t>U</w:t>
      </w:r>
      <w:r w:rsidRPr="006A38E4">
        <w:rPr>
          <w:rFonts w:hint="eastAsia"/>
          <w:b/>
        </w:rPr>
        <w:t>03a</w:t>
      </w:r>
      <w:r w:rsidRPr="006A38E4">
        <w:rPr>
          <w:b/>
        </w:rPr>
        <w:t xml:space="preserve"> </w:t>
      </w:r>
      <w:r w:rsidR="00623637">
        <w:rPr>
          <w:rFonts w:hint="eastAsia"/>
          <w:b/>
        </w:rPr>
        <w:t>请思考</w:t>
      </w:r>
      <w:r w:rsidRPr="006A38E4">
        <w:rPr>
          <w:rFonts w:hint="eastAsia"/>
          <w:b/>
        </w:rPr>
        <w:t>：</w:t>
      </w:r>
      <w:r w:rsidR="001A5F8D" w:rsidRPr="006A38E4">
        <w:rPr>
          <w:rFonts w:hint="eastAsia"/>
          <w:b/>
        </w:rPr>
        <w:t>找到X</w:t>
      </w:r>
      <w:r w:rsidR="001A5F8D" w:rsidRPr="006A38E4">
        <w:rPr>
          <w:b/>
        </w:rPr>
        <w:t>YZ</w:t>
      </w:r>
      <w:r w:rsidR="001A5F8D" w:rsidRPr="006A38E4">
        <w:rPr>
          <w:rFonts w:hint="eastAsia"/>
          <w:b/>
        </w:rPr>
        <w:t>的可比公司</w:t>
      </w:r>
    </w:p>
    <w:p w14:paraId="13ABC714" w14:textId="7E97AA98" w:rsidR="001A5F8D" w:rsidRDefault="001A5F8D">
      <w:r>
        <w:rPr>
          <w:rFonts w:hint="eastAsia"/>
        </w:rPr>
        <w:t>你认为下列哪些公司可以成为X</w:t>
      </w:r>
      <w:r>
        <w:t>YZ</w:t>
      </w:r>
      <w:r>
        <w:rPr>
          <w:rFonts w:hint="eastAsia"/>
        </w:rPr>
        <w:t>的</w:t>
      </w:r>
      <w:r w:rsidR="00DB162E">
        <w:rPr>
          <w:rFonts w:hint="eastAsia"/>
        </w:rPr>
        <w:t>可比</w:t>
      </w:r>
      <w:r>
        <w:rPr>
          <w:rFonts w:hint="eastAsia"/>
        </w:rPr>
        <w:t>公司？</w:t>
      </w:r>
      <w:r w:rsidR="00C150BE">
        <w:rPr>
          <w:rFonts w:hint="eastAsia"/>
        </w:rPr>
        <w:t>（单选题）</w:t>
      </w:r>
    </w:p>
    <w:p w14:paraId="61648BB7" w14:textId="7D3307B5" w:rsidR="001A5F8D" w:rsidRDefault="00DB162E" w:rsidP="00E2761F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全球排名第一的智能手机制造商</w:t>
      </w:r>
    </w:p>
    <w:p w14:paraId="7E4B69A9" w14:textId="01D9FBA7" w:rsidR="00DB162E" w:rsidRDefault="00DB162E" w:rsidP="00E2761F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印度一家小型手机厂</w:t>
      </w:r>
    </w:p>
    <w:p w14:paraId="5CF33A7F" w14:textId="47F4A776" w:rsidR="00DB162E" w:rsidRDefault="00DB162E" w:rsidP="00E2761F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世界领先的汽车制造公司</w:t>
      </w:r>
    </w:p>
    <w:p w14:paraId="0FC9306A" w14:textId="6A132D7E" w:rsidR="00DB162E" w:rsidRDefault="004F7124" w:rsidP="00E2761F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资产规模在2500亿左右的巧克力品牌</w:t>
      </w:r>
    </w:p>
    <w:p w14:paraId="7CC537C0" w14:textId="6FD88662" w:rsidR="0088075B" w:rsidRDefault="002C42EE" w:rsidP="00E2761F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国内一家刚刚I</w:t>
      </w:r>
      <w:r>
        <w:t>PO</w:t>
      </w:r>
      <w:r>
        <w:rPr>
          <w:rFonts w:hint="eastAsia"/>
        </w:rPr>
        <w:t>上市的</w:t>
      </w:r>
      <w:r w:rsidR="0001301E">
        <w:rPr>
          <w:rFonts w:hint="eastAsia"/>
        </w:rPr>
        <w:t>手机电子公司</w:t>
      </w:r>
    </w:p>
    <w:p w14:paraId="67A19905" w14:textId="52EA2B72" w:rsidR="00BC4879" w:rsidRDefault="008C0986">
      <w:r w:rsidRPr="00B01F3E">
        <w:rPr>
          <w:rFonts w:hint="eastAsia"/>
          <w:b/>
        </w:rPr>
        <w:t>反馈：</w:t>
      </w:r>
      <w:r w:rsidR="00D759B5">
        <w:rPr>
          <w:rFonts w:hint="eastAsia"/>
        </w:rPr>
        <w:t>你的回答正确/你的回答不正确。正确答案为A。点击下一步</w:t>
      </w:r>
      <w:r w:rsidR="00FB29D8">
        <w:rPr>
          <w:rFonts w:hint="eastAsia"/>
        </w:rPr>
        <w:t>查看我们的解释</w:t>
      </w:r>
      <w:r w:rsidR="00D759B5">
        <w:rPr>
          <w:rFonts w:hint="eastAsia"/>
        </w:rPr>
        <w:t>。</w:t>
      </w:r>
    </w:p>
    <w:p w14:paraId="155A3933" w14:textId="41510B0E" w:rsidR="00BC4879" w:rsidRDefault="00BC4879"/>
    <w:p w14:paraId="5D21F465" w14:textId="773DF789" w:rsidR="00BC4879" w:rsidRPr="00B74349" w:rsidRDefault="00B01F3E">
      <w:pPr>
        <w:rPr>
          <w:b/>
        </w:rPr>
      </w:pPr>
      <w:r w:rsidRPr="00B74349">
        <w:rPr>
          <w:rFonts w:hint="eastAsia"/>
          <w:b/>
        </w:rPr>
        <w:t>03</w:t>
      </w:r>
      <w:r w:rsidRPr="00B74349">
        <w:rPr>
          <w:b/>
        </w:rPr>
        <w:t>U</w:t>
      </w:r>
      <w:r w:rsidRPr="00B74349">
        <w:rPr>
          <w:rFonts w:hint="eastAsia"/>
          <w:b/>
        </w:rPr>
        <w:t>04</w:t>
      </w:r>
      <w:r w:rsidRPr="00B74349">
        <w:rPr>
          <w:b/>
        </w:rPr>
        <w:t xml:space="preserve"> </w:t>
      </w:r>
      <w:r w:rsidR="00CF0AD4">
        <w:rPr>
          <w:rFonts w:hint="eastAsia"/>
          <w:b/>
        </w:rPr>
        <w:t>第一步：</w:t>
      </w:r>
      <w:r w:rsidR="00B74349" w:rsidRPr="00B74349">
        <w:rPr>
          <w:rFonts w:hint="eastAsia"/>
          <w:b/>
        </w:rPr>
        <w:t>选择可比公司</w:t>
      </w:r>
    </w:p>
    <w:p w14:paraId="766927B2" w14:textId="1C51306F" w:rsidR="004E03F4" w:rsidRDefault="004E03F4">
      <w:r>
        <w:rPr>
          <w:rFonts w:hint="eastAsia"/>
        </w:rPr>
        <w:t>要为目标公司找到合适的可比公司</w:t>
      </w:r>
      <w:r w:rsidR="004B519A">
        <w:rPr>
          <w:rFonts w:hint="eastAsia"/>
        </w:rPr>
        <w:t>，你需要对目标公司进行仔细研究，</w:t>
      </w:r>
      <w:r w:rsidR="00C71515">
        <w:rPr>
          <w:rFonts w:hint="eastAsia"/>
        </w:rPr>
        <w:t>然后</w:t>
      </w:r>
      <w:r w:rsidR="00AC23EC">
        <w:rPr>
          <w:rFonts w:hint="eastAsia"/>
        </w:rPr>
        <w:t>在</w:t>
      </w:r>
      <w:r w:rsidR="00852E79">
        <w:rPr>
          <w:rFonts w:hint="eastAsia"/>
        </w:rPr>
        <w:t>一些</w:t>
      </w:r>
      <w:r w:rsidR="00C463EC">
        <w:rPr>
          <w:rFonts w:hint="eastAsia"/>
        </w:rPr>
        <w:t>权威</w:t>
      </w:r>
      <w:r w:rsidR="007D29AE">
        <w:rPr>
          <w:rFonts w:hint="eastAsia"/>
        </w:rPr>
        <w:t>政府机构、</w:t>
      </w:r>
      <w:r w:rsidR="00BF0E1E">
        <w:rPr>
          <w:rFonts w:hint="eastAsia"/>
        </w:rPr>
        <w:t>财经</w:t>
      </w:r>
      <w:r w:rsidR="00C463EC">
        <w:rPr>
          <w:rFonts w:hint="eastAsia"/>
        </w:rPr>
        <w:t>讯息</w:t>
      </w:r>
      <w:r w:rsidR="00D937D9">
        <w:rPr>
          <w:rFonts w:hint="eastAsia"/>
        </w:rPr>
        <w:t>终端</w:t>
      </w:r>
      <w:r w:rsidR="007D29AE">
        <w:rPr>
          <w:rFonts w:hint="eastAsia"/>
        </w:rPr>
        <w:t>或投行</w:t>
      </w:r>
      <w:r w:rsidR="00C71515">
        <w:rPr>
          <w:rFonts w:hint="eastAsia"/>
        </w:rPr>
        <w:t>及</w:t>
      </w:r>
      <w:r w:rsidR="00800886">
        <w:rPr>
          <w:rFonts w:hint="eastAsia"/>
        </w:rPr>
        <w:t>咨询公司</w:t>
      </w:r>
      <w:r w:rsidR="00C71515">
        <w:rPr>
          <w:rFonts w:hint="eastAsia"/>
        </w:rPr>
        <w:t>的</w:t>
      </w:r>
      <w:r w:rsidR="00F76431">
        <w:rPr>
          <w:rFonts w:hint="eastAsia"/>
        </w:rPr>
        <w:t>研究报告</w:t>
      </w:r>
      <w:r w:rsidR="00C71515">
        <w:rPr>
          <w:rFonts w:hint="eastAsia"/>
        </w:rPr>
        <w:t>中</w:t>
      </w:r>
      <w:r w:rsidR="00D84644">
        <w:rPr>
          <w:rFonts w:hint="eastAsia"/>
        </w:rPr>
        <w:t>进行</w:t>
      </w:r>
      <w:r w:rsidR="00E539E1">
        <w:rPr>
          <w:rFonts w:hint="eastAsia"/>
        </w:rPr>
        <w:t>筛选与</w:t>
      </w:r>
      <w:r w:rsidR="003E4F34">
        <w:rPr>
          <w:rFonts w:hint="eastAsia"/>
        </w:rPr>
        <w:t>寻找。</w:t>
      </w:r>
      <w:r w:rsidR="00410CAC">
        <w:rPr>
          <w:rFonts w:hint="eastAsia"/>
        </w:rPr>
        <w:t>这</w:t>
      </w:r>
      <w:r w:rsidR="00C71515">
        <w:rPr>
          <w:rFonts w:hint="eastAsia"/>
        </w:rPr>
        <w:t>个过程</w:t>
      </w:r>
      <w:r w:rsidR="00410CAC">
        <w:rPr>
          <w:rFonts w:hint="eastAsia"/>
        </w:rPr>
        <w:t>涉及到非常细致的</w:t>
      </w:r>
      <w:r w:rsidR="00C71515">
        <w:rPr>
          <w:rFonts w:hint="eastAsia"/>
        </w:rPr>
        <w:t>对比和</w:t>
      </w:r>
      <w:r w:rsidR="0065009F">
        <w:rPr>
          <w:rFonts w:hint="eastAsia"/>
        </w:rPr>
        <w:t>分析</w:t>
      </w:r>
      <w:r w:rsidR="00800886">
        <w:rPr>
          <w:rFonts w:hint="eastAsia"/>
        </w:rPr>
        <w:t>，</w:t>
      </w:r>
      <w:r w:rsidR="0065009F">
        <w:rPr>
          <w:rFonts w:hint="eastAsia"/>
        </w:rPr>
        <w:t>包括前景预测、</w:t>
      </w:r>
      <w:r w:rsidR="00852E79">
        <w:rPr>
          <w:rFonts w:hint="eastAsia"/>
        </w:rPr>
        <w:t>市场份额、</w:t>
      </w:r>
      <w:r w:rsidR="0039072B">
        <w:rPr>
          <w:rFonts w:hint="eastAsia"/>
        </w:rPr>
        <w:t>行业地位剖析等等，</w:t>
      </w:r>
      <w:r w:rsidR="00C71515">
        <w:rPr>
          <w:rFonts w:hint="eastAsia"/>
        </w:rPr>
        <w:t>但</w:t>
      </w:r>
      <w:r w:rsidR="00304299">
        <w:rPr>
          <w:rFonts w:hint="eastAsia"/>
        </w:rPr>
        <w:t>要成为</w:t>
      </w:r>
      <w:r w:rsidR="00C71515">
        <w:rPr>
          <w:rFonts w:hint="eastAsia"/>
        </w:rPr>
        <w:t>可比公司</w:t>
      </w:r>
      <w:r w:rsidR="00E65FF1">
        <w:rPr>
          <w:rFonts w:hint="eastAsia"/>
        </w:rPr>
        <w:t>至少需要满足</w:t>
      </w:r>
      <w:r w:rsidR="000E2CBE">
        <w:rPr>
          <w:rFonts w:hint="eastAsia"/>
        </w:rPr>
        <w:t>以下几点</w:t>
      </w:r>
      <w:r w:rsidR="00E65FF1">
        <w:rPr>
          <w:rFonts w:hint="eastAsia"/>
        </w:rPr>
        <w:t>：</w:t>
      </w:r>
    </w:p>
    <w:p w14:paraId="194A937B" w14:textId="5FC2162F" w:rsidR="00E65FF1" w:rsidRDefault="00F76431" w:rsidP="00F76431">
      <w:r>
        <w:rPr>
          <w:rFonts w:hint="eastAsia"/>
        </w:rPr>
        <w:t>首先，</w:t>
      </w:r>
      <w:r w:rsidR="00E42F53">
        <w:rPr>
          <w:rFonts w:hint="eastAsia"/>
        </w:rPr>
        <w:t>在产业或生产行业方面具有可比性。</w:t>
      </w:r>
      <w:r w:rsidR="00CF6D52">
        <w:rPr>
          <w:rFonts w:hint="eastAsia"/>
        </w:rPr>
        <w:t>比如</w:t>
      </w:r>
      <w:r w:rsidR="00570ED8">
        <w:rPr>
          <w:rFonts w:hint="eastAsia"/>
        </w:rPr>
        <w:t>X</w:t>
      </w:r>
      <w:r w:rsidR="00570ED8">
        <w:t>YZ</w:t>
      </w:r>
      <w:r w:rsidR="00570ED8">
        <w:rPr>
          <w:rFonts w:hint="eastAsia"/>
        </w:rPr>
        <w:t>是手机生产商，</w:t>
      </w:r>
      <w:r w:rsidR="000E6231">
        <w:rPr>
          <w:rFonts w:hint="eastAsia"/>
        </w:rPr>
        <w:t>你不可能找一家</w:t>
      </w:r>
      <w:r w:rsidR="007A2153">
        <w:rPr>
          <w:rFonts w:hint="eastAsia"/>
        </w:rPr>
        <w:t>汽车公司</w:t>
      </w:r>
      <w:r w:rsidR="00BE365A">
        <w:rPr>
          <w:rFonts w:hint="eastAsia"/>
        </w:rPr>
        <w:t>或者巧克力公司</w:t>
      </w:r>
      <w:r w:rsidR="00CF6D52">
        <w:rPr>
          <w:rFonts w:hint="eastAsia"/>
        </w:rPr>
        <w:t>做</w:t>
      </w:r>
      <w:r w:rsidR="00BF0E1E">
        <w:rPr>
          <w:rFonts w:hint="eastAsia"/>
        </w:rPr>
        <w:t>比较</w:t>
      </w:r>
      <w:r w:rsidR="00CF6D52">
        <w:rPr>
          <w:rFonts w:hint="eastAsia"/>
        </w:rPr>
        <w:t>；</w:t>
      </w:r>
    </w:p>
    <w:p w14:paraId="37E532CF" w14:textId="2479DDD9" w:rsidR="00BE365A" w:rsidRDefault="00CF6D52" w:rsidP="00CF6D52">
      <w:r>
        <w:rPr>
          <w:rFonts w:hint="eastAsia"/>
        </w:rPr>
        <w:t>第二，</w:t>
      </w:r>
      <w:r w:rsidR="00BE365A">
        <w:rPr>
          <w:rFonts w:hint="eastAsia"/>
        </w:rPr>
        <w:t>资产规模和收入方面具有可比性。</w:t>
      </w:r>
      <w:r>
        <w:rPr>
          <w:rFonts w:hint="eastAsia"/>
        </w:rPr>
        <w:t>比如</w:t>
      </w:r>
      <w:r w:rsidR="00BE365A">
        <w:rPr>
          <w:rFonts w:hint="eastAsia"/>
        </w:rPr>
        <w:t>X</w:t>
      </w:r>
      <w:r w:rsidR="00BE365A">
        <w:t>YZ</w:t>
      </w:r>
      <w:r w:rsidR="00AD2CE8">
        <w:rPr>
          <w:rFonts w:hint="eastAsia"/>
        </w:rPr>
        <w:t>目前在</w:t>
      </w:r>
      <w:r w:rsidR="00BE365A">
        <w:rPr>
          <w:rFonts w:hint="eastAsia"/>
        </w:rPr>
        <w:t>全球排名第三，</w:t>
      </w:r>
      <w:r w:rsidR="00AD2CE8">
        <w:rPr>
          <w:rFonts w:hint="eastAsia"/>
        </w:rPr>
        <w:t>那么</w:t>
      </w:r>
      <w:r w:rsidR="00BE365A">
        <w:rPr>
          <w:rFonts w:hint="eastAsia"/>
        </w:rPr>
        <w:t>印度</w:t>
      </w:r>
      <w:r w:rsidR="00AD2CE8">
        <w:rPr>
          <w:rFonts w:hint="eastAsia"/>
        </w:rPr>
        <w:t>的一家手机</w:t>
      </w:r>
      <w:r w:rsidR="00BE365A">
        <w:rPr>
          <w:rFonts w:hint="eastAsia"/>
        </w:rPr>
        <w:t>小厂商</w:t>
      </w:r>
      <w:r w:rsidR="00AD2CE8">
        <w:rPr>
          <w:rFonts w:hint="eastAsia"/>
        </w:rPr>
        <w:t>就</w:t>
      </w:r>
      <w:r w:rsidR="00BE365A">
        <w:rPr>
          <w:rFonts w:hint="eastAsia"/>
        </w:rPr>
        <w:t>不具有可比性</w:t>
      </w:r>
      <w:r w:rsidR="00AD2CE8">
        <w:rPr>
          <w:rFonts w:hint="eastAsia"/>
        </w:rPr>
        <w:t>；</w:t>
      </w:r>
    </w:p>
    <w:p w14:paraId="10B6064E" w14:textId="4E77F1F9" w:rsidR="00BE365A" w:rsidRDefault="00AD2CE8" w:rsidP="00AD2CE8">
      <w:r>
        <w:rPr>
          <w:rFonts w:hint="eastAsia"/>
        </w:rPr>
        <w:t>第三，可比</w:t>
      </w:r>
      <w:r w:rsidR="00F155BF">
        <w:rPr>
          <w:rFonts w:hint="eastAsia"/>
        </w:rPr>
        <w:t>公司的信息，包括经营和财务数据，在整个相关时间周期内都可用</w:t>
      </w:r>
      <w:r>
        <w:rPr>
          <w:rFonts w:hint="eastAsia"/>
        </w:rPr>
        <w:t>。比如</w:t>
      </w:r>
      <w:r w:rsidR="00A84480">
        <w:rPr>
          <w:rFonts w:hint="eastAsia"/>
        </w:rPr>
        <w:t>刚才选项E中，</w:t>
      </w:r>
      <w:r w:rsidR="00BF0E1E">
        <w:rPr>
          <w:rFonts w:hint="eastAsia"/>
        </w:rPr>
        <w:t>一家</w:t>
      </w:r>
      <w:r w:rsidR="0092046D">
        <w:rPr>
          <w:rFonts w:hint="eastAsia"/>
        </w:rPr>
        <w:t>刚刚I</w:t>
      </w:r>
      <w:r w:rsidR="0092046D">
        <w:t>PO</w:t>
      </w:r>
      <w:r w:rsidR="0092046D">
        <w:rPr>
          <w:rFonts w:hint="eastAsia"/>
        </w:rPr>
        <w:t>上市的</w:t>
      </w:r>
      <w:r w:rsidR="00E34CB7">
        <w:rPr>
          <w:rFonts w:hint="eastAsia"/>
        </w:rPr>
        <w:t>手机电子</w:t>
      </w:r>
      <w:r w:rsidR="0092046D">
        <w:rPr>
          <w:rFonts w:hint="eastAsia"/>
        </w:rPr>
        <w:t>公司，</w:t>
      </w:r>
      <w:r w:rsidR="00E05022">
        <w:rPr>
          <w:rFonts w:hint="eastAsia"/>
        </w:rPr>
        <w:t>它因为</w:t>
      </w:r>
      <w:r w:rsidR="00E275DE">
        <w:rPr>
          <w:rFonts w:hint="eastAsia"/>
        </w:rPr>
        <w:t>还没</w:t>
      </w:r>
      <w:r w:rsidR="00E05022">
        <w:rPr>
          <w:rFonts w:hint="eastAsia"/>
        </w:rPr>
        <w:t>经历</w:t>
      </w:r>
      <w:r w:rsidR="00E275DE">
        <w:rPr>
          <w:rFonts w:hint="eastAsia"/>
        </w:rPr>
        <w:t>一个</w:t>
      </w:r>
      <w:r w:rsidR="00C150BE">
        <w:rPr>
          <w:rFonts w:hint="eastAsia"/>
        </w:rPr>
        <w:t>完整</w:t>
      </w:r>
      <w:r w:rsidR="00E275DE">
        <w:rPr>
          <w:rFonts w:hint="eastAsia"/>
        </w:rPr>
        <w:t>财年，</w:t>
      </w:r>
      <w:r w:rsidR="00E41EB9">
        <w:rPr>
          <w:rFonts w:hint="eastAsia"/>
        </w:rPr>
        <w:t>财务</w:t>
      </w:r>
      <w:r w:rsidR="009B21DB">
        <w:rPr>
          <w:rFonts w:hint="eastAsia"/>
        </w:rPr>
        <w:t>及市场</w:t>
      </w:r>
      <w:r w:rsidR="00E275DE">
        <w:rPr>
          <w:rFonts w:hint="eastAsia"/>
        </w:rPr>
        <w:t>数据</w:t>
      </w:r>
      <w:r w:rsidR="002C42EE">
        <w:rPr>
          <w:rFonts w:hint="eastAsia"/>
        </w:rPr>
        <w:t>还</w:t>
      </w:r>
      <w:r w:rsidR="00807698">
        <w:rPr>
          <w:rFonts w:hint="eastAsia"/>
        </w:rPr>
        <w:t>无法</w:t>
      </w:r>
      <w:r w:rsidR="0083722E">
        <w:rPr>
          <w:rFonts w:hint="eastAsia"/>
        </w:rPr>
        <w:t>被</w:t>
      </w:r>
      <w:r w:rsidR="00E539E1">
        <w:rPr>
          <w:rFonts w:hint="eastAsia"/>
        </w:rPr>
        <w:t>有效地</w:t>
      </w:r>
      <w:r w:rsidR="0083722E">
        <w:rPr>
          <w:rFonts w:hint="eastAsia"/>
        </w:rPr>
        <w:t>调用。</w:t>
      </w:r>
    </w:p>
    <w:p w14:paraId="44DBD65D" w14:textId="77777777" w:rsidR="00120E44" w:rsidRPr="00F76431" w:rsidRDefault="00120E44">
      <w:pPr>
        <w:rPr>
          <w:b/>
        </w:rPr>
      </w:pPr>
    </w:p>
    <w:p w14:paraId="24F46689" w14:textId="1A6A56DB" w:rsidR="00FD408E" w:rsidRDefault="007723EA">
      <w:pPr>
        <w:rPr>
          <w:b/>
        </w:rPr>
      </w:pPr>
      <w:r w:rsidRPr="00F76431">
        <w:rPr>
          <w:rFonts w:hint="eastAsia"/>
          <w:b/>
        </w:rPr>
        <w:t>03</w:t>
      </w:r>
      <w:r w:rsidRPr="00F76431">
        <w:rPr>
          <w:b/>
        </w:rPr>
        <w:t>U</w:t>
      </w:r>
      <w:r w:rsidRPr="00F76431">
        <w:rPr>
          <w:rFonts w:hint="eastAsia"/>
          <w:b/>
        </w:rPr>
        <w:t>05</w:t>
      </w:r>
      <w:r w:rsidRPr="00F76431">
        <w:rPr>
          <w:b/>
        </w:rPr>
        <w:t xml:space="preserve"> </w:t>
      </w:r>
      <w:r w:rsidR="00CF0AD4">
        <w:rPr>
          <w:rFonts w:hint="eastAsia"/>
          <w:b/>
        </w:rPr>
        <w:t>第二步：</w:t>
      </w:r>
      <w:r w:rsidR="004271D0">
        <w:rPr>
          <w:rFonts w:hint="eastAsia"/>
          <w:b/>
        </w:rPr>
        <w:t>计算基本乘数</w:t>
      </w:r>
    </w:p>
    <w:p w14:paraId="3029C115" w14:textId="6F5F38C1" w:rsidR="00DA069E" w:rsidRDefault="00FD408E">
      <w:r>
        <w:rPr>
          <w:rFonts w:hint="eastAsia"/>
          <w:noProof/>
        </w:rPr>
        <w:t>可比公司法的第二步是计算出</w:t>
      </w:r>
      <w:r>
        <w:rPr>
          <w:rFonts w:hint="eastAsia"/>
        </w:rPr>
        <w:t>对标公司的</w:t>
      </w:r>
      <w:r w:rsidR="007D6B56">
        <w:rPr>
          <w:rFonts w:hint="eastAsia"/>
        </w:rPr>
        <w:t>市场</w:t>
      </w:r>
      <w:r>
        <w:rPr>
          <w:rFonts w:hint="eastAsia"/>
        </w:rPr>
        <w:t>乘数，</w:t>
      </w:r>
      <w:r w:rsidR="009205B1">
        <w:rPr>
          <w:rFonts w:hint="eastAsia"/>
        </w:rPr>
        <w:t>包括</w:t>
      </w:r>
      <w:r w:rsidRPr="009205B1">
        <w:rPr>
          <w:rFonts w:hint="eastAsia"/>
        </w:rPr>
        <w:t>市盈率(</w:t>
      </w:r>
      <w:r w:rsidRPr="009205B1">
        <w:t>PE)</w:t>
      </w:r>
      <w:r w:rsidR="009205B1">
        <w:rPr>
          <w:rFonts w:hint="eastAsia"/>
        </w:rPr>
        <w:t>、</w:t>
      </w:r>
      <w:r>
        <w:rPr>
          <w:rFonts w:hint="eastAsia"/>
        </w:rPr>
        <w:t>市净率（P</w:t>
      </w:r>
      <w:r>
        <w:t>B</w:t>
      </w:r>
      <w:r>
        <w:rPr>
          <w:rFonts w:hint="eastAsia"/>
        </w:rPr>
        <w:t>）和</w:t>
      </w:r>
      <w:ins w:id="60" w:author="Happy" w:date="2018-09-01T23:46:00Z">
        <w:r w:rsidR="003E6FC2">
          <w:rPr>
            <w:rFonts w:hint="eastAsia"/>
          </w:rPr>
          <w:t>市销</w:t>
        </w:r>
        <w:r w:rsidR="003E6FC2">
          <w:rPr>
            <w:rFonts w:hint="eastAsia"/>
          </w:rPr>
          <w:lastRenderedPageBreak/>
          <w:t>率</w:t>
        </w:r>
      </w:ins>
      <w:bookmarkStart w:id="61" w:name="_GoBack"/>
      <w:bookmarkEnd w:id="61"/>
      <w:del w:id="62" w:author="Happy" w:date="2018-09-01T23:46:00Z">
        <w:r w:rsidDel="003E6FC2">
          <w:rPr>
            <w:rFonts w:hint="eastAsia"/>
          </w:rPr>
          <w:delText>市</w:delText>
        </w:r>
      </w:del>
      <w:del w:id="63" w:author="Happy" w:date="2018-09-01T23:44:00Z">
        <w:r w:rsidDel="003E6FC2">
          <w:rPr>
            <w:rFonts w:hint="eastAsia"/>
          </w:rPr>
          <w:delText>售</w:delText>
        </w:r>
      </w:del>
      <w:del w:id="64" w:author="Happy" w:date="2018-09-01T23:46:00Z">
        <w:r w:rsidDel="003E6FC2">
          <w:rPr>
            <w:rFonts w:hint="eastAsia"/>
          </w:rPr>
          <w:delText>率</w:delText>
        </w:r>
      </w:del>
      <w:r>
        <w:rPr>
          <w:rFonts w:hint="eastAsia"/>
        </w:rPr>
        <w:t>（P</w:t>
      </w:r>
      <w:r>
        <w:t>S</w:t>
      </w:r>
      <w:r>
        <w:rPr>
          <w:rFonts w:hint="eastAsia"/>
        </w:rPr>
        <w:t>）</w:t>
      </w:r>
      <w:r w:rsidR="009205B1">
        <w:rPr>
          <w:rFonts w:hint="eastAsia"/>
        </w:rPr>
        <w:t>等。</w:t>
      </w:r>
      <w:r w:rsidR="00EA0E43">
        <w:rPr>
          <w:rFonts w:hint="eastAsia"/>
        </w:rPr>
        <w:t>它的基本逻辑</w:t>
      </w:r>
      <w:r w:rsidR="00377355">
        <w:rPr>
          <w:rFonts w:hint="eastAsia"/>
        </w:rPr>
        <w:t>就</w:t>
      </w:r>
      <w:r w:rsidR="00EA0E43">
        <w:rPr>
          <w:rFonts w:hint="eastAsia"/>
        </w:rPr>
        <w:t>是</w:t>
      </w:r>
      <w:r w:rsidR="004A7872">
        <w:rPr>
          <w:rFonts w:hint="eastAsia"/>
        </w:rPr>
        <w:t>找到一些对标公司</w:t>
      </w:r>
      <w:r w:rsidR="00B66636">
        <w:rPr>
          <w:rFonts w:hint="eastAsia"/>
        </w:rPr>
        <w:t>并计算出对标公司的市场乘数；然后</w:t>
      </w:r>
      <w:r w:rsidR="00CA21D4">
        <w:rPr>
          <w:rFonts w:hint="eastAsia"/>
        </w:rPr>
        <w:t>根据“类似资产应该具有</w:t>
      </w:r>
      <w:r w:rsidR="00B66636">
        <w:rPr>
          <w:rFonts w:hint="eastAsia"/>
        </w:rPr>
        <w:t>相似</w:t>
      </w:r>
      <w:r w:rsidR="00CA21D4">
        <w:rPr>
          <w:rFonts w:hint="eastAsia"/>
        </w:rPr>
        <w:t>价值”的假设</w:t>
      </w:r>
      <w:r w:rsidR="008A2CBD">
        <w:rPr>
          <w:rFonts w:hint="eastAsia"/>
        </w:rPr>
        <w:t>，</w:t>
      </w:r>
      <w:r w:rsidR="005A259B">
        <w:rPr>
          <w:rFonts w:hint="eastAsia"/>
        </w:rPr>
        <w:t>默认</w:t>
      </w:r>
      <w:r w:rsidR="00ED611F">
        <w:rPr>
          <w:rFonts w:hint="eastAsia"/>
        </w:rPr>
        <w:t>被评估公司</w:t>
      </w:r>
      <w:r w:rsidR="00A700E0">
        <w:rPr>
          <w:rFonts w:hint="eastAsia"/>
        </w:rPr>
        <w:t>也会在市场上获得相同的</w:t>
      </w:r>
      <w:r w:rsidR="003B6E12">
        <w:rPr>
          <w:rFonts w:hint="eastAsia"/>
        </w:rPr>
        <w:t>市场乘数</w:t>
      </w:r>
      <w:r w:rsidR="00443055">
        <w:rPr>
          <w:rFonts w:hint="eastAsia"/>
        </w:rPr>
        <w:t>。</w:t>
      </w:r>
    </w:p>
    <w:p w14:paraId="6FECF1E9" w14:textId="3C19F852" w:rsidR="00941769" w:rsidRPr="008D67BE" w:rsidRDefault="001215EF" w:rsidP="00941769">
      <w:r>
        <w:rPr>
          <w:rFonts w:hint="eastAsia"/>
        </w:rPr>
        <w:t>我们以</w:t>
      </w:r>
      <w:r w:rsidRPr="00C249AA">
        <w:rPr>
          <w:rFonts w:hint="eastAsia"/>
        </w:rPr>
        <w:t>市盈率(</w:t>
      </w:r>
      <w:r w:rsidRPr="00C249AA">
        <w:t>PE)</w:t>
      </w:r>
      <w:r>
        <w:rPr>
          <w:rFonts w:hint="eastAsia"/>
        </w:rPr>
        <w:t>这一最常用的</w:t>
      </w:r>
      <w:r w:rsidR="00C249AA">
        <w:rPr>
          <w:rFonts w:hint="eastAsia"/>
        </w:rPr>
        <w:t>市场</w:t>
      </w:r>
      <w:r>
        <w:rPr>
          <w:rFonts w:hint="eastAsia"/>
        </w:rPr>
        <w:t>乘数为例，</w:t>
      </w:r>
      <w:r w:rsidR="00941769">
        <w:rPr>
          <w:rFonts w:hint="eastAsia"/>
        </w:rPr>
        <w:t>市盈率=股价/每股净利润。按照这个公式，我们可以很轻松地计算出可比公司的市盈率是多少，就是用它们的当前股价去除以每股的净利润。</w:t>
      </w:r>
      <w:r w:rsidR="00002CC6">
        <w:rPr>
          <w:rFonts w:hint="eastAsia"/>
        </w:rPr>
        <w:t>同样的，市净率=股价/每股净资产；市销率=股价/每股销售额。</w:t>
      </w:r>
    </w:p>
    <w:p w14:paraId="53F6B4F1" w14:textId="3A885313" w:rsidR="00A700E0" w:rsidRPr="00A700E0" w:rsidRDefault="00A700E0" w:rsidP="00941769"/>
    <w:p w14:paraId="1AE7CB5C" w14:textId="39B941D5" w:rsidR="00A700E0" w:rsidRPr="0014372C" w:rsidRDefault="00381646" w:rsidP="00941769">
      <w:pPr>
        <w:rPr>
          <w:b/>
        </w:rPr>
      </w:pPr>
      <w:r w:rsidRPr="0014372C">
        <w:rPr>
          <w:rFonts w:hint="eastAsia"/>
          <w:b/>
        </w:rPr>
        <w:t>03</w:t>
      </w:r>
      <w:r w:rsidRPr="0014372C">
        <w:rPr>
          <w:b/>
        </w:rPr>
        <w:t>U</w:t>
      </w:r>
      <w:r w:rsidRPr="0014372C">
        <w:rPr>
          <w:rFonts w:hint="eastAsia"/>
          <w:b/>
        </w:rPr>
        <w:t>06a</w:t>
      </w:r>
      <w:r w:rsidRPr="0014372C">
        <w:rPr>
          <w:b/>
        </w:rPr>
        <w:t xml:space="preserve"> </w:t>
      </w:r>
      <w:r w:rsidRPr="0014372C">
        <w:rPr>
          <w:rFonts w:hint="eastAsia"/>
          <w:b/>
        </w:rPr>
        <w:t>小测验：</w:t>
      </w:r>
      <w:r w:rsidR="00B3005C" w:rsidRPr="0014372C">
        <w:rPr>
          <w:rFonts w:hint="eastAsia"/>
          <w:b/>
        </w:rPr>
        <w:t>市盈率的计算</w:t>
      </w:r>
    </w:p>
    <w:p w14:paraId="131F5123" w14:textId="654AEDFA" w:rsidR="00057559" w:rsidRDefault="00653AA4" w:rsidP="00941769">
      <w:r>
        <w:rPr>
          <w:rFonts w:hint="eastAsia"/>
        </w:rPr>
        <w:t>通过</w:t>
      </w:r>
      <w:r w:rsidR="00C8345C">
        <w:rPr>
          <w:rFonts w:hint="eastAsia"/>
        </w:rPr>
        <w:t>筛选分析，我们</w:t>
      </w:r>
      <w:r w:rsidR="00B76429">
        <w:rPr>
          <w:rFonts w:hint="eastAsia"/>
        </w:rPr>
        <w:t>锁定了</w:t>
      </w:r>
      <w:r w:rsidR="0007225A">
        <w:rPr>
          <w:rFonts w:hint="eastAsia"/>
        </w:rPr>
        <w:t>4家对标企业。</w:t>
      </w:r>
      <w:r w:rsidR="006D440D">
        <w:rPr>
          <w:rFonts w:hint="eastAsia"/>
        </w:rPr>
        <w:t>第一家企业的</w:t>
      </w:r>
      <w:r w:rsidR="001C5703">
        <w:rPr>
          <w:rFonts w:hint="eastAsia"/>
        </w:rPr>
        <w:t>当前股价为每股30元，每股净利润为</w:t>
      </w:r>
      <w:r w:rsidR="00DA108A">
        <w:rPr>
          <w:rFonts w:hint="eastAsia"/>
        </w:rPr>
        <w:t>2元，请计算该公司的市盈率：</w:t>
      </w:r>
    </w:p>
    <w:p w14:paraId="426EF054" w14:textId="456F45CE" w:rsidR="00500927" w:rsidRDefault="00500927" w:rsidP="00E2761F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10倍市盈率</w:t>
      </w:r>
    </w:p>
    <w:p w14:paraId="58D5C9D3" w14:textId="73B16220" w:rsidR="00500927" w:rsidRDefault="00500927" w:rsidP="00E2761F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20倍市盈率</w:t>
      </w:r>
    </w:p>
    <w:p w14:paraId="770E533E" w14:textId="24DE83D3" w:rsidR="00500927" w:rsidRDefault="00500927" w:rsidP="00E2761F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15倍市盈率</w:t>
      </w:r>
    </w:p>
    <w:p w14:paraId="07740C0C" w14:textId="2E19F200" w:rsidR="006E2734" w:rsidRDefault="006E2734" w:rsidP="006E2734">
      <w:r w:rsidRPr="00FB52E6">
        <w:rPr>
          <w:rFonts w:hint="eastAsia"/>
          <w:b/>
        </w:rPr>
        <w:t>反馈：</w:t>
      </w:r>
      <w:r w:rsidR="00404E0D">
        <w:rPr>
          <w:rFonts w:hint="eastAsia"/>
        </w:rPr>
        <w:t>根据公式</w:t>
      </w:r>
      <w:r w:rsidR="00D10ABD">
        <w:rPr>
          <w:rFonts w:hint="eastAsia"/>
        </w:rPr>
        <w:t>：</w:t>
      </w:r>
      <w:r w:rsidR="00404E0D">
        <w:rPr>
          <w:rFonts w:hint="eastAsia"/>
        </w:rPr>
        <w:t>市盈率=股价/每股净利润，该公司的市盈率为30</w:t>
      </w:r>
      <w:r w:rsidR="00404E0D">
        <w:t>/</w:t>
      </w:r>
      <w:r w:rsidR="00404E0D">
        <w:rPr>
          <w:rFonts w:hint="eastAsia"/>
        </w:rPr>
        <w:t>2=15倍。</w:t>
      </w:r>
    </w:p>
    <w:p w14:paraId="3465AD23" w14:textId="77777777" w:rsidR="00B86AA3" w:rsidRDefault="00B86AA3" w:rsidP="006E2734"/>
    <w:p w14:paraId="57526C4F" w14:textId="6D63A6A3" w:rsidR="00B7109F" w:rsidRPr="00184DAB" w:rsidRDefault="00B7109F" w:rsidP="00B7109F">
      <w:pPr>
        <w:rPr>
          <w:b/>
        </w:rPr>
      </w:pPr>
      <w:r w:rsidRPr="00184DAB">
        <w:rPr>
          <w:rFonts w:hint="eastAsia"/>
          <w:b/>
        </w:rPr>
        <w:t>03</w:t>
      </w:r>
      <w:r w:rsidRPr="00184DAB">
        <w:rPr>
          <w:b/>
        </w:rPr>
        <w:t>U</w:t>
      </w:r>
      <w:r w:rsidRPr="00184DAB">
        <w:rPr>
          <w:rFonts w:hint="eastAsia"/>
          <w:b/>
        </w:rPr>
        <w:t>0</w:t>
      </w:r>
      <w:r w:rsidR="00B76429">
        <w:rPr>
          <w:rFonts w:hint="eastAsia"/>
          <w:b/>
        </w:rPr>
        <w:t>7</w:t>
      </w:r>
      <w:r w:rsidRPr="00184DAB">
        <w:rPr>
          <w:b/>
        </w:rPr>
        <w:t xml:space="preserve"> </w:t>
      </w:r>
      <w:r>
        <w:rPr>
          <w:rFonts w:hint="eastAsia"/>
          <w:b/>
        </w:rPr>
        <w:t>案例：计算对标企业</w:t>
      </w:r>
      <w:r w:rsidR="002348E4">
        <w:rPr>
          <w:rFonts w:hint="eastAsia"/>
          <w:b/>
        </w:rPr>
        <w:t>的市场乘数</w:t>
      </w:r>
    </w:p>
    <w:p w14:paraId="10120724" w14:textId="3F820E3F" w:rsidR="00B7109F" w:rsidRDefault="00B7109F" w:rsidP="00B7109F">
      <w:r>
        <w:rPr>
          <w:rFonts w:hint="eastAsia"/>
        </w:rPr>
        <w:t>最终，我们为X</w:t>
      </w:r>
      <w:r>
        <w:t>YZ</w:t>
      </w:r>
      <w:r>
        <w:rPr>
          <w:rFonts w:hint="eastAsia"/>
        </w:rPr>
        <w:t>公司锁定了4家典型的可比公司。这时候，我们就要计算相关的</w:t>
      </w:r>
      <w:r w:rsidR="00B76429">
        <w:rPr>
          <w:rFonts w:hint="eastAsia"/>
        </w:rPr>
        <w:t>市场乘数</w:t>
      </w:r>
      <w:r>
        <w:rPr>
          <w:rFonts w:hint="eastAsia"/>
        </w:rPr>
        <w:t>了：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502"/>
        <w:gridCol w:w="739"/>
        <w:gridCol w:w="721"/>
        <w:gridCol w:w="719"/>
        <w:gridCol w:w="709"/>
        <w:gridCol w:w="1046"/>
        <w:gridCol w:w="2860"/>
      </w:tblGrid>
      <w:tr w:rsidR="00B7109F" w:rsidRPr="00955EFB" w14:paraId="0B7267D6" w14:textId="77777777" w:rsidTr="00F95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</w:tcPr>
          <w:p w14:paraId="1EA8ADE5" w14:textId="77777777" w:rsidR="00B7109F" w:rsidRPr="00955EFB" w:rsidRDefault="00B7109F" w:rsidP="00F95BC8">
            <w:pPr>
              <w:jc w:val="center"/>
              <w:rPr>
                <w:b w:val="0"/>
              </w:rPr>
            </w:pPr>
          </w:p>
        </w:tc>
        <w:tc>
          <w:tcPr>
            <w:tcW w:w="739" w:type="dxa"/>
          </w:tcPr>
          <w:p w14:paraId="4823FE69" w14:textId="77777777" w:rsidR="00B7109F" w:rsidRPr="00FF758A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758A">
              <w:rPr>
                <w:rFonts w:hint="eastAsia"/>
              </w:rPr>
              <w:t>对标企业1</w:t>
            </w:r>
          </w:p>
        </w:tc>
        <w:tc>
          <w:tcPr>
            <w:tcW w:w="721" w:type="dxa"/>
          </w:tcPr>
          <w:p w14:paraId="27E3E248" w14:textId="77777777" w:rsidR="00B7109F" w:rsidRPr="00FF758A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758A">
              <w:rPr>
                <w:rFonts w:hint="eastAsia"/>
              </w:rPr>
              <w:t>对标企业</w:t>
            </w:r>
            <w:r w:rsidRPr="00FF758A">
              <w:t>2</w:t>
            </w:r>
          </w:p>
        </w:tc>
        <w:tc>
          <w:tcPr>
            <w:tcW w:w="719" w:type="dxa"/>
          </w:tcPr>
          <w:p w14:paraId="6C6C995A" w14:textId="77777777" w:rsidR="00B7109F" w:rsidRPr="00FF758A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758A">
              <w:rPr>
                <w:rFonts w:hint="eastAsia"/>
              </w:rPr>
              <w:t>对标企业</w:t>
            </w:r>
            <w:r w:rsidRPr="00FF758A">
              <w:t>3</w:t>
            </w:r>
          </w:p>
        </w:tc>
        <w:tc>
          <w:tcPr>
            <w:tcW w:w="709" w:type="dxa"/>
          </w:tcPr>
          <w:p w14:paraId="1D44108D" w14:textId="77777777" w:rsidR="00B7109F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对标企业4</w:t>
            </w:r>
          </w:p>
        </w:tc>
        <w:tc>
          <w:tcPr>
            <w:tcW w:w="1046" w:type="dxa"/>
          </w:tcPr>
          <w:p w14:paraId="573BB8A1" w14:textId="77777777" w:rsidR="00B7109F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</w:p>
          <w:p w14:paraId="2926D64D" w14:textId="77777777" w:rsidR="00B7109F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中位数</w:t>
            </w:r>
          </w:p>
          <w:p w14:paraId="51F80B55" w14:textId="77777777" w:rsidR="00B7109F" w:rsidRPr="00955EFB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0" w:type="dxa"/>
          </w:tcPr>
          <w:p w14:paraId="33D7A108" w14:textId="77777777" w:rsidR="00B7109F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</w:p>
          <w:p w14:paraId="724991FC" w14:textId="77777777" w:rsidR="00B7109F" w:rsidRDefault="00B7109F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乘数区间</w:t>
            </w:r>
          </w:p>
        </w:tc>
      </w:tr>
      <w:tr w:rsidR="00B7109F" w:rsidRPr="00955EFB" w14:paraId="5657B29A" w14:textId="77777777" w:rsidTr="00F95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F0636D0" w14:textId="77777777" w:rsidR="00B7109F" w:rsidRPr="00FF758A" w:rsidRDefault="00B7109F" w:rsidP="00F95BC8">
            <w:pPr>
              <w:jc w:val="center"/>
              <w:rPr>
                <w:b w:val="0"/>
              </w:rPr>
            </w:pPr>
            <w:r w:rsidRPr="00FF758A">
              <w:rPr>
                <w:rFonts w:hint="eastAsia"/>
                <w:b w:val="0"/>
              </w:rPr>
              <w:t>市盈率=股价/每股净利润</w:t>
            </w:r>
          </w:p>
        </w:tc>
        <w:tc>
          <w:tcPr>
            <w:tcW w:w="739" w:type="dxa"/>
          </w:tcPr>
          <w:p w14:paraId="6C719AA2" w14:textId="77777777" w:rsidR="00B7109F" w:rsidRPr="00955EFB" w:rsidRDefault="00B7109F" w:rsidP="00F95B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15×</w:t>
            </w:r>
          </w:p>
        </w:tc>
        <w:tc>
          <w:tcPr>
            <w:tcW w:w="721" w:type="dxa"/>
          </w:tcPr>
          <w:p w14:paraId="5D462738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29×</w:t>
            </w:r>
          </w:p>
        </w:tc>
        <w:tc>
          <w:tcPr>
            <w:tcW w:w="719" w:type="dxa"/>
          </w:tcPr>
          <w:p w14:paraId="675B7E9C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16×</w:t>
            </w:r>
          </w:p>
        </w:tc>
        <w:tc>
          <w:tcPr>
            <w:tcW w:w="709" w:type="dxa"/>
          </w:tcPr>
          <w:p w14:paraId="3C151CC2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3×</w:t>
            </w:r>
          </w:p>
        </w:tc>
        <w:tc>
          <w:tcPr>
            <w:tcW w:w="1046" w:type="dxa"/>
          </w:tcPr>
          <w:p w14:paraId="10FD2282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15.5×</w:t>
            </w:r>
          </w:p>
        </w:tc>
        <w:tc>
          <w:tcPr>
            <w:tcW w:w="2860" w:type="dxa"/>
          </w:tcPr>
          <w:p w14:paraId="5A219B82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[14.5× </w:t>
            </w:r>
            <w:r>
              <w:t xml:space="preserve">– </w:t>
            </w:r>
            <w:r>
              <w:rPr>
                <w:rFonts w:hint="eastAsia"/>
              </w:rPr>
              <w:t>16.5×]</w:t>
            </w:r>
          </w:p>
        </w:tc>
      </w:tr>
      <w:tr w:rsidR="00B7109F" w:rsidRPr="00955EFB" w14:paraId="054CB2CE" w14:textId="77777777" w:rsidTr="00F95B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D6B98C1" w14:textId="77777777" w:rsidR="00B7109F" w:rsidRPr="00FF758A" w:rsidRDefault="00B7109F" w:rsidP="00F95BC8">
            <w:pPr>
              <w:jc w:val="center"/>
              <w:rPr>
                <w:b w:val="0"/>
              </w:rPr>
            </w:pPr>
            <w:r w:rsidRPr="00FF758A">
              <w:rPr>
                <w:rFonts w:hint="eastAsia"/>
                <w:b w:val="0"/>
              </w:rPr>
              <w:t>市净率=股价/每股</w:t>
            </w:r>
            <w:r>
              <w:rPr>
                <w:rFonts w:hint="eastAsia"/>
                <w:b w:val="0"/>
              </w:rPr>
              <w:t>净资产</w:t>
            </w:r>
          </w:p>
        </w:tc>
        <w:tc>
          <w:tcPr>
            <w:tcW w:w="739" w:type="dxa"/>
          </w:tcPr>
          <w:p w14:paraId="23D02A03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7×</w:t>
            </w:r>
          </w:p>
        </w:tc>
        <w:tc>
          <w:tcPr>
            <w:tcW w:w="721" w:type="dxa"/>
          </w:tcPr>
          <w:p w14:paraId="03E87F59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10×</w:t>
            </w:r>
          </w:p>
        </w:tc>
        <w:tc>
          <w:tcPr>
            <w:tcW w:w="719" w:type="dxa"/>
          </w:tcPr>
          <w:p w14:paraId="096A2D09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7×</w:t>
            </w:r>
          </w:p>
        </w:tc>
        <w:tc>
          <w:tcPr>
            <w:tcW w:w="709" w:type="dxa"/>
          </w:tcPr>
          <w:p w14:paraId="494E727C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1×</w:t>
            </w:r>
          </w:p>
        </w:tc>
        <w:tc>
          <w:tcPr>
            <w:tcW w:w="1046" w:type="dxa"/>
          </w:tcPr>
          <w:p w14:paraId="618ACC12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7×</w:t>
            </w:r>
          </w:p>
        </w:tc>
        <w:tc>
          <w:tcPr>
            <w:tcW w:w="2860" w:type="dxa"/>
          </w:tcPr>
          <w:p w14:paraId="24C3C441" w14:textId="77777777" w:rsidR="00B7109F" w:rsidRPr="00955EFB" w:rsidRDefault="00B7109F" w:rsidP="00F95B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>
              <w:rPr>
                <w:rFonts w:hint="eastAsia"/>
              </w:rPr>
              <w:t>6× -</w:t>
            </w:r>
            <w:r>
              <w:t xml:space="preserve"> </w:t>
            </w:r>
            <w:r>
              <w:rPr>
                <w:rFonts w:hint="eastAsia"/>
              </w:rPr>
              <w:t>8×]</w:t>
            </w:r>
          </w:p>
        </w:tc>
      </w:tr>
      <w:tr w:rsidR="00B7109F" w:rsidRPr="00955EFB" w14:paraId="06F144E5" w14:textId="77777777" w:rsidTr="00F95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A743D5C" w14:textId="77777777" w:rsidR="00B7109F" w:rsidRPr="00FF758A" w:rsidRDefault="00B7109F" w:rsidP="00F95BC8">
            <w:pPr>
              <w:jc w:val="center"/>
              <w:rPr>
                <w:b w:val="0"/>
              </w:rPr>
            </w:pPr>
            <w:r w:rsidRPr="00FF758A">
              <w:rPr>
                <w:rFonts w:hint="eastAsia"/>
                <w:b w:val="0"/>
              </w:rPr>
              <w:t>市销率=股价/每股销售额</w:t>
            </w:r>
          </w:p>
        </w:tc>
        <w:tc>
          <w:tcPr>
            <w:tcW w:w="739" w:type="dxa"/>
          </w:tcPr>
          <w:p w14:paraId="0862D8ED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0.6×</w:t>
            </w:r>
          </w:p>
        </w:tc>
        <w:tc>
          <w:tcPr>
            <w:tcW w:w="721" w:type="dxa"/>
          </w:tcPr>
          <w:p w14:paraId="5328C228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1.2×</w:t>
            </w:r>
          </w:p>
        </w:tc>
        <w:tc>
          <w:tcPr>
            <w:tcW w:w="719" w:type="dxa"/>
          </w:tcPr>
          <w:p w14:paraId="5DAD4C00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0.6×</w:t>
            </w:r>
          </w:p>
        </w:tc>
        <w:tc>
          <w:tcPr>
            <w:tcW w:w="709" w:type="dxa"/>
          </w:tcPr>
          <w:p w14:paraId="5C49832D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0.1×</w:t>
            </w:r>
          </w:p>
        </w:tc>
        <w:tc>
          <w:tcPr>
            <w:tcW w:w="1046" w:type="dxa"/>
          </w:tcPr>
          <w:p w14:paraId="0B3A33C3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0.6×</w:t>
            </w:r>
          </w:p>
        </w:tc>
        <w:tc>
          <w:tcPr>
            <w:tcW w:w="2860" w:type="dxa"/>
          </w:tcPr>
          <w:p w14:paraId="52E06E38" w14:textId="77777777" w:rsidR="00B7109F" w:rsidRPr="00955EFB" w:rsidRDefault="00B7109F" w:rsidP="00F95B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>
              <w:rPr>
                <w:rFonts w:hint="eastAsia"/>
              </w:rPr>
              <w:t xml:space="preserve">0.5× </w:t>
            </w:r>
            <w:r>
              <w:t xml:space="preserve">– </w:t>
            </w:r>
            <w:r>
              <w:rPr>
                <w:rFonts w:hint="eastAsia"/>
              </w:rPr>
              <w:t>0.7×]</w:t>
            </w:r>
          </w:p>
        </w:tc>
      </w:tr>
    </w:tbl>
    <w:p w14:paraId="70ECC3E7" w14:textId="260F4D26" w:rsidR="00B7109F" w:rsidRDefault="00B7109F" w:rsidP="00B7109F">
      <w:r>
        <w:rPr>
          <w:rFonts w:hint="eastAsia"/>
        </w:rPr>
        <w:t>由于对标公司都是上市公司，所以我们很容易找到每家公司的财务数据，并根据公式计算得出它们的</w:t>
      </w:r>
      <w:r w:rsidR="009340C7">
        <w:rPr>
          <w:rFonts w:hint="eastAsia"/>
        </w:rPr>
        <w:t>市场乘数：</w:t>
      </w:r>
      <w:r>
        <w:rPr>
          <w:rFonts w:hint="eastAsia"/>
        </w:rPr>
        <w:t>市盈率、市净率和市销率。</w:t>
      </w:r>
    </w:p>
    <w:p w14:paraId="46247665" w14:textId="77777777" w:rsidR="00B7109F" w:rsidRDefault="00B7109F" w:rsidP="00B7109F">
      <w:r>
        <w:rPr>
          <w:rFonts w:hint="eastAsia"/>
        </w:rPr>
        <w:t>随后，我们要计算4家对标企业相关乘数的中位数。之所以不选均值，是因为均值容易受到譬如“对标企业4”这类极端值的影响。</w:t>
      </w:r>
    </w:p>
    <w:p w14:paraId="7FDED5BB" w14:textId="2BA3AE95" w:rsidR="00B7109F" w:rsidRDefault="00B7109F" w:rsidP="00B7109F">
      <w:r>
        <w:rPr>
          <w:rFonts w:hint="eastAsia"/>
        </w:rPr>
        <w:t>最后，在中位数的基础上左右各让出一个区间，来获得一个乘数区间。</w:t>
      </w:r>
      <w:r w:rsidR="009C5A07">
        <w:rPr>
          <w:rFonts w:hint="eastAsia"/>
        </w:rPr>
        <w:t>乘数区间并不是说固定地左右各让出一位，而是为了后面做出估值图形的时候，能够获得一个</w:t>
      </w:r>
      <w:r w:rsidR="00250D68">
        <w:rPr>
          <w:rFonts w:hint="eastAsia"/>
        </w:rPr>
        <w:t>具有</w:t>
      </w:r>
      <w:r w:rsidR="009C5A07">
        <w:rPr>
          <w:rFonts w:hint="eastAsia"/>
        </w:rPr>
        <w:t>妥当交集的估值区间。等一下你就会看到</w:t>
      </w:r>
      <w:r w:rsidR="00B53E42">
        <w:rPr>
          <w:rFonts w:hint="eastAsia"/>
        </w:rPr>
        <w:t>最终的估值</w:t>
      </w:r>
      <w:r w:rsidR="009C5A07">
        <w:rPr>
          <w:rFonts w:hint="eastAsia"/>
        </w:rPr>
        <w:t>图形。</w:t>
      </w:r>
    </w:p>
    <w:p w14:paraId="2E0DB3C6" w14:textId="5A2AEDCB" w:rsidR="00057559" w:rsidRPr="00B76429" w:rsidRDefault="00057559" w:rsidP="00941769"/>
    <w:p w14:paraId="36E5E1FF" w14:textId="515EAEEB" w:rsidR="008D51C9" w:rsidRPr="005B1C0D" w:rsidRDefault="00D7524C" w:rsidP="00941769">
      <w:pPr>
        <w:rPr>
          <w:b/>
        </w:rPr>
      </w:pPr>
      <w:r w:rsidRPr="005B1C0D">
        <w:rPr>
          <w:rFonts w:hint="eastAsia"/>
          <w:b/>
        </w:rPr>
        <w:t>03</w:t>
      </w:r>
      <w:r w:rsidRPr="005B1C0D">
        <w:rPr>
          <w:b/>
        </w:rPr>
        <w:t>U</w:t>
      </w:r>
      <w:r w:rsidRPr="005B1C0D">
        <w:rPr>
          <w:rFonts w:hint="eastAsia"/>
          <w:b/>
        </w:rPr>
        <w:t>08</w:t>
      </w:r>
      <w:r w:rsidRPr="005B1C0D">
        <w:rPr>
          <w:b/>
        </w:rPr>
        <w:t xml:space="preserve"> </w:t>
      </w:r>
      <w:r w:rsidR="008D51C9" w:rsidRPr="005B1C0D">
        <w:rPr>
          <w:rFonts w:hint="eastAsia"/>
          <w:b/>
        </w:rPr>
        <w:t>第三步：计算目标公司的</w:t>
      </w:r>
      <w:r w:rsidR="003967A5" w:rsidRPr="005B1C0D">
        <w:rPr>
          <w:rFonts w:hint="eastAsia"/>
          <w:b/>
        </w:rPr>
        <w:t>股权价值</w:t>
      </w:r>
    </w:p>
    <w:p w14:paraId="1EC9B63F" w14:textId="6966D21C" w:rsidR="0029796C" w:rsidRDefault="0029796C" w:rsidP="0029796C">
      <w:r>
        <w:rPr>
          <w:rFonts w:hint="eastAsia"/>
        </w:rPr>
        <w:t>根据“类似资产具有</w:t>
      </w:r>
      <w:r w:rsidR="0049362F">
        <w:rPr>
          <w:rFonts w:hint="eastAsia"/>
        </w:rPr>
        <w:t>相似</w:t>
      </w:r>
      <w:r>
        <w:rPr>
          <w:rFonts w:hint="eastAsia"/>
        </w:rPr>
        <w:t>价值”的假设，我们认为，</w:t>
      </w:r>
      <w:r w:rsidR="0049362F">
        <w:rPr>
          <w:rFonts w:hint="eastAsia"/>
        </w:rPr>
        <w:t>被评估</w:t>
      </w:r>
      <w:r>
        <w:rPr>
          <w:rFonts w:hint="eastAsia"/>
        </w:rPr>
        <w:t>公司也会在市场上获得相同的</w:t>
      </w:r>
      <w:r w:rsidR="006D0EF0">
        <w:rPr>
          <w:rFonts w:hint="eastAsia"/>
        </w:rPr>
        <w:t>市场乘数</w:t>
      </w:r>
      <w:r w:rsidR="00CB3AA8">
        <w:rPr>
          <w:rFonts w:hint="eastAsia"/>
        </w:rPr>
        <w:t>，即具有相同的市盈率、市净率和市销率</w:t>
      </w:r>
      <w:r>
        <w:rPr>
          <w:rFonts w:hint="eastAsia"/>
        </w:rPr>
        <w:t>。</w:t>
      </w:r>
    </w:p>
    <w:p w14:paraId="3B615C5D" w14:textId="6403CF18" w:rsidR="0029796C" w:rsidRPr="00C16CEE" w:rsidRDefault="00A46FE7" w:rsidP="0029796C">
      <w:r>
        <w:rPr>
          <w:rFonts w:hint="eastAsia"/>
        </w:rPr>
        <w:t>我们仍然</w:t>
      </w:r>
      <w:r w:rsidR="0048642B">
        <w:rPr>
          <w:rFonts w:hint="eastAsia"/>
        </w:rPr>
        <w:t>以市盈率为例</w:t>
      </w:r>
      <w:r w:rsidR="007B5C72">
        <w:rPr>
          <w:rFonts w:hint="eastAsia"/>
        </w:rPr>
        <w:t>，</w:t>
      </w:r>
      <w:r>
        <w:rPr>
          <w:rFonts w:hint="eastAsia"/>
        </w:rPr>
        <w:t>目标</w:t>
      </w:r>
      <w:r w:rsidR="0029796C">
        <w:rPr>
          <w:rFonts w:hint="eastAsia"/>
        </w:rPr>
        <w:t>公司的股权价值</w:t>
      </w:r>
      <w:r w:rsidR="007B5C72">
        <w:rPr>
          <w:rFonts w:hint="eastAsia"/>
        </w:rPr>
        <w:t>应该等于</w:t>
      </w:r>
      <w:r w:rsidR="003608B2" w:rsidRPr="003608B2">
        <w:rPr>
          <w:rFonts w:hint="eastAsia"/>
          <w:u w:val="single"/>
        </w:rPr>
        <w:t>被评估</w:t>
      </w:r>
      <w:r w:rsidR="003608B2" w:rsidRPr="002348E4">
        <w:rPr>
          <w:rFonts w:hint="eastAsia"/>
          <w:u w:val="single"/>
        </w:rPr>
        <w:t>公司</w:t>
      </w:r>
      <w:r w:rsidR="003608B2" w:rsidRPr="002348E4">
        <w:rPr>
          <w:u w:val="single"/>
        </w:rPr>
        <w:t>的</w:t>
      </w:r>
      <w:hyperlink r:id="rId13" w:tgtFrame="_blank" w:history="1">
        <w:r w:rsidR="003608B2" w:rsidRPr="002348E4">
          <w:rPr>
            <w:u w:val="single"/>
          </w:rPr>
          <w:t>每股</w:t>
        </w:r>
        <w:r w:rsidR="003608B2" w:rsidRPr="002348E4">
          <w:rPr>
            <w:rFonts w:hint="eastAsia"/>
            <w:u w:val="single"/>
          </w:rPr>
          <w:t>净利润</w:t>
        </w:r>
        <w:r w:rsidR="003608B2">
          <w:rPr>
            <w:rFonts w:hint="eastAsia"/>
            <w:u w:val="single"/>
          </w:rPr>
          <w:t>×</w:t>
        </w:r>
      </w:hyperlink>
      <w:r w:rsidR="0029796C" w:rsidRPr="002348E4">
        <w:rPr>
          <w:u w:val="single"/>
        </w:rPr>
        <w:t>可比</w:t>
      </w:r>
      <w:r w:rsidR="00941564" w:rsidRPr="002348E4">
        <w:rPr>
          <w:rFonts w:hint="eastAsia"/>
          <w:u w:val="single"/>
        </w:rPr>
        <w:t>公司</w:t>
      </w:r>
      <w:hyperlink r:id="rId14" w:tgtFrame="_blank" w:history="1">
        <w:r w:rsidR="0029796C" w:rsidRPr="002348E4">
          <w:rPr>
            <w:u w:val="single"/>
          </w:rPr>
          <w:t>市盈率</w:t>
        </w:r>
      </w:hyperlink>
    </w:p>
    <w:p w14:paraId="6CEEFCA2" w14:textId="275ECA97" w:rsidR="00377355" w:rsidRPr="00065A8F" w:rsidRDefault="00377355"/>
    <w:p w14:paraId="7A8EC085" w14:textId="1E9C18C7" w:rsidR="00377355" w:rsidRPr="007970F6" w:rsidRDefault="00272105">
      <w:pPr>
        <w:rPr>
          <w:b/>
        </w:rPr>
      </w:pPr>
      <w:r w:rsidRPr="007970F6">
        <w:rPr>
          <w:rFonts w:hint="eastAsia"/>
          <w:b/>
        </w:rPr>
        <w:t>03</w:t>
      </w:r>
      <w:r w:rsidRPr="007970F6">
        <w:rPr>
          <w:b/>
        </w:rPr>
        <w:t>U</w:t>
      </w:r>
      <w:r w:rsidRPr="007970F6">
        <w:rPr>
          <w:rFonts w:hint="eastAsia"/>
          <w:b/>
        </w:rPr>
        <w:t>09a</w:t>
      </w:r>
      <w:r w:rsidRPr="007970F6">
        <w:rPr>
          <w:b/>
        </w:rPr>
        <w:t xml:space="preserve"> </w:t>
      </w:r>
      <w:r w:rsidRPr="007970F6">
        <w:rPr>
          <w:rFonts w:hint="eastAsia"/>
          <w:b/>
        </w:rPr>
        <w:t>小测验：</w:t>
      </w:r>
      <w:r w:rsidR="00B3070F" w:rsidRPr="007970F6">
        <w:rPr>
          <w:rFonts w:hint="eastAsia"/>
          <w:b/>
        </w:rPr>
        <w:t>请你计算</w:t>
      </w:r>
      <w:r w:rsidR="007970F6">
        <w:rPr>
          <w:rFonts w:hint="eastAsia"/>
          <w:b/>
        </w:rPr>
        <w:t>（1）</w:t>
      </w:r>
    </w:p>
    <w:p w14:paraId="07C9BC2A" w14:textId="38A4DBB1" w:rsidR="00B73D23" w:rsidRDefault="007970F6" w:rsidP="00B73D23">
      <w:r>
        <w:rPr>
          <w:rFonts w:hint="eastAsia"/>
        </w:rPr>
        <w:t>根据预估，X</w:t>
      </w:r>
      <w:r>
        <w:t>YZ</w:t>
      </w:r>
      <w:r>
        <w:rPr>
          <w:rFonts w:hint="eastAsia"/>
        </w:rPr>
        <w:t>公司至年末的净利润为200亿元</w:t>
      </w:r>
      <w:r w:rsidR="00FA5D37">
        <w:rPr>
          <w:rFonts w:hint="eastAsia"/>
        </w:rPr>
        <w:t>，即每股2元</w:t>
      </w:r>
      <w:r w:rsidR="00ED2D2E">
        <w:rPr>
          <w:rFonts w:hint="eastAsia"/>
        </w:rPr>
        <w:t>。</w:t>
      </w:r>
      <w:r w:rsidR="00B73D23">
        <w:rPr>
          <w:rFonts w:hint="eastAsia"/>
        </w:rPr>
        <w:t>根据</w:t>
      </w:r>
      <w:r w:rsidR="00ED2D2E">
        <w:rPr>
          <w:rFonts w:hint="eastAsia"/>
        </w:rPr>
        <w:t>刚刚计算出的</w:t>
      </w:r>
      <w:r w:rsidR="00AC73AB">
        <w:rPr>
          <w:rFonts w:hint="eastAsia"/>
        </w:rPr>
        <w:t>可比公司的市场</w:t>
      </w:r>
      <w:r w:rsidR="00B73D23">
        <w:rPr>
          <w:rFonts w:hint="eastAsia"/>
        </w:rPr>
        <w:t>乘数区间，计算X</w:t>
      </w:r>
      <w:r w:rsidR="00B73D23">
        <w:t>YZ</w:t>
      </w:r>
      <w:r w:rsidR="00B73D23">
        <w:rPr>
          <w:rFonts w:hint="eastAsia"/>
        </w:rPr>
        <w:t>的股权价值：</w:t>
      </w:r>
      <w:r w:rsidR="00867381">
        <w:rPr>
          <w:rFonts w:hint="eastAsia"/>
        </w:rPr>
        <w:t>（X</w:t>
      </w:r>
      <w:r w:rsidR="00867381">
        <w:t>YZ</w:t>
      </w:r>
      <w:r w:rsidR="00867381">
        <w:rPr>
          <w:rFonts w:hint="eastAsia"/>
        </w:rPr>
        <w:t>公司的拟发行股数为100亿股）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2694"/>
        <w:gridCol w:w="2693"/>
      </w:tblGrid>
      <w:tr w:rsidR="00B73D23" w:rsidRPr="00955EFB" w14:paraId="1764C1F0" w14:textId="77777777" w:rsidTr="00F95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14:paraId="61445CB7" w14:textId="77777777" w:rsidR="00B73D23" w:rsidRPr="00955EFB" w:rsidRDefault="00B73D23" w:rsidP="00F95BC8">
            <w:pPr>
              <w:widowControl/>
              <w:jc w:val="left"/>
            </w:pPr>
          </w:p>
        </w:tc>
        <w:tc>
          <w:tcPr>
            <w:tcW w:w="2693" w:type="dxa"/>
          </w:tcPr>
          <w:p w14:paraId="16A5C0EF" w14:textId="77777777" w:rsidR="00B73D23" w:rsidRDefault="00B73D23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</w:p>
          <w:p w14:paraId="6FE74C3D" w14:textId="77777777" w:rsidR="00B73D23" w:rsidRPr="00955EFB" w:rsidRDefault="00B73D23" w:rsidP="00F95BC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乘数区间</w:t>
            </w:r>
          </w:p>
        </w:tc>
      </w:tr>
      <w:tr w:rsidR="00B73D23" w:rsidRPr="00955EFB" w14:paraId="2F5739AD" w14:textId="77777777" w:rsidTr="00F95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F70DEBF" w14:textId="77777777" w:rsidR="00B73D23" w:rsidRPr="00955EFB" w:rsidRDefault="00B73D23" w:rsidP="00F95BC8">
            <w:pPr>
              <w:widowControl/>
              <w:jc w:val="left"/>
            </w:pPr>
            <w:r w:rsidRPr="00FF758A">
              <w:rPr>
                <w:rFonts w:hint="eastAsia"/>
                <w:b w:val="0"/>
              </w:rPr>
              <w:t>市盈率=股价/每股净利润</w:t>
            </w:r>
          </w:p>
        </w:tc>
        <w:tc>
          <w:tcPr>
            <w:tcW w:w="2693" w:type="dxa"/>
          </w:tcPr>
          <w:p w14:paraId="781DEE98" w14:textId="77777777" w:rsidR="00B73D23" w:rsidRPr="00FF758A" w:rsidRDefault="00B73D23" w:rsidP="00F95BC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rFonts w:hint="eastAsia"/>
              </w:rPr>
              <w:t xml:space="preserve">[14.5× </w:t>
            </w:r>
            <w:r>
              <w:t xml:space="preserve">– </w:t>
            </w:r>
            <w:r>
              <w:rPr>
                <w:rFonts w:hint="eastAsia"/>
              </w:rPr>
              <w:t>16.5×]</w:t>
            </w:r>
          </w:p>
        </w:tc>
      </w:tr>
    </w:tbl>
    <w:p w14:paraId="03561E1E" w14:textId="1064D846" w:rsidR="007809EF" w:rsidRPr="00776590" w:rsidRDefault="007809EF"/>
    <w:p w14:paraId="7A9A59F6" w14:textId="6011B5A7" w:rsidR="00ED2D2E" w:rsidRDefault="00ED2D2E" w:rsidP="00ED2D2E">
      <w:r>
        <w:rPr>
          <w:rFonts w:hint="eastAsia"/>
        </w:rPr>
        <w:t>根据市盈率的估值：</w:t>
      </w:r>
      <w:r w:rsidR="0084197D">
        <w:rPr>
          <w:rFonts w:hint="eastAsia"/>
        </w:rPr>
        <w:t>为</w:t>
      </w:r>
      <w:r>
        <w:rPr>
          <w:rFonts w:hint="eastAsia"/>
        </w:rPr>
        <w:t>每股【</w:t>
      </w:r>
      <w:r w:rsidR="00467BDB">
        <w:rPr>
          <w:rFonts w:hint="eastAsia"/>
        </w:rPr>
        <w:t xml:space="preserve"> </w:t>
      </w:r>
      <w:r w:rsidR="00467BDB">
        <w:t xml:space="preserve">  </w:t>
      </w:r>
      <w:r w:rsidR="0084197D">
        <w:rPr>
          <w:rFonts w:hint="eastAsia"/>
        </w:rPr>
        <w:t>】 -</w:t>
      </w:r>
      <w:r w:rsidR="0084197D">
        <w:t xml:space="preserve"> </w:t>
      </w:r>
      <w:r w:rsidR="0084197D">
        <w:rPr>
          <w:rFonts w:hint="eastAsia"/>
        </w:rPr>
        <w:t>【</w:t>
      </w:r>
      <w:r w:rsidR="00467BDB">
        <w:t xml:space="preserve">   </w:t>
      </w:r>
      <w:r>
        <w:rPr>
          <w:rFonts w:hint="eastAsia"/>
        </w:rPr>
        <w:t>】元</w:t>
      </w:r>
      <w:r>
        <w:t xml:space="preserve"> </w:t>
      </w:r>
      <w:r w:rsidR="002348E4" w:rsidRPr="00781E34">
        <w:rPr>
          <w:rFonts w:hint="eastAsia"/>
          <w:b/>
          <w:u w:val="single"/>
          <w:shd w:val="pct15" w:color="auto" w:fill="FFFFFF"/>
        </w:rPr>
        <w:t>提示：</w:t>
      </w:r>
      <w:r w:rsidR="00A17466" w:rsidRPr="00781E34">
        <w:rPr>
          <w:rFonts w:hint="eastAsia"/>
          <w:u w:val="single"/>
          <w:shd w:val="pct15" w:color="auto" w:fill="FFFFFF"/>
        </w:rPr>
        <w:t>被评估公司</w:t>
      </w:r>
      <w:r w:rsidR="00A17466" w:rsidRPr="00781E34">
        <w:rPr>
          <w:u w:val="single"/>
          <w:shd w:val="pct15" w:color="auto" w:fill="FFFFFF"/>
        </w:rPr>
        <w:t>的</w:t>
      </w:r>
      <w:hyperlink r:id="rId15" w:tgtFrame="_blank" w:history="1">
        <w:r w:rsidR="00A17466" w:rsidRPr="00781E34">
          <w:rPr>
            <w:u w:val="single"/>
            <w:shd w:val="pct15" w:color="auto" w:fill="FFFFFF"/>
          </w:rPr>
          <w:t>每股</w:t>
        </w:r>
        <w:r w:rsidR="00A17466" w:rsidRPr="00781E34">
          <w:rPr>
            <w:rFonts w:hint="eastAsia"/>
            <w:u w:val="single"/>
            <w:shd w:val="pct15" w:color="auto" w:fill="FFFFFF"/>
          </w:rPr>
          <w:t>净利润×</w:t>
        </w:r>
      </w:hyperlink>
      <w:r w:rsidR="00A17466" w:rsidRPr="00781E34">
        <w:rPr>
          <w:u w:val="single"/>
          <w:shd w:val="pct15" w:color="auto" w:fill="FFFFFF"/>
        </w:rPr>
        <w:t>可比</w:t>
      </w:r>
      <w:r w:rsidR="00A17466" w:rsidRPr="00781E34">
        <w:rPr>
          <w:rFonts w:hint="eastAsia"/>
          <w:u w:val="single"/>
          <w:shd w:val="pct15" w:color="auto" w:fill="FFFFFF"/>
        </w:rPr>
        <w:t>公司</w:t>
      </w:r>
      <w:hyperlink r:id="rId16" w:tgtFrame="_blank" w:history="1">
        <w:r w:rsidR="00A17466" w:rsidRPr="00781E34">
          <w:rPr>
            <w:u w:val="single"/>
            <w:shd w:val="pct15" w:color="auto" w:fill="FFFFFF"/>
          </w:rPr>
          <w:t>市盈率</w:t>
        </w:r>
      </w:hyperlink>
      <w:r w:rsidR="00A17466" w:rsidRPr="00781E34">
        <w:rPr>
          <w:rFonts w:hint="eastAsia"/>
          <w:u w:val="single"/>
          <w:shd w:val="pct15" w:color="auto" w:fill="FFFFFF"/>
        </w:rPr>
        <w:t>。</w:t>
      </w:r>
    </w:p>
    <w:p w14:paraId="0E7A36B2" w14:textId="73405AFC" w:rsidR="00ED2D2E" w:rsidRDefault="0084197D" w:rsidP="00ED2D2E">
      <w:r w:rsidRPr="003D174C">
        <w:rPr>
          <w:rFonts w:hint="eastAsia"/>
          <w:b/>
        </w:rPr>
        <w:t>反馈：</w:t>
      </w:r>
      <w:r w:rsidR="005E7F06">
        <w:rPr>
          <w:rFonts w:hint="eastAsia"/>
        </w:rPr>
        <w:t>你的回答正确！</w:t>
      </w:r>
      <w:r w:rsidR="005E7F06">
        <w:t>/</w:t>
      </w:r>
      <w:r w:rsidR="005E7F06">
        <w:rPr>
          <w:rFonts w:hint="eastAsia"/>
        </w:rPr>
        <w:t>你的回答不太正确。根据</w:t>
      </w:r>
      <w:r w:rsidR="00BD458D">
        <w:rPr>
          <w:rFonts w:hint="eastAsia"/>
        </w:rPr>
        <w:t>市盈率的估值为</w:t>
      </w:r>
      <w:r w:rsidR="003D174C">
        <w:rPr>
          <w:rFonts w:hint="eastAsia"/>
        </w:rPr>
        <w:t>每股2</w:t>
      </w:r>
      <w:r w:rsidR="003D174C">
        <w:t>9</w:t>
      </w:r>
      <w:r w:rsidR="003D174C">
        <w:rPr>
          <w:rFonts w:hint="eastAsia"/>
        </w:rPr>
        <w:t xml:space="preserve"> </w:t>
      </w:r>
      <w:r w:rsidR="003D174C">
        <w:t xml:space="preserve">– </w:t>
      </w:r>
      <w:r w:rsidR="003D174C">
        <w:rPr>
          <w:rFonts w:hint="eastAsia"/>
        </w:rPr>
        <w:t>33元。计算过程为</w:t>
      </w:r>
      <w:r w:rsidR="00ED2D2E" w:rsidRPr="003D174C">
        <w:rPr>
          <w:rFonts w:hint="eastAsia"/>
        </w:rPr>
        <w:t>（200亿元×14.5倍）/100亿股 至 （200亿元×16.5倍）</w:t>
      </w:r>
      <w:r w:rsidR="00ED2D2E" w:rsidRPr="003D174C">
        <w:t xml:space="preserve"> </w:t>
      </w:r>
      <w:r w:rsidR="00ED2D2E" w:rsidRPr="003D174C">
        <w:rPr>
          <w:rFonts w:hint="eastAsia"/>
        </w:rPr>
        <w:t>/100亿股</w:t>
      </w:r>
      <w:r w:rsidR="007A23C1">
        <w:rPr>
          <w:rFonts w:hint="eastAsia"/>
        </w:rPr>
        <w:t>；</w:t>
      </w:r>
      <w:r w:rsidR="00510C3A">
        <w:rPr>
          <w:rFonts w:hint="eastAsia"/>
        </w:rPr>
        <w:t>或是</w:t>
      </w:r>
      <w:r w:rsidR="0047363B">
        <w:rPr>
          <w:rFonts w:hint="eastAsia"/>
        </w:rPr>
        <w:t>2元×14.5倍至2元×16.5倍。</w:t>
      </w:r>
    </w:p>
    <w:p w14:paraId="0322C408" w14:textId="656F51C6" w:rsidR="00FD408E" w:rsidRDefault="00FD408E"/>
    <w:p w14:paraId="48AFA986" w14:textId="512972A4" w:rsidR="008757DA" w:rsidRPr="007970F6" w:rsidRDefault="008757DA" w:rsidP="008757DA">
      <w:pPr>
        <w:rPr>
          <w:b/>
        </w:rPr>
      </w:pPr>
      <w:r w:rsidRPr="007970F6">
        <w:rPr>
          <w:rFonts w:hint="eastAsia"/>
          <w:b/>
        </w:rPr>
        <w:t>03</w:t>
      </w:r>
      <w:r w:rsidRPr="007970F6">
        <w:rPr>
          <w:b/>
        </w:rPr>
        <w:t>U</w:t>
      </w:r>
      <w:r w:rsidR="00883439">
        <w:rPr>
          <w:rFonts w:hint="eastAsia"/>
          <w:b/>
        </w:rPr>
        <w:t>10</w:t>
      </w:r>
      <w:r w:rsidRPr="007970F6">
        <w:rPr>
          <w:rFonts w:hint="eastAsia"/>
          <w:b/>
        </w:rPr>
        <w:t>a</w:t>
      </w:r>
      <w:r w:rsidRPr="007970F6">
        <w:rPr>
          <w:b/>
        </w:rPr>
        <w:t xml:space="preserve"> </w:t>
      </w:r>
      <w:r w:rsidRPr="007970F6">
        <w:rPr>
          <w:rFonts w:hint="eastAsia"/>
          <w:b/>
        </w:rPr>
        <w:t>小测验：请你计算</w:t>
      </w:r>
      <w:r>
        <w:rPr>
          <w:rFonts w:hint="eastAsia"/>
          <w:b/>
        </w:rPr>
        <w:t>（2）</w:t>
      </w:r>
    </w:p>
    <w:p w14:paraId="7AA0FDB4" w14:textId="4A8DC15C" w:rsidR="007970F6" w:rsidRDefault="00BB167B">
      <w:r>
        <w:rPr>
          <w:rFonts w:hint="eastAsia"/>
        </w:rPr>
        <w:t>根据预估，X</w:t>
      </w:r>
      <w:r>
        <w:t>YZ</w:t>
      </w:r>
      <w:r>
        <w:rPr>
          <w:rFonts w:hint="eastAsia"/>
        </w:rPr>
        <w:t>公司至年末的净资产为400亿元，即每股4元。根据刚刚计算出的可比公司的市场乘数区间，计算X</w:t>
      </w:r>
      <w:r>
        <w:t>YZ</w:t>
      </w:r>
      <w:r>
        <w:rPr>
          <w:rFonts w:hint="eastAsia"/>
        </w:rPr>
        <w:t>的股权价值：（X</w:t>
      </w:r>
      <w:r>
        <w:t>YZ</w:t>
      </w:r>
      <w:r>
        <w:rPr>
          <w:rFonts w:hint="eastAsia"/>
        </w:rPr>
        <w:t>公司的拟发行股数为100亿股）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2694"/>
        <w:gridCol w:w="2693"/>
      </w:tblGrid>
      <w:tr w:rsidR="00D947BD" w:rsidRPr="00955EFB" w14:paraId="3DDD0449" w14:textId="77777777" w:rsidTr="00F95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14:paraId="675B9653" w14:textId="77777777" w:rsidR="00D947BD" w:rsidRPr="00955EFB" w:rsidRDefault="00D947BD" w:rsidP="00F95BC8">
            <w:pPr>
              <w:widowControl/>
              <w:jc w:val="left"/>
            </w:pPr>
          </w:p>
        </w:tc>
        <w:tc>
          <w:tcPr>
            <w:tcW w:w="2693" w:type="dxa"/>
          </w:tcPr>
          <w:p w14:paraId="3FA2DE9F" w14:textId="77777777" w:rsidR="00D947BD" w:rsidRDefault="00D947BD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</w:p>
          <w:p w14:paraId="664345E3" w14:textId="77777777" w:rsidR="00D947BD" w:rsidRPr="00955EFB" w:rsidRDefault="00D947BD" w:rsidP="00F95BC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乘数区间</w:t>
            </w:r>
          </w:p>
        </w:tc>
      </w:tr>
      <w:tr w:rsidR="00D947BD" w:rsidRPr="00FF758A" w14:paraId="530DF21C" w14:textId="77777777" w:rsidTr="00F95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6A79EB3" w14:textId="77777777" w:rsidR="00D947BD" w:rsidRPr="00955EFB" w:rsidRDefault="00D947BD" w:rsidP="00F95BC8">
            <w:pPr>
              <w:widowControl/>
              <w:jc w:val="left"/>
            </w:pPr>
            <w:r w:rsidRPr="00FF758A">
              <w:rPr>
                <w:rFonts w:hint="eastAsia"/>
                <w:b w:val="0"/>
              </w:rPr>
              <w:t>市净率=股价/每股</w:t>
            </w:r>
            <w:r>
              <w:rPr>
                <w:rFonts w:hint="eastAsia"/>
                <w:b w:val="0"/>
              </w:rPr>
              <w:t>净资产</w:t>
            </w:r>
          </w:p>
        </w:tc>
        <w:tc>
          <w:tcPr>
            <w:tcW w:w="2693" w:type="dxa"/>
          </w:tcPr>
          <w:p w14:paraId="077FF606" w14:textId="77777777" w:rsidR="00D947BD" w:rsidRPr="00FF758A" w:rsidRDefault="00D947BD" w:rsidP="00F95BC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[</w:t>
            </w:r>
            <w:r>
              <w:rPr>
                <w:rFonts w:hint="eastAsia"/>
              </w:rPr>
              <w:t>6× -</w:t>
            </w:r>
            <w:r>
              <w:t xml:space="preserve"> </w:t>
            </w:r>
            <w:r>
              <w:rPr>
                <w:rFonts w:hint="eastAsia"/>
              </w:rPr>
              <w:t>8×]</w:t>
            </w:r>
          </w:p>
        </w:tc>
      </w:tr>
    </w:tbl>
    <w:p w14:paraId="427E5178" w14:textId="38C45478" w:rsidR="00BB167B" w:rsidRPr="000674B3" w:rsidRDefault="00D947BD">
      <w:r>
        <w:rPr>
          <w:rFonts w:hint="eastAsia"/>
        </w:rPr>
        <w:t xml:space="preserve">根据市净率的估值：为每股【 </w:t>
      </w:r>
      <w:r>
        <w:t xml:space="preserve">  </w:t>
      </w:r>
      <w:r>
        <w:rPr>
          <w:rFonts w:hint="eastAsia"/>
        </w:rPr>
        <w:t>】 -</w:t>
      </w:r>
      <w:r>
        <w:t xml:space="preserve"> </w:t>
      </w:r>
      <w:r>
        <w:rPr>
          <w:rFonts w:hint="eastAsia"/>
        </w:rPr>
        <w:t>【</w:t>
      </w:r>
      <w:r>
        <w:t xml:space="preserve">   </w:t>
      </w:r>
      <w:r>
        <w:rPr>
          <w:rFonts w:hint="eastAsia"/>
        </w:rPr>
        <w:t>】元</w:t>
      </w:r>
      <w:r w:rsidR="00D93F93" w:rsidRPr="000674B3">
        <w:rPr>
          <w:rFonts w:hint="eastAsia"/>
          <w:b/>
        </w:rPr>
        <w:t xml:space="preserve"> </w:t>
      </w:r>
      <w:r w:rsidR="00D93F93" w:rsidRPr="000674B3">
        <w:rPr>
          <w:rFonts w:hint="eastAsia"/>
          <w:b/>
          <w:shd w:val="pct15" w:color="auto" w:fill="FFFFFF"/>
        </w:rPr>
        <w:t>提示：</w:t>
      </w:r>
      <w:r w:rsidR="000674B3" w:rsidRPr="000674B3">
        <w:rPr>
          <w:rFonts w:hint="eastAsia"/>
          <w:shd w:val="pct15" w:color="auto" w:fill="FFFFFF"/>
        </w:rPr>
        <w:t>被评估公司</w:t>
      </w:r>
      <w:r w:rsidR="000674B3" w:rsidRPr="000674B3">
        <w:rPr>
          <w:shd w:val="pct15" w:color="auto" w:fill="FFFFFF"/>
        </w:rPr>
        <w:t>的</w:t>
      </w:r>
      <w:hyperlink r:id="rId17" w:tgtFrame="_blank" w:history="1">
        <w:r w:rsidR="000674B3" w:rsidRPr="000674B3">
          <w:rPr>
            <w:rFonts w:hint="eastAsia"/>
            <w:shd w:val="pct15" w:color="auto" w:fill="FFFFFF"/>
          </w:rPr>
          <w:t>每股净资产×</w:t>
        </w:r>
      </w:hyperlink>
      <w:r w:rsidR="00D93F93" w:rsidRPr="000674B3">
        <w:rPr>
          <w:shd w:val="pct15" w:color="auto" w:fill="FFFFFF"/>
        </w:rPr>
        <w:t>可比</w:t>
      </w:r>
      <w:r w:rsidR="00D93F93" w:rsidRPr="000674B3">
        <w:rPr>
          <w:rFonts w:hint="eastAsia"/>
          <w:shd w:val="pct15" w:color="auto" w:fill="FFFFFF"/>
        </w:rPr>
        <w:t>公司</w:t>
      </w:r>
      <w:r w:rsidR="00E82AE9">
        <w:rPr>
          <w:rFonts w:hint="eastAsia"/>
          <w:shd w:val="pct15" w:color="auto" w:fill="FFFFFF"/>
        </w:rPr>
        <w:t>市净率</w:t>
      </w:r>
    </w:p>
    <w:p w14:paraId="6CE40546" w14:textId="2A6638F3" w:rsidR="00BB167B" w:rsidRDefault="00CC08AB">
      <w:r w:rsidRPr="008D51F4">
        <w:rPr>
          <w:rFonts w:hint="eastAsia"/>
          <w:b/>
        </w:rPr>
        <w:t>反馈：</w:t>
      </w:r>
      <w:r>
        <w:rPr>
          <w:rFonts w:hint="eastAsia"/>
        </w:rPr>
        <w:t>你的回答正确！</w:t>
      </w:r>
      <w:r>
        <w:t>/</w:t>
      </w:r>
      <w:r>
        <w:rPr>
          <w:rFonts w:hint="eastAsia"/>
        </w:rPr>
        <w:t>你的回答不太正确。根据市净率的估值为每股24</w:t>
      </w:r>
      <w:r>
        <w:t xml:space="preserve"> – </w:t>
      </w:r>
      <w:r>
        <w:rPr>
          <w:rFonts w:hint="eastAsia"/>
        </w:rPr>
        <w:t>32元</w:t>
      </w:r>
      <w:r w:rsidR="008E2964">
        <w:rPr>
          <w:rFonts w:hint="eastAsia"/>
        </w:rPr>
        <w:t>。计算过程为</w:t>
      </w:r>
      <w:r>
        <w:rPr>
          <w:rFonts w:hint="eastAsia"/>
        </w:rPr>
        <w:t>（400亿元×6倍）/100亿股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（400亿元×8倍）/100亿股</w:t>
      </w:r>
      <w:r w:rsidR="00510C3A">
        <w:rPr>
          <w:rFonts w:hint="eastAsia"/>
        </w:rPr>
        <w:t>；或是4元×6倍至4元×8倍。</w:t>
      </w:r>
    </w:p>
    <w:p w14:paraId="7D11F245" w14:textId="77777777" w:rsidR="00BB167B" w:rsidRDefault="00BB167B"/>
    <w:p w14:paraId="048DF92B" w14:textId="72168F6C" w:rsidR="00883439" w:rsidRPr="007970F6" w:rsidRDefault="00883439" w:rsidP="00883439">
      <w:pPr>
        <w:rPr>
          <w:b/>
        </w:rPr>
      </w:pPr>
      <w:r w:rsidRPr="007970F6">
        <w:rPr>
          <w:rFonts w:hint="eastAsia"/>
          <w:b/>
        </w:rPr>
        <w:t>03</w:t>
      </w:r>
      <w:r w:rsidRPr="007970F6">
        <w:rPr>
          <w:b/>
        </w:rPr>
        <w:t>U</w:t>
      </w:r>
      <w:r>
        <w:rPr>
          <w:rFonts w:hint="eastAsia"/>
          <w:b/>
        </w:rPr>
        <w:t>11</w:t>
      </w:r>
      <w:r w:rsidRPr="007970F6">
        <w:rPr>
          <w:rFonts w:hint="eastAsia"/>
          <w:b/>
        </w:rPr>
        <w:t>a</w:t>
      </w:r>
      <w:r w:rsidRPr="007970F6">
        <w:rPr>
          <w:b/>
        </w:rPr>
        <w:t xml:space="preserve"> </w:t>
      </w:r>
      <w:r w:rsidRPr="007970F6">
        <w:rPr>
          <w:rFonts w:hint="eastAsia"/>
          <w:b/>
        </w:rPr>
        <w:t>小测验：请你计算</w:t>
      </w:r>
      <w:r>
        <w:rPr>
          <w:rFonts w:hint="eastAsia"/>
          <w:b/>
        </w:rPr>
        <w:t>（</w:t>
      </w:r>
      <w:r w:rsidR="00200E12">
        <w:rPr>
          <w:rFonts w:hint="eastAsia"/>
          <w:b/>
        </w:rPr>
        <w:t>3</w:t>
      </w:r>
      <w:r>
        <w:rPr>
          <w:rFonts w:hint="eastAsia"/>
          <w:b/>
        </w:rPr>
        <w:t>）</w:t>
      </w:r>
    </w:p>
    <w:p w14:paraId="72559773" w14:textId="54C95B7A" w:rsidR="00200E12" w:rsidRDefault="00200E12" w:rsidP="00200E12">
      <w:r>
        <w:rPr>
          <w:rFonts w:hint="eastAsia"/>
        </w:rPr>
        <w:t>根据预估，X</w:t>
      </w:r>
      <w:r>
        <w:t>YZ</w:t>
      </w:r>
      <w:r>
        <w:rPr>
          <w:rFonts w:hint="eastAsia"/>
        </w:rPr>
        <w:t>公司至年末的销售收入为4000亿元</w:t>
      </w:r>
      <w:r w:rsidR="0045374F">
        <w:rPr>
          <w:rFonts w:hint="eastAsia"/>
        </w:rPr>
        <w:t>，即每股40元</w:t>
      </w:r>
      <w:r>
        <w:rPr>
          <w:rFonts w:hint="eastAsia"/>
        </w:rPr>
        <w:t>。</w:t>
      </w:r>
      <w:r w:rsidR="0045374F">
        <w:rPr>
          <w:rFonts w:hint="eastAsia"/>
        </w:rPr>
        <w:t>根据刚刚计算出的可比公司的市场乘数区间，计算X</w:t>
      </w:r>
      <w:r w:rsidR="0045374F">
        <w:t>YZ</w:t>
      </w:r>
      <w:r w:rsidR="0045374F">
        <w:rPr>
          <w:rFonts w:hint="eastAsia"/>
        </w:rPr>
        <w:t>的股权价值：</w:t>
      </w:r>
      <w:r>
        <w:rPr>
          <w:rFonts w:hint="eastAsia"/>
        </w:rPr>
        <w:t>（X</w:t>
      </w:r>
      <w:r>
        <w:t>YZ</w:t>
      </w:r>
      <w:r>
        <w:rPr>
          <w:rFonts w:hint="eastAsia"/>
        </w:rPr>
        <w:t>公司的拟发行股数为100亿股）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2694"/>
        <w:gridCol w:w="2693"/>
      </w:tblGrid>
      <w:tr w:rsidR="00200E12" w:rsidRPr="00955EFB" w14:paraId="6C8CDFA0" w14:textId="77777777" w:rsidTr="00F95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14:paraId="58A01A5A" w14:textId="77777777" w:rsidR="00200E12" w:rsidRPr="00955EFB" w:rsidRDefault="00200E12" w:rsidP="00F95BC8">
            <w:pPr>
              <w:widowControl/>
              <w:jc w:val="left"/>
            </w:pPr>
          </w:p>
        </w:tc>
        <w:tc>
          <w:tcPr>
            <w:tcW w:w="2693" w:type="dxa"/>
          </w:tcPr>
          <w:p w14:paraId="111FC70A" w14:textId="77777777" w:rsidR="00200E12" w:rsidRDefault="00200E12" w:rsidP="00F95B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</w:p>
          <w:p w14:paraId="0B238408" w14:textId="77777777" w:rsidR="00200E12" w:rsidRPr="00955EFB" w:rsidRDefault="00200E12" w:rsidP="00F95BC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乘数区间</w:t>
            </w:r>
          </w:p>
        </w:tc>
      </w:tr>
      <w:tr w:rsidR="00200E12" w:rsidRPr="00955EFB" w14:paraId="24B85E92" w14:textId="77777777" w:rsidTr="00F95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5594937" w14:textId="77777777" w:rsidR="00200E12" w:rsidRPr="00FF758A" w:rsidRDefault="00200E12" w:rsidP="00F95BC8">
            <w:pPr>
              <w:widowControl/>
              <w:jc w:val="left"/>
              <w:rPr>
                <w:b w:val="0"/>
              </w:rPr>
            </w:pPr>
            <w:r w:rsidRPr="00FF758A">
              <w:rPr>
                <w:rFonts w:hint="eastAsia"/>
                <w:b w:val="0"/>
              </w:rPr>
              <w:t>市销率=股价/每股销售额</w:t>
            </w:r>
          </w:p>
        </w:tc>
        <w:tc>
          <w:tcPr>
            <w:tcW w:w="2693" w:type="dxa"/>
          </w:tcPr>
          <w:p w14:paraId="4D5A854B" w14:textId="77777777" w:rsidR="00200E12" w:rsidRPr="00FF758A" w:rsidRDefault="00200E12" w:rsidP="00F95BC8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[</w:t>
            </w:r>
            <w:r>
              <w:rPr>
                <w:rFonts w:hint="eastAsia"/>
              </w:rPr>
              <w:t xml:space="preserve">0.5× </w:t>
            </w:r>
            <w:r>
              <w:t xml:space="preserve">– </w:t>
            </w:r>
            <w:r>
              <w:rPr>
                <w:rFonts w:hint="eastAsia"/>
              </w:rPr>
              <w:t>0.7×]</w:t>
            </w:r>
          </w:p>
        </w:tc>
      </w:tr>
    </w:tbl>
    <w:p w14:paraId="4F91FE96" w14:textId="7CCB245B" w:rsidR="007970F6" w:rsidRDefault="007970F6"/>
    <w:p w14:paraId="0BB63216" w14:textId="7B027C8F" w:rsidR="00AA7A0A" w:rsidRDefault="00A54122" w:rsidP="00A54122">
      <w:pPr>
        <w:rPr>
          <w:shd w:val="pct15" w:color="auto" w:fill="FFFFFF"/>
        </w:rPr>
      </w:pPr>
      <w:r>
        <w:rPr>
          <w:rFonts w:hint="eastAsia"/>
        </w:rPr>
        <w:t>根据市销率的估值：</w:t>
      </w:r>
      <w:r w:rsidR="001F4C54">
        <w:rPr>
          <w:rFonts w:hint="eastAsia"/>
        </w:rPr>
        <w:t xml:space="preserve">为每股【 </w:t>
      </w:r>
      <w:r w:rsidR="001F4C54">
        <w:t xml:space="preserve">  </w:t>
      </w:r>
      <w:r w:rsidR="001F4C54">
        <w:rPr>
          <w:rFonts w:hint="eastAsia"/>
        </w:rPr>
        <w:t>】 -</w:t>
      </w:r>
      <w:r w:rsidR="001F4C54">
        <w:t xml:space="preserve"> </w:t>
      </w:r>
      <w:r w:rsidR="001F4C54">
        <w:rPr>
          <w:rFonts w:hint="eastAsia"/>
        </w:rPr>
        <w:t>【</w:t>
      </w:r>
      <w:r w:rsidR="001F4C54">
        <w:t xml:space="preserve">   </w:t>
      </w:r>
      <w:r w:rsidR="001F4C54">
        <w:rPr>
          <w:rFonts w:hint="eastAsia"/>
        </w:rPr>
        <w:t>】元</w:t>
      </w:r>
      <w:r w:rsidR="00AA7A0A">
        <w:rPr>
          <w:rFonts w:hint="eastAsia"/>
        </w:rPr>
        <w:t xml:space="preserve"> </w:t>
      </w:r>
      <w:r w:rsidR="00AA7A0A" w:rsidRPr="00CA37B3">
        <w:rPr>
          <w:rFonts w:hint="eastAsia"/>
          <w:b/>
          <w:shd w:val="pct15" w:color="auto" w:fill="FFFFFF"/>
        </w:rPr>
        <w:t>提示：</w:t>
      </w:r>
      <w:r w:rsidR="00CA37B3" w:rsidRPr="00CA37B3">
        <w:rPr>
          <w:rFonts w:hint="eastAsia"/>
          <w:shd w:val="pct15" w:color="auto" w:fill="FFFFFF"/>
        </w:rPr>
        <w:t>被评估公司</w:t>
      </w:r>
      <w:r w:rsidR="00CA37B3" w:rsidRPr="00CA37B3">
        <w:rPr>
          <w:shd w:val="pct15" w:color="auto" w:fill="FFFFFF"/>
        </w:rPr>
        <w:t>的</w:t>
      </w:r>
      <w:hyperlink r:id="rId18" w:tgtFrame="_blank" w:history="1">
        <w:r w:rsidR="00CA37B3" w:rsidRPr="00CA37B3">
          <w:rPr>
            <w:rFonts w:hint="eastAsia"/>
            <w:shd w:val="pct15" w:color="auto" w:fill="FFFFFF"/>
          </w:rPr>
          <w:t>每股销售额×</w:t>
        </w:r>
      </w:hyperlink>
      <w:r w:rsidR="00AA7A0A" w:rsidRPr="00CA37B3">
        <w:rPr>
          <w:shd w:val="pct15" w:color="auto" w:fill="FFFFFF"/>
        </w:rPr>
        <w:t>可比</w:t>
      </w:r>
      <w:r w:rsidR="00AA7A0A" w:rsidRPr="00CA37B3">
        <w:rPr>
          <w:rFonts w:hint="eastAsia"/>
          <w:shd w:val="pct15" w:color="auto" w:fill="FFFFFF"/>
        </w:rPr>
        <w:t>公司</w:t>
      </w:r>
      <w:r w:rsidR="00836381">
        <w:rPr>
          <w:rFonts w:hint="eastAsia"/>
          <w:shd w:val="pct15" w:color="auto" w:fill="FFFFFF"/>
        </w:rPr>
        <w:t>市销率</w:t>
      </w:r>
    </w:p>
    <w:p w14:paraId="6E167385" w14:textId="73547FC2" w:rsidR="00A54122" w:rsidRDefault="00A54122" w:rsidP="00A54122">
      <w:r w:rsidRPr="008D51F4">
        <w:rPr>
          <w:rFonts w:hint="eastAsia"/>
          <w:b/>
        </w:rPr>
        <w:t>反馈：</w:t>
      </w:r>
      <w:r>
        <w:rPr>
          <w:rFonts w:hint="eastAsia"/>
        </w:rPr>
        <w:t>你的回答正确！</w:t>
      </w:r>
      <w:r>
        <w:t>/</w:t>
      </w:r>
      <w:r>
        <w:rPr>
          <w:rFonts w:hint="eastAsia"/>
        </w:rPr>
        <w:t>你的回答不太正确。根据市销率的估值为：每股20</w:t>
      </w:r>
      <w:r>
        <w:t xml:space="preserve"> – </w:t>
      </w:r>
      <w:r>
        <w:rPr>
          <w:rFonts w:hint="eastAsia"/>
        </w:rPr>
        <w:t>28元（4000亿元×0.5倍）/100亿股至（4000亿元×0.7倍）/100亿股</w:t>
      </w:r>
      <w:r w:rsidR="001F3F55">
        <w:rPr>
          <w:rFonts w:hint="eastAsia"/>
        </w:rPr>
        <w:t>；或是40×</w:t>
      </w:r>
      <w:r w:rsidR="00A421B1">
        <w:rPr>
          <w:rFonts w:hint="eastAsia"/>
        </w:rPr>
        <w:t>0.5倍至40×0.7倍</w:t>
      </w:r>
      <w:r w:rsidR="00BE0032">
        <w:rPr>
          <w:rFonts w:hint="eastAsia"/>
        </w:rPr>
        <w:t>。</w:t>
      </w:r>
    </w:p>
    <w:p w14:paraId="183EBEFB" w14:textId="3A3169D7" w:rsidR="00200E12" w:rsidRPr="00A54122" w:rsidRDefault="00200E12"/>
    <w:p w14:paraId="613FEE80" w14:textId="7E974ECB" w:rsidR="00D60AD3" w:rsidRDefault="00D60AD3" w:rsidP="00D60AD3">
      <w:r w:rsidRPr="007F2D87">
        <w:rPr>
          <w:rFonts w:hint="eastAsia"/>
          <w:b/>
        </w:rPr>
        <w:t>03</w:t>
      </w:r>
      <w:r w:rsidRPr="007F2D87">
        <w:rPr>
          <w:b/>
        </w:rPr>
        <w:t>U</w:t>
      </w:r>
      <w:r w:rsidR="00D67B4F">
        <w:rPr>
          <w:rFonts w:hint="eastAsia"/>
          <w:b/>
        </w:rPr>
        <w:t>12</w:t>
      </w:r>
      <w:r w:rsidRPr="007F2D87">
        <w:rPr>
          <w:b/>
        </w:rPr>
        <w:t xml:space="preserve"> </w:t>
      </w:r>
      <w:r w:rsidR="00E53101">
        <w:rPr>
          <w:rFonts w:hint="eastAsia"/>
          <w:b/>
        </w:rPr>
        <w:t>第四步：</w:t>
      </w:r>
      <w:r w:rsidR="00D67B4F">
        <w:rPr>
          <w:rFonts w:hint="eastAsia"/>
          <w:b/>
        </w:rPr>
        <w:t>估出目标企业的股权价值</w:t>
      </w:r>
    </w:p>
    <w:p w14:paraId="0447B77C" w14:textId="77777777" w:rsidR="00C713B9" w:rsidRDefault="00C713B9" w:rsidP="00D60AD3">
      <w:r>
        <w:rPr>
          <w:rFonts w:hint="eastAsia"/>
        </w:rPr>
        <w:t>通过计算我们获得了如下数据：</w:t>
      </w:r>
    </w:p>
    <w:p w14:paraId="4BE27587" w14:textId="578CB097" w:rsidR="00D60AD3" w:rsidRDefault="009752C0" w:rsidP="00D60AD3">
      <w:r>
        <w:t>XYZ</w:t>
      </w:r>
      <w:r>
        <w:rPr>
          <w:rFonts w:hint="eastAsia"/>
        </w:rPr>
        <w:t>公司</w:t>
      </w:r>
      <w:r w:rsidR="00D60AD3">
        <w:rPr>
          <w:rFonts w:hint="eastAsia"/>
        </w:rPr>
        <w:t>根据市盈率的估值：</w:t>
      </w:r>
      <w:r w:rsidR="006F011A">
        <w:rPr>
          <w:rFonts w:hint="eastAsia"/>
        </w:rPr>
        <w:t>为</w:t>
      </w:r>
      <w:r w:rsidR="00D60AD3">
        <w:rPr>
          <w:rFonts w:hint="eastAsia"/>
        </w:rPr>
        <w:t>每股【2</w:t>
      </w:r>
      <w:r w:rsidR="00D60AD3">
        <w:t>9</w:t>
      </w:r>
      <w:r w:rsidR="00D60AD3">
        <w:rPr>
          <w:rFonts w:hint="eastAsia"/>
        </w:rPr>
        <w:t xml:space="preserve"> -</w:t>
      </w:r>
      <w:r w:rsidR="00D60AD3">
        <w:t xml:space="preserve"> </w:t>
      </w:r>
      <w:r w:rsidR="00D60AD3">
        <w:rPr>
          <w:rFonts w:hint="eastAsia"/>
        </w:rPr>
        <w:t>33】元</w:t>
      </w:r>
      <w:r w:rsidR="00D60AD3">
        <w:t xml:space="preserve"> </w:t>
      </w:r>
      <w:r w:rsidR="006F011A">
        <w:rPr>
          <w:rFonts w:hint="eastAsia"/>
        </w:rPr>
        <w:t>；</w:t>
      </w:r>
      <w:r w:rsidR="00D60AD3">
        <w:rPr>
          <w:rFonts w:hint="eastAsia"/>
        </w:rPr>
        <w:t>根据市净率的估值为：每股【24</w:t>
      </w:r>
      <w:r w:rsidR="00D60AD3">
        <w:t xml:space="preserve"> – </w:t>
      </w:r>
      <w:r w:rsidR="00D60AD3">
        <w:rPr>
          <w:rFonts w:hint="eastAsia"/>
        </w:rPr>
        <w:t>32】元</w:t>
      </w:r>
      <w:r w:rsidR="006F011A">
        <w:rPr>
          <w:rFonts w:hint="eastAsia"/>
        </w:rPr>
        <w:t>；</w:t>
      </w:r>
      <w:r w:rsidR="00D60AD3">
        <w:rPr>
          <w:rFonts w:hint="eastAsia"/>
        </w:rPr>
        <w:t>根据市销率的估值为：每股【20</w:t>
      </w:r>
      <w:r w:rsidR="00D60AD3">
        <w:t xml:space="preserve"> – </w:t>
      </w:r>
      <w:r w:rsidR="00D60AD3">
        <w:rPr>
          <w:rFonts w:hint="eastAsia"/>
        </w:rPr>
        <w:t>28】元</w:t>
      </w:r>
    </w:p>
    <w:p w14:paraId="49C38C84" w14:textId="77F18BB7" w:rsidR="00D60AD3" w:rsidRDefault="00797515" w:rsidP="00D60A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9E791" wp14:editId="63F9F946">
                <wp:simplePos x="0" y="0"/>
                <wp:positionH relativeFrom="column">
                  <wp:posOffset>1987550</wp:posOffset>
                </wp:positionH>
                <wp:positionV relativeFrom="paragraph">
                  <wp:posOffset>412750</wp:posOffset>
                </wp:positionV>
                <wp:extent cx="323850" cy="1054100"/>
                <wp:effectExtent l="0" t="0" r="1905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54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2FBB3" id="矩形 3" o:spid="_x0000_s1026" style="position:absolute;left:0;text-align:left;margin-left:156.5pt;margin-top:32.5pt;width:25.5pt;height:8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" filled="f" strokecolor="#4472c4 [3204]">
                <v:stroke joinstyle="round"/>
              </v:rect>
            </w:pict>
          </mc:Fallback>
        </mc:AlternateContent>
      </w:r>
      <w:r w:rsidR="00D60AD3">
        <w:rPr>
          <w:noProof/>
        </w:rPr>
        <w:drawing>
          <wp:inline distT="0" distB="0" distL="0" distR="0" wp14:anchorId="0B4960FD" wp14:editId="191A8FAC">
            <wp:extent cx="2952750" cy="158516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6273" cy="159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80F0" w14:textId="75FC3095" w:rsidR="00D60AD3" w:rsidRPr="00B935F3" w:rsidRDefault="00E53101" w:rsidP="00D60AD3">
      <w:r>
        <w:rPr>
          <w:rFonts w:hint="eastAsia"/>
        </w:rPr>
        <w:t>由图可以看出</w:t>
      </w:r>
      <w:r w:rsidR="00D60AD3">
        <w:rPr>
          <w:rFonts w:hint="eastAsia"/>
        </w:rPr>
        <w:t>，我们估计</w:t>
      </w:r>
      <w:r w:rsidR="002D3121">
        <w:rPr>
          <w:rFonts w:hint="eastAsia"/>
        </w:rPr>
        <w:t>X</w:t>
      </w:r>
      <w:r w:rsidR="002D3121">
        <w:t>YZ</w:t>
      </w:r>
      <w:r w:rsidR="002D3121">
        <w:rPr>
          <w:rFonts w:hint="eastAsia"/>
        </w:rPr>
        <w:t>的股权价值</w:t>
      </w:r>
      <w:r w:rsidR="00D60AD3">
        <w:rPr>
          <w:rFonts w:hint="eastAsia"/>
        </w:rPr>
        <w:t>大概</w:t>
      </w:r>
      <w:r w:rsidR="00353FF5">
        <w:rPr>
          <w:rFonts w:hint="eastAsia"/>
        </w:rPr>
        <w:t>就</w:t>
      </w:r>
      <w:r w:rsidR="00D60AD3">
        <w:rPr>
          <w:rFonts w:hint="eastAsia"/>
        </w:rPr>
        <w:t>在一个每股27-30元的区间。</w:t>
      </w:r>
    </w:p>
    <w:p w14:paraId="14B641F6" w14:textId="2F0D4094" w:rsidR="00200E12" w:rsidRPr="00D60AD3" w:rsidRDefault="00200E12"/>
    <w:p w14:paraId="2A7328D0" w14:textId="472E8699" w:rsidR="00200E12" w:rsidRPr="002D081D" w:rsidRDefault="0020336F">
      <w:pPr>
        <w:rPr>
          <w:b/>
        </w:rPr>
      </w:pPr>
      <w:r w:rsidRPr="002D081D">
        <w:rPr>
          <w:rFonts w:hint="eastAsia"/>
          <w:b/>
        </w:rPr>
        <w:t>03</w:t>
      </w:r>
      <w:r w:rsidRPr="002D081D">
        <w:rPr>
          <w:b/>
        </w:rPr>
        <w:t>U</w:t>
      </w:r>
      <w:r w:rsidRPr="002D081D">
        <w:rPr>
          <w:rFonts w:hint="eastAsia"/>
          <w:b/>
        </w:rPr>
        <w:t>13</w:t>
      </w:r>
      <w:r w:rsidRPr="002D081D">
        <w:rPr>
          <w:b/>
        </w:rPr>
        <w:t xml:space="preserve"> </w:t>
      </w:r>
      <w:r w:rsidRPr="002D081D">
        <w:rPr>
          <w:rFonts w:hint="eastAsia"/>
          <w:b/>
        </w:rPr>
        <w:t>企业价值=股权价值+债权价值</w:t>
      </w:r>
    </w:p>
    <w:p w14:paraId="73EF80D2" w14:textId="65A29FB5" w:rsidR="00D57D5D" w:rsidRDefault="00AD5F07">
      <w:r>
        <w:rPr>
          <w:rFonts w:hint="eastAsia"/>
        </w:rPr>
        <w:t>我们通过市场乘数主要估计出了</w:t>
      </w:r>
      <w:r w:rsidR="000E1F35">
        <w:rPr>
          <w:rFonts w:hint="eastAsia"/>
        </w:rPr>
        <w:t>目标公司的</w:t>
      </w:r>
      <w:r>
        <w:rPr>
          <w:rFonts w:hint="eastAsia"/>
        </w:rPr>
        <w:t>股权价值，加上债务的价值就是企业价值了。</w:t>
      </w:r>
      <w:r w:rsidR="00A335AD">
        <w:rPr>
          <w:rFonts w:hint="eastAsia"/>
        </w:rPr>
        <w:t>一般债务的价值不需要专门估计，直接以账面价值替代。</w:t>
      </w:r>
      <w:r w:rsidR="00CC00A7">
        <w:rPr>
          <w:rFonts w:hint="eastAsia"/>
        </w:rPr>
        <w:t>比如X</w:t>
      </w:r>
      <w:r w:rsidR="00CC00A7">
        <w:t>YZ</w:t>
      </w:r>
      <w:r w:rsidR="00CC00A7">
        <w:rPr>
          <w:rFonts w:hint="eastAsia"/>
        </w:rPr>
        <w:t>公司的总负债为2000亿元，拟发行股数为100亿股</w:t>
      </w:r>
      <w:r w:rsidR="00E561D0">
        <w:rPr>
          <w:rFonts w:hint="eastAsia"/>
        </w:rPr>
        <w:t>，股权价值在每股27-30元的区间</w:t>
      </w:r>
      <w:r w:rsidR="001B2AC0">
        <w:rPr>
          <w:rFonts w:hint="eastAsia"/>
        </w:rPr>
        <w:t>。</w:t>
      </w:r>
    </w:p>
    <w:p w14:paraId="2B0431D3" w14:textId="0257D24F" w:rsidR="001413CA" w:rsidRPr="00AA27F0" w:rsidRDefault="001B2AC0">
      <w:r>
        <w:rPr>
          <w:rFonts w:hint="eastAsia"/>
        </w:rPr>
        <w:t>我们估出的企业价值即为</w:t>
      </w:r>
      <w:r w:rsidR="009E0FD1">
        <w:rPr>
          <w:rFonts w:hint="eastAsia"/>
        </w:rPr>
        <w:t>：</w:t>
      </w:r>
      <w:r w:rsidR="00D57D5D">
        <w:rPr>
          <w:rFonts w:hint="eastAsia"/>
        </w:rPr>
        <w:t>2000亿元</w:t>
      </w:r>
      <w:r>
        <w:t>/</w:t>
      </w:r>
      <w:r>
        <w:rPr>
          <w:rFonts w:hint="eastAsia"/>
        </w:rPr>
        <w:t>100亿股+27元=每股47</w:t>
      </w:r>
      <w:r w:rsidR="00D57D5D">
        <w:rPr>
          <w:rFonts w:hint="eastAsia"/>
        </w:rPr>
        <w:t>元，2000亿元</w:t>
      </w:r>
      <w:r w:rsidR="00D57D5D">
        <w:t>/</w:t>
      </w:r>
      <w:r w:rsidR="00D57D5D">
        <w:rPr>
          <w:rFonts w:hint="eastAsia"/>
        </w:rPr>
        <w:t>100亿股+30元=50元</w:t>
      </w:r>
      <w:r w:rsidR="009E0FD1">
        <w:rPr>
          <w:rFonts w:hint="eastAsia"/>
        </w:rPr>
        <w:t>，</w:t>
      </w:r>
      <w:r w:rsidR="00A75097">
        <w:rPr>
          <w:rFonts w:hint="eastAsia"/>
        </w:rPr>
        <w:t>即</w:t>
      </w:r>
      <w:r w:rsidR="009E0FD1">
        <w:rPr>
          <w:rFonts w:hint="eastAsia"/>
        </w:rPr>
        <w:t>每股47至50元。</w:t>
      </w:r>
    </w:p>
    <w:p w14:paraId="3EEE392F" w14:textId="54149F88" w:rsidR="001413CA" w:rsidRDefault="001413CA"/>
    <w:p w14:paraId="36391972" w14:textId="33951719" w:rsidR="001413CA" w:rsidRPr="00F60902" w:rsidRDefault="007E07E2">
      <w:pPr>
        <w:rPr>
          <w:b/>
        </w:rPr>
      </w:pPr>
      <w:r w:rsidRPr="00F60902">
        <w:rPr>
          <w:rFonts w:hint="eastAsia"/>
          <w:b/>
        </w:rPr>
        <w:t>03</w:t>
      </w:r>
      <w:r w:rsidRPr="00F60902">
        <w:rPr>
          <w:b/>
        </w:rPr>
        <w:t>U</w:t>
      </w:r>
      <w:r w:rsidR="00F07C88">
        <w:rPr>
          <w:rFonts w:hint="eastAsia"/>
          <w:b/>
        </w:rPr>
        <w:t>14</w:t>
      </w:r>
      <w:r w:rsidRPr="00F60902">
        <w:rPr>
          <w:b/>
        </w:rPr>
        <w:t xml:space="preserve"> </w:t>
      </w:r>
      <w:r w:rsidRPr="00F60902">
        <w:rPr>
          <w:rFonts w:hint="eastAsia"/>
          <w:b/>
        </w:rPr>
        <w:t>可比公司法的</w:t>
      </w:r>
      <w:r w:rsidR="006352DD" w:rsidRPr="00F60902">
        <w:rPr>
          <w:rFonts w:hint="eastAsia"/>
          <w:b/>
        </w:rPr>
        <w:t>优势与缺陷</w:t>
      </w:r>
    </w:p>
    <w:p w14:paraId="56BECCD2" w14:textId="1845D850" w:rsidR="002361F2" w:rsidRDefault="00E4127E">
      <w:r>
        <w:rPr>
          <w:rFonts w:hint="eastAsia"/>
        </w:rPr>
        <w:t>一般来说，如果市场上有大量</w:t>
      </w:r>
      <w:r w:rsidR="002626DD">
        <w:rPr>
          <w:rFonts w:hint="eastAsia"/>
        </w:rPr>
        <w:t>的</w:t>
      </w:r>
      <w:r>
        <w:rPr>
          <w:rFonts w:hint="eastAsia"/>
        </w:rPr>
        <w:t>“可比</w:t>
      </w:r>
      <w:r w:rsidR="00447974">
        <w:rPr>
          <w:rFonts w:hint="eastAsia"/>
        </w:rPr>
        <w:t>”</w:t>
      </w:r>
      <w:r>
        <w:rPr>
          <w:rFonts w:hint="eastAsia"/>
        </w:rPr>
        <w:t>公司在交易</w:t>
      </w:r>
      <w:r w:rsidR="00602596">
        <w:rPr>
          <w:rFonts w:hint="eastAsia"/>
        </w:rPr>
        <w:t>，</w:t>
      </w:r>
      <w:r w:rsidR="002626DD">
        <w:rPr>
          <w:rFonts w:hint="eastAsia"/>
        </w:rPr>
        <w:t>这套估值法</w:t>
      </w:r>
      <w:r w:rsidR="003F34AA">
        <w:rPr>
          <w:rFonts w:hint="eastAsia"/>
        </w:rPr>
        <w:t>将能</w:t>
      </w:r>
      <w:r w:rsidR="00877CFB">
        <w:rPr>
          <w:rFonts w:hint="eastAsia"/>
        </w:rPr>
        <w:t>最简便且快速地获得被评估企业的价值。</w:t>
      </w:r>
      <w:r w:rsidR="006214A0">
        <w:rPr>
          <w:rFonts w:hint="eastAsia"/>
        </w:rPr>
        <w:t>然而，世界上没有两个人是完全相同的，也没有完全相同的两个公司，这种可比性也</w:t>
      </w:r>
      <w:r w:rsidR="003C5636">
        <w:rPr>
          <w:rFonts w:hint="eastAsia"/>
        </w:rPr>
        <w:t>存在</w:t>
      </w:r>
      <w:r w:rsidR="006214A0">
        <w:rPr>
          <w:rFonts w:hint="eastAsia"/>
        </w:rPr>
        <w:t>一定的主观性，甚至可以被操纵。</w:t>
      </w:r>
      <w:r w:rsidR="003459D9">
        <w:rPr>
          <w:rFonts w:hint="eastAsia"/>
        </w:rPr>
        <w:t>另外，基于”可比公司“确定</w:t>
      </w:r>
      <w:r w:rsidR="002626DD">
        <w:rPr>
          <w:rFonts w:hint="eastAsia"/>
        </w:rPr>
        <w:t>市场乘数</w:t>
      </w:r>
      <w:r w:rsidR="003459D9">
        <w:rPr>
          <w:rFonts w:hint="eastAsia"/>
        </w:rPr>
        <w:t>的</w:t>
      </w:r>
      <w:r w:rsidR="002626DD">
        <w:rPr>
          <w:rFonts w:hint="eastAsia"/>
        </w:rPr>
        <w:t>做法</w:t>
      </w:r>
      <w:r w:rsidR="003459D9">
        <w:rPr>
          <w:rFonts w:hint="eastAsia"/>
        </w:rPr>
        <w:t>，</w:t>
      </w:r>
      <w:r w:rsidR="002626DD">
        <w:rPr>
          <w:rFonts w:hint="eastAsia"/>
        </w:rPr>
        <w:t>实际上</w:t>
      </w:r>
      <w:r w:rsidR="003459D9">
        <w:rPr>
          <w:rFonts w:hint="eastAsia"/>
        </w:rPr>
        <w:t>默认了市场对”可比公司</w:t>
      </w:r>
      <w:r w:rsidR="00BC5BE6">
        <w:rPr>
          <w:rFonts w:hint="eastAsia"/>
        </w:rPr>
        <w:t>”</w:t>
      </w:r>
      <w:r w:rsidR="003459D9">
        <w:rPr>
          <w:rFonts w:hint="eastAsia"/>
        </w:rPr>
        <w:t>的定价是合理的</w:t>
      </w:r>
      <w:r w:rsidR="00BC5BE6">
        <w:rPr>
          <w:rFonts w:hint="eastAsia"/>
        </w:rPr>
        <w:t>。如果市场本身就处于</w:t>
      </w:r>
      <w:r w:rsidR="00DF185F">
        <w:rPr>
          <w:rFonts w:hint="eastAsia"/>
        </w:rPr>
        <w:t>我们课程开头</w:t>
      </w:r>
      <w:r w:rsidR="005242B0">
        <w:rPr>
          <w:rFonts w:hint="eastAsia"/>
        </w:rPr>
        <w:t>所描述</w:t>
      </w:r>
      <w:r w:rsidR="00DF185F">
        <w:rPr>
          <w:rFonts w:hint="eastAsia"/>
        </w:rPr>
        <w:t>的“博傻”状态</w:t>
      </w:r>
      <w:r w:rsidR="001D40BF">
        <w:rPr>
          <w:rFonts w:hint="eastAsia"/>
        </w:rPr>
        <w:t>或者集体</w:t>
      </w:r>
      <w:r w:rsidR="00BC14AE">
        <w:rPr>
          <w:rFonts w:hint="eastAsia"/>
        </w:rPr>
        <w:t>抛售</w:t>
      </w:r>
      <w:r w:rsidR="001D40BF">
        <w:rPr>
          <w:rFonts w:hint="eastAsia"/>
        </w:rPr>
        <w:t>状态，</w:t>
      </w:r>
      <w:r w:rsidR="00AF1A1E">
        <w:rPr>
          <w:rFonts w:hint="eastAsia"/>
        </w:rPr>
        <w:t>使得可比资产遭到严重高估或者低估，</w:t>
      </w:r>
      <w:r w:rsidR="00503135">
        <w:rPr>
          <w:rFonts w:hint="eastAsia"/>
        </w:rPr>
        <w:t>那么这种</w:t>
      </w:r>
      <w:r w:rsidR="00BF54B7">
        <w:rPr>
          <w:rFonts w:hint="eastAsia"/>
        </w:rPr>
        <w:t>价值引入就存在明显的</w:t>
      </w:r>
      <w:r w:rsidR="00A9023D">
        <w:rPr>
          <w:rFonts w:hint="eastAsia"/>
        </w:rPr>
        <w:t>缺陷。</w:t>
      </w:r>
      <w:r w:rsidR="00384344">
        <w:rPr>
          <w:rFonts w:hint="eastAsia"/>
        </w:rPr>
        <w:t>从这个层面来说，</w:t>
      </w:r>
      <w:r w:rsidR="00CA6C12">
        <w:rPr>
          <w:rFonts w:hint="eastAsia"/>
        </w:rPr>
        <w:t>折现估值法就不会被市场的错误和情绪所影响，</w:t>
      </w:r>
      <w:r w:rsidR="00336354">
        <w:rPr>
          <w:rFonts w:hint="eastAsia"/>
        </w:rPr>
        <w:t>它是</w:t>
      </w:r>
      <w:r w:rsidR="00CA6C12">
        <w:rPr>
          <w:rFonts w:hint="eastAsia"/>
        </w:rPr>
        <w:t>基于公司自身的增长率和预期现金流</w:t>
      </w:r>
      <w:r w:rsidR="00CC6FD4">
        <w:rPr>
          <w:rFonts w:hint="eastAsia"/>
        </w:rPr>
        <w:t>来进行估值</w:t>
      </w:r>
      <w:r w:rsidR="00CA6C12">
        <w:rPr>
          <w:rFonts w:hint="eastAsia"/>
        </w:rPr>
        <w:t>，</w:t>
      </w:r>
      <w:r w:rsidR="002B786D">
        <w:rPr>
          <w:rFonts w:hint="eastAsia"/>
        </w:rPr>
        <w:t>在实践中应该注意</w:t>
      </w:r>
      <w:r w:rsidR="00CA6C12">
        <w:rPr>
          <w:rFonts w:hint="eastAsia"/>
        </w:rPr>
        <w:t>结合使用。</w:t>
      </w:r>
    </w:p>
    <w:p w14:paraId="15F5F02D" w14:textId="170BA13A" w:rsidR="00794233" w:rsidRDefault="00794233"/>
    <w:p w14:paraId="3434EE5C" w14:textId="22E70651" w:rsidR="00794233" w:rsidRPr="00EA205F" w:rsidRDefault="000C5919">
      <w:pPr>
        <w:rPr>
          <w:b/>
        </w:rPr>
      </w:pPr>
      <w:r w:rsidRPr="00EA205F">
        <w:rPr>
          <w:rFonts w:hint="eastAsia"/>
          <w:b/>
        </w:rPr>
        <w:t>04</w:t>
      </w:r>
      <w:r w:rsidRPr="00EA205F">
        <w:rPr>
          <w:b/>
        </w:rPr>
        <w:t xml:space="preserve">U </w:t>
      </w:r>
      <w:r w:rsidRPr="00EA205F">
        <w:rPr>
          <w:rFonts w:hint="eastAsia"/>
          <w:b/>
        </w:rPr>
        <w:t>课末总结</w:t>
      </w:r>
    </w:p>
    <w:p w14:paraId="06898829" w14:textId="481F46A0" w:rsidR="002E1D72" w:rsidRDefault="00913047">
      <w:r w:rsidRPr="005B1CE9">
        <w:rPr>
          <w:rFonts w:hint="eastAsia"/>
        </w:rPr>
        <w:t>我们的课程已接近尾声</w:t>
      </w:r>
      <w:r w:rsidR="005B1CE9" w:rsidRPr="005B1CE9">
        <w:rPr>
          <w:rFonts w:hint="eastAsia"/>
        </w:rPr>
        <w:t>，让我们来</w:t>
      </w:r>
      <w:r w:rsidR="001648DF">
        <w:rPr>
          <w:rFonts w:hint="eastAsia"/>
        </w:rPr>
        <w:t>回顾</w:t>
      </w:r>
      <w:r w:rsidR="005B1CE9" w:rsidRPr="005B1CE9">
        <w:rPr>
          <w:rFonts w:hint="eastAsia"/>
        </w:rPr>
        <w:t>一下</w:t>
      </w:r>
      <w:r w:rsidR="001648DF">
        <w:rPr>
          <w:rFonts w:hint="eastAsia"/>
        </w:rPr>
        <w:t>这节课学到的</w:t>
      </w:r>
      <w:r w:rsidR="005B1CE9" w:rsidRPr="005B1CE9">
        <w:rPr>
          <w:rFonts w:hint="eastAsia"/>
        </w:rPr>
        <w:t>内容</w:t>
      </w:r>
      <w:r w:rsidRPr="005B1CE9">
        <w:rPr>
          <w:rFonts w:hint="eastAsia"/>
        </w:rPr>
        <w:t>。</w:t>
      </w:r>
    </w:p>
    <w:p w14:paraId="57D07804" w14:textId="2BE76C91" w:rsidR="002E1D72" w:rsidRDefault="002E1D72">
      <w:r>
        <w:rPr>
          <w:rFonts w:hint="eastAsia"/>
        </w:rPr>
        <w:t>在</w:t>
      </w:r>
      <w:r w:rsidR="005B1CE9" w:rsidRPr="005B1CE9">
        <w:rPr>
          <w:rFonts w:hint="eastAsia"/>
        </w:rPr>
        <w:t>课程开始</w:t>
      </w:r>
      <w:r>
        <w:rPr>
          <w:rFonts w:hint="eastAsia"/>
        </w:rPr>
        <w:t>时</w:t>
      </w:r>
      <w:r w:rsidR="005B1CE9" w:rsidRPr="005B1CE9">
        <w:rPr>
          <w:rFonts w:hint="eastAsia"/>
        </w:rPr>
        <w:t>，我们探讨</w:t>
      </w:r>
      <w:r w:rsidR="005B1CE9" w:rsidRPr="008E5A1A">
        <w:rPr>
          <w:rFonts w:hint="eastAsia"/>
        </w:rPr>
        <w:t>了</w:t>
      </w:r>
      <w:r w:rsidR="006B5C3A" w:rsidRPr="008E5A1A">
        <w:rPr>
          <w:rFonts w:hint="eastAsia"/>
        </w:rPr>
        <w:t>内在价值</w:t>
      </w:r>
      <w:r>
        <w:rPr>
          <w:rFonts w:hint="eastAsia"/>
        </w:rPr>
        <w:t>和</w:t>
      </w:r>
      <w:r w:rsidR="006B5C3A" w:rsidRPr="008E5A1A">
        <w:rPr>
          <w:rFonts w:hint="eastAsia"/>
        </w:rPr>
        <w:t>市场价格的关系</w:t>
      </w:r>
      <w:r>
        <w:rPr>
          <w:rFonts w:hint="eastAsia"/>
        </w:rPr>
        <w:t>：</w:t>
      </w:r>
      <w:r>
        <w:rPr>
          <w:rFonts w:ascii="Arial" w:hAnsi="Arial" w:cs="Arial" w:hint="eastAsia"/>
          <w:color w:val="333333"/>
          <w:szCs w:val="21"/>
        </w:rPr>
        <w:t>企业的内在价值是一种基本属性，它是</w:t>
      </w:r>
      <w:r>
        <w:rPr>
          <w:rFonts w:hint="eastAsia"/>
        </w:rPr>
        <w:t>由公司的本质和基本情况决定的。而企业</w:t>
      </w:r>
      <w:r w:rsidRPr="00B83BEB">
        <w:rPr>
          <w:rFonts w:hint="eastAsia"/>
        </w:rPr>
        <w:t>的市场价值</w:t>
      </w:r>
      <w:r>
        <w:rPr>
          <w:rFonts w:hint="eastAsia"/>
        </w:rPr>
        <w:t>则是由交易各方的价值判断、市场力量的博弈和均衡造成的。</w:t>
      </w:r>
    </w:p>
    <w:p w14:paraId="683CD30F" w14:textId="6E9F742E" w:rsidR="002E1D72" w:rsidRDefault="002E1D72">
      <w:r>
        <w:rPr>
          <w:rFonts w:hint="eastAsia"/>
        </w:rPr>
        <w:t>随后，我们</w:t>
      </w:r>
      <w:r w:rsidR="00B85C6D">
        <w:rPr>
          <w:rFonts w:hint="eastAsia"/>
        </w:rPr>
        <w:t>介绍了</w:t>
      </w:r>
      <w:r w:rsidR="00FA07CA">
        <w:rPr>
          <w:rFonts w:hint="eastAsia"/>
        </w:rPr>
        <w:t>“</w:t>
      </w:r>
      <w:r w:rsidR="00B1211D">
        <w:rPr>
          <w:rFonts w:hint="eastAsia"/>
        </w:rPr>
        <w:t>价值学派</w:t>
      </w:r>
      <w:r w:rsidR="00FA07CA">
        <w:rPr>
          <w:rFonts w:hint="eastAsia"/>
        </w:rPr>
        <w:t>”</w:t>
      </w:r>
      <w:r w:rsidR="00B1211D">
        <w:rPr>
          <w:rFonts w:hint="eastAsia"/>
        </w:rPr>
        <w:t>不同于</w:t>
      </w:r>
      <w:r w:rsidR="00FA07CA">
        <w:rPr>
          <w:rFonts w:hint="eastAsia"/>
        </w:rPr>
        <w:t>“</w:t>
      </w:r>
      <w:r w:rsidR="00B1211D">
        <w:rPr>
          <w:rFonts w:hint="eastAsia"/>
        </w:rPr>
        <w:t>市场学派</w:t>
      </w:r>
      <w:r w:rsidR="00FA07CA">
        <w:rPr>
          <w:rFonts w:hint="eastAsia"/>
        </w:rPr>
        <w:t>”</w:t>
      </w:r>
      <w:r w:rsidR="00B1211D">
        <w:rPr>
          <w:rFonts w:hint="eastAsia"/>
        </w:rPr>
        <w:t>的主张：</w:t>
      </w:r>
      <w:r w:rsidR="00B85C6D">
        <w:rPr>
          <w:rFonts w:hint="eastAsia"/>
        </w:rPr>
        <w:t>即</w:t>
      </w:r>
      <w:r w:rsidR="00A54747">
        <w:rPr>
          <w:rFonts w:hint="eastAsia"/>
        </w:rPr>
        <w:t>市场并不总是有效的，</w:t>
      </w:r>
      <w:r w:rsidR="00AD7B46">
        <w:rPr>
          <w:rFonts w:hint="eastAsia"/>
        </w:rPr>
        <w:t>市场价格</w:t>
      </w:r>
      <w:r w:rsidR="00A54747" w:rsidRPr="0057488E">
        <w:rPr>
          <w:rFonts w:hint="eastAsia"/>
        </w:rPr>
        <w:t>很可能会偏离企业的内在价值</w:t>
      </w:r>
      <w:r w:rsidR="004C5E3D">
        <w:rPr>
          <w:rFonts w:hint="eastAsia"/>
        </w:rPr>
        <w:t>。</w:t>
      </w:r>
    </w:p>
    <w:p w14:paraId="608E913A" w14:textId="57C2D483" w:rsidR="00A54747" w:rsidRPr="0095265B" w:rsidRDefault="00A54747" w:rsidP="004C5E3D">
      <w:r>
        <w:rPr>
          <w:rFonts w:hint="eastAsia"/>
        </w:rPr>
        <w:t>总体而言企业估值</w:t>
      </w:r>
      <w:r w:rsidR="004C5E3D">
        <w:rPr>
          <w:rFonts w:hint="eastAsia"/>
        </w:rPr>
        <w:t>是</w:t>
      </w:r>
      <w:r>
        <w:rPr>
          <w:rFonts w:hint="eastAsia"/>
        </w:rPr>
        <w:t>属于价值学派提倡的做法，它</w:t>
      </w:r>
      <w:r w:rsidR="004C5E3D">
        <w:rPr>
          <w:rFonts w:hint="eastAsia"/>
        </w:rPr>
        <w:t>旨在通过</w:t>
      </w:r>
      <w:r>
        <w:rPr>
          <w:rFonts w:hint="eastAsia"/>
        </w:rPr>
        <w:t>一系列的估值工具，来</w:t>
      </w:r>
      <w:r w:rsidRPr="0095265B">
        <w:rPr>
          <w:rFonts w:hint="eastAsia"/>
        </w:rPr>
        <w:t>对一家公司的内在价值进行评估</w:t>
      </w:r>
      <w:r w:rsidR="0084497B">
        <w:rPr>
          <w:rFonts w:hint="eastAsia"/>
        </w:rPr>
        <w:t>，以帮助价值投资者挖掘出被市场低估的资产</w:t>
      </w:r>
      <w:r>
        <w:rPr>
          <w:rFonts w:hint="eastAsia"/>
        </w:rPr>
        <w:t>。</w:t>
      </w:r>
      <w:r w:rsidR="004C5E3D">
        <w:rPr>
          <w:rFonts w:hint="eastAsia"/>
        </w:rPr>
        <w:t>这些工具</w:t>
      </w:r>
      <w:r>
        <w:rPr>
          <w:rFonts w:hint="eastAsia"/>
        </w:rPr>
        <w:t>主要包括：</w:t>
      </w:r>
    </w:p>
    <w:p w14:paraId="58664DF0" w14:textId="77777777" w:rsidR="00A54747" w:rsidRPr="005277C7" w:rsidRDefault="00A54747" w:rsidP="00E2761F">
      <w:pPr>
        <w:pStyle w:val="a7"/>
        <w:numPr>
          <w:ilvl w:val="0"/>
          <w:numId w:val="1"/>
        </w:numPr>
        <w:ind w:firstLineChars="0"/>
      </w:pPr>
      <w:r w:rsidRPr="005277C7">
        <w:rPr>
          <w:rFonts w:hint="eastAsia"/>
        </w:rPr>
        <w:t>以</w:t>
      </w:r>
      <w:r w:rsidRPr="00997196">
        <w:rPr>
          <w:rFonts w:hint="eastAsia"/>
        </w:rPr>
        <w:t>成本</w:t>
      </w:r>
      <w:r w:rsidRPr="005277C7">
        <w:rPr>
          <w:rFonts w:hint="eastAsia"/>
        </w:rPr>
        <w:t>为基础的净资产</w:t>
      </w:r>
      <w:r>
        <w:rPr>
          <w:rFonts w:hint="eastAsia"/>
        </w:rPr>
        <w:t>法</w:t>
      </w:r>
      <w:r w:rsidRPr="005277C7">
        <w:rPr>
          <w:rFonts w:hint="eastAsia"/>
        </w:rPr>
        <w:t>和资产重置法</w:t>
      </w:r>
    </w:p>
    <w:p w14:paraId="67C8D14B" w14:textId="54CEE78C" w:rsidR="00A54747" w:rsidRDefault="00A54747" w:rsidP="00E2761F">
      <w:pPr>
        <w:pStyle w:val="a7"/>
        <w:numPr>
          <w:ilvl w:val="0"/>
          <w:numId w:val="1"/>
        </w:numPr>
        <w:ind w:firstLineChars="0"/>
      </w:pPr>
      <w:r w:rsidRPr="005277C7">
        <w:rPr>
          <w:rFonts w:hint="eastAsia"/>
        </w:rPr>
        <w:t>以</w:t>
      </w:r>
      <w:r w:rsidRPr="00997196">
        <w:rPr>
          <w:rFonts w:hint="eastAsia"/>
        </w:rPr>
        <w:t>预期收益</w:t>
      </w:r>
      <w:r w:rsidRPr="005277C7">
        <w:rPr>
          <w:rFonts w:hint="eastAsia"/>
        </w:rPr>
        <w:t>为基础的</w:t>
      </w:r>
      <w:r w:rsidR="004C5E3D">
        <w:rPr>
          <w:rFonts w:hint="eastAsia"/>
        </w:rPr>
        <w:t>股利折现法和自由现金流折现法</w:t>
      </w:r>
    </w:p>
    <w:p w14:paraId="5169A1D5" w14:textId="43275783" w:rsidR="00EA205F" w:rsidRPr="00997196" w:rsidRDefault="00A54747" w:rsidP="00E2761F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以及</w:t>
      </w:r>
      <w:r w:rsidRPr="00997196">
        <w:rPr>
          <w:rFonts w:hint="eastAsia"/>
        </w:rPr>
        <w:t>可比</w:t>
      </w:r>
      <w:r w:rsidR="00997196" w:rsidRPr="00997196">
        <w:rPr>
          <w:rFonts w:hint="eastAsia"/>
        </w:rPr>
        <w:t>公司法</w:t>
      </w:r>
      <w:r w:rsidR="00F757E1">
        <w:rPr>
          <w:rFonts w:hint="eastAsia"/>
        </w:rPr>
        <w:t>，</w:t>
      </w:r>
      <w:r w:rsidR="00495E2A">
        <w:rPr>
          <w:rFonts w:hint="eastAsia"/>
        </w:rPr>
        <w:t>也常常叫做</w:t>
      </w:r>
      <w:r w:rsidRPr="00997196">
        <w:rPr>
          <w:rFonts w:hint="eastAsia"/>
        </w:rPr>
        <w:t>乘数</w:t>
      </w:r>
      <w:r w:rsidR="00997196">
        <w:rPr>
          <w:rFonts w:hint="eastAsia"/>
        </w:rPr>
        <w:t>估值</w:t>
      </w:r>
      <w:r w:rsidRPr="00997196">
        <w:rPr>
          <w:rFonts w:hint="eastAsia"/>
        </w:rPr>
        <w:t>法</w:t>
      </w:r>
    </w:p>
    <w:p w14:paraId="25D0705F" w14:textId="77777777" w:rsidR="005B0366" w:rsidRDefault="005B0366"/>
    <w:p w14:paraId="53D0209F" w14:textId="2AD5DF10" w:rsidR="000C5919" w:rsidRPr="00EA205F" w:rsidRDefault="000C5919">
      <w:pPr>
        <w:rPr>
          <w:b/>
        </w:rPr>
      </w:pPr>
      <w:r w:rsidRPr="00EA205F">
        <w:rPr>
          <w:rFonts w:hint="eastAsia"/>
          <w:b/>
        </w:rPr>
        <w:t>05</w:t>
      </w:r>
      <w:r w:rsidRPr="00EA205F">
        <w:rPr>
          <w:b/>
        </w:rPr>
        <w:t xml:space="preserve">U </w:t>
      </w:r>
      <w:r w:rsidR="007D26D2">
        <w:rPr>
          <w:rFonts w:hint="eastAsia"/>
          <w:b/>
        </w:rPr>
        <w:t>课末练习</w:t>
      </w:r>
    </w:p>
    <w:p w14:paraId="0A5ABB1A" w14:textId="3F732A8D" w:rsidR="00794233" w:rsidRPr="005568EC" w:rsidRDefault="007530D1">
      <w:pPr>
        <w:rPr>
          <w:b/>
        </w:rPr>
      </w:pPr>
      <w:r w:rsidRPr="005568EC">
        <w:rPr>
          <w:rFonts w:hint="eastAsia"/>
          <w:b/>
        </w:rPr>
        <w:t>05</w:t>
      </w:r>
      <w:r w:rsidRPr="005568EC">
        <w:rPr>
          <w:b/>
        </w:rPr>
        <w:t>U</w:t>
      </w:r>
      <w:r w:rsidRPr="005568EC">
        <w:rPr>
          <w:rFonts w:hint="eastAsia"/>
          <w:b/>
        </w:rPr>
        <w:t>01</w:t>
      </w:r>
      <w:r w:rsidR="002E581D" w:rsidRPr="005568EC">
        <w:rPr>
          <w:rFonts w:hint="eastAsia"/>
          <w:b/>
        </w:rPr>
        <w:t>a</w:t>
      </w:r>
      <w:r w:rsidRPr="005568EC">
        <w:rPr>
          <w:b/>
        </w:rPr>
        <w:t xml:space="preserve"> </w:t>
      </w:r>
      <w:r w:rsidR="00DF16EC" w:rsidRPr="005568EC">
        <w:rPr>
          <w:rFonts w:hint="eastAsia"/>
          <w:b/>
        </w:rPr>
        <w:t>小</w:t>
      </w:r>
      <w:r w:rsidR="002E581D" w:rsidRPr="005568EC">
        <w:rPr>
          <w:rFonts w:hint="eastAsia"/>
          <w:b/>
        </w:rPr>
        <w:t>测验</w:t>
      </w:r>
      <w:r w:rsidR="008670F2" w:rsidRPr="005568EC">
        <w:rPr>
          <w:rFonts w:hint="eastAsia"/>
          <w:b/>
        </w:rPr>
        <w:t>：</w:t>
      </w:r>
      <w:r w:rsidR="005568EC" w:rsidRPr="005568EC">
        <w:rPr>
          <w:rFonts w:hint="eastAsia"/>
          <w:b/>
        </w:rPr>
        <w:t>案例分析</w:t>
      </w:r>
      <w:r w:rsidR="005307EC">
        <w:rPr>
          <w:rFonts w:hint="eastAsia"/>
          <w:b/>
        </w:rPr>
        <w:t>（1）</w:t>
      </w:r>
    </w:p>
    <w:p w14:paraId="57B92F27" w14:textId="45CC8FC2" w:rsidR="00244C42" w:rsidRDefault="00BA71A3">
      <w:r>
        <w:rPr>
          <w:rFonts w:hint="eastAsia"/>
        </w:rPr>
        <w:t>A</w:t>
      </w:r>
      <w:r w:rsidR="004E19B4">
        <w:t>H</w:t>
      </w:r>
      <w:r>
        <w:rPr>
          <w:rFonts w:hint="eastAsia"/>
        </w:rPr>
        <w:t>公司</w:t>
      </w:r>
      <w:r w:rsidR="00C533FE">
        <w:rPr>
          <w:rFonts w:hint="eastAsia"/>
        </w:rPr>
        <w:t>是一家</w:t>
      </w:r>
      <w:r w:rsidR="00A14C7C">
        <w:rPr>
          <w:rFonts w:hint="eastAsia"/>
        </w:rPr>
        <w:t>老牌</w:t>
      </w:r>
      <w:r w:rsidR="00FC66FA">
        <w:rPr>
          <w:rFonts w:hint="eastAsia"/>
        </w:rPr>
        <w:t>化妆品公司，</w:t>
      </w:r>
      <w:r w:rsidR="00637500">
        <w:rPr>
          <w:rFonts w:hint="eastAsia"/>
        </w:rPr>
        <w:t>成立</w:t>
      </w:r>
      <w:r w:rsidR="003D1FBB">
        <w:rPr>
          <w:rFonts w:hint="eastAsia"/>
        </w:rPr>
        <w:t>至今已有15年，</w:t>
      </w:r>
      <w:r w:rsidR="00706C90">
        <w:rPr>
          <w:rFonts w:hint="eastAsia"/>
        </w:rPr>
        <w:t>虽然市场份额</w:t>
      </w:r>
      <w:r w:rsidR="00DF3367">
        <w:rPr>
          <w:rFonts w:hint="eastAsia"/>
        </w:rPr>
        <w:t>稳定且</w:t>
      </w:r>
      <w:r w:rsidR="00BB79DC">
        <w:rPr>
          <w:rFonts w:hint="eastAsia"/>
        </w:rPr>
        <w:t>营收状况</w:t>
      </w:r>
      <w:r w:rsidR="00DF3367">
        <w:rPr>
          <w:rFonts w:hint="eastAsia"/>
        </w:rPr>
        <w:t>良好</w:t>
      </w:r>
      <w:r w:rsidR="00706C90">
        <w:rPr>
          <w:rFonts w:hint="eastAsia"/>
        </w:rPr>
        <w:t>，但</w:t>
      </w:r>
      <w:r w:rsidR="00122BD6">
        <w:rPr>
          <w:rFonts w:hint="eastAsia"/>
        </w:rPr>
        <w:t>目前尚未上市。</w:t>
      </w:r>
      <w:r w:rsidR="00F359E4">
        <w:rPr>
          <w:rFonts w:hint="eastAsia"/>
        </w:rPr>
        <w:t>近期，</w:t>
      </w:r>
      <w:r w:rsidR="00244C42">
        <w:rPr>
          <w:rFonts w:hint="eastAsia"/>
        </w:rPr>
        <w:t>该公司收到了不少来自国际行业巨头的“橄榄枝”，希望对它进行收</w:t>
      </w:r>
      <w:r w:rsidR="00244C42">
        <w:rPr>
          <w:rFonts w:hint="eastAsia"/>
        </w:rPr>
        <w:lastRenderedPageBreak/>
        <w:t>购。</w:t>
      </w:r>
      <w:r w:rsidR="00BF7014">
        <w:rPr>
          <w:rFonts w:hint="eastAsia"/>
        </w:rPr>
        <w:t>A</w:t>
      </w:r>
      <w:r w:rsidR="00BF7014">
        <w:t>H</w:t>
      </w:r>
      <w:r w:rsidR="00BF7014">
        <w:rPr>
          <w:rFonts w:hint="eastAsia"/>
        </w:rPr>
        <w:t>方面并不排斥</w:t>
      </w:r>
      <w:r w:rsidR="0044323F">
        <w:rPr>
          <w:rFonts w:hint="eastAsia"/>
        </w:rPr>
        <w:t>收购意向，只是</w:t>
      </w:r>
      <w:r w:rsidR="008A53C7">
        <w:rPr>
          <w:rFonts w:hint="eastAsia"/>
        </w:rPr>
        <w:t>对自己公司</w:t>
      </w:r>
      <w:r w:rsidR="0018703A">
        <w:rPr>
          <w:rFonts w:hint="eastAsia"/>
        </w:rPr>
        <w:t>究竟值多少钱，有一些</w:t>
      </w:r>
      <w:r w:rsidR="00F647B0">
        <w:rPr>
          <w:rFonts w:hint="eastAsia"/>
        </w:rPr>
        <w:t>拿捏不定。</w:t>
      </w:r>
      <w:r w:rsidR="00B836A5">
        <w:rPr>
          <w:rFonts w:hint="eastAsia"/>
        </w:rPr>
        <w:t>从</w:t>
      </w:r>
      <w:r w:rsidR="00900259">
        <w:rPr>
          <w:rFonts w:hint="eastAsia"/>
        </w:rPr>
        <w:t>市场行情来看，</w:t>
      </w:r>
      <w:r w:rsidR="00E832D9">
        <w:rPr>
          <w:rFonts w:hint="eastAsia"/>
        </w:rPr>
        <w:t>近期</w:t>
      </w:r>
      <w:r w:rsidR="003174FB">
        <w:rPr>
          <w:rFonts w:hint="eastAsia"/>
        </w:rPr>
        <w:t>整体</w:t>
      </w:r>
      <w:r w:rsidR="00F601DB">
        <w:rPr>
          <w:rFonts w:hint="eastAsia"/>
        </w:rPr>
        <w:t>行情</w:t>
      </w:r>
      <w:r w:rsidR="000F2923">
        <w:rPr>
          <w:rFonts w:hint="eastAsia"/>
        </w:rPr>
        <w:t>剧烈</w:t>
      </w:r>
      <w:r w:rsidR="00A73EEC">
        <w:rPr>
          <w:rFonts w:hint="eastAsia"/>
        </w:rPr>
        <w:t>波动</w:t>
      </w:r>
      <w:r w:rsidR="00F601DB">
        <w:rPr>
          <w:rFonts w:hint="eastAsia"/>
        </w:rPr>
        <w:t>，</w:t>
      </w:r>
      <w:r w:rsidR="002413A3">
        <w:rPr>
          <w:rFonts w:hint="eastAsia"/>
        </w:rPr>
        <w:t>美容板块</w:t>
      </w:r>
      <w:r w:rsidR="00F8375E">
        <w:rPr>
          <w:rFonts w:hint="eastAsia"/>
        </w:rPr>
        <w:t>更是</w:t>
      </w:r>
      <w:r w:rsidR="002413A3">
        <w:rPr>
          <w:rFonts w:hint="eastAsia"/>
        </w:rPr>
        <w:t>由于之前</w:t>
      </w:r>
      <w:r w:rsidR="006522D6">
        <w:rPr>
          <w:rFonts w:hint="eastAsia"/>
        </w:rPr>
        <w:t>爆出</w:t>
      </w:r>
      <w:r w:rsidR="00415155">
        <w:rPr>
          <w:rFonts w:hint="eastAsia"/>
        </w:rPr>
        <w:t>品质问题而受到尤为激烈的冲击。</w:t>
      </w:r>
    </w:p>
    <w:p w14:paraId="3A84F978" w14:textId="77777777" w:rsidR="00B72BDC" w:rsidRDefault="00661536">
      <w:r>
        <w:rPr>
          <w:rFonts w:hint="eastAsia"/>
        </w:rPr>
        <w:t>仅就案例内容</w:t>
      </w:r>
      <w:r w:rsidR="00415155">
        <w:rPr>
          <w:rFonts w:hint="eastAsia"/>
        </w:rPr>
        <w:t>，</w:t>
      </w:r>
      <w:r>
        <w:rPr>
          <w:rFonts w:hint="eastAsia"/>
        </w:rPr>
        <w:t>你认为</w:t>
      </w:r>
      <w:r w:rsidR="00415155">
        <w:rPr>
          <w:rFonts w:hint="eastAsia"/>
        </w:rPr>
        <w:t>A</w:t>
      </w:r>
      <w:r w:rsidR="00415155">
        <w:t>H</w:t>
      </w:r>
      <w:r w:rsidR="00415155">
        <w:rPr>
          <w:rFonts w:hint="eastAsia"/>
        </w:rPr>
        <w:t>公司</w:t>
      </w:r>
      <w:r w:rsidR="00423EC6">
        <w:rPr>
          <w:rFonts w:hint="eastAsia"/>
        </w:rPr>
        <w:t>此时</w:t>
      </w:r>
      <w:r w:rsidR="00415155">
        <w:rPr>
          <w:rFonts w:hint="eastAsia"/>
        </w:rPr>
        <w:t>选择哪一种估值方法最为妥当：</w:t>
      </w:r>
      <w:r w:rsidR="009667F7">
        <w:rPr>
          <w:rFonts w:hint="eastAsia"/>
        </w:rPr>
        <w:t>（</w:t>
      </w:r>
      <w:r w:rsidR="00801654">
        <w:rPr>
          <w:rFonts w:hint="eastAsia"/>
        </w:rPr>
        <w:t>写出你的</w:t>
      </w:r>
      <w:r w:rsidR="00181DE0">
        <w:rPr>
          <w:rFonts w:hint="eastAsia"/>
        </w:rPr>
        <w:t>理由</w:t>
      </w:r>
      <w:r w:rsidR="00801654">
        <w:rPr>
          <w:rFonts w:hint="eastAsia"/>
        </w:rPr>
        <w:t>）</w:t>
      </w:r>
    </w:p>
    <w:p w14:paraId="6F5BF02C" w14:textId="77777777" w:rsidR="00B72BDC" w:rsidRDefault="00B72BDC" w:rsidP="005773DC">
      <w:r>
        <w:rPr>
          <w:rFonts w:hint="eastAsia"/>
        </w:rPr>
        <w:t>（提示：请在以下估值法中选择：</w:t>
      </w:r>
      <w:r w:rsidRPr="005277C7" w:rsidDel="00B72BDC">
        <w:rPr>
          <w:rFonts w:hint="eastAsia"/>
        </w:rPr>
        <w:t xml:space="preserve"> </w:t>
      </w:r>
    </w:p>
    <w:p w14:paraId="3519BC6D" w14:textId="77777777" w:rsidR="00B72BDC" w:rsidRDefault="00B72BDC" w:rsidP="005773DC">
      <w:pPr>
        <w:pStyle w:val="a7"/>
        <w:numPr>
          <w:ilvl w:val="0"/>
          <w:numId w:val="1"/>
        </w:numPr>
        <w:ind w:firstLineChars="0"/>
      </w:pPr>
      <w:r w:rsidRPr="005277C7">
        <w:rPr>
          <w:rFonts w:hint="eastAsia"/>
        </w:rPr>
        <w:t>以</w:t>
      </w:r>
      <w:r w:rsidRPr="00997196">
        <w:rPr>
          <w:rFonts w:hint="eastAsia"/>
        </w:rPr>
        <w:t>预期收益</w:t>
      </w:r>
      <w:r w:rsidRPr="005277C7">
        <w:rPr>
          <w:rFonts w:hint="eastAsia"/>
        </w:rPr>
        <w:t>为基础的</w:t>
      </w:r>
      <w:r>
        <w:rPr>
          <w:rFonts w:hint="eastAsia"/>
        </w:rPr>
        <w:t>股利折现法和自由现金流折现法</w:t>
      </w:r>
    </w:p>
    <w:p w14:paraId="375E5F90" w14:textId="07DCCCDF" w:rsidR="00B72BDC" w:rsidRDefault="00B72BDC" w:rsidP="00B72BD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以及</w:t>
      </w:r>
      <w:r w:rsidRPr="00997196">
        <w:rPr>
          <w:rFonts w:hint="eastAsia"/>
        </w:rPr>
        <w:t>可比公司法</w:t>
      </w:r>
      <w:r>
        <w:rPr>
          <w:rFonts w:hint="eastAsia"/>
        </w:rPr>
        <w:t>，也常常叫做</w:t>
      </w:r>
      <w:r w:rsidRPr="00997196">
        <w:rPr>
          <w:rFonts w:hint="eastAsia"/>
        </w:rPr>
        <w:t>乘数</w:t>
      </w:r>
      <w:r>
        <w:rPr>
          <w:rFonts w:hint="eastAsia"/>
        </w:rPr>
        <w:t>估值</w:t>
      </w:r>
      <w:r w:rsidRPr="00997196">
        <w:rPr>
          <w:rFonts w:hint="eastAsia"/>
        </w:rPr>
        <w:t>法</w:t>
      </w:r>
      <w:r w:rsidR="00797515"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7"/>
      </w:tblGrid>
      <w:tr w:rsidR="00A42962" w14:paraId="7A531052" w14:textId="77777777" w:rsidTr="004C2131">
        <w:trPr>
          <w:trHeight w:val="696"/>
        </w:trPr>
        <w:tc>
          <w:tcPr>
            <w:tcW w:w="4957" w:type="dxa"/>
          </w:tcPr>
          <w:p w14:paraId="3BF9D452" w14:textId="77777777" w:rsidR="00A42962" w:rsidRPr="00B72BDC" w:rsidRDefault="00A42962"/>
        </w:tc>
      </w:tr>
    </w:tbl>
    <w:p w14:paraId="2CD2156D" w14:textId="69DB2966" w:rsidR="00415155" w:rsidRPr="00F504AA" w:rsidRDefault="004C2131">
      <w:r w:rsidRPr="004C2131">
        <w:rPr>
          <w:rFonts w:hint="eastAsia"/>
          <w:b/>
        </w:rPr>
        <w:t>反馈：</w:t>
      </w:r>
      <w:r w:rsidRPr="00FE272A">
        <w:rPr>
          <w:rFonts w:hint="eastAsia"/>
        </w:rPr>
        <w:t>由于市场行情剧烈波动，且美容板块遭到</w:t>
      </w:r>
      <w:r w:rsidR="00C867E6" w:rsidRPr="00FE272A">
        <w:rPr>
          <w:rFonts w:hint="eastAsia"/>
        </w:rPr>
        <w:t>阶段性</w:t>
      </w:r>
      <w:r w:rsidR="004F3CFA">
        <w:rPr>
          <w:rFonts w:hint="eastAsia"/>
        </w:rPr>
        <w:t>冲击</w:t>
      </w:r>
      <w:r w:rsidR="00C867E6" w:rsidRPr="00FE272A">
        <w:rPr>
          <w:rFonts w:hint="eastAsia"/>
        </w:rPr>
        <w:t>，</w:t>
      </w:r>
      <w:r w:rsidR="004E49B5">
        <w:rPr>
          <w:rFonts w:hint="eastAsia"/>
        </w:rPr>
        <w:t>使用“可比公司法”可能存在</w:t>
      </w:r>
      <w:r w:rsidR="003B2909">
        <w:rPr>
          <w:rFonts w:hint="eastAsia"/>
        </w:rPr>
        <w:t>一定的</w:t>
      </w:r>
      <w:r w:rsidR="00AE2D82">
        <w:rPr>
          <w:rFonts w:hint="eastAsia"/>
        </w:rPr>
        <w:t>问题，因为这套估值法严重依赖</w:t>
      </w:r>
      <w:r w:rsidR="00FC5C1F">
        <w:rPr>
          <w:rFonts w:hint="eastAsia"/>
        </w:rPr>
        <w:t>”可比公司”定价的合理性</w:t>
      </w:r>
      <w:r w:rsidR="00F504AA">
        <w:rPr>
          <w:rFonts w:hint="eastAsia"/>
        </w:rPr>
        <w:t>。</w:t>
      </w:r>
      <w:r w:rsidR="00B21686">
        <w:rPr>
          <w:rFonts w:hint="eastAsia"/>
        </w:rPr>
        <w:t>鉴于</w:t>
      </w:r>
      <w:r w:rsidR="006B6C62">
        <w:rPr>
          <w:rFonts w:hint="eastAsia"/>
        </w:rPr>
        <w:t>A</w:t>
      </w:r>
      <w:r w:rsidR="006B6C62">
        <w:t>H</w:t>
      </w:r>
      <w:r w:rsidR="006B6C62">
        <w:rPr>
          <w:rFonts w:hint="eastAsia"/>
        </w:rPr>
        <w:t>公司</w:t>
      </w:r>
      <w:r w:rsidR="00383F6C">
        <w:rPr>
          <w:rFonts w:hint="eastAsia"/>
        </w:rPr>
        <w:t>成立较久，</w:t>
      </w:r>
      <w:r w:rsidR="00DC7A87">
        <w:rPr>
          <w:rFonts w:hint="eastAsia"/>
        </w:rPr>
        <w:t>市场份额稳定且营收状况良好</w:t>
      </w:r>
      <w:r w:rsidR="007B77FE">
        <w:rPr>
          <w:rFonts w:hint="eastAsia"/>
        </w:rPr>
        <w:t>，</w:t>
      </w:r>
      <w:r w:rsidR="00A87246">
        <w:rPr>
          <w:rFonts w:hint="eastAsia"/>
        </w:rPr>
        <w:t>我们建议使用现金流折现法</w:t>
      </w:r>
      <w:r w:rsidR="002812A2">
        <w:rPr>
          <w:rFonts w:hint="eastAsia"/>
        </w:rPr>
        <w:t>的稳定增长模型</w:t>
      </w:r>
      <w:r w:rsidR="00A87246">
        <w:rPr>
          <w:rFonts w:hint="eastAsia"/>
        </w:rPr>
        <w:t>来对A</w:t>
      </w:r>
      <w:r w:rsidR="00A87246">
        <w:t>H</w:t>
      </w:r>
      <w:r w:rsidR="00A87246">
        <w:rPr>
          <w:rFonts w:hint="eastAsia"/>
        </w:rPr>
        <w:t>进行估值。</w:t>
      </w:r>
    </w:p>
    <w:p w14:paraId="3F982530" w14:textId="77777777" w:rsidR="00415155" w:rsidRDefault="00415155"/>
    <w:p w14:paraId="52988AC4" w14:textId="29D1BB7B" w:rsidR="009B4303" w:rsidRPr="005568EC" w:rsidRDefault="009B4303" w:rsidP="009B4303">
      <w:pPr>
        <w:rPr>
          <w:b/>
        </w:rPr>
      </w:pPr>
      <w:r w:rsidRPr="005568EC">
        <w:rPr>
          <w:rFonts w:hint="eastAsia"/>
          <w:b/>
        </w:rPr>
        <w:t>05</w:t>
      </w:r>
      <w:r w:rsidRPr="005568EC">
        <w:rPr>
          <w:b/>
        </w:rPr>
        <w:t>U</w:t>
      </w:r>
      <w:r w:rsidRPr="005568EC">
        <w:rPr>
          <w:rFonts w:hint="eastAsia"/>
          <w:b/>
        </w:rPr>
        <w:t>0</w:t>
      </w:r>
      <w:r>
        <w:rPr>
          <w:rFonts w:hint="eastAsia"/>
          <w:b/>
        </w:rPr>
        <w:t>2</w:t>
      </w:r>
      <w:r w:rsidRPr="005568EC">
        <w:rPr>
          <w:rFonts w:hint="eastAsia"/>
          <w:b/>
        </w:rPr>
        <w:t>a</w:t>
      </w:r>
      <w:r w:rsidRPr="005568EC">
        <w:rPr>
          <w:b/>
        </w:rPr>
        <w:t xml:space="preserve"> </w:t>
      </w:r>
      <w:r w:rsidRPr="005568EC">
        <w:rPr>
          <w:rFonts w:hint="eastAsia"/>
          <w:b/>
        </w:rPr>
        <w:t>小测验：案例分析</w:t>
      </w:r>
      <w:r>
        <w:rPr>
          <w:rFonts w:hint="eastAsia"/>
          <w:b/>
        </w:rPr>
        <w:t>（</w:t>
      </w:r>
      <w:r w:rsidR="00F02527">
        <w:rPr>
          <w:rFonts w:hint="eastAsia"/>
          <w:b/>
        </w:rPr>
        <w:t>2</w:t>
      </w:r>
      <w:r>
        <w:rPr>
          <w:rFonts w:hint="eastAsia"/>
          <w:b/>
        </w:rPr>
        <w:t>）</w:t>
      </w:r>
    </w:p>
    <w:p w14:paraId="67825C62" w14:textId="37FEA92C" w:rsidR="008B3925" w:rsidRDefault="007A3838">
      <w:r>
        <w:rPr>
          <w:rFonts w:hint="eastAsia"/>
        </w:rPr>
        <w:t>物流业</w:t>
      </w:r>
      <w:r w:rsidR="00C2603C">
        <w:rPr>
          <w:rFonts w:hint="eastAsia"/>
        </w:rPr>
        <w:t>“新秀”</w:t>
      </w:r>
      <w:r w:rsidR="004E19B4">
        <w:t>DC</w:t>
      </w:r>
      <w:r>
        <w:rPr>
          <w:rFonts w:hint="eastAsia"/>
        </w:rPr>
        <w:t>公司</w:t>
      </w:r>
      <w:r w:rsidR="00FE2829">
        <w:rPr>
          <w:rFonts w:hint="eastAsia"/>
        </w:rPr>
        <w:t>近期</w:t>
      </w:r>
      <w:r w:rsidR="00D74056">
        <w:rPr>
          <w:rFonts w:hint="eastAsia"/>
        </w:rPr>
        <w:t>拟申请I</w:t>
      </w:r>
      <w:r w:rsidR="00D74056">
        <w:t>PO</w:t>
      </w:r>
      <w:r w:rsidR="00D74056">
        <w:rPr>
          <w:rFonts w:hint="eastAsia"/>
        </w:rPr>
        <w:t>上市，</w:t>
      </w:r>
      <w:r w:rsidR="000A5B39">
        <w:rPr>
          <w:rFonts w:hint="eastAsia"/>
        </w:rPr>
        <w:t>该公司</w:t>
      </w:r>
      <w:r w:rsidR="009776C4">
        <w:rPr>
          <w:rFonts w:hint="eastAsia"/>
        </w:rPr>
        <w:t>投资力度较猛，市场份额迅速扩大，</w:t>
      </w:r>
      <w:r w:rsidR="00CA7B98">
        <w:rPr>
          <w:rFonts w:hint="eastAsia"/>
        </w:rPr>
        <w:t>虽尚未</w:t>
      </w:r>
      <w:r w:rsidR="004016C8">
        <w:rPr>
          <w:rFonts w:hint="eastAsia"/>
        </w:rPr>
        <w:t>盈利，</w:t>
      </w:r>
      <w:r w:rsidR="00EA15EA">
        <w:rPr>
          <w:rFonts w:hint="eastAsia"/>
        </w:rPr>
        <w:t>但是其</w:t>
      </w:r>
      <w:r w:rsidR="001A5996">
        <w:rPr>
          <w:rFonts w:hint="eastAsia"/>
        </w:rPr>
        <w:t>智能技术打通传统物流格局</w:t>
      </w:r>
      <w:r w:rsidR="00D93ABF">
        <w:rPr>
          <w:rFonts w:hint="eastAsia"/>
        </w:rPr>
        <w:t>的</w:t>
      </w:r>
      <w:r w:rsidR="009776C4">
        <w:rPr>
          <w:rFonts w:hint="eastAsia"/>
        </w:rPr>
        <w:t>战略</w:t>
      </w:r>
      <w:r w:rsidR="00D93ABF">
        <w:rPr>
          <w:rFonts w:hint="eastAsia"/>
        </w:rPr>
        <w:t>举措，被投资者</w:t>
      </w:r>
      <w:r w:rsidR="00CA7B98">
        <w:rPr>
          <w:rFonts w:hint="eastAsia"/>
        </w:rPr>
        <w:t>普遍</w:t>
      </w:r>
      <w:r w:rsidR="00D93ABF">
        <w:rPr>
          <w:rFonts w:hint="eastAsia"/>
        </w:rPr>
        <w:t>看好。</w:t>
      </w:r>
      <w:r w:rsidR="001A2CFE">
        <w:rPr>
          <w:rFonts w:hint="eastAsia"/>
        </w:rPr>
        <w:t>尽管市场上</w:t>
      </w:r>
      <w:r w:rsidR="00022F10">
        <w:rPr>
          <w:rFonts w:hint="eastAsia"/>
        </w:rPr>
        <w:t>已经</w:t>
      </w:r>
      <w:r w:rsidR="00F91DE3">
        <w:rPr>
          <w:rFonts w:hint="eastAsia"/>
        </w:rPr>
        <w:t>有不少同类公司，但</w:t>
      </w:r>
      <w:r w:rsidR="00717FFE">
        <w:rPr>
          <w:rFonts w:hint="eastAsia"/>
        </w:rPr>
        <w:t>分析师普遍认为</w:t>
      </w:r>
      <w:r w:rsidR="00CA1222">
        <w:rPr>
          <w:rFonts w:hint="eastAsia"/>
        </w:rPr>
        <w:t>物流板块</w:t>
      </w:r>
      <w:r w:rsidR="001E1B21">
        <w:rPr>
          <w:rFonts w:hint="eastAsia"/>
        </w:rPr>
        <w:t>完全可以</w:t>
      </w:r>
      <w:r w:rsidR="00022F10">
        <w:rPr>
          <w:rFonts w:hint="eastAsia"/>
        </w:rPr>
        <w:t>再</w:t>
      </w:r>
      <w:r w:rsidR="001E1B21">
        <w:rPr>
          <w:rFonts w:hint="eastAsia"/>
        </w:rPr>
        <w:t>“消化”</w:t>
      </w:r>
      <w:r w:rsidR="00022F10">
        <w:rPr>
          <w:rFonts w:hint="eastAsia"/>
        </w:rPr>
        <w:t>一家质优物流公司</w:t>
      </w:r>
      <w:r w:rsidR="001E1B21">
        <w:rPr>
          <w:rFonts w:hint="eastAsia"/>
        </w:rPr>
        <w:t>。</w:t>
      </w:r>
    </w:p>
    <w:p w14:paraId="15E98AB6" w14:textId="56D64680" w:rsidR="00B72BDC" w:rsidRDefault="00C14937" w:rsidP="00C14937">
      <w:r>
        <w:rPr>
          <w:rFonts w:hint="eastAsia"/>
        </w:rPr>
        <w:t>仅就案例内容，你</w:t>
      </w:r>
      <w:r w:rsidR="00941163">
        <w:rPr>
          <w:rFonts w:hint="eastAsia"/>
        </w:rPr>
        <w:t>认为D</w:t>
      </w:r>
      <w:r w:rsidR="00941163">
        <w:t>C</w:t>
      </w:r>
      <w:r w:rsidR="00941163">
        <w:rPr>
          <w:rFonts w:hint="eastAsia"/>
        </w:rPr>
        <w:t>公司应该选择哪种估值方法</w:t>
      </w:r>
      <w:r>
        <w:rPr>
          <w:rFonts w:hint="eastAsia"/>
        </w:rPr>
        <w:t>最为妥当：（写出你的理由）</w:t>
      </w:r>
      <w:r w:rsidR="00CF7620">
        <w:rPr>
          <w:rFonts w:hint="eastAsia"/>
        </w:rPr>
        <w:t>（提示：</w:t>
      </w:r>
      <w:r w:rsidR="00B72BDC">
        <w:rPr>
          <w:rFonts w:hint="eastAsia"/>
        </w:rPr>
        <w:t>请在以下估值法中选择：</w:t>
      </w:r>
      <w:r w:rsidR="00B72BDC" w:rsidRPr="005277C7" w:rsidDel="00B72BDC">
        <w:rPr>
          <w:rFonts w:hint="eastAsia"/>
        </w:rPr>
        <w:t xml:space="preserve"> </w:t>
      </w:r>
    </w:p>
    <w:p w14:paraId="7EC15229" w14:textId="77777777" w:rsidR="00B72BDC" w:rsidRDefault="00B72BDC" w:rsidP="00B72BDC">
      <w:pPr>
        <w:pStyle w:val="a7"/>
        <w:numPr>
          <w:ilvl w:val="0"/>
          <w:numId w:val="1"/>
        </w:numPr>
        <w:ind w:firstLineChars="0"/>
      </w:pPr>
      <w:r w:rsidRPr="005277C7">
        <w:rPr>
          <w:rFonts w:hint="eastAsia"/>
        </w:rPr>
        <w:t>以</w:t>
      </w:r>
      <w:r w:rsidRPr="00997196">
        <w:rPr>
          <w:rFonts w:hint="eastAsia"/>
        </w:rPr>
        <w:t>预期收益</w:t>
      </w:r>
      <w:r w:rsidRPr="005277C7">
        <w:rPr>
          <w:rFonts w:hint="eastAsia"/>
        </w:rPr>
        <w:t>为基础的</w:t>
      </w:r>
      <w:r>
        <w:rPr>
          <w:rFonts w:hint="eastAsia"/>
        </w:rPr>
        <w:t>股利折现法和自由现金流折现法</w:t>
      </w:r>
    </w:p>
    <w:p w14:paraId="62910A61" w14:textId="3CAC43B4" w:rsidR="00C14937" w:rsidRDefault="00B72BDC" w:rsidP="001D750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以及</w:t>
      </w:r>
      <w:r w:rsidRPr="00997196">
        <w:rPr>
          <w:rFonts w:hint="eastAsia"/>
        </w:rPr>
        <w:t>可比公司法</w:t>
      </w:r>
      <w:r>
        <w:rPr>
          <w:rFonts w:hint="eastAsia"/>
        </w:rPr>
        <w:t>，也常常叫做</w:t>
      </w:r>
      <w:r w:rsidRPr="00997196">
        <w:rPr>
          <w:rFonts w:hint="eastAsia"/>
        </w:rPr>
        <w:t>乘数</w:t>
      </w:r>
      <w:r>
        <w:rPr>
          <w:rFonts w:hint="eastAsia"/>
        </w:rPr>
        <w:t>估值</w:t>
      </w:r>
      <w:r w:rsidRPr="00997196">
        <w:rPr>
          <w:rFonts w:hint="eastAsia"/>
        </w:rPr>
        <w:t>法</w:t>
      </w:r>
      <w:r w:rsidR="00797515">
        <w:rPr>
          <w:rFonts w:hint="eastAsia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1163" w14:paraId="4B19C227" w14:textId="77777777" w:rsidTr="00941163">
        <w:trPr>
          <w:trHeight w:val="680"/>
        </w:trPr>
        <w:tc>
          <w:tcPr>
            <w:tcW w:w="8296" w:type="dxa"/>
          </w:tcPr>
          <w:p w14:paraId="2CC63631" w14:textId="77777777" w:rsidR="00941163" w:rsidRDefault="00941163" w:rsidP="00941163"/>
        </w:tc>
      </w:tr>
    </w:tbl>
    <w:p w14:paraId="60EF241E" w14:textId="1850EFBF" w:rsidR="00941163" w:rsidRPr="006A44C4" w:rsidRDefault="0054052F" w:rsidP="00941163">
      <w:r w:rsidRPr="004C2131">
        <w:rPr>
          <w:rFonts w:hint="eastAsia"/>
          <w:b/>
        </w:rPr>
        <w:t>反馈：</w:t>
      </w:r>
      <w:r w:rsidR="004E2929" w:rsidRPr="006A44C4">
        <w:rPr>
          <w:rFonts w:hint="eastAsia"/>
        </w:rPr>
        <w:t>由于D</w:t>
      </w:r>
      <w:r w:rsidR="004E2929" w:rsidRPr="006A44C4">
        <w:t>C</w:t>
      </w:r>
      <w:r w:rsidR="004E2929" w:rsidRPr="006A44C4">
        <w:rPr>
          <w:rFonts w:hint="eastAsia"/>
        </w:rPr>
        <w:t>公司的</w:t>
      </w:r>
      <w:r w:rsidR="001875ED" w:rsidRPr="006A44C4">
        <w:rPr>
          <w:rFonts w:hint="eastAsia"/>
        </w:rPr>
        <w:t>预期收益</w:t>
      </w:r>
      <w:r w:rsidR="002039E0" w:rsidRPr="006A44C4">
        <w:rPr>
          <w:rFonts w:hint="eastAsia"/>
        </w:rPr>
        <w:t>不确定，仍可能</w:t>
      </w:r>
      <w:r w:rsidR="00683326" w:rsidRPr="006A44C4">
        <w:rPr>
          <w:rFonts w:hint="eastAsia"/>
        </w:rPr>
        <w:t>为负数，所以</w:t>
      </w:r>
      <w:r w:rsidR="00393677" w:rsidRPr="006A44C4">
        <w:rPr>
          <w:rFonts w:hint="eastAsia"/>
        </w:rPr>
        <w:t>使用</w:t>
      </w:r>
      <w:r w:rsidR="00CB6DF8" w:rsidRPr="006A44C4">
        <w:rPr>
          <w:rFonts w:hint="eastAsia"/>
        </w:rPr>
        <w:t>现金流折现法不妥当。我们建议使用</w:t>
      </w:r>
      <w:r w:rsidR="006106F4" w:rsidRPr="006A44C4">
        <w:rPr>
          <w:rFonts w:hint="eastAsia"/>
        </w:rPr>
        <w:t>可比公司法对其估值</w:t>
      </w:r>
      <w:r w:rsidR="00843EEF">
        <w:rPr>
          <w:rFonts w:hint="eastAsia"/>
        </w:rPr>
        <w:t>，因为案例中说到，物流板块</w:t>
      </w:r>
      <w:r w:rsidR="009776C4">
        <w:rPr>
          <w:rFonts w:hint="eastAsia"/>
        </w:rPr>
        <w:t>已经</w:t>
      </w:r>
      <w:r w:rsidR="00843EEF">
        <w:rPr>
          <w:rFonts w:hint="eastAsia"/>
        </w:rPr>
        <w:t>有不少同类公司。</w:t>
      </w:r>
    </w:p>
    <w:p w14:paraId="2A2CCA31" w14:textId="77777777" w:rsidR="00C14937" w:rsidRPr="00941163" w:rsidRDefault="00C14937"/>
    <w:p w14:paraId="4CCC1B2B" w14:textId="20BBB668" w:rsidR="005307EC" w:rsidRPr="008C06C1" w:rsidRDefault="00EF5406">
      <w:pPr>
        <w:rPr>
          <w:b/>
        </w:rPr>
      </w:pPr>
      <w:r w:rsidRPr="008C06C1">
        <w:rPr>
          <w:rFonts w:hint="eastAsia"/>
          <w:b/>
        </w:rPr>
        <w:t>05</w:t>
      </w:r>
      <w:r w:rsidRPr="008C06C1">
        <w:rPr>
          <w:b/>
        </w:rPr>
        <w:t>U</w:t>
      </w:r>
      <w:r w:rsidRPr="008C06C1">
        <w:rPr>
          <w:rFonts w:hint="eastAsia"/>
          <w:b/>
        </w:rPr>
        <w:t>03a</w:t>
      </w:r>
      <w:r w:rsidRPr="008C06C1">
        <w:rPr>
          <w:b/>
        </w:rPr>
        <w:t xml:space="preserve"> </w:t>
      </w:r>
      <w:r w:rsidRPr="008C06C1">
        <w:rPr>
          <w:rFonts w:hint="eastAsia"/>
          <w:b/>
        </w:rPr>
        <w:t>小测验：</w:t>
      </w:r>
      <w:r w:rsidR="008C06C1">
        <w:rPr>
          <w:rFonts w:hint="eastAsia"/>
          <w:b/>
        </w:rPr>
        <w:t>估出</w:t>
      </w:r>
      <w:r w:rsidR="004E19B4">
        <w:rPr>
          <w:b/>
        </w:rPr>
        <w:t>FP</w:t>
      </w:r>
      <w:r w:rsidR="00212BD5" w:rsidRPr="008C06C1">
        <w:rPr>
          <w:rFonts w:hint="eastAsia"/>
          <w:b/>
        </w:rPr>
        <w:t>公司的</w:t>
      </w:r>
      <w:r w:rsidR="00214FBA" w:rsidRPr="008C06C1">
        <w:rPr>
          <w:rFonts w:hint="eastAsia"/>
          <w:b/>
        </w:rPr>
        <w:t>股权价值</w:t>
      </w:r>
    </w:p>
    <w:p w14:paraId="52561F34" w14:textId="041BA497" w:rsidR="00CE5E71" w:rsidRDefault="00466E45">
      <w:r>
        <w:rPr>
          <w:rFonts w:hint="eastAsia"/>
        </w:rPr>
        <w:t>假设</w:t>
      </w:r>
      <w:r w:rsidR="009E238D">
        <w:rPr>
          <w:rFonts w:hint="eastAsia"/>
        </w:rPr>
        <w:t>你打算利用“可比公司法”对</w:t>
      </w:r>
      <w:r w:rsidR="00BC24D4">
        <w:rPr>
          <w:rFonts w:hint="eastAsia"/>
        </w:rPr>
        <w:t>教育集团F</w:t>
      </w:r>
      <w:r w:rsidR="00BC24D4">
        <w:t>P</w:t>
      </w:r>
      <w:r w:rsidR="00AF6119">
        <w:rPr>
          <w:rFonts w:hint="eastAsia"/>
        </w:rPr>
        <w:t>进行估值，并已找到10家可比公司。</w:t>
      </w:r>
      <w:r w:rsidR="004B477F">
        <w:rPr>
          <w:rFonts w:hint="eastAsia"/>
        </w:rPr>
        <w:t>你</w:t>
      </w:r>
      <w:r w:rsidR="00AF6119">
        <w:rPr>
          <w:rFonts w:hint="eastAsia"/>
        </w:rPr>
        <w:t>计算得出它们的市盈率中位数区间为：</w:t>
      </w:r>
      <w:r w:rsidR="0061222A">
        <w:rPr>
          <w:rFonts w:hint="eastAsia"/>
        </w:rPr>
        <w:t>3-4</w:t>
      </w:r>
      <w:r w:rsidR="00D42E91">
        <w:rPr>
          <w:rFonts w:hint="eastAsia"/>
        </w:rPr>
        <w:t>倍；</w:t>
      </w:r>
      <w:r w:rsidR="00AF6119">
        <w:rPr>
          <w:rFonts w:hint="eastAsia"/>
        </w:rPr>
        <w:t>市净率乘数区间</w:t>
      </w:r>
      <w:r w:rsidR="005501D8">
        <w:rPr>
          <w:rFonts w:hint="eastAsia"/>
        </w:rPr>
        <w:t>为：1-</w:t>
      </w:r>
      <w:r w:rsidR="00B3152A">
        <w:t>1.5</w:t>
      </w:r>
      <w:r w:rsidR="005501D8">
        <w:rPr>
          <w:rFonts w:hint="eastAsia"/>
        </w:rPr>
        <w:t>倍；</w:t>
      </w:r>
      <w:r w:rsidR="00AF6119">
        <w:rPr>
          <w:rFonts w:hint="eastAsia"/>
        </w:rPr>
        <w:t>市销率乘数区间</w:t>
      </w:r>
      <w:r w:rsidR="00633272">
        <w:rPr>
          <w:rFonts w:hint="eastAsia"/>
        </w:rPr>
        <w:t>为</w:t>
      </w:r>
      <w:r w:rsidR="00AF6119">
        <w:rPr>
          <w:rFonts w:hint="eastAsia"/>
        </w:rPr>
        <w:t>：</w:t>
      </w:r>
      <w:r w:rsidR="006F2A4C">
        <w:rPr>
          <w:rFonts w:hint="eastAsia"/>
        </w:rPr>
        <w:t>0.22-0.3倍</w:t>
      </w:r>
    </w:p>
    <w:p w14:paraId="621352E7" w14:textId="214C5DEF" w:rsidR="00E6046C" w:rsidRDefault="00D42E91" w:rsidP="00AF6119">
      <w:r>
        <w:t>FP</w:t>
      </w:r>
      <w:r>
        <w:rPr>
          <w:rFonts w:hint="eastAsia"/>
        </w:rPr>
        <w:t>教育集团</w:t>
      </w:r>
      <w:r w:rsidR="00AF6119">
        <w:rPr>
          <w:rFonts w:hint="eastAsia"/>
        </w:rPr>
        <w:t>的每股</w:t>
      </w:r>
      <w:r>
        <w:rPr>
          <w:rFonts w:hint="eastAsia"/>
        </w:rPr>
        <w:t>净利润为</w:t>
      </w:r>
      <w:r w:rsidR="00AF6119">
        <w:rPr>
          <w:rFonts w:hint="eastAsia"/>
        </w:rPr>
        <w:t>4元，</w:t>
      </w:r>
      <w:r w:rsidR="005501D8">
        <w:rPr>
          <w:rFonts w:hint="eastAsia"/>
        </w:rPr>
        <w:t>每股净资产为15元</w:t>
      </w:r>
      <w:r w:rsidR="00CC791B">
        <w:rPr>
          <w:rFonts w:hint="eastAsia"/>
        </w:rPr>
        <w:t>，</w:t>
      </w:r>
      <w:r w:rsidR="00AF6119">
        <w:rPr>
          <w:rFonts w:hint="eastAsia"/>
        </w:rPr>
        <w:t>每股销售额为</w:t>
      </w:r>
      <w:r w:rsidR="006F2A4C">
        <w:rPr>
          <w:rFonts w:hint="eastAsia"/>
        </w:rPr>
        <w:t>50元</w:t>
      </w:r>
      <w:r w:rsidR="00E6046C">
        <w:rPr>
          <w:rFonts w:hint="eastAsia"/>
        </w:rPr>
        <w:t>。</w:t>
      </w:r>
    </w:p>
    <w:p w14:paraId="0A7BF2C1" w14:textId="74CBAE72" w:rsidR="00E6046C" w:rsidRDefault="00E6046C" w:rsidP="00AF6119">
      <w:r>
        <w:rPr>
          <w:rFonts w:hint="eastAsia"/>
        </w:rPr>
        <w:t>那么，F</w:t>
      </w:r>
      <w:r>
        <w:t>P</w:t>
      </w:r>
      <w:r>
        <w:rPr>
          <w:rFonts w:hint="eastAsia"/>
        </w:rPr>
        <w:t>集团的每股股权价值为：</w:t>
      </w:r>
    </w:p>
    <w:p w14:paraId="44F052F6" w14:textId="4947A87A" w:rsidR="00E6046C" w:rsidRPr="00636971" w:rsidRDefault="00E6046C" w:rsidP="00E2761F">
      <w:pPr>
        <w:pStyle w:val="a7"/>
        <w:numPr>
          <w:ilvl w:val="0"/>
          <w:numId w:val="12"/>
        </w:numPr>
        <w:ind w:firstLineChars="0"/>
        <w:rPr>
          <w:highlight w:val="yellow"/>
        </w:rPr>
      </w:pPr>
      <w:r w:rsidRPr="00636971">
        <w:rPr>
          <w:rFonts w:hint="eastAsia"/>
          <w:highlight w:val="yellow"/>
        </w:rPr>
        <w:t>1</w:t>
      </w:r>
      <w:r w:rsidRPr="00636971">
        <w:rPr>
          <w:highlight w:val="yellow"/>
        </w:rPr>
        <w:t>2-15</w:t>
      </w:r>
      <w:r w:rsidRPr="00636971">
        <w:rPr>
          <w:rFonts w:hint="eastAsia"/>
          <w:highlight w:val="yellow"/>
        </w:rPr>
        <w:t>元</w:t>
      </w:r>
    </w:p>
    <w:p w14:paraId="5D172D01" w14:textId="454CB3CE" w:rsidR="00E6046C" w:rsidRDefault="00E6046C" w:rsidP="00E2761F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24-28元</w:t>
      </w:r>
    </w:p>
    <w:p w14:paraId="2A9AAD18" w14:textId="30D187D4" w:rsidR="00E6046C" w:rsidRDefault="00E6046C" w:rsidP="00E2761F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4-50元</w:t>
      </w:r>
    </w:p>
    <w:p w14:paraId="597E2D4D" w14:textId="6FA65257" w:rsidR="00244C42" w:rsidRDefault="004B6671" w:rsidP="00E2761F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15-50元</w:t>
      </w:r>
    </w:p>
    <w:p w14:paraId="28F97554" w14:textId="188C6D89" w:rsidR="007250C5" w:rsidRPr="000866CE" w:rsidRDefault="00C2603C">
      <w:r w:rsidRPr="00B3152A">
        <w:rPr>
          <w:rFonts w:hint="eastAsia"/>
          <w:b/>
        </w:rPr>
        <w:t>反馈：</w:t>
      </w:r>
      <w:r>
        <w:rPr>
          <w:rFonts w:hint="eastAsia"/>
        </w:rPr>
        <w:t>根据市盈率估值为</w:t>
      </w:r>
      <w:r w:rsidR="00B71606">
        <w:rPr>
          <w:rFonts w:hint="eastAsia"/>
        </w:rPr>
        <w:t>每股【12-16】元，根据市净率估值为每股【</w:t>
      </w:r>
      <w:r w:rsidR="005501D8">
        <w:rPr>
          <w:rFonts w:hint="eastAsia"/>
        </w:rPr>
        <w:t>15-</w:t>
      </w:r>
      <w:r w:rsidR="00B3152A">
        <w:rPr>
          <w:rFonts w:hint="eastAsia"/>
        </w:rPr>
        <w:t>22</w:t>
      </w:r>
      <w:r w:rsidR="00B3152A">
        <w:t>.5</w:t>
      </w:r>
      <w:r w:rsidR="005501D8">
        <w:rPr>
          <w:rFonts w:hint="eastAsia"/>
        </w:rPr>
        <w:t>】元</w:t>
      </w:r>
      <w:r w:rsidR="00CC791B">
        <w:rPr>
          <w:rFonts w:hint="eastAsia"/>
        </w:rPr>
        <w:t>，</w:t>
      </w:r>
      <w:r w:rsidR="00B3152A">
        <w:rPr>
          <w:rFonts w:hint="eastAsia"/>
        </w:rPr>
        <w:t>根据市销率估值为每股【</w:t>
      </w:r>
      <w:r w:rsidR="006F2A4C">
        <w:rPr>
          <w:rFonts w:hint="eastAsia"/>
        </w:rPr>
        <w:t>11-15元】</w:t>
      </w:r>
      <w:r w:rsidR="00AA3F75">
        <w:rPr>
          <w:rFonts w:hint="eastAsia"/>
        </w:rPr>
        <w:t>，F</w:t>
      </w:r>
      <w:r w:rsidR="00AA3F75">
        <w:t>P</w:t>
      </w:r>
      <w:r w:rsidR="00AA3F75">
        <w:rPr>
          <w:rFonts w:hint="eastAsia"/>
        </w:rPr>
        <w:t>集团股权价值的大致区间应该在每股12-15元左右。</w:t>
      </w:r>
    </w:p>
    <w:p w14:paraId="1AB47835" w14:textId="18743D08" w:rsidR="004E67CC" w:rsidRPr="00CC791B" w:rsidRDefault="004E67CC"/>
    <w:p w14:paraId="6EAE2E92" w14:textId="77777777" w:rsidR="00CE4818" w:rsidRDefault="00CE4818"/>
    <w:p w14:paraId="4EE597B6" w14:textId="58F9FF73" w:rsidR="00B2159C" w:rsidRDefault="00B2159C"/>
    <w:p w14:paraId="09C9D2EB" w14:textId="7D6FB868" w:rsidR="00B2159C" w:rsidRDefault="00B2159C"/>
    <w:p w14:paraId="78F0568C" w14:textId="37353DDC" w:rsidR="00B2159C" w:rsidRDefault="00B2159C"/>
    <w:p w14:paraId="0D4979CE" w14:textId="77777777" w:rsidR="00D266CE" w:rsidRPr="00D266CE" w:rsidRDefault="00D266CE"/>
    <w:sectPr w:rsidR="00D266CE" w:rsidRPr="00D26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6C603" w14:textId="77777777" w:rsidR="00053621" w:rsidRDefault="00053621" w:rsidP="00D266CE">
      <w:r>
        <w:separator/>
      </w:r>
    </w:p>
  </w:endnote>
  <w:endnote w:type="continuationSeparator" w:id="0">
    <w:p w14:paraId="29309246" w14:textId="77777777" w:rsidR="00053621" w:rsidRDefault="00053621" w:rsidP="00D26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65A0C2" w14:textId="77777777" w:rsidR="00053621" w:rsidRDefault="00053621" w:rsidP="00D266CE">
      <w:r>
        <w:separator/>
      </w:r>
    </w:p>
  </w:footnote>
  <w:footnote w:type="continuationSeparator" w:id="0">
    <w:p w14:paraId="5DC5226D" w14:textId="77777777" w:rsidR="00053621" w:rsidRDefault="00053621" w:rsidP="00D266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C7176"/>
    <w:multiLevelType w:val="hybridMultilevel"/>
    <w:tmpl w:val="8D521A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C23DDA"/>
    <w:multiLevelType w:val="hybridMultilevel"/>
    <w:tmpl w:val="928EFAE2"/>
    <w:lvl w:ilvl="0" w:tplc="2B5A6E44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025822"/>
    <w:multiLevelType w:val="hybridMultilevel"/>
    <w:tmpl w:val="B5FE4492"/>
    <w:lvl w:ilvl="0" w:tplc="7A0C82DC">
      <w:start w:val="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79689D"/>
    <w:multiLevelType w:val="hybridMultilevel"/>
    <w:tmpl w:val="DE785C42"/>
    <w:lvl w:ilvl="0" w:tplc="453C820E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CF76A2"/>
    <w:multiLevelType w:val="hybridMultilevel"/>
    <w:tmpl w:val="3020B23A"/>
    <w:lvl w:ilvl="0" w:tplc="2AFEA8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BA6AE2"/>
    <w:multiLevelType w:val="hybridMultilevel"/>
    <w:tmpl w:val="D6C6F99A"/>
    <w:lvl w:ilvl="0" w:tplc="B602F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126639"/>
    <w:multiLevelType w:val="hybridMultilevel"/>
    <w:tmpl w:val="364694AE"/>
    <w:lvl w:ilvl="0" w:tplc="3D684C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CD81A4B"/>
    <w:multiLevelType w:val="hybridMultilevel"/>
    <w:tmpl w:val="685E5A64"/>
    <w:lvl w:ilvl="0" w:tplc="F65E0D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4B485F"/>
    <w:multiLevelType w:val="hybridMultilevel"/>
    <w:tmpl w:val="4354725C"/>
    <w:lvl w:ilvl="0" w:tplc="E304A9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4549AC"/>
    <w:multiLevelType w:val="hybridMultilevel"/>
    <w:tmpl w:val="2FB83254"/>
    <w:lvl w:ilvl="0" w:tplc="460C950A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6160307"/>
    <w:multiLevelType w:val="hybridMultilevel"/>
    <w:tmpl w:val="CABE9A24"/>
    <w:lvl w:ilvl="0" w:tplc="A4FE25F0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554D95"/>
    <w:multiLevelType w:val="hybridMultilevel"/>
    <w:tmpl w:val="28C6BAE8"/>
    <w:lvl w:ilvl="0" w:tplc="D53841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9B421FA">
      <w:start w:val="2"/>
      <w:numFmt w:val="japaneseCounting"/>
      <w:lvlText w:val="第%2，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5"/>
  </w:num>
  <w:num w:numId="5">
    <w:abstractNumId w:val="4"/>
  </w:num>
  <w:num w:numId="6">
    <w:abstractNumId w:val="8"/>
  </w:num>
  <w:num w:numId="7">
    <w:abstractNumId w:val="6"/>
  </w:num>
  <w:num w:numId="8">
    <w:abstractNumId w:val="0"/>
  </w:num>
  <w:num w:numId="9">
    <w:abstractNumId w:val="7"/>
  </w:num>
  <w:num w:numId="10">
    <w:abstractNumId w:val="2"/>
  </w:num>
  <w:num w:numId="11">
    <w:abstractNumId w:val="10"/>
  </w:num>
  <w:num w:numId="12">
    <w:abstractNumId w:val="9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appy">
    <w15:presenceInfo w15:providerId="AD" w15:userId="S-1-5-21-2426999368-3172997303-3732267991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82F"/>
    <w:rsid w:val="000001DF"/>
    <w:rsid w:val="000017BB"/>
    <w:rsid w:val="000025F7"/>
    <w:rsid w:val="00002793"/>
    <w:rsid w:val="00002BE0"/>
    <w:rsid w:val="00002CC6"/>
    <w:rsid w:val="00003498"/>
    <w:rsid w:val="00004A3E"/>
    <w:rsid w:val="0000500F"/>
    <w:rsid w:val="000066DB"/>
    <w:rsid w:val="000067E1"/>
    <w:rsid w:val="000076CC"/>
    <w:rsid w:val="00007CFB"/>
    <w:rsid w:val="00010F37"/>
    <w:rsid w:val="0001301E"/>
    <w:rsid w:val="000143C4"/>
    <w:rsid w:val="00015BC4"/>
    <w:rsid w:val="00020FEE"/>
    <w:rsid w:val="00022492"/>
    <w:rsid w:val="00022602"/>
    <w:rsid w:val="00022AD0"/>
    <w:rsid w:val="00022F10"/>
    <w:rsid w:val="00022F1C"/>
    <w:rsid w:val="0002483E"/>
    <w:rsid w:val="00024E22"/>
    <w:rsid w:val="00025CB5"/>
    <w:rsid w:val="000261FA"/>
    <w:rsid w:val="0002738A"/>
    <w:rsid w:val="00027FB7"/>
    <w:rsid w:val="000317E0"/>
    <w:rsid w:val="00034ABE"/>
    <w:rsid w:val="000359B6"/>
    <w:rsid w:val="00035BCA"/>
    <w:rsid w:val="00036F5B"/>
    <w:rsid w:val="00040064"/>
    <w:rsid w:val="0004144E"/>
    <w:rsid w:val="00041506"/>
    <w:rsid w:val="00042FCC"/>
    <w:rsid w:val="00044351"/>
    <w:rsid w:val="00045226"/>
    <w:rsid w:val="00045BFC"/>
    <w:rsid w:val="000469F2"/>
    <w:rsid w:val="00050155"/>
    <w:rsid w:val="00051BAE"/>
    <w:rsid w:val="00053621"/>
    <w:rsid w:val="00053D3A"/>
    <w:rsid w:val="00054B1E"/>
    <w:rsid w:val="00057559"/>
    <w:rsid w:val="00060158"/>
    <w:rsid w:val="00060437"/>
    <w:rsid w:val="000607FC"/>
    <w:rsid w:val="00061BE9"/>
    <w:rsid w:val="00061FF8"/>
    <w:rsid w:val="000625A3"/>
    <w:rsid w:val="000626A4"/>
    <w:rsid w:val="00063441"/>
    <w:rsid w:val="00064CD0"/>
    <w:rsid w:val="00065024"/>
    <w:rsid w:val="000651D3"/>
    <w:rsid w:val="00065A8F"/>
    <w:rsid w:val="0006610E"/>
    <w:rsid w:val="0006615B"/>
    <w:rsid w:val="00066EB8"/>
    <w:rsid w:val="000674B3"/>
    <w:rsid w:val="0007002F"/>
    <w:rsid w:val="0007075B"/>
    <w:rsid w:val="0007195E"/>
    <w:rsid w:val="00071C31"/>
    <w:rsid w:val="0007225A"/>
    <w:rsid w:val="0007369A"/>
    <w:rsid w:val="00073AD2"/>
    <w:rsid w:val="00075D6B"/>
    <w:rsid w:val="000779C8"/>
    <w:rsid w:val="00082CA8"/>
    <w:rsid w:val="00082EE0"/>
    <w:rsid w:val="000836AB"/>
    <w:rsid w:val="00083DD8"/>
    <w:rsid w:val="00084063"/>
    <w:rsid w:val="00084073"/>
    <w:rsid w:val="000859C9"/>
    <w:rsid w:val="00085FE2"/>
    <w:rsid w:val="000866CE"/>
    <w:rsid w:val="00086AB8"/>
    <w:rsid w:val="000874BF"/>
    <w:rsid w:val="000904B2"/>
    <w:rsid w:val="000909B3"/>
    <w:rsid w:val="00090D4A"/>
    <w:rsid w:val="000911D2"/>
    <w:rsid w:val="00093ED5"/>
    <w:rsid w:val="0009438B"/>
    <w:rsid w:val="00095C1B"/>
    <w:rsid w:val="00096E83"/>
    <w:rsid w:val="0009776C"/>
    <w:rsid w:val="000A1CF2"/>
    <w:rsid w:val="000A3BA7"/>
    <w:rsid w:val="000A56F8"/>
    <w:rsid w:val="000A5B39"/>
    <w:rsid w:val="000A61AE"/>
    <w:rsid w:val="000B006A"/>
    <w:rsid w:val="000B0983"/>
    <w:rsid w:val="000B17CF"/>
    <w:rsid w:val="000B224B"/>
    <w:rsid w:val="000B2551"/>
    <w:rsid w:val="000B2F88"/>
    <w:rsid w:val="000B37AA"/>
    <w:rsid w:val="000B3A8E"/>
    <w:rsid w:val="000B4187"/>
    <w:rsid w:val="000B46E0"/>
    <w:rsid w:val="000B6B3C"/>
    <w:rsid w:val="000B6C51"/>
    <w:rsid w:val="000B7271"/>
    <w:rsid w:val="000B7E19"/>
    <w:rsid w:val="000C09C7"/>
    <w:rsid w:val="000C1D0B"/>
    <w:rsid w:val="000C26BB"/>
    <w:rsid w:val="000C3ED8"/>
    <w:rsid w:val="000C416D"/>
    <w:rsid w:val="000C423F"/>
    <w:rsid w:val="000C4A24"/>
    <w:rsid w:val="000C4D5F"/>
    <w:rsid w:val="000C4F7F"/>
    <w:rsid w:val="000C5919"/>
    <w:rsid w:val="000C615C"/>
    <w:rsid w:val="000C6677"/>
    <w:rsid w:val="000C74F8"/>
    <w:rsid w:val="000C78A0"/>
    <w:rsid w:val="000C7BDC"/>
    <w:rsid w:val="000D1301"/>
    <w:rsid w:val="000D44A0"/>
    <w:rsid w:val="000D4956"/>
    <w:rsid w:val="000D4B1B"/>
    <w:rsid w:val="000D5212"/>
    <w:rsid w:val="000D6026"/>
    <w:rsid w:val="000D6097"/>
    <w:rsid w:val="000D67AF"/>
    <w:rsid w:val="000D6F56"/>
    <w:rsid w:val="000E1F35"/>
    <w:rsid w:val="000E20C5"/>
    <w:rsid w:val="000E2328"/>
    <w:rsid w:val="000E2732"/>
    <w:rsid w:val="000E2CBE"/>
    <w:rsid w:val="000E5B09"/>
    <w:rsid w:val="000E6231"/>
    <w:rsid w:val="000E7001"/>
    <w:rsid w:val="000E714F"/>
    <w:rsid w:val="000E7FBC"/>
    <w:rsid w:val="000F2923"/>
    <w:rsid w:val="000F335E"/>
    <w:rsid w:val="000F37AC"/>
    <w:rsid w:val="000F472F"/>
    <w:rsid w:val="000F66CB"/>
    <w:rsid w:val="000F6B79"/>
    <w:rsid w:val="000F6D43"/>
    <w:rsid w:val="00102CE9"/>
    <w:rsid w:val="0010366A"/>
    <w:rsid w:val="00105227"/>
    <w:rsid w:val="00106384"/>
    <w:rsid w:val="00107317"/>
    <w:rsid w:val="00107EA0"/>
    <w:rsid w:val="00112C78"/>
    <w:rsid w:val="00113326"/>
    <w:rsid w:val="0011513C"/>
    <w:rsid w:val="00115E47"/>
    <w:rsid w:val="00116C7A"/>
    <w:rsid w:val="0012088C"/>
    <w:rsid w:val="00120E44"/>
    <w:rsid w:val="001213DD"/>
    <w:rsid w:val="001215EF"/>
    <w:rsid w:val="00121798"/>
    <w:rsid w:val="00122BD6"/>
    <w:rsid w:val="00123133"/>
    <w:rsid w:val="001243E7"/>
    <w:rsid w:val="0012639F"/>
    <w:rsid w:val="00126F9C"/>
    <w:rsid w:val="001276A9"/>
    <w:rsid w:val="00127833"/>
    <w:rsid w:val="00127EA2"/>
    <w:rsid w:val="0013177E"/>
    <w:rsid w:val="001320D4"/>
    <w:rsid w:val="00132AAC"/>
    <w:rsid w:val="00133DAD"/>
    <w:rsid w:val="0013495B"/>
    <w:rsid w:val="00134ED3"/>
    <w:rsid w:val="00134FFF"/>
    <w:rsid w:val="001413CA"/>
    <w:rsid w:val="00141C80"/>
    <w:rsid w:val="00141D9F"/>
    <w:rsid w:val="00142B80"/>
    <w:rsid w:val="0014372C"/>
    <w:rsid w:val="00144221"/>
    <w:rsid w:val="0014449E"/>
    <w:rsid w:val="00144594"/>
    <w:rsid w:val="0014667D"/>
    <w:rsid w:val="00146EFC"/>
    <w:rsid w:val="00150006"/>
    <w:rsid w:val="00151A5E"/>
    <w:rsid w:val="00151B2A"/>
    <w:rsid w:val="00152769"/>
    <w:rsid w:val="001531BB"/>
    <w:rsid w:val="0015431A"/>
    <w:rsid w:val="00156301"/>
    <w:rsid w:val="001569C2"/>
    <w:rsid w:val="0016080C"/>
    <w:rsid w:val="001614E8"/>
    <w:rsid w:val="00161A0C"/>
    <w:rsid w:val="00161DF6"/>
    <w:rsid w:val="00163D63"/>
    <w:rsid w:val="00163FDB"/>
    <w:rsid w:val="001648DF"/>
    <w:rsid w:val="0016533D"/>
    <w:rsid w:val="00165B5C"/>
    <w:rsid w:val="00166FBB"/>
    <w:rsid w:val="0016715D"/>
    <w:rsid w:val="001671BC"/>
    <w:rsid w:val="00167323"/>
    <w:rsid w:val="00167EDA"/>
    <w:rsid w:val="00170C83"/>
    <w:rsid w:val="00170ED6"/>
    <w:rsid w:val="00170F51"/>
    <w:rsid w:val="001713AF"/>
    <w:rsid w:val="001720EF"/>
    <w:rsid w:val="00172CD8"/>
    <w:rsid w:val="001739D9"/>
    <w:rsid w:val="0017512B"/>
    <w:rsid w:val="00176A85"/>
    <w:rsid w:val="00181DE0"/>
    <w:rsid w:val="00183132"/>
    <w:rsid w:val="00183396"/>
    <w:rsid w:val="00183C56"/>
    <w:rsid w:val="00183DD2"/>
    <w:rsid w:val="001840E7"/>
    <w:rsid w:val="00184152"/>
    <w:rsid w:val="00184DAB"/>
    <w:rsid w:val="0018703A"/>
    <w:rsid w:val="001875ED"/>
    <w:rsid w:val="00187EEF"/>
    <w:rsid w:val="00190143"/>
    <w:rsid w:val="0019062D"/>
    <w:rsid w:val="00190C2F"/>
    <w:rsid w:val="00191663"/>
    <w:rsid w:val="00191BF8"/>
    <w:rsid w:val="00191E40"/>
    <w:rsid w:val="001943B9"/>
    <w:rsid w:val="00195AE0"/>
    <w:rsid w:val="00196D2D"/>
    <w:rsid w:val="001A0512"/>
    <w:rsid w:val="001A11BE"/>
    <w:rsid w:val="001A1549"/>
    <w:rsid w:val="001A17B9"/>
    <w:rsid w:val="001A22BD"/>
    <w:rsid w:val="001A2CFE"/>
    <w:rsid w:val="001A36E2"/>
    <w:rsid w:val="001A37D5"/>
    <w:rsid w:val="001A50D4"/>
    <w:rsid w:val="001A5996"/>
    <w:rsid w:val="001A5F8D"/>
    <w:rsid w:val="001B069F"/>
    <w:rsid w:val="001B0BC1"/>
    <w:rsid w:val="001B2AC0"/>
    <w:rsid w:val="001B33E7"/>
    <w:rsid w:val="001B35FB"/>
    <w:rsid w:val="001B3838"/>
    <w:rsid w:val="001B611A"/>
    <w:rsid w:val="001B77DC"/>
    <w:rsid w:val="001B7E94"/>
    <w:rsid w:val="001C01A9"/>
    <w:rsid w:val="001C2EC2"/>
    <w:rsid w:val="001C34BF"/>
    <w:rsid w:val="001C4AC0"/>
    <w:rsid w:val="001C556F"/>
    <w:rsid w:val="001C5703"/>
    <w:rsid w:val="001C6F52"/>
    <w:rsid w:val="001D1361"/>
    <w:rsid w:val="001D3537"/>
    <w:rsid w:val="001D40BF"/>
    <w:rsid w:val="001D4735"/>
    <w:rsid w:val="001D7501"/>
    <w:rsid w:val="001E05FE"/>
    <w:rsid w:val="001E0913"/>
    <w:rsid w:val="001E1B21"/>
    <w:rsid w:val="001E1F18"/>
    <w:rsid w:val="001E2CAC"/>
    <w:rsid w:val="001E2DFD"/>
    <w:rsid w:val="001E3741"/>
    <w:rsid w:val="001E38CA"/>
    <w:rsid w:val="001E4FB1"/>
    <w:rsid w:val="001E7058"/>
    <w:rsid w:val="001F2E05"/>
    <w:rsid w:val="001F38D2"/>
    <w:rsid w:val="001F3F55"/>
    <w:rsid w:val="001F4C54"/>
    <w:rsid w:val="001F53A2"/>
    <w:rsid w:val="001F6737"/>
    <w:rsid w:val="001F7389"/>
    <w:rsid w:val="001F75DF"/>
    <w:rsid w:val="00200E12"/>
    <w:rsid w:val="00201087"/>
    <w:rsid w:val="00201181"/>
    <w:rsid w:val="0020336F"/>
    <w:rsid w:val="002033D0"/>
    <w:rsid w:val="002039E0"/>
    <w:rsid w:val="00203AF5"/>
    <w:rsid w:val="0020496B"/>
    <w:rsid w:val="00204B88"/>
    <w:rsid w:val="0020672B"/>
    <w:rsid w:val="002079BA"/>
    <w:rsid w:val="00207AAB"/>
    <w:rsid w:val="00207CD6"/>
    <w:rsid w:val="002120AD"/>
    <w:rsid w:val="0021258D"/>
    <w:rsid w:val="002125B5"/>
    <w:rsid w:val="002126BD"/>
    <w:rsid w:val="00212957"/>
    <w:rsid w:val="00212BD5"/>
    <w:rsid w:val="00212EB5"/>
    <w:rsid w:val="00213A28"/>
    <w:rsid w:val="002141CE"/>
    <w:rsid w:val="00214FBA"/>
    <w:rsid w:val="00216189"/>
    <w:rsid w:val="00216876"/>
    <w:rsid w:val="00216BD2"/>
    <w:rsid w:val="00217041"/>
    <w:rsid w:val="00217B60"/>
    <w:rsid w:val="00217F25"/>
    <w:rsid w:val="00220412"/>
    <w:rsid w:val="00220C28"/>
    <w:rsid w:val="002216A3"/>
    <w:rsid w:val="00221AB2"/>
    <w:rsid w:val="00221F3C"/>
    <w:rsid w:val="0022303F"/>
    <w:rsid w:val="00223346"/>
    <w:rsid w:val="00224250"/>
    <w:rsid w:val="002247F5"/>
    <w:rsid w:val="00227C4B"/>
    <w:rsid w:val="002302D3"/>
    <w:rsid w:val="00230AE8"/>
    <w:rsid w:val="00232A60"/>
    <w:rsid w:val="00233909"/>
    <w:rsid w:val="00233AAC"/>
    <w:rsid w:val="002348E4"/>
    <w:rsid w:val="0023539A"/>
    <w:rsid w:val="002361F2"/>
    <w:rsid w:val="00236A4F"/>
    <w:rsid w:val="002378BB"/>
    <w:rsid w:val="0024083B"/>
    <w:rsid w:val="00240BF4"/>
    <w:rsid w:val="00241350"/>
    <w:rsid w:val="002413A3"/>
    <w:rsid w:val="00241469"/>
    <w:rsid w:val="002427F8"/>
    <w:rsid w:val="00242B94"/>
    <w:rsid w:val="00243816"/>
    <w:rsid w:val="002439F6"/>
    <w:rsid w:val="00243EF2"/>
    <w:rsid w:val="00244C42"/>
    <w:rsid w:val="0024696D"/>
    <w:rsid w:val="00246DE8"/>
    <w:rsid w:val="00247D55"/>
    <w:rsid w:val="00247E79"/>
    <w:rsid w:val="00250D68"/>
    <w:rsid w:val="00252A40"/>
    <w:rsid w:val="002545EA"/>
    <w:rsid w:val="00254E07"/>
    <w:rsid w:val="002553DF"/>
    <w:rsid w:val="00255453"/>
    <w:rsid w:val="00257697"/>
    <w:rsid w:val="00257A19"/>
    <w:rsid w:val="0026043E"/>
    <w:rsid w:val="002610EB"/>
    <w:rsid w:val="002623FF"/>
    <w:rsid w:val="002626DD"/>
    <w:rsid w:val="00262D4C"/>
    <w:rsid w:val="0026311A"/>
    <w:rsid w:val="00267F9B"/>
    <w:rsid w:val="00270E86"/>
    <w:rsid w:val="00271CB0"/>
    <w:rsid w:val="00271EED"/>
    <w:rsid w:val="00272105"/>
    <w:rsid w:val="0027327C"/>
    <w:rsid w:val="00273DBE"/>
    <w:rsid w:val="00277856"/>
    <w:rsid w:val="002812A2"/>
    <w:rsid w:val="002816EF"/>
    <w:rsid w:val="00281966"/>
    <w:rsid w:val="00282494"/>
    <w:rsid w:val="0028266C"/>
    <w:rsid w:val="0028491F"/>
    <w:rsid w:val="00285C59"/>
    <w:rsid w:val="002867F8"/>
    <w:rsid w:val="0029149D"/>
    <w:rsid w:val="00292E88"/>
    <w:rsid w:val="002932FF"/>
    <w:rsid w:val="00294DA3"/>
    <w:rsid w:val="00295594"/>
    <w:rsid w:val="00295832"/>
    <w:rsid w:val="0029796C"/>
    <w:rsid w:val="002A00BA"/>
    <w:rsid w:val="002A0F30"/>
    <w:rsid w:val="002A1797"/>
    <w:rsid w:val="002A1D4B"/>
    <w:rsid w:val="002A24F4"/>
    <w:rsid w:val="002A368E"/>
    <w:rsid w:val="002A6003"/>
    <w:rsid w:val="002A6DC7"/>
    <w:rsid w:val="002B0097"/>
    <w:rsid w:val="002B01E6"/>
    <w:rsid w:val="002B097D"/>
    <w:rsid w:val="002B13BE"/>
    <w:rsid w:val="002B3770"/>
    <w:rsid w:val="002B3B57"/>
    <w:rsid w:val="002B50A0"/>
    <w:rsid w:val="002B53B3"/>
    <w:rsid w:val="002B727D"/>
    <w:rsid w:val="002B786D"/>
    <w:rsid w:val="002B7B1E"/>
    <w:rsid w:val="002C1B22"/>
    <w:rsid w:val="002C1E6A"/>
    <w:rsid w:val="002C3F69"/>
    <w:rsid w:val="002C42EE"/>
    <w:rsid w:val="002C4912"/>
    <w:rsid w:val="002C4916"/>
    <w:rsid w:val="002C4A01"/>
    <w:rsid w:val="002C50DA"/>
    <w:rsid w:val="002C653E"/>
    <w:rsid w:val="002C7227"/>
    <w:rsid w:val="002D02B0"/>
    <w:rsid w:val="002D081D"/>
    <w:rsid w:val="002D0E57"/>
    <w:rsid w:val="002D2F9A"/>
    <w:rsid w:val="002D301C"/>
    <w:rsid w:val="002D3121"/>
    <w:rsid w:val="002D5190"/>
    <w:rsid w:val="002D5C00"/>
    <w:rsid w:val="002D6494"/>
    <w:rsid w:val="002E0DA9"/>
    <w:rsid w:val="002E1A92"/>
    <w:rsid w:val="002E1C0B"/>
    <w:rsid w:val="002E1D72"/>
    <w:rsid w:val="002E2637"/>
    <w:rsid w:val="002E305F"/>
    <w:rsid w:val="002E51F6"/>
    <w:rsid w:val="002E581D"/>
    <w:rsid w:val="002E7C94"/>
    <w:rsid w:val="002F113A"/>
    <w:rsid w:val="002F2815"/>
    <w:rsid w:val="002F5919"/>
    <w:rsid w:val="00302073"/>
    <w:rsid w:val="0030253D"/>
    <w:rsid w:val="003033C0"/>
    <w:rsid w:val="003037FA"/>
    <w:rsid w:val="0030388F"/>
    <w:rsid w:val="00304299"/>
    <w:rsid w:val="003047E8"/>
    <w:rsid w:val="00304DEF"/>
    <w:rsid w:val="00305D85"/>
    <w:rsid w:val="003061E2"/>
    <w:rsid w:val="00306CB4"/>
    <w:rsid w:val="0030743E"/>
    <w:rsid w:val="00310C60"/>
    <w:rsid w:val="00310D60"/>
    <w:rsid w:val="00310E94"/>
    <w:rsid w:val="0031624D"/>
    <w:rsid w:val="00316A1D"/>
    <w:rsid w:val="003174FB"/>
    <w:rsid w:val="00321FED"/>
    <w:rsid w:val="00322830"/>
    <w:rsid w:val="00322E0A"/>
    <w:rsid w:val="003235B3"/>
    <w:rsid w:val="00323F09"/>
    <w:rsid w:val="00325ED1"/>
    <w:rsid w:val="00325F41"/>
    <w:rsid w:val="00326A31"/>
    <w:rsid w:val="0032737F"/>
    <w:rsid w:val="00331AA0"/>
    <w:rsid w:val="00334810"/>
    <w:rsid w:val="00334E53"/>
    <w:rsid w:val="003360C4"/>
    <w:rsid w:val="00336354"/>
    <w:rsid w:val="00336F85"/>
    <w:rsid w:val="00340CC1"/>
    <w:rsid w:val="0034140D"/>
    <w:rsid w:val="00341D0C"/>
    <w:rsid w:val="00342E5A"/>
    <w:rsid w:val="003449FC"/>
    <w:rsid w:val="003459D9"/>
    <w:rsid w:val="00345DB2"/>
    <w:rsid w:val="00346C97"/>
    <w:rsid w:val="00350153"/>
    <w:rsid w:val="0035073E"/>
    <w:rsid w:val="003512FB"/>
    <w:rsid w:val="00351397"/>
    <w:rsid w:val="0035156C"/>
    <w:rsid w:val="0035300F"/>
    <w:rsid w:val="00353EAE"/>
    <w:rsid w:val="00353FF5"/>
    <w:rsid w:val="0035418E"/>
    <w:rsid w:val="00354238"/>
    <w:rsid w:val="003557A8"/>
    <w:rsid w:val="00356F0F"/>
    <w:rsid w:val="003576F5"/>
    <w:rsid w:val="00357792"/>
    <w:rsid w:val="003608B2"/>
    <w:rsid w:val="003617CC"/>
    <w:rsid w:val="003618AB"/>
    <w:rsid w:val="003621DF"/>
    <w:rsid w:val="00363EDB"/>
    <w:rsid w:val="00365870"/>
    <w:rsid w:val="00365980"/>
    <w:rsid w:val="0036603E"/>
    <w:rsid w:val="00367F81"/>
    <w:rsid w:val="003721B1"/>
    <w:rsid w:val="0037281F"/>
    <w:rsid w:val="003753BE"/>
    <w:rsid w:val="0037601B"/>
    <w:rsid w:val="003765E5"/>
    <w:rsid w:val="00377355"/>
    <w:rsid w:val="00381646"/>
    <w:rsid w:val="00383F6C"/>
    <w:rsid w:val="00384339"/>
    <w:rsid w:val="00384344"/>
    <w:rsid w:val="00385A91"/>
    <w:rsid w:val="00385DF6"/>
    <w:rsid w:val="00386727"/>
    <w:rsid w:val="0038771E"/>
    <w:rsid w:val="0039072B"/>
    <w:rsid w:val="00391A59"/>
    <w:rsid w:val="00392EF6"/>
    <w:rsid w:val="00393007"/>
    <w:rsid w:val="00393150"/>
    <w:rsid w:val="00393677"/>
    <w:rsid w:val="003945F5"/>
    <w:rsid w:val="00394E8B"/>
    <w:rsid w:val="003967A5"/>
    <w:rsid w:val="00396E07"/>
    <w:rsid w:val="003A0186"/>
    <w:rsid w:val="003A0891"/>
    <w:rsid w:val="003A1DBA"/>
    <w:rsid w:val="003A45D1"/>
    <w:rsid w:val="003A67FC"/>
    <w:rsid w:val="003A7FB0"/>
    <w:rsid w:val="003B206E"/>
    <w:rsid w:val="003B2909"/>
    <w:rsid w:val="003B379B"/>
    <w:rsid w:val="003B3A02"/>
    <w:rsid w:val="003B4286"/>
    <w:rsid w:val="003B53B8"/>
    <w:rsid w:val="003B6119"/>
    <w:rsid w:val="003B6DB0"/>
    <w:rsid w:val="003B6E12"/>
    <w:rsid w:val="003B723B"/>
    <w:rsid w:val="003C0A0B"/>
    <w:rsid w:val="003C2C3C"/>
    <w:rsid w:val="003C34DC"/>
    <w:rsid w:val="003C3721"/>
    <w:rsid w:val="003C5327"/>
    <w:rsid w:val="003C5636"/>
    <w:rsid w:val="003C5E76"/>
    <w:rsid w:val="003D1470"/>
    <w:rsid w:val="003D1594"/>
    <w:rsid w:val="003D1696"/>
    <w:rsid w:val="003D174C"/>
    <w:rsid w:val="003D1FBB"/>
    <w:rsid w:val="003D2D3B"/>
    <w:rsid w:val="003D316F"/>
    <w:rsid w:val="003D41BA"/>
    <w:rsid w:val="003D4392"/>
    <w:rsid w:val="003D43B5"/>
    <w:rsid w:val="003D46DE"/>
    <w:rsid w:val="003D5111"/>
    <w:rsid w:val="003D5451"/>
    <w:rsid w:val="003D601E"/>
    <w:rsid w:val="003D6656"/>
    <w:rsid w:val="003D71E3"/>
    <w:rsid w:val="003D71E5"/>
    <w:rsid w:val="003D744A"/>
    <w:rsid w:val="003D779E"/>
    <w:rsid w:val="003D781F"/>
    <w:rsid w:val="003E0916"/>
    <w:rsid w:val="003E1533"/>
    <w:rsid w:val="003E256E"/>
    <w:rsid w:val="003E2770"/>
    <w:rsid w:val="003E4F34"/>
    <w:rsid w:val="003E635C"/>
    <w:rsid w:val="003E6A0E"/>
    <w:rsid w:val="003E6FC2"/>
    <w:rsid w:val="003E7183"/>
    <w:rsid w:val="003E78DF"/>
    <w:rsid w:val="003F1AD9"/>
    <w:rsid w:val="003F1DDD"/>
    <w:rsid w:val="003F34AA"/>
    <w:rsid w:val="003F5835"/>
    <w:rsid w:val="003F7844"/>
    <w:rsid w:val="003F7BB7"/>
    <w:rsid w:val="003F7DFD"/>
    <w:rsid w:val="004016C8"/>
    <w:rsid w:val="0040170D"/>
    <w:rsid w:val="004018FE"/>
    <w:rsid w:val="00401A13"/>
    <w:rsid w:val="00401D5C"/>
    <w:rsid w:val="00401E75"/>
    <w:rsid w:val="00402331"/>
    <w:rsid w:val="0040321B"/>
    <w:rsid w:val="0040458A"/>
    <w:rsid w:val="00404E0D"/>
    <w:rsid w:val="004051DF"/>
    <w:rsid w:val="00405305"/>
    <w:rsid w:val="004065C9"/>
    <w:rsid w:val="004078EF"/>
    <w:rsid w:val="00407CAC"/>
    <w:rsid w:val="00410158"/>
    <w:rsid w:val="0041052C"/>
    <w:rsid w:val="00410CAC"/>
    <w:rsid w:val="00411A46"/>
    <w:rsid w:val="00411AE4"/>
    <w:rsid w:val="00412626"/>
    <w:rsid w:val="00414D46"/>
    <w:rsid w:val="00415123"/>
    <w:rsid w:val="00415155"/>
    <w:rsid w:val="00416FD4"/>
    <w:rsid w:val="00417D07"/>
    <w:rsid w:val="004201DE"/>
    <w:rsid w:val="00420788"/>
    <w:rsid w:val="00421995"/>
    <w:rsid w:val="00423EC6"/>
    <w:rsid w:val="00423FCF"/>
    <w:rsid w:val="004247B6"/>
    <w:rsid w:val="004271D0"/>
    <w:rsid w:val="00427B8B"/>
    <w:rsid w:val="004300BC"/>
    <w:rsid w:val="00430104"/>
    <w:rsid w:val="00430695"/>
    <w:rsid w:val="00433B56"/>
    <w:rsid w:val="00435417"/>
    <w:rsid w:val="00436894"/>
    <w:rsid w:val="00440645"/>
    <w:rsid w:val="0044119A"/>
    <w:rsid w:val="00441DE9"/>
    <w:rsid w:val="00441ED5"/>
    <w:rsid w:val="00443055"/>
    <w:rsid w:val="0044323F"/>
    <w:rsid w:val="00443452"/>
    <w:rsid w:val="0044451A"/>
    <w:rsid w:val="00444B9F"/>
    <w:rsid w:val="00445D9A"/>
    <w:rsid w:val="004467D5"/>
    <w:rsid w:val="00446D83"/>
    <w:rsid w:val="004474BB"/>
    <w:rsid w:val="00447974"/>
    <w:rsid w:val="00451313"/>
    <w:rsid w:val="00451701"/>
    <w:rsid w:val="0045180C"/>
    <w:rsid w:val="004528B5"/>
    <w:rsid w:val="0045374F"/>
    <w:rsid w:val="00455964"/>
    <w:rsid w:val="004576FA"/>
    <w:rsid w:val="004601C8"/>
    <w:rsid w:val="00463AD3"/>
    <w:rsid w:val="0046447C"/>
    <w:rsid w:val="004661FE"/>
    <w:rsid w:val="0046695E"/>
    <w:rsid w:val="00466E45"/>
    <w:rsid w:val="004678FE"/>
    <w:rsid w:val="00467BDB"/>
    <w:rsid w:val="004703C1"/>
    <w:rsid w:val="0047078F"/>
    <w:rsid w:val="00470C69"/>
    <w:rsid w:val="0047109D"/>
    <w:rsid w:val="0047139F"/>
    <w:rsid w:val="00471ED9"/>
    <w:rsid w:val="00472C12"/>
    <w:rsid w:val="00473271"/>
    <w:rsid w:val="00473461"/>
    <w:rsid w:val="0047363B"/>
    <w:rsid w:val="0047667F"/>
    <w:rsid w:val="00477A8D"/>
    <w:rsid w:val="004803BF"/>
    <w:rsid w:val="00481FAB"/>
    <w:rsid w:val="00482B71"/>
    <w:rsid w:val="00483D1D"/>
    <w:rsid w:val="004850C4"/>
    <w:rsid w:val="004854EC"/>
    <w:rsid w:val="004855ED"/>
    <w:rsid w:val="0048599B"/>
    <w:rsid w:val="00486027"/>
    <w:rsid w:val="0048642B"/>
    <w:rsid w:val="004875F8"/>
    <w:rsid w:val="0049054F"/>
    <w:rsid w:val="00493092"/>
    <w:rsid w:val="0049362F"/>
    <w:rsid w:val="004941A1"/>
    <w:rsid w:val="00495E2A"/>
    <w:rsid w:val="00495F77"/>
    <w:rsid w:val="00496D0E"/>
    <w:rsid w:val="004A0241"/>
    <w:rsid w:val="004A083F"/>
    <w:rsid w:val="004A1CFF"/>
    <w:rsid w:val="004A37DF"/>
    <w:rsid w:val="004A3B4A"/>
    <w:rsid w:val="004A41A4"/>
    <w:rsid w:val="004A50A4"/>
    <w:rsid w:val="004A6EC5"/>
    <w:rsid w:val="004A6ED1"/>
    <w:rsid w:val="004A74BD"/>
    <w:rsid w:val="004A7872"/>
    <w:rsid w:val="004B09BA"/>
    <w:rsid w:val="004B1769"/>
    <w:rsid w:val="004B2CE0"/>
    <w:rsid w:val="004B3B56"/>
    <w:rsid w:val="004B477F"/>
    <w:rsid w:val="004B4D0A"/>
    <w:rsid w:val="004B519A"/>
    <w:rsid w:val="004B5B35"/>
    <w:rsid w:val="004B6671"/>
    <w:rsid w:val="004C0FB0"/>
    <w:rsid w:val="004C1B50"/>
    <w:rsid w:val="004C2131"/>
    <w:rsid w:val="004C2788"/>
    <w:rsid w:val="004C2DF3"/>
    <w:rsid w:val="004C2E5B"/>
    <w:rsid w:val="004C5E3D"/>
    <w:rsid w:val="004D0A54"/>
    <w:rsid w:val="004D0BF9"/>
    <w:rsid w:val="004D11F1"/>
    <w:rsid w:val="004D1263"/>
    <w:rsid w:val="004D2059"/>
    <w:rsid w:val="004D38D9"/>
    <w:rsid w:val="004D3980"/>
    <w:rsid w:val="004D3EE6"/>
    <w:rsid w:val="004D4390"/>
    <w:rsid w:val="004D50F2"/>
    <w:rsid w:val="004D66E1"/>
    <w:rsid w:val="004D6C23"/>
    <w:rsid w:val="004D752F"/>
    <w:rsid w:val="004E036E"/>
    <w:rsid w:val="004E03F4"/>
    <w:rsid w:val="004E19B4"/>
    <w:rsid w:val="004E1EF2"/>
    <w:rsid w:val="004E2929"/>
    <w:rsid w:val="004E2E0A"/>
    <w:rsid w:val="004E38F0"/>
    <w:rsid w:val="004E4610"/>
    <w:rsid w:val="004E49B5"/>
    <w:rsid w:val="004E653C"/>
    <w:rsid w:val="004E67CC"/>
    <w:rsid w:val="004E6C57"/>
    <w:rsid w:val="004E725A"/>
    <w:rsid w:val="004F27B4"/>
    <w:rsid w:val="004F2C5C"/>
    <w:rsid w:val="004F3CFA"/>
    <w:rsid w:val="004F468D"/>
    <w:rsid w:val="004F4B1B"/>
    <w:rsid w:val="004F5398"/>
    <w:rsid w:val="004F5B25"/>
    <w:rsid w:val="004F7124"/>
    <w:rsid w:val="00500927"/>
    <w:rsid w:val="00500C01"/>
    <w:rsid w:val="005020C6"/>
    <w:rsid w:val="00503135"/>
    <w:rsid w:val="00504405"/>
    <w:rsid w:val="00505BFB"/>
    <w:rsid w:val="00510C3A"/>
    <w:rsid w:val="00510D96"/>
    <w:rsid w:val="005119E4"/>
    <w:rsid w:val="00512F71"/>
    <w:rsid w:val="005131F0"/>
    <w:rsid w:val="0051380C"/>
    <w:rsid w:val="0051408D"/>
    <w:rsid w:val="0051445F"/>
    <w:rsid w:val="00514871"/>
    <w:rsid w:val="005148B7"/>
    <w:rsid w:val="005160B6"/>
    <w:rsid w:val="005166D1"/>
    <w:rsid w:val="00517965"/>
    <w:rsid w:val="00520A9E"/>
    <w:rsid w:val="00520B52"/>
    <w:rsid w:val="005242B0"/>
    <w:rsid w:val="005243FB"/>
    <w:rsid w:val="00524F03"/>
    <w:rsid w:val="00526D68"/>
    <w:rsid w:val="005272D2"/>
    <w:rsid w:val="00527779"/>
    <w:rsid w:val="005277C7"/>
    <w:rsid w:val="005307EC"/>
    <w:rsid w:val="00530932"/>
    <w:rsid w:val="00530A81"/>
    <w:rsid w:val="005317D4"/>
    <w:rsid w:val="0053216D"/>
    <w:rsid w:val="00532DA6"/>
    <w:rsid w:val="00532FAE"/>
    <w:rsid w:val="00534EB0"/>
    <w:rsid w:val="00535734"/>
    <w:rsid w:val="00536535"/>
    <w:rsid w:val="00536871"/>
    <w:rsid w:val="00536B06"/>
    <w:rsid w:val="00537D3C"/>
    <w:rsid w:val="005404B6"/>
    <w:rsid w:val="0054052F"/>
    <w:rsid w:val="0054075E"/>
    <w:rsid w:val="00543306"/>
    <w:rsid w:val="00543D61"/>
    <w:rsid w:val="00544464"/>
    <w:rsid w:val="00544E95"/>
    <w:rsid w:val="00546038"/>
    <w:rsid w:val="00547412"/>
    <w:rsid w:val="005476AB"/>
    <w:rsid w:val="005501D8"/>
    <w:rsid w:val="005508D3"/>
    <w:rsid w:val="005509EA"/>
    <w:rsid w:val="00551966"/>
    <w:rsid w:val="005523B6"/>
    <w:rsid w:val="00552F1E"/>
    <w:rsid w:val="00553A02"/>
    <w:rsid w:val="0055483C"/>
    <w:rsid w:val="005550DE"/>
    <w:rsid w:val="00555F5D"/>
    <w:rsid w:val="005568EC"/>
    <w:rsid w:val="00556CB5"/>
    <w:rsid w:val="00557D68"/>
    <w:rsid w:val="005601FD"/>
    <w:rsid w:val="0056244E"/>
    <w:rsid w:val="00565857"/>
    <w:rsid w:val="00565D24"/>
    <w:rsid w:val="005661A6"/>
    <w:rsid w:val="00566415"/>
    <w:rsid w:val="00566911"/>
    <w:rsid w:val="00567059"/>
    <w:rsid w:val="00570ED8"/>
    <w:rsid w:val="0057114D"/>
    <w:rsid w:val="0057217A"/>
    <w:rsid w:val="005734F4"/>
    <w:rsid w:val="00573CF7"/>
    <w:rsid w:val="00573FA8"/>
    <w:rsid w:val="005746AC"/>
    <w:rsid w:val="0057488E"/>
    <w:rsid w:val="00577039"/>
    <w:rsid w:val="005777E5"/>
    <w:rsid w:val="00577AE3"/>
    <w:rsid w:val="0058087C"/>
    <w:rsid w:val="00580FD5"/>
    <w:rsid w:val="00581306"/>
    <w:rsid w:val="0058293C"/>
    <w:rsid w:val="00582C17"/>
    <w:rsid w:val="00582D22"/>
    <w:rsid w:val="005836E2"/>
    <w:rsid w:val="00583822"/>
    <w:rsid w:val="00583FAF"/>
    <w:rsid w:val="00585303"/>
    <w:rsid w:val="005859C7"/>
    <w:rsid w:val="005859F8"/>
    <w:rsid w:val="00587142"/>
    <w:rsid w:val="00590686"/>
    <w:rsid w:val="00591D75"/>
    <w:rsid w:val="00591E8B"/>
    <w:rsid w:val="005920C9"/>
    <w:rsid w:val="005937CB"/>
    <w:rsid w:val="00593EA6"/>
    <w:rsid w:val="0059555D"/>
    <w:rsid w:val="00595AFE"/>
    <w:rsid w:val="00596395"/>
    <w:rsid w:val="00597937"/>
    <w:rsid w:val="005A0ECB"/>
    <w:rsid w:val="005A18A3"/>
    <w:rsid w:val="005A1B04"/>
    <w:rsid w:val="005A259B"/>
    <w:rsid w:val="005A3822"/>
    <w:rsid w:val="005A585A"/>
    <w:rsid w:val="005A6238"/>
    <w:rsid w:val="005A6661"/>
    <w:rsid w:val="005B0366"/>
    <w:rsid w:val="005B0A8C"/>
    <w:rsid w:val="005B1C0D"/>
    <w:rsid w:val="005B1CE9"/>
    <w:rsid w:val="005B1FF4"/>
    <w:rsid w:val="005B204D"/>
    <w:rsid w:val="005B2423"/>
    <w:rsid w:val="005B2EC3"/>
    <w:rsid w:val="005B3864"/>
    <w:rsid w:val="005B3946"/>
    <w:rsid w:val="005B49F1"/>
    <w:rsid w:val="005B4D55"/>
    <w:rsid w:val="005B7465"/>
    <w:rsid w:val="005B7F06"/>
    <w:rsid w:val="005C02F5"/>
    <w:rsid w:val="005C1677"/>
    <w:rsid w:val="005C1FAA"/>
    <w:rsid w:val="005C3B02"/>
    <w:rsid w:val="005C4C5E"/>
    <w:rsid w:val="005C57F9"/>
    <w:rsid w:val="005D22A8"/>
    <w:rsid w:val="005D3143"/>
    <w:rsid w:val="005D3455"/>
    <w:rsid w:val="005D6F1E"/>
    <w:rsid w:val="005E1347"/>
    <w:rsid w:val="005E1D6F"/>
    <w:rsid w:val="005E2009"/>
    <w:rsid w:val="005E41CE"/>
    <w:rsid w:val="005E51D6"/>
    <w:rsid w:val="005E550F"/>
    <w:rsid w:val="005E57F5"/>
    <w:rsid w:val="005E665A"/>
    <w:rsid w:val="005E7513"/>
    <w:rsid w:val="005E79E3"/>
    <w:rsid w:val="005E7F06"/>
    <w:rsid w:val="005F0F91"/>
    <w:rsid w:val="005F229C"/>
    <w:rsid w:val="005F2901"/>
    <w:rsid w:val="005F39BE"/>
    <w:rsid w:val="005F5773"/>
    <w:rsid w:val="005F5871"/>
    <w:rsid w:val="005F58A9"/>
    <w:rsid w:val="005F5CCC"/>
    <w:rsid w:val="005F63B1"/>
    <w:rsid w:val="005F67E4"/>
    <w:rsid w:val="005F6A0B"/>
    <w:rsid w:val="005F70C3"/>
    <w:rsid w:val="005F77FD"/>
    <w:rsid w:val="00600161"/>
    <w:rsid w:val="00602596"/>
    <w:rsid w:val="0060337E"/>
    <w:rsid w:val="0060507E"/>
    <w:rsid w:val="006051A1"/>
    <w:rsid w:val="00607159"/>
    <w:rsid w:val="00607A3D"/>
    <w:rsid w:val="00607F51"/>
    <w:rsid w:val="006106F4"/>
    <w:rsid w:val="006115E6"/>
    <w:rsid w:val="0061222A"/>
    <w:rsid w:val="0061253C"/>
    <w:rsid w:val="00613EA9"/>
    <w:rsid w:val="006148CE"/>
    <w:rsid w:val="00614AB9"/>
    <w:rsid w:val="0061579A"/>
    <w:rsid w:val="00620A35"/>
    <w:rsid w:val="006210F6"/>
    <w:rsid w:val="006214A0"/>
    <w:rsid w:val="0062269A"/>
    <w:rsid w:val="00623637"/>
    <w:rsid w:val="0062532A"/>
    <w:rsid w:val="00627D5B"/>
    <w:rsid w:val="00631996"/>
    <w:rsid w:val="00632CAE"/>
    <w:rsid w:val="00633272"/>
    <w:rsid w:val="0063384D"/>
    <w:rsid w:val="0063515E"/>
    <w:rsid w:val="006352DD"/>
    <w:rsid w:val="006367A2"/>
    <w:rsid w:val="00636971"/>
    <w:rsid w:val="00637500"/>
    <w:rsid w:val="006409E5"/>
    <w:rsid w:val="00640CC9"/>
    <w:rsid w:val="00641FC7"/>
    <w:rsid w:val="00642C56"/>
    <w:rsid w:val="006446A6"/>
    <w:rsid w:val="00644CF6"/>
    <w:rsid w:val="00645468"/>
    <w:rsid w:val="0064615C"/>
    <w:rsid w:val="006466C3"/>
    <w:rsid w:val="0064687F"/>
    <w:rsid w:val="00646E16"/>
    <w:rsid w:val="006479C7"/>
    <w:rsid w:val="0065009F"/>
    <w:rsid w:val="00651A8F"/>
    <w:rsid w:val="006522D6"/>
    <w:rsid w:val="006524CB"/>
    <w:rsid w:val="00652A82"/>
    <w:rsid w:val="00652CB8"/>
    <w:rsid w:val="006536FE"/>
    <w:rsid w:val="00653AA4"/>
    <w:rsid w:val="006544EB"/>
    <w:rsid w:val="00654F70"/>
    <w:rsid w:val="006559E6"/>
    <w:rsid w:val="0065621D"/>
    <w:rsid w:val="00657A55"/>
    <w:rsid w:val="00660041"/>
    <w:rsid w:val="00660A43"/>
    <w:rsid w:val="00660DC4"/>
    <w:rsid w:val="00661536"/>
    <w:rsid w:val="006625BD"/>
    <w:rsid w:val="00663512"/>
    <w:rsid w:val="0066562B"/>
    <w:rsid w:val="006658A0"/>
    <w:rsid w:val="0066780C"/>
    <w:rsid w:val="00667841"/>
    <w:rsid w:val="006703FF"/>
    <w:rsid w:val="0067244C"/>
    <w:rsid w:val="006729D2"/>
    <w:rsid w:val="00674808"/>
    <w:rsid w:val="006760E8"/>
    <w:rsid w:val="0067758D"/>
    <w:rsid w:val="006820E8"/>
    <w:rsid w:val="00683326"/>
    <w:rsid w:val="0068339A"/>
    <w:rsid w:val="006834F3"/>
    <w:rsid w:val="00684D5F"/>
    <w:rsid w:val="00684FAD"/>
    <w:rsid w:val="00684FF4"/>
    <w:rsid w:val="00685C7F"/>
    <w:rsid w:val="006879A1"/>
    <w:rsid w:val="00690466"/>
    <w:rsid w:val="006913C1"/>
    <w:rsid w:val="00691AE1"/>
    <w:rsid w:val="00691B0D"/>
    <w:rsid w:val="0069203C"/>
    <w:rsid w:val="00692537"/>
    <w:rsid w:val="00694CC0"/>
    <w:rsid w:val="00697BB9"/>
    <w:rsid w:val="00697BD2"/>
    <w:rsid w:val="006A01D0"/>
    <w:rsid w:val="006A0CC9"/>
    <w:rsid w:val="006A121C"/>
    <w:rsid w:val="006A38E4"/>
    <w:rsid w:val="006A4110"/>
    <w:rsid w:val="006A44C4"/>
    <w:rsid w:val="006A4B94"/>
    <w:rsid w:val="006A4D8B"/>
    <w:rsid w:val="006A5CE2"/>
    <w:rsid w:val="006A6009"/>
    <w:rsid w:val="006A7A7D"/>
    <w:rsid w:val="006B01B6"/>
    <w:rsid w:val="006B349B"/>
    <w:rsid w:val="006B36E7"/>
    <w:rsid w:val="006B4D27"/>
    <w:rsid w:val="006B5C3A"/>
    <w:rsid w:val="006B6C62"/>
    <w:rsid w:val="006B6F48"/>
    <w:rsid w:val="006B7EB9"/>
    <w:rsid w:val="006C0BB7"/>
    <w:rsid w:val="006C1496"/>
    <w:rsid w:val="006C167B"/>
    <w:rsid w:val="006C2060"/>
    <w:rsid w:val="006C3A6C"/>
    <w:rsid w:val="006C3EEA"/>
    <w:rsid w:val="006C5158"/>
    <w:rsid w:val="006C7734"/>
    <w:rsid w:val="006C7A44"/>
    <w:rsid w:val="006D0674"/>
    <w:rsid w:val="006D096C"/>
    <w:rsid w:val="006D0EF0"/>
    <w:rsid w:val="006D111C"/>
    <w:rsid w:val="006D142F"/>
    <w:rsid w:val="006D2C91"/>
    <w:rsid w:val="006D3176"/>
    <w:rsid w:val="006D3178"/>
    <w:rsid w:val="006D440D"/>
    <w:rsid w:val="006D5EA7"/>
    <w:rsid w:val="006D62AA"/>
    <w:rsid w:val="006E2734"/>
    <w:rsid w:val="006E2BCF"/>
    <w:rsid w:val="006E459C"/>
    <w:rsid w:val="006E4C39"/>
    <w:rsid w:val="006E6B18"/>
    <w:rsid w:val="006E6EBF"/>
    <w:rsid w:val="006F011A"/>
    <w:rsid w:val="006F207C"/>
    <w:rsid w:val="006F2390"/>
    <w:rsid w:val="006F2A4C"/>
    <w:rsid w:val="006F43B5"/>
    <w:rsid w:val="006F7CFB"/>
    <w:rsid w:val="00700F86"/>
    <w:rsid w:val="007014B4"/>
    <w:rsid w:val="0070159E"/>
    <w:rsid w:val="00702786"/>
    <w:rsid w:val="00705EF2"/>
    <w:rsid w:val="00706C90"/>
    <w:rsid w:val="00707288"/>
    <w:rsid w:val="0071037C"/>
    <w:rsid w:val="0071161B"/>
    <w:rsid w:val="0071224D"/>
    <w:rsid w:val="00712559"/>
    <w:rsid w:val="00713C81"/>
    <w:rsid w:val="00714F60"/>
    <w:rsid w:val="00715569"/>
    <w:rsid w:val="00715767"/>
    <w:rsid w:val="00716BD8"/>
    <w:rsid w:val="00717492"/>
    <w:rsid w:val="00717545"/>
    <w:rsid w:val="00717FFE"/>
    <w:rsid w:val="007207DA"/>
    <w:rsid w:val="00721DE7"/>
    <w:rsid w:val="00722AA7"/>
    <w:rsid w:val="00722CE0"/>
    <w:rsid w:val="007230CC"/>
    <w:rsid w:val="007250C5"/>
    <w:rsid w:val="007254BE"/>
    <w:rsid w:val="0072613C"/>
    <w:rsid w:val="007262AB"/>
    <w:rsid w:val="00726DCB"/>
    <w:rsid w:val="007270E0"/>
    <w:rsid w:val="0073145E"/>
    <w:rsid w:val="00731FD4"/>
    <w:rsid w:val="007322D2"/>
    <w:rsid w:val="00734F9C"/>
    <w:rsid w:val="00737922"/>
    <w:rsid w:val="00740169"/>
    <w:rsid w:val="00742348"/>
    <w:rsid w:val="0074289B"/>
    <w:rsid w:val="007429BB"/>
    <w:rsid w:val="0074385A"/>
    <w:rsid w:val="00743EDD"/>
    <w:rsid w:val="00744927"/>
    <w:rsid w:val="00745C88"/>
    <w:rsid w:val="00745CF2"/>
    <w:rsid w:val="007505C2"/>
    <w:rsid w:val="0075081B"/>
    <w:rsid w:val="007519B9"/>
    <w:rsid w:val="007519C9"/>
    <w:rsid w:val="00752A35"/>
    <w:rsid w:val="00752A3A"/>
    <w:rsid w:val="00752A61"/>
    <w:rsid w:val="007530D1"/>
    <w:rsid w:val="00753F65"/>
    <w:rsid w:val="0075680D"/>
    <w:rsid w:val="0076179B"/>
    <w:rsid w:val="00762232"/>
    <w:rsid w:val="007650F2"/>
    <w:rsid w:val="007664DF"/>
    <w:rsid w:val="007668BF"/>
    <w:rsid w:val="00766B22"/>
    <w:rsid w:val="00766E26"/>
    <w:rsid w:val="007674F7"/>
    <w:rsid w:val="00771C78"/>
    <w:rsid w:val="00772099"/>
    <w:rsid w:val="007723EA"/>
    <w:rsid w:val="007754C3"/>
    <w:rsid w:val="00775912"/>
    <w:rsid w:val="00775A7B"/>
    <w:rsid w:val="00776361"/>
    <w:rsid w:val="007763EE"/>
    <w:rsid w:val="00776590"/>
    <w:rsid w:val="00776BCE"/>
    <w:rsid w:val="00776E7F"/>
    <w:rsid w:val="00777A47"/>
    <w:rsid w:val="007809EF"/>
    <w:rsid w:val="00781CAB"/>
    <w:rsid w:val="00781E34"/>
    <w:rsid w:val="00782979"/>
    <w:rsid w:val="00782F0B"/>
    <w:rsid w:val="0078451E"/>
    <w:rsid w:val="00785161"/>
    <w:rsid w:val="0078516E"/>
    <w:rsid w:val="007866E4"/>
    <w:rsid w:val="007902D1"/>
    <w:rsid w:val="00791A85"/>
    <w:rsid w:val="00794196"/>
    <w:rsid w:val="0079419D"/>
    <w:rsid w:val="00794233"/>
    <w:rsid w:val="00794F31"/>
    <w:rsid w:val="00795E5D"/>
    <w:rsid w:val="007970F6"/>
    <w:rsid w:val="007972E3"/>
    <w:rsid w:val="00797515"/>
    <w:rsid w:val="00797A6D"/>
    <w:rsid w:val="00797B5C"/>
    <w:rsid w:val="00797B9A"/>
    <w:rsid w:val="007A13B5"/>
    <w:rsid w:val="007A18BE"/>
    <w:rsid w:val="007A2153"/>
    <w:rsid w:val="007A23C1"/>
    <w:rsid w:val="007A2A94"/>
    <w:rsid w:val="007A3838"/>
    <w:rsid w:val="007A40F6"/>
    <w:rsid w:val="007A5C8D"/>
    <w:rsid w:val="007A67EE"/>
    <w:rsid w:val="007A6BD8"/>
    <w:rsid w:val="007A7382"/>
    <w:rsid w:val="007B0493"/>
    <w:rsid w:val="007B07DA"/>
    <w:rsid w:val="007B0D14"/>
    <w:rsid w:val="007B173F"/>
    <w:rsid w:val="007B1D2C"/>
    <w:rsid w:val="007B35F7"/>
    <w:rsid w:val="007B3F64"/>
    <w:rsid w:val="007B45EF"/>
    <w:rsid w:val="007B4DE3"/>
    <w:rsid w:val="007B5053"/>
    <w:rsid w:val="007B5C72"/>
    <w:rsid w:val="007B5E1A"/>
    <w:rsid w:val="007B61B3"/>
    <w:rsid w:val="007B6612"/>
    <w:rsid w:val="007B7436"/>
    <w:rsid w:val="007B77FE"/>
    <w:rsid w:val="007B7FEC"/>
    <w:rsid w:val="007C1E4D"/>
    <w:rsid w:val="007C49C2"/>
    <w:rsid w:val="007C4DC5"/>
    <w:rsid w:val="007C53C9"/>
    <w:rsid w:val="007C71B6"/>
    <w:rsid w:val="007C7549"/>
    <w:rsid w:val="007D26D2"/>
    <w:rsid w:val="007D2712"/>
    <w:rsid w:val="007D296C"/>
    <w:rsid w:val="007D29AE"/>
    <w:rsid w:val="007D2C7E"/>
    <w:rsid w:val="007D3270"/>
    <w:rsid w:val="007D3B57"/>
    <w:rsid w:val="007D4C1C"/>
    <w:rsid w:val="007D69F8"/>
    <w:rsid w:val="007D6B56"/>
    <w:rsid w:val="007D7888"/>
    <w:rsid w:val="007E03F5"/>
    <w:rsid w:val="007E07E2"/>
    <w:rsid w:val="007E0DFE"/>
    <w:rsid w:val="007E1F2C"/>
    <w:rsid w:val="007E2E32"/>
    <w:rsid w:val="007E3DB1"/>
    <w:rsid w:val="007E4265"/>
    <w:rsid w:val="007E79F4"/>
    <w:rsid w:val="007F0A67"/>
    <w:rsid w:val="007F0AC9"/>
    <w:rsid w:val="007F2D87"/>
    <w:rsid w:val="007F47AB"/>
    <w:rsid w:val="007F663E"/>
    <w:rsid w:val="007F7291"/>
    <w:rsid w:val="007F7E95"/>
    <w:rsid w:val="00800886"/>
    <w:rsid w:val="00801120"/>
    <w:rsid w:val="00801654"/>
    <w:rsid w:val="00802396"/>
    <w:rsid w:val="008029D5"/>
    <w:rsid w:val="00802DC4"/>
    <w:rsid w:val="008035FD"/>
    <w:rsid w:val="00803A5A"/>
    <w:rsid w:val="008049C2"/>
    <w:rsid w:val="00805C15"/>
    <w:rsid w:val="00806344"/>
    <w:rsid w:val="008068D6"/>
    <w:rsid w:val="00807698"/>
    <w:rsid w:val="00810AAA"/>
    <w:rsid w:val="00810CD4"/>
    <w:rsid w:val="0081378B"/>
    <w:rsid w:val="0081397A"/>
    <w:rsid w:val="008218CE"/>
    <w:rsid w:val="008225C5"/>
    <w:rsid w:val="0082276B"/>
    <w:rsid w:val="00822A30"/>
    <w:rsid w:val="00822C1B"/>
    <w:rsid w:val="00824F59"/>
    <w:rsid w:val="00825BEC"/>
    <w:rsid w:val="008264B7"/>
    <w:rsid w:val="00826F0E"/>
    <w:rsid w:val="008276D8"/>
    <w:rsid w:val="008301BB"/>
    <w:rsid w:val="00830437"/>
    <w:rsid w:val="00831721"/>
    <w:rsid w:val="00831BFE"/>
    <w:rsid w:val="008325D1"/>
    <w:rsid w:val="00833319"/>
    <w:rsid w:val="0083578F"/>
    <w:rsid w:val="00836381"/>
    <w:rsid w:val="00836E65"/>
    <w:rsid w:val="0083722E"/>
    <w:rsid w:val="00837DFE"/>
    <w:rsid w:val="00837FBD"/>
    <w:rsid w:val="0084041A"/>
    <w:rsid w:val="0084197D"/>
    <w:rsid w:val="00843EEF"/>
    <w:rsid w:val="00844817"/>
    <w:rsid w:val="008448A6"/>
    <w:rsid w:val="0084497B"/>
    <w:rsid w:val="00845864"/>
    <w:rsid w:val="0084637D"/>
    <w:rsid w:val="0084726E"/>
    <w:rsid w:val="008472BF"/>
    <w:rsid w:val="008473AE"/>
    <w:rsid w:val="008519D6"/>
    <w:rsid w:val="00852E79"/>
    <w:rsid w:val="00852F37"/>
    <w:rsid w:val="00853267"/>
    <w:rsid w:val="00853E76"/>
    <w:rsid w:val="008542D7"/>
    <w:rsid w:val="008547A6"/>
    <w:rsid w:val="008565DB"/>
    <w:rsid w:val="00856946"/>
    <w:rsid w:val="00856CF2"/>
    <w:rsid w:val="008603FF"/>
    <w:rsid w:val="00860C59"/>
    <w:rsid w:val="00862BE0"/>
    <w:rsid w:val="00863721"/>
    <w:rsid w:val="008658BD"/>
    <w:rsid w:val="008670F2"/>
    <w:rsid w:val="00867381"/>
    <w:rsid w:val="0087267A"/>
    <w:rsid w:val="008726BB"/>
    <w:rsid w:val="0087296B"/>
    <w:rsid w:val="008749E5"/>
    <w:rsid w:val="00875303"/>
    <w:rsid w:val="008754F9"/>
    <w:rsid w:val="008757DA"/>
    <w:rsid w:val="00875BC6"/>
    <w:rsid w:val="00876409"/>
    <w:rsid w:val="00877CFB"/>
    <w:rsid w:val="00880565"/>
    <w:rsid w:val="0088075B"/>
    <w:rsid w:val="00880FC9"/>
    <w:rsid w:val="008812F8"/>
    <w:rsid w:val="0088166D"/>
    <w:rsid w:val="0088254C"/>
    <w:rsid w:val="00883439"/>
    <w:rsid w:val="00884B82"/>
    <w:rsid w:val="00884E17"/>
    <w:rsid w:val="00886771"/>
    <w:rsid w:val="00886BDE"/>
    <w:rsid w:val="00886E9B"/>
    <w:rsid w:val="008871C1"/>
    <w:rsid w:val="008874EA"/>
    <w:rsid w:val="00887531"/>
    <w:rsid w:val="0088767B"/>
    <w:rsid w:val="0089021E"/>
    <w:rsid w:val="00890CFA"/>
    <w:rsid w:val="00891C4B"/>
    <w:rsid w:val="0089224F"/>
    <w:rsid w:val="00893FE6"/>
    <w:rsid w:val="008943F8"/>
    <w:rsid w:val="008949EF"/>
    <w:rsid w:val="00896E60"/>
    <w:rsid w:val="0089709C"/>
    <w:rsid w:val="008A0437"/>
    <w:rsid w:val="008A1576"/>
    <w:rsid w:val="008A2CBD"/>
    <w:rsid w:val="008A3D42"/>
    <w:rsid w:val="008A4F3A"/>
    <w:rsid w:val="008A5060"/>
    <w:rsid w:val="008A53C7"/>
    <w:rsid w:val="008A551F"/>
    <w:rsid w:val="008A5D4D"/>
    <w:rsid w:val="008B0444"/>
    <w:rsid w:val="008B0CB7"/>
    <w:rsid w:val="008B111C"/>
    <w:rsid w:val="008B15B2"/>
    <w:rsid w:val="008B2630"/>
    <w:rsid w:val="008B2904"/>
    <w:rsid w:val="008B2BFC"/>
    <w:rsid w:val="008B2F44"/>
    <w:rsid w:val="008B3925"/>
    <w:rsid w:val="008B6030"/>
    <w:rsid w:val="008B799A"/>
    <w:rsid w:val="008C06C1"/>
    <w:rsid w:val="008C0986"/>
    <w:rsid w:val="008C1676"/>
    <w:rsid w:val="008C1FBA"/>
    <w:rsid w:val="008C281B"/>
    <w:rsid w:val="008C2E72"/>
    <w:rsid w:val="008C493C"/>
    <w:rsid w:val="008C5179"/>
    <w:rsid w:val="008C5E2B"/>
    <w:rsid w:val="008C760F"/>
    <w:rsid w:val="008C774B"/>
    <w:rsid w:val="008D089A"/>
    <w:rsid w:val="008D1BDC"/>
    <w:rsid w:val="008D2A68"/>
    <w:rsid w:val="008D4AB5"/>
    <w:rsid w:val="008D51C9"/>
    <w:rsid w:val="008D51F4"/>
    <w:rsid w:val="008D563E"/>
    <w:rsid w:val="008D5AD1"/>
    <w:rsid w:val="008D67BE"/>
    <w:rsid w:val="008E1475"/>
    <w:rsid w:val="008E26E2"/>
    <w:rsid w:val="008E2964"/>
    <w:rsid w:val="008E371C"/>
    <w:rsid w:val="008E400A"/>
    <w:rsid w:val="008E514A"/>
    <w:rsid w:val="008E57B1"/>
    <w:rsid w:val="008E5A1A"/>
    <w:rsid w:val="008E6D63"/>
    <w:rsid w:val="008E7751"/>
    <w:rsid w:val="008F0541"/>
    <w:rsid w:val="008F05FF"/>
    <w:rsid w:val="008F0E5C"/>
    <w:rsid w:val="008F11CF"/>
    <w:rsid w:val="008F2CA7"/>
    <w:rsid w:val="008F39AC"/>
    <w:rsid w:val="008F3B85"/>
    <w:rsid w:val="008F5916"/>
    <w:rsid w:val="008F7028"/>
    <w:rsid w:val="00900259"/>
    <w:rsid w:val="00901A88"/>
    <w:rsid w:val="00902EA9"/>
    <w:rsid w:val="00903D08"/>
    <w:rsid w:val="00904E0D"/>
    <w:rsid w:val="00905DC7"/>
    <w:rsid w:val="009070EA"/>
    <w:rsid w:val="00907253"/>
    <w:rsid w:val="00907319"/>
    <w:rsid w:val="00907E5C"/>
    <w:rsid w:val="00910C10"/>
    <w:rsid w:val="00911449"/>
    <w:rsid w:val="009119C4"/>
    <w:rsid w:val="00913047"/>
    <w:rsid w:val="00913CA2"/>
    <w:rsid w:val="00914103"/>
    <w:rsid w:val="00915726"/>
    <w:rsid w:val="0091664D"/>
    <w:rsid w:val="009170AE"/>
    <w:rsid w:val="0092046D"/>
    <w:rsid w:val="009205B1"/>
    <w:rsid w:val="009208FE"/>
    <w:rsid w:val="00921461"/>
    <w:rsid w:val="00922DD4"/>
    <w:rsid w:val="00922EED"/>
    <w:rsid w:val="009243BD"/>
    <w:rsid w:val="0092530C"/>
    <w:rsid w:val="00925814"/>
    <w:rsid w:val="00927D3B"/>
    <w:rsid w:val="00927F2C"/>
    <w:rsid w:val="00930185"/>
    <w:rsid w:val="00930350"/>
    <w:rsid w:val="009305EA"/>
    <w:rsid w:val="00933026"/>
    <w:rsid w:val="00933B31"/>
    <w:rsid w:val="009340C7"/>
    <w:rsid w:val="00937BDB"/>
    <w:rsid w:val="00941163"/>
    <w:rsid w:val="009413A9"/>
    <w:rsid w:val="00941564"/>
    <w:rsid w:val="00941769"/>
    <w:rsid w:val="00941D0C"/>
    <w:rsid w:val="009443D4"/>
    <w:rsid w:val="009459C5"/>
    <w:rsid w:val="00946369"/>
    <w:rsid w:val="00950C51"/>
    <w:rsid w:val="0095190C"/>
    <w:rsid w:val="0095265B"/>
    <w:rsid w:val="00952A6C"/>
    <w:rsid w:val="009543BD"/>
    <w:rsid w:val="00954574"/>
    <w:rsid w:val="0095478F"/>
    <w:rsid w:val="009554AF"/>
    <w:rsid w:val="0095588C"/>
    <w:rsid w:val="00955C57"/>
    <w:rsid w:val="00955E66"/>
    <w:rsid w:val="00955EFB"/>
    <w:rsid w:val="00957837"/>
    <w:rsid w:val="00960900"/>
    <w:rsid w:val="00960A09"/>
    <w:rsid w:val="00960AD0"/>
    <w:rsid w:val="00961BF4"/>
    <w:rsid w:val="00962421"/>
    <w:rsid w:val="009657AA"/>
    <w:rsid w:val="009667F7"/>
    <w:rsid w:val="009668CB"/>
    <w:rsid w:val="00967A8A"/>
    <w:rsid w:val="009710E6"/>
    <w:rsid w:val="00971B55"/>
    <w:rsid w:val="0097301E"/>
    <w:rsid w:val="009752C0"/>
    <w:rsid w:val="00976055"/>
    <w:rsid w:val="00976F60"/>
    <w:rsid w:val="0097732C"/>
    <w:rsid w:val="009776C4"/>
    <w:rsid w:val="00980382"/>
    <w:rsid w:val="0098133E"/>
    <w:rsid w:val="00981B7E"/>
    <w:rsid w:val="00984066"/>
    <w:rsid w:val="00984278"/>
    <w:rsid w:val="0098434F"/>
    <w:rsid w:val="00985089"/>
    <w:rsid w:val="009915C0"/>
    <w:rsid w:val="009917CD"/>
    <w:rsid w:val="00992BB8"/>
    <w:rsid w:val="0099410B"/>
    <w:rsid w:val="009942E7"/>
    <w:rsid w:val="00994790"/>
    <w:rsid w:val="00997196"/>
    <w:rsid w:val="009975E3"/>
    <w:rsid w:val="009A02F7"/>
    <w:rsid w:val="009A126F"/>
    <w:rsid w:val="009A3D1A"/>
    <w:rsid w:val="009A4E7B"/>
    <w:rsid w:val="009A57CE"/>
    <w:rsid w:val="009A5F24"/>
    <w:rsid w:val="009A6857"/>
    <w:rsid w:val="009A73A3"/>
    <w:rsid w:val="009B035C"/>
    <w:rsid w:val="009B1BA5"/>
    <w:rsid w:val="009B1C29"/>
    <w:rsid w:val="009B21DB"/>
    <w:rsid w:val="009B3B4E"/>
    <w:rsid w:val="009B4303"/>
    <w:rsid w:val="009B487F"/>
    <w:rsid w:val="009B5B66"/>
    <w:rsid w:val="009B6225"/>
    <w:rsid w:val="009B65E4"/>
    <w:rsid w:val="009C0750"/>
    <w:rsid w:val="009C1963"/>
    <w:rsid w:val="009C3D2B"/>
    <w:rsid w:val="009C5A07"/>
    <w:rsid w:val="009C7328"/>
    <w:rsid w:val="009C7D03"/>
    <w:rsid w:val="009D0787"/>
    <w:rsid w:val="009D08CA"/>
    <w:rsid w:val="009D1E5E"/>
    <w:rsid w:val="009D219D"/>
    <w:rsid w:val="009D3D71"/>
    <w:rsid w:val="009D5D20"/>
    <w:rsid w:val="009E0B1A"/>
    <w:rsid w:val="009E0FD1"/>
    <w:rsid w:val="009E238D"/>
    <w:rsid w:val="009E461A"/>
    <w:rsid w:val="009E528C"/>
    <w:rsid w:val="009E6589"/>
    <w:rsid w:val="009F0023"/>
    <w:rsid w:val="009F0C6B"/>
    <w:rsid w:val="009F175B"/>
    <w:rsid w:val="009F3C2C"/>
    <w:rsid w:val="009F4E89"/>
    <w:rsid w:val="00A0385D"/>
    <w:rsid w:val="00A056F7"/>
    <w:rsid w:val="00A108A7"/>
    <w:rsid w:val="00A10A4E"/>
    <w:rsid w:val="00A119A3"/>
    <w:rsid w:val="00A12C14"/>
    <w:rsid w:val="00A13CB3"/>
    <w:rsid w:val="00A14C7C"/>
    <w:rsid w:val="00A15215"/>
    <w:rsid w:val="00A15A49"/>
    <w:rsid w:val="00A15CFA"/>
    <w:rsid w:val="00A17466"/>
    <w:rsid w:val="00A21E95"/>
    <w:rsid w:val="00A220BB"/>
    <w:rsid w:val="00A24D53"/>
    <w:rsid w:val="00A25DE4"/>
    <w:rsid w:val="00A279FB"/>
    <w:rsid w:val="00A30193"/>
    <w:rsid w:val="00A304BF"/>
    <w:rsid w:val="00A3208E"/>
    <w:rsid w:val="00A3222B"/>
    <w:rsid w:val="00A335AD"/>
    <w:rsid w:val="00A3390D"/>
    <w:rsid w:val="00A348FA"/>
    <w:rsid w:val="00A35BEA"/>
    <w:rsid w:val="00A367E0"/>
    <w:rsid w:val="00A3695F"/>
    <w:rsid w:val="00A377C2"/>
    <w:rsid w:val="00A421B1"/>
    <w:rsid w:val="00A42962"/>
    <w:rsid w:val="00A436A2"/>
    <w:rsid w:val="00A43816"/>
    <w:rsid w:val="00A4448F"/>
    <w:rsid w:val="00A453B7"/>
    <w:rsid w:val="00A45F95"/>
    <w:rsid w:val="00A46032"/>
    <w:rsid w:val="00A46F11"/>
    <w:rsid w:val="00A46FE7"/>
    <w:rsid w:val="00A47907"/>
    <w:rsid w:val="00A503B9"/>
    <w:rsid w:val="00A50524"/>
    <w:rsid w:val="00A525ED"/>
    <w:rsid w:val="00A54122"/>
    <w:rsid w:val="00A54747"/>
    <w:rsid w:val="00A549A1"/>
    <w:rsid w:val="00A54CF0"/>
    <w:rsid w:val="00A553B7"/>
    <w:rsid w:val="00A55824"/>
    <w:rsid w:val="00A561F9"/>
    <w:rsid w:val="00A57295"/>
    <w:rsid w:val="00A57536"/>
    <w:rsid w:val="00A576FE"/>
    <w:rsid w:val="00A5794C"/>
    <w:rsid w:val="00A57BFD"/>
    <w:rsid w:val="00A60E62"/>
    <w:rsid w:val="00A61AC3"/>
    <w:rsid w:val="00A62392"/>
    <w:rsid w:val="00A62B96"/>
    <w:rsid w:val="00A63C6D"/>
    <w:rsid w:val="00A63E48"/>
    <w:rsid w:val="00A65B53"/>
    <w:rsid w:val="00A65ED6"/>
    <w:rsid w:val="00A661AF"/>
    <w:rsid w:val="00A66278"/>
    <w:rsid w:val="00A662B2"/>
    <w:rsid w:val="00A66624"/>
    <w:rsid w:val="00A66D37"/>
    <w:rsid w:val="00A675CE"/>
    <w:rsid w:val="00A700E0"/>
    <w:rsid w:val="00A709FA"/>
    <w:rsid w:val="00A71122"/>
    <w:rsid w:val="00A716A1"/>
    <w:rsid w:val="00A73CD1"/>
    <w:rsid w:val="00A73EEC"/>
    <w:rsid w:val="00A743E3"/>
    <w:rsid w:val="00A74439"/>
    <w:rsid w:val="00A746D9"/>
    <w:rsid w:val="00A74F09"/>
    <w:rsid w:val="00A75097"/>
    <w:rsid w:val="00A76017"/>
    <w:rsid w:val="00A771B0"/>
    <w:rsid w:val="00A7748A"/>
    <w:rsid w:val="00A77F77"/>
    <w:rsid w:val="00A82B28"/>
    <w:rsid w:val="00A84480"/>
    <w:rsid w:val="00A84F00"/>
    <w:rsid w:val="00A87246"/>
    <w:rsid w:val="00A9023D"/>
    <w:rsid w:val="00A91E79"/>
    <w:rsid w:val="00A92909"/>
    <w:rsid w:val="00A94650"/>
    <w:rsid w:val="00A94FA7"/>
    <w:rsid w:val="00A95C3C"/>
    <w:rsid w:val="00A95C3E"/>
    <w:rsid w:val="00A95E9A"/>
    <w:rsid w:val="00A96B4F"/>
    <w:rsid w:val="00A96C06"/>
    <w:rsid w:val="00A96CA8"/>
    <w:rsid w:val="00AA0688"/>
    <w:rsid w:val="00AA06D1"/>
    <w:rsid w:val="00AA0C52"/>
    <w:rsid w:val="00AA27F0"/>
    <w:rsid w:val="00AA295F"/>
    <w:rsid w:val="00AA3BC9"/>
    <w:rsid w:val="00AA3F75"/>
    <w:rsid w:val="00AA3F99"/>
    <w:rsid w:val="00AA4447"/>
    <w:rsid w:val="00AA448F"/>
    <w:rsid w:val="00AA6A3F"/>
    <w:rsid w:val="00AA7A0A"/>
    <w:rsid w:val="00AB0E45"/>
    <w:rsid w:val="00AB2E25"/>
    <w:rsid w:val="00AB5164"/>
    <w:rsid w:val="00AB5EA3"/>
    <w:rsid w:val="00AB6A87"/>
    <w:rsid w:val="00AB6C64"/>
    <w:rsid w:val="00AC1049"/>
    <w:rsid w:val="00AC2268"/>
    <w:rsid w:val="00AC23EC"/>
    <w:rsid w:val="00AC3E0D"/>
    <w:rsid w:val="00AC5A38"/>
    <w:rsid w:val="00AC702A"/>
    <w:rsid w:val="00AC73AB"/>
    <w:rsid w:val="00AC783E"/>
    <w:rsid w:val="00AD05C6"/>
    <w:rsid w:val="00AD0CC1"/>
    <w:rsid w:val="00AD1051"/>
    <w:rsid w:val="00AD2876"/>
    <w:rsid w:val="00AD2CE8"/>
    <w:rsid w:val="00AD31B3"/>
    <w:rsid w:val="00AD5128"/>
    <w:rsid w:val="00AD5F07"/>
    <w:rsid w:val="00AD6EB0"/>
    <w:rsid w:val="00AD6F6B"/>
    <w:rsid w:val="00AD7B46"/>
    <w:rsid w:val="00AE0BCC"/>
    <w:rsid w:val="00AE2D82"/>
    <w:rsid w:val="00AE4B24"/>
    <w:rsid w:val="00AE5668"/>
    <w:rsid w:val="00AF0289"/>
    <w:rsid w:val="00AF1228"/>
    <w:rsid w:val="00AF1A1E"/>
    <w:rsid w:val="00AF2D92"/>
    <w:rsid w:val="00AF3823"/>
    <w:rsid w:val="00AF41F5"/>
    <w:rsid w:val="00AF5693"/>
    <w:rsid w:val="00AF5F61"/>
    <w:rsid w:val="00AF6119"/>
    <w:rsid w:val="00AF6C00"/>
    <w:rsid w:val="00B002E7"/>
    <w:rsid w:val="00B009A8"/>
    <w:rsid w:val="00B010E0"/>
    <w:rsid w:val="00B01524"/>
    <w:rsid w:val="00B01765"/>
    <w:rsid w:val="00B01F3E"/>
    <w:rsid w:val="00B02822"/>
    <w:rsid w:val="00B03FAA"/>
    <w:rsid w:val="00B03FF3"/>
    <w:rsid w:val="00B04D9F"/>
    <w:rsid w:val="00B066AB"/>
    <w:rsid w:val="00B11878"/>
    <w:rsid w:val="00B1211D"/>
    <w:rsid w:val="00B136C9"/>
    <w:rsid w:val="00B13E94"/>
    <w:rsid w:val="00B2159C"/>
    <w:rsid w:val="00B2165E"/>
    <w:rsid w:val="00B21686"/>
    <w:rsid w:val="00B21741"/>
    <w:rsid w:val="00B22591"/>
    <w:rsid w:val="00B22A8F"/>
    <w:rsid w:val="00B231B8"/>
    <w:rsid w:val="00B23D75"/>
    <w:rsid w:val="00B250BA"/>
    <w:rsid w:val="00B25243"/>
    <w:rsid w:val="00B25522"/>
    <w:rsid w:val="00B25C43"/>
    <w:rsid w:val="00B25D38"/>
    <w:rsid w:val="00B27484"/>
    <w:rsid w:val="00B3005C"/>
    <w:rsid w:val="00B3070F"/>
    <w:rsid w:val="00B3152A"/>
    <w:rsid w:val="00B31984"/>
    <w:rsid w:val="00B32799"/>
    <w:rsid w:val="00B334CB"/>
    <w:rsid w:val="00B3375B"/>
    <w:rsid w:val="00B34015"/>
    <w:rsid w:val="00B3467A"/>
    <w:rsid w:val="00B35991"/>
    <w:rsid w:val="00B35B52"/>
    <w:rsid w:val="00B364BE"/>
    <w:rsid w:val="00B368C0"/>
    <w:rsid w:val="00B36C68"/>
    <w:rsid w:val="00B40DC9"/>
    <w:rsid w:val="00B41832"/>
    <w:rsid w:val="00B446D5"/>
    <w:rsid w:val="00B45FA7"/>
    <w:rsid w:val="00B4662B"/>
    <w:rsid w:val="00B4733C"/>
    <w:rsid w:val="00B52C19"/>
    <w:rsid w:val="00B52C7A"/>
    <w:rsid w:val="00B53E42"/>
    <w:rsid w:val="00B60077"/>
    <w:rsid w:val="00B607E3"/>
    <w:rsid w:val="00B6198A"/>
    <w:rsid w:val="00B6220B"/>
    <w:rsid w:val="00B633D0"/>
    <w:rsid w:val="00B636A0"/>
    <w:rsid w:val="00B66636"/>
    <w:rsid w:val="00B67465"/>
    <w:rsid w:val="00B67E98"/>
    <w:rsid w:val="00B67EE9"/>
    <w:rsid w:val="00B7109F"/>
    <w:rsid w:val="00B71606"/>
    <w:rsid w:val="00B71867"/>
    <w:rsid w:val="00B71B53"/>
    <w:rsid w:val="00B72400"/>
    <w:rsid w:val="00B7272B"/>
    <w:rsid w:val="00B72BDC"/>
    <w:rsid w:val="00B7330F"/>
    <w:rsid w:val="00B73D23"/>
    <w:rsid w:val="00B74349"/>
    <w:rsid w:val="00B753C9"/>
    <w:rsid w:val="00B75FB7"/>
    <w:rsid w:val="00B762F0"/>
    <w:rsid w:val="00B76429"/>
    <w:rsid w:val="00B76D4E"/>
    <w:rsid w:val="00B80212"/>
    <w:rsid w:val="00B8055C"/>
    <w:rsid w:val="00B80B0D"/>
    <w:rsid w:val="00B80EA6"/>
    <w:rsid w:val="00B8182E"/>
    <w:rsid w:val="00B81DE6"/>
    <w:rsid w:val="00B81F45"/>
    <w:rsid w:val="00B836A5"/>
    <w:rsid w:val="00B83BEB"/>
    <w:rsid w:val="00B84207"/>
    <w:rsid w:val="00B85211"/>
    <w:rsid w:val="00B85C6D"/>
    <w:rsid w:val="00B86AA3"/>
    <w:rsid w:val="00B86B17"/>
    <w:rsid w:val="00B86CF5"/>
    <w:rsid w:val="00B90B93"/>
    <w:rsid w:val="00B92B95"/>
    <w:rsid w:val="00B93028"/>
    <w:rsid w:val="00B935F3"/>
    <w:rsid w:val="00B93B66"/>
    <w:rsid w:val="00B93C31"/>
    <w:rsid w:val="00B93E7F"/>
    <w:rsid w:val="00B95AD3"/>
    <w:rsid w:val="00B96118"/>
    <w:rsid w:val="00B96382"/>
    <w:rsid w:val="00B96EF2"/>
    <w:rsid w:val="00BA1349"/>
    <w:rsid w:val="00BA1AC5"/>
    <w:rsid w:val="00BA2E06"/>
    <w:rsid w:val="00BA535A"/>
    <w:rsid w:val="00BA6A1E"/>
    <w:rsid w:val="00BA71A3"/>
    <w:rsid w:val="00BB167B"/>
    <w:rsid w:val="00BB1A50"/>
    <w:rsid w:val="00BB1F63"/>
    <w:rsid w:val="00BB2A85"/>
    <w:rsid w:val="00BB3140"/>
    <w:rsid w:val="00BB595F"/>
    <w:rsid w:val="00BB67CD"/>
    <w:rsid w:val="00BB6868"/>
    <w:rsid w:val="00BB74D2"/>
    <w:rsid w:val="00BB79DC"/>
    <w:rsid w:val="00BC02EF"/>
    <w:rsid w:val="00BC05C9"/>
    <w:rsid w:val="00BC14AE"/>
    <w:rsid w:val="00BC24D4"/>
    <w:rsid w:val="00BC4879"/>
    <w:rsid w:val="00BC5477"/>
    <w:rsid w:val="00BC5BE6"/>
    <w:rsid w:val="00BC5D40"/>
    <w:rsid w:val="00BC721C"/>
    <w:rsid w:val="00BD1135"/>
    <w:rsid w:val="00BD1AC5"/>
    <w:rsid w:val="00BD4079"/>
    <w:rsid w:val="00BD458D"/>
    <w:rsid w:val="00BD46E0"/>
    <w:rsid w:val="00BD4C10"/>
    <w:rsid w:val="00BE0032"/>
    <w:rsid w:val="00BE365A"/>
    <w:rsid w:val="00BE4095"/>
    <w:rsid w:val="00BE4CD3"/>
    <w:rsid w:val="00BE6CC1"/>
    <w:rsid w:val="00BE78B8"/>
    <w:rsid w:val="00BF015F"/>
    <w:rsid w:val="00BF0D10"/>
    <w:rsid w:val="00BF0E1E"/>
    <w:rsid w:val="00BF1E1B"/>
    <w:rsid w:val="00BF2578"/>
    <w:rsid w:val="00BF2DE7"/>
    <w:rsid w:val="00BF5184"/>
    <w:rsid w:val="00BF54B7"/>
    <w:rsid w:val="00BF56E7"/>
    <w:rsid w:val="00BF5CD2"/>
    <w:rsid w:val="00BF6760"/>
    <w:rsid w:val="00BF7014"/>
    <w:rsid w:val="00C009F2"/>
    <w:rsid w:val="00C02DB0"/>
    <w:rsid w:val="00C03E56"/>
    <w:rsid w:val="00C03ED4"/>
    <w:rsid w:val="00C04E4A"/>
    <w:rsid w:val="00C05059"/>
    <w:rsid w:val="00C10FBA"/>
    <w:rsid w:val="00C11E91"/>
    <w:rsid w:val="00C12EEA"/>
    <w:rsid w:val="00C131A2"/>
    <w:rsid w:val="00C14937"/>
    <w:rsid w:val="00C150BE"/>
    <w:rsid w:val="00C15155"/>
    <w:rsid w:val="00C153A3"/>
    <w:rsid w:val="00C1575E"/>
    <w:rsid w:val="00C160BB"/>
    <w:rsid w:val="00C16CEE"/>
    <w:rsid w:val="00C17EE4"/>
    <w:rsid w:val="00C2072E"/>
    <w:rsid w:val="00C2193D"/>
    <w:rsid w:val="00C22FE8"/>
    <w:rsid w:val="00C249AA"/>
    <w:rsid w:val="00C24D9E"/>
    <w:rsid w:val="00C25266"/>
    <w:rsid w:val="00C25599"/>
    <w:rsid w:val="00C2590B"/>
    <w:rsid w:val="00C2603C"/>
    <w:rsid w:val="00C2690A"/>
    <w:rsid w:val="00C26DAB"/>
    <w:rsid w:val="00C27C07"/>
    <w:rsid w:val="00C3008C"/>
    <w:rsid w:val="00C30248"/>
    <w:rsid w:val="00C309B5"/>
    <w:rsid w:val="00C30B7F"/>
    <w:rsid w:val="00C31BB1"/>
    <w:rsid w:val="00C331B6"/>
    <w:rsid w:val="00C33874"/>
    <w:rsid w:val="00C3468C"/>
    <w:rsid w:val="00C347C1"/>
    <w:rsid w:val="00C35A88"/>
    <w:rsid w:val="00C35BB7"/>
    <w:rsid w:val="00C367D0"/>
    <w:rsid w:val="00C40F58"/>
    <w:rsid w:val="00C42589"/>
    <w:rsid w:val="00C42C3E"/>
    <w:rsid w:val="00C43EC8"/>
    <w:rsid w:val="00C443E8"/>
    <w:rsid w:val="00C4497C"/>
    <w:rsid w:val="00C45A23"/>
    <w:rsid w:val="00C46133"/>
    <w:rsid w:val="00C463EC"/>
    <w:rsid w:val="00C4670A"/>
    <w:rsid w:val="00C46D71"/>
    <w:rsid w:val="00C50993"/>
    <w:rsid w:val="00C51914"/>
    <w:rsid w:val="00C519B8"/>
    <w:rsid w:val="00C52EBB"/>
    <w:rsid w:val="00C53078"/>
    <w:rsid w:val="00C530B7"/>
    <w:rsid w:val="00C5333C"/>
    <w:rsid w:val="00C533FE"/>
    <w:rsid w:val="00C5437C"/>
    <w:rsid w:val="00C5439F"/>
    <w:rsid w:val="00C54558"/>
    <w:rsid w:val="00C54722"/>
    <w:rsid w:val="00C54B3F"/>
    <w:rsid w:val="00C577F0"/>
    <w:rsid w:val="00C60649"/>
    <w:rsid w:val="00C6076B"/>
    <w:rsid w:val="00C63B3A"/>
    <w:rsid w:val="00C64194"/>
    <w:rsid w:val="00C651ED"/>
    <w:rsid w:val="00C67767"/>
    <w:rsid w:val="00C71298"/>
    <w:rsid w:val="00C713B9"/>
    <w:rsid w:val="00C71515"/>
    <w:rsid w:val="00C71B37"/>
    <w:rsid w:val="00C71D52"/>
    <w:rsid w:val="00C73C64"/>
    <w:rsid w:val="00C75FD1"/>
    <w:rsid w:val="00C77302"/>
    <w:rsid w:val="00C776B7"/>
    <w:rsid w:val="00C80E97"/>
    <w:rsid w:val="00C81783"/>
    <w:rsid w:val="00C819CC"/>
    <w:rsid w:val="00C81D08"/>
    <w:rsid w:val="00C8219C"/>
    <w:rsid w:val="00C82A87"/>
    <w:rsid w:val="00C8345C"/>
    <w:rsid w:val="00C840E0"/>
    <w:rsid w:val="00C85039"/>
    <w:rsid w:val="00C857A9"/>
    <w:rsid w:val="00C867E6"/>
    <w:rsid w:val="00C86B15"/>
    <w:rsid w:val="00C8782F"/>
    <w:rsid w:val="00C90A10"/>
    <w:rsid w:val="00C91B24"/>
    <w:rsid w:val="00C926C7"/>
    <w:rsid w:val="00C92AEE"/>
    <w:rsid w:val="00C93B47"/>
    <w:rsid w:val="00C9512D"/>
    <w:rsid w:val="00CA1222"/>
    <w:rsid w:val="00CA150B"/>
    <w:rsid w:val="00CA21D4"/>
    <w:rsid w:val="00CA37B3"/>
    <w:rsid w:val="00CA393E"/>
    <w:rsid w:val="00CA4109"/>
    <w:rsid w:val="00CA57A0"/>
    <w:rsid w:val="00CA69AB"/>
    <w:rsid w:val="00CA6C12"/>
    <w:rsid w:val="00CA7B98"/>
    <w:rsid w:val="00CB0632"/>
    <w:rsid w:val="00CB1D66"/>
    <w:rsid w:val="00CB2509"/>
    <w:rsid w:val="00CB3AA8"/>
    <w:rsid w:val="00CB43C9"/>
    <w:rsid w:val="00CB498C"/>
    <w:rsid w:val="00CB5BD4"/>
    <w:rsid w:val="00CB624A"/>
    <w:rsid w:val="00CB6831"/>
    <w:rsid w:val="00CB6DF8"/>
    <w:rsid w:val="00CC00A7"/>
    <w:rsid w:val="00CC0345"/>
    <w:rsid w:val="00CC08AB"/>
    <w:rsid w:val="00CC0C87"/>
    <w:rsid w:val="00CC11CE"/>
    <w:rsid w:val="00CC15DF"/>
    <w:rsid w:val="00CC3ED0"/>
    <w:rsid w:val="00CC5863"/>
    <w:rsid w:val="00CC592C"/>
    <w:rsid w:val="00CC6FD4"/>
    <w:rsid w:val="00CC77D6"/>
    <w:rsid w:val="00CC791B"/>
    <w:rsid w:val="00CD0261"/>
    <w:rsid w:val="00CD1025"/>
    <w:rsid w:val="00CD11B8"/>
    <w:rsid w:val="00CD13DB"/>
    <w:rsid w:val="00CD280B"/>
    <w:rsid w:val="00CD4D04"/>
    <w:rsid w:val="00CD6756"/>
    <w:rsid w:val="00CD6DA6"/>
    <w:rsid w:val="00CD79F5"/>
    <w:rsid w:val="00CD7FC0"/>
    <w:rsid w:val="00CE1257"/>
    <w:rsid w:val="00CE4594"/>
    <w:rsid w:val="00CE4818"/>
    <w:rsid w:val="00CE4AE2"/>
    <w:rsid w:val="00CE5C38"/>
    <w:rsid w:val="00CE5E71"/>
    <w:rsid w:val="00CE6A07"/>
    <w:rsid w:val="00CF0AD4"/>
    <w:rsid w:val="00CF3072"/>
    <w:rsid w:val="00CF35D1"/>
    <w:rsid w:val="00CF3741"/>
    <w:rsid w:val="00CF3AD7"/>
    <w:rsid w:val="00CF41A0"/>
    <w:rsid w:val="00CF5707"/>
    <w:rsid w:val="00CF6D52"/>
    <w:rsid w:val="00CF73A5"/>
    <w:rsid w:val="00CF7620"/>
    <w:rsid w:val="00CF7E68"/>
    <w:rsid w:val="00D007A7"/>
    <w:rsid w:val="00D01A53"/>
    <w:rsid w:val="00D01F6C"/>
    <w:rsid w:val="00D02718"/>
    <w:rsid w:val="00D03841"/>
    <w:rsid w:val="00D04A72"/>
    <w:rsid w:val="00D04B65"/>
    <w:rsid w:val="00D10ABD"/>
    <w:rsid w:val="00D10C6D"/>
    <w:rsid w:val="00D12186"/>
    <w:rsid w:val="00D13DF7"/>
    <w:rsid w:val="00D14484"/>
    <w:rsid w:val="00D164AE"/>
    <w:rsid w:val="00D17948"/>
    <w:rsid w:val="00D17D04"/>
    <w:rsid w:val="00D20DA9"/>
    <w:rsid w:val="00D2270A"/>
    <w:rsid w:val="00D2435A"/>
    <w:rsid w:val="00D25882"/>
    <w:rsid w:val="00D266CE"/>
    <w:rsid w:val="00D27323"/>
    <w:rsid w:val="00D2734B"/>
    <w:rsid w:val="00D311B5"/>
    <w:rsid w:val="00D31452"/>
    <w:rsid w:val="00D326B6"/>
    <w:rsid w:val="00D32A36"/>
    <w:rsid w:val="00D35918"/>
    <w:rsid w:val="00D42E91"/>
    <w:rsid w:val="00D443EA"/>
    <w:rsid w:val="00D4600F"/>
    <w:rsid w:val="00D50359"/>
    <w:rsid w:val="00D503E9"/>
    <w:rsid w:val="00D50FAC"/>
    <w:rsid w:val="00D562E0"/>
    <w:rsid w:val="00D57D5D"/>
    <w:rsid w:val="00D60570"/>
    <w:rsid w:val="00D60AD3"/>
    <w:rsid w:val="00D60B6C"/>
    <w:rsid w:val="00D60E32"/>
    <w:rsid w:val="00D640B2"/>
    <w:rsid w:val="00D64CEB"/>
    <w:rsid w:val="00D64DEB"/>
    <w:rsid w:val="00D64F27"/>
    <w:rsid w:val="00D657C6"/>
    <w:rsid w:val="00D65D87"/>
    <w:rsid w:val="00D662C0"/>
    <w:rsid w:val="00D678A8"/>
    <w:rsid w:val="00D67B4F"/>
    <w:rsid w:val="00D71924"/>
    <w:rsid w:val="00D74056"/>
    <w:rsid w:val="00D7524C"/>
    <w:rsid w:val="00D759B5"/>
    <w:rsid w:val="00D75E75"/>
    <w:rsid w:val="00D80F89"/>
    <w:rsid w:val="00D81E4B"/>
    <w:rsid w:val="00D8249F"/>
    <w:rsid w:val="00D83709"/>
    <w:rsid w:val="00D84644"/>
    <w:rsid w:val="00D8492E"/>
    <w:rsid w:val="00D84BAC"/>
    <w:rsid w:val="00D85BDF"/>
    <w:rsid w:val="00D8650E"/>
    <w:rsid w:val="00D87E57"/>
    <w:rsid w:val="00D912E5"/>
    <w:rsid w:val="00D91704"/>
    <w:rsid w:val="00D93159"/>
    <w:rsid w:val="00D937D9"/>
    <w:rsid w:val="00D93ABF"/>
    <w:rsid w:val="00D93F93"/>
    <w:rsid w:val="00D943D6"/>
    <w:rsid w:val="00D947BD"/>
    <w:rsid w:val="00D95DCE"/>
    <w:rsid w:val="00D96304"/>
    <w:rsid w:val="00D97CD9"/>
    <w:rsid w:val="00DA069E"/>
    <w:rsid w:val="00DA108A"/>
    <w:rsid w:val="00DA2220"/>
    <w:rsid w:val="00DA280A"/>
    <w:rsid w:val="00DA49B0"/>
    <w:rsid w:val="00DB0799"/>
    <w:rsid w:val="00DB162E"/>
    <w:rsid w:val="00DB2546"/>
    <w:rsid w:val="00DB3333"/>
    <w:rsid w:val="00DB3932"/>
    <w:rsid w:val="00DB586A"/>
    <w:rsid w:val="00DB6D38"/>
    <w:rsid w:val="00DC0B87"/>
    <w:rsid w:val="00DC13AD"/>
    <w:rsid w:val="00DC1E75"/>
    <w:rsid w:val="00DC2B4D"/>
    <w:rsid w:val="00DC354A"/>
    <w:rsid w:val="00DC4372"/>
    <w:rsid w:val="00DC48FB"/>
    <w:rsid w:val="00DC50E6"/>
    <w:rsid w:val="00DC6048"/>
    <w:rsid w:val="00DC62F0"/>
    <w:rsid w:val="00DC6FAE"/>
    <w:rsid w:val="00DC75C2"/>
    <w:rsid w:val="00DC7861"/>
    <w:rsid w:val="00DC7A87"/>
    <w:rsid w:val="00DD0C02"/>
    <w:rsid w:val="00DD18E4"/>
    <w:rsid w:val="00DD1D63"/>
    <w:rsid w:val="00DD2179"/>
    <w:rsid w:val="00DD2C92"/>
    <w:rsid w:val="00DD4808"/>
    <w:rsid w:val="00DD66CC"/>
    <w:rsid w:val="00DE0245"/>
    <w:rsid w:val="00DE03A4"/>
    <w:rsid w:val="00DE0809"/>
    <w:rsid w:val="00DE1407"/>
    <w:rsid w:val="00DE1B8B"/>
    <w:rsid w:val="00DE1C79"/>
    <w:rsid w:val="00DE2624"/>
    <w:rsid w:val="00DE463C"/>
    <w:rsid w:val="00DE4931"/>
    <w:rsid w:val="00DE49CF"/>
    <w:rsid w:val="00DE4C93"/>
    <w:rsid w:val="00DE4F8C"/>
    <w:rsid w:val="00DE6FB4"/>
    <w:rsid w:val="00DE7112"/>
    <w:rsid w:val="00DE797A"/>
    <w:rsid w:val="00DF0BBE"/>
    <w:rsid w:val="00DF11ED"/>
    <w:rsid w:val="00DF1311"/>
    <w:rsid w:val="00DF16EC"/>
    <w:rsid w:val="00DF1730"/>
    <w:rsid w:val="00DF185F"/>
    <w:rsid w:val="00DF1D2B"/>
    <w:rsid w:val="00DF30EA"/>
    <w:rsid w:val="00DF3367"/>
    <w:rsid w:val="00DF3440"/>
    <w:rsid w:val="00DF36E0"/>
    <w:rsid w:val="00DF47B3"/>
    <w:rsid w:val="00DF4A25"/>
    <w:rsid w:val="00DF628E"/>
    <w:rsid w:val="00DF73A8"/>
    <w:rsid w:val="00E00253"/>
    <w:rsid w:val="00E032BF"/>
    <w:rsid w:val="00E037E5"/>
    <w:rsid w:val="00E040B4"/>
    <w:rsid w:val="00E04158"/>
    <w:rsid w:val="00E05022"/>
    <w:rsid w:val="00E057A4"/>
    <w:rsid w:val="00E05E7A"/>
    <w:rsid w:val="00E0624B"/>
    <w:rsid w:val="00E068CD"/>
    <w:rsid w:val="00E06B67"/>
    <w:rsid w:val="00E0777E"/>
    <w:rsid w:val="00E1162C"/>
    <w:rsid w:val="00E12270"/>
    <w:rsid w:val="00E1271C"/>
    <w:rsid w:val="00E16DC1"/>
    <w:rsid w:val="00E174A2"/>
    <w:rsid w:val="00E17C1E"/>
    <w:rsid w:val="00E17F1A"/>
    <w:rsid w:val="00E20929"/>
    <w:rsid w:val="00E20EF4"/>
    <w:rsid w:val="00E2343F"/>
    <w:rsid w:val="00E23D11"/>
    <w:rsid w:val="00E241FD"/>
    <w:rsid w:val="00E2514C"/>
    <w:rsid w:val="00E2572A"/>
    <w:rsid w:val="00E257F4"/>
    <w:rsid w:val="00E26F43"/>
    <w:rsid w:val="00E275DE"/>
    <w:rsid w:val="00E2761F"/>
    <w:rsid w:val="00E30242"/>
    <w:rsid w:val="00E30602"/>
    <w:rsid w:val="00E317A2"/>
    <w:rsid w:val="00E33725"/>
    <w:rsid w:val="00E34CB7"/>
    <w:rsid w:val="00E366F0"/>
    <w:rsid w:val="00E37452"/>
    <w:rsid w:val="00E377D8"/>
    <w:rsid w:val="00E40629"/>
    <w:rsid w:val="00E4127E"/>
    <w:rsid w:val="00E41A3E"/>
    <w:rsid w:val="00E41EB9"/>
    <w:rsid w:val="00E426F3"/>
    <w:rsid w:val="00E42F53"/>
    <w:rsid w:val="00E44329"/>
    <w:rsid w:val="00E46741"/>
    <w:rsid w:val="00E51DC7"/>
    <w:rsid w:val="00E53101"/>
    <w:rsid w:val="00E535CA"/>
    <w:rsid w:val="00E539E1"/>
    <w:rsid w:val="00E53A15"/>
    <w:rsid w:val="00E5412A"/>
    <w:rsid w:val="00E560D5"/>
    <w:rsid w:val="00E561D0"/>
    <w:rsid w:val="00E57C90"/>
    <w:rsid w:val="00E6046C"/>
    <w:rsid w:val="00E62313"/>
    <w:rsid w:val="00E627FD"/>
    <w:rsid w:val="00E64034"/>
    <w:rsid w:val="00E65FF1"/>
    <w:rsid w:val="00E66566"/>
    <w:rsid w:val="00E67540"/>
    <w:rsid w:val="00E710BF"/>
    <w:rsid w:val="00E73091"/>
    <w:rsid w:val="00E7448E"/>
    <w:rsid w:val="00E74E33"/>
    <w:rsid w:val="00E75A13"/>
    <w:rsid w:val="00E803AA"/>
    <w:rsid w:val="00E807D1"/>
    <w:rsid w:val="00E80D36"/>
    <w:rsid w:val="00E82AE9"/>
    <w:rsid w:val="00E832D9"/>
    <w:rsid w:val="00E87B1C"/>
    <w:rsid w:val="00E87B2E"/>
    <w:rsid w:val="00E87D1D"/>
    <w:rsid w:val="00E93C37"/>
    <w:rsid w:val="00EA068C"/>
    <w:rsid w:val="00EA06D5"/>
    <w:rsid w:val="00EA0E43"/>
    <w:rsid w:val="00EA15EA"/>
    <w:rsid w:val="00EA1927"/>
    <w:rsid w:val="00EA205F"/>
    <w:rsid w:val="00EA26A4"/>
    <w:rsid w:val="00EA2A12"/>
    <w:rsid w:val="00EA48C0"/>
    <w:rsid w:val="00EA5278"/>
    <w:rsid w:val="00EA6050"/>
    <w:rsid w:val="00EA61BB"/>
    <w:rsid w:val="00EA72E6"/>
    <w:rsid w:val="00EB0A29"/>
    <w:rsid w:val="00EB2985"/>
    <w:rsid w:val="00EB31B4"/>
    <w:rsid w:val="00EB55CF"/>
    <w:rsid w:val="00EB577B"/>
    <w:rsid w:val="00EB5CB4"/>
    <w:rsid w:val="00EB5CE7"/>
    <w:rsid w:val="00EB6302"/>
    <w:rsid w:val="00EB7919"/>
    <w:rsid w:val="00EC08EF"/>
    <w:rsid w:val="00EC1506"/>
    <w:rsid w:val="00EC19C3"/>
    <w:rsid w:val="00EC2414"/>
    <w:rsid w:val="00EC27A5"/>
    <w:rsid w:val="00EC3266"/>
    <w:rsid w:val="00EC32AF"/>
    <w:rsid w:val="00EC3352"/>
    <w:rsid w:val="00EC37C1"/>
    <w:rsid w:val="00EC4C77"/>
    <w:rsid w:val="00EC65E1"/>
    <w:rsid w:val="00EC704B"/>
    <w:rsid w:val="00EC7B04"/>
    <w:rsid w:val="00ED03EC"/>
    <w:rsid w:val="00ED0CBA"/>
    <w:rsid w:val="00ED1D6F"/>
    <w:rsid w:val="00ED2386"/>
    <w:rsid w:val="00ED2873"/>
    <w:rsid w:val="00ED2D2E"/>
    <w:rsid w:val="00ED3E58"/>
    <w:rsid w:val="00ED4323"/>
    <w:rsid w:val="00ED4CF4"/>
    <w:rsid w:val="00ED56D5"/>
    <w:rsid w:val="00ED611F"/>
    <w:rsid w:val="00ED7252"/>
    <w:rsid w:val="00ED74AD"/>
    <w:rsid w:val="00ED7583"/>
    <w:rsid w:val="00ED7838"/>
    <w:rsid w:val="00EE0084"/>
    <w:rsid w:val="00EE02F3"/>
    <w:rsid w:val="00EE0540"/>
    <w:rsid w:val="00EE0D72"/>
    <w:rsid w:val="00EE0E05"/>
    <w:rsid w:val="00EE1541"/>
    <w:rsid w:val="00EE1C0D"/>
    <w:rsid w:val="00EE214D"/>
    <w:rsid w:val="00EE21BF"/>
    <w:rsid w:val="00EE23A1"/>
    <w:rsid w:val="00EE2425"/>
    <w:rsid w:val="00EE3D55"/>
    <w:rsid w:val="00EE4384"/>
    <w:rsid w:val="00EE48F8"/>
    <w:rsid w:val="00EE4E59"/>
    <w:rsid w:val="00EE5AD9"/>
    <w:rsid w:val="00EE6372"/>
    <w:rsid w:val="00EE69D0"/>
    <w:rsid w:val="00EF07E8"/>
    <w:rsid w:val="00EF10A6"/>
    <w:rsid w:val="00EF1398"/>
    <w:rsid w:val="00EF184C"/>
    <w:rsid w:val="00EF2C56"/>
    <w:rsid w:val="00EF35F6"/>
    <w:rsid w:val="00EF3940"/>
    <w:rsid w:val="00EF47F5"/>
    <w:rsid w:val="00EF5406"/>
    <w:rsid w:val="00EF55A9"/>
    <w:rsid w:val="00F003FF"/>
    <w:rsid w:val="00F00CB4"/>
    <w:rsid w:val="00F00D22"/>
    <w:rsid w:val="00F017D6"/>
    <w:rsid w:val="00F02527"/>
    <w:rsid w:val="00F02E92"/>
    <w:rsid w:val="00F039CB"/>
    <w:rsid w:val="00F03F04"/>
    <w:rsid w:val="00F045F5"/>
    <w:rsid w:val="00F04EB0"/>
    <w:rsid w:val="00F0514C"/>
    <w:rsid w:val="00F07B7E"/>
    <w:rsid w:val="00F07C88"/>
    <w:rsid w:val="00F1029B"/>
    <w:rsid w:val="00F119A7"/>
    <w:rsid w:val="00F11D37"/>
    <w:rsid w:val="00F12689"/>
    <w:rsid w:val="00F155BF"/>
    <w:rsid w:val="00F165B0"/>
    <w:rsid w:val="00F1765A"/>
    <w:rsid w:val="00F17AC2"/>
    <w:rsid w:val="00F17DD7"/>
    <w:rsid w:val="00F209CB"/>
    <w:rsid w:val="00F209D5"/>
    <w:rsid w:val="00F21432"/>
    <w:rsid w:val="00F21B5B"/>
    <w:rsid w:val="00F228A7"/>
    <w:rsid w:val="00F23F55"/>
    <w:rsid w:val="00F2487C"/>
    <w:rsid w:val="00F24ECA"/>
    <w:rsid w:val="00F26D3E"/>
    <w:rsid w:val="00F27C3A"/>
    <w:rsid w:val="00F31037"/>
    <w:rsid w:val="00F31234"/>
    <w:rsid w:val="00F31C8A"/>
    <w:rsid w:val="00F3202B"/>
    <w:rsid w:val="00F322C0"/>
    <w:rsid w:val="00F3394A"/>
    <w:rsid w:val="00F34DFF"/>
    <w:rsid w:val="00F3548B"/>
    <w:rsid w:val="00F359E4"/>
    <w:rsid w:val="00F35DF5"/>
    <w:rsid w:val="00F35E47"/>
    <w:rsid w:val="00F4145F"/>
    <w:rsid w:val="00F426CA"/>
    <w:rsid w:val="00F42746"/>
    <w:rsid w:val="00F4333C"/>
    <w:rsid w:val="00F43E9C"/>
    <w:rsid w:val="00F4469E"/>
    <w:rsid w:val="00F47C2E"/>
    <w:rsid w:val="00F504AA"/>
    <w:rsid w:val="00F526DB"/>
    <w:rsid w:val="00F54480"/>
    <w:rsid w:val="00F564C4"/>
    <w:rsid w:val="00F57E42"/>
    <w:rsid w:val="00F601DB"/>
    <w:rsid w:val="00F6033F"/>
    <w:rsid w:val="00F60902"/>
    <w:rsid w:val="00F635BD"/>
    <w:rsid w:val="00F63EA8"/>
    <w:rsid w:val="00F63FF0"/>
    <w:rsid w:val="00F647B0"/>
    <w:rsid w:val="00F6680A"/>
    <w:rsid w:val="00F66AA4"/>
    <w:rsid w:val="00F70280"/>
    <w:rsid w:val="00F70A15"/>
    <w:rsid w:val="00F726D8"/>
    <w:rsid w:val="00F742B6"/>
    <w:rsid w:val="00F757E1"/>
    <w:rsid w:val="00F76431"/>
    <w:rsid w:val="00F76B39"/>
    <w:rsid w:val="00F76F1D"/>
    <w:rsid w:val="00F773FA"/>
    <w:rsid w:val="00F80DB7"/>
    <w:rsid w:val="00F818EE"/>
    <w:rsid w:val="00F81E09"/>
    <w:rsid w:val="00F8375E"/>
    <w:rsid w:val="00F839D2"/>
    <w:rsid w:val="00F85B81"/>
    <w:rsid w:val="00F85C07"/>
    <w:rsid w:val="00F872F9"/>
    <w:rsid w:val="00F8734C"/>
    <w:rsid w:val="00F8744E"/>
    <w:rsid w:val="00F90168"/>
    <w:rsid w:val="00F90753"/>
    <w:rsid w:val="00F91DE3"/>
    <w:rsid w:val="00F92C5B"/>
    <w:rsid w:val="00F92DE6"/>
    <w:rsid w:val="00F93EFA"/>
    <w:rsid w:val="00F95BC8"/>
    <w:rsid w:val="00F97C55"/>
    <w:rsid w:val="00FA07CA"/>
    <w:rsid w:val="00FA104F"/>
    <w:rsid w:val="00FA1D51"/>
    <w:rsid w:val="00FA1E48"/>
    <w:rsid w:val="00FA4013"/>
    <w:rsid w:val="00FA5D37"/>
    <w:rsid w:val="00FA7834"/>
    <w:rsid w:val="00FA788B"/>
    <w:rsid w:val="00FA7EC6"/>
    <w:rsid w:val="00FB1743"/>
    <w:rsid w:val="00FB22D3"/>
    <w:rsid w:val="00FB29D8"/>
    <w:rsid w:val="00FB2E44"/>
    <w:rsid w:val="00FB3813"/>
    <w:rsid w:val="00FB3ACB"/>
    <w:rsid w:val="00FB5203"/>
    <w:rsid w:val="00FB52E6"/>
    <w:rsid w:val="00FB59D0"/>
    <w:rsid w:val="00FB754B"/>
    <w:rsid w:val="00FC09AB"/>
    <w:rsid w:val="00FC20AE"/>
    <w:rsid w:val="00FC24C9"/>
    <w:rsid w:val="00FC286A"/>
    <w:rsid w:val="00FC5004"/>
    <w:rsid w:val="00FC547A"/>
    <w:rsid w:val="00FC5C1F"/>
    <w:rsid w:val="00FC5F3F"/>
    <w:rsid w:val="00FC66FA"/>
    <w:rsid w:val="00FC72AC"/>
    <w:rsid w:val="00FC7805"/>
    <w:rsid w:val="00FD1AEF"/>
    <w:rsid w:val="00FD3FC1"/>
    <w:rsid w:val="00FD408E"/>
    <w:rsid w:val="00FD41B9"/>
    <w:rsid w:val="00FD6B69"/>
    <w:rsid w:val="00FD701F"/>
    <w:rsid w:val="00FD7F4E"/>
    <w:rsid w:val="00FE10E6"/>
    <w:rsid w:val="00FE158E"/>
    <w:rsid w:val="00FE1D0F"/>
    <w:rsid w:val="00FE272A"/>
    <w:rsid w:val="00FE2829"/>
    <w:rsid w:val="00FE2F5A"/>
    <w:rsid w:val="00FE414C"/>
    <w:rsid w:val="00FF089B"/>
    <w:rsid w:val="00FF1DD3"/>
    <w:rsid w:val="00FF31C6"/>
    <w:rsid w:val="00FF4DB5"/>
    <w:rsid w:val="00FF5FAE"/>
    <w:rsid w:val="00FF642F"/>
    <w:rsid w:val="00FF655B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BAC67"/>
  <w15:chartTrackingRefBased/>
  <w15:docId w15:val="{1F3DCB70-E3DE-4FA4-B198-CBE345BC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81E0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81E0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66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66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6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66CE"/>
    <w:rPr>
      <w:sz w:val="18"/>
      <w:szCs w:val="18"/>
    </w:rPr>
  </w:style>
  <w:style w:type="paragraph" w:styleId="a7">
    <w:name w:val="List Paragraph"/>
    <w:basedOn w:val="a"/>
    <w:uiPriority w:val="34"/>
    <w:qFormat/>
    <w:rsid w:val="00D266C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81E0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1E0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0"/>
    <w:rsid w:val="00F81E09"/>
  </w:style>
  <w:style w:type="character" w:styleId="a8">
    <w:name w:val="Hyperlink"/>
    <w:basedOn w:val="a0"/>
    <w:uiPriority w:val="99"/>
    <w:semiHidden/>
    <w:unhideWhenUsed/>
    <w:rsid w:val="00F81E09"/>
    <w:rPr>
      <w:color w:val="0000FF"/>
      <w:u w:val="single"/>
    </w:rPr>
  </w:style>
  <w:style w:type="character" w:styleId="a9">
    <w:name w:val="Emphasis"/>
    <w:basedOn w:val="a0"/>
    <w:uiPriority w:val="20"/>
    <w:qFormat/>
    <w:rsid w:val="00C45A23"/>
    <w:rPr>
      <w:i/>
      <w:iCs/>
    </w:rPr>
  </w:style>
  <w:style w:type="table" w:styleId="aa">
    <w:name w:val="Table Grid"/>
    <w:basedOn w:val="a1"/>
    <w:uiPriority w:val="39"/>
    <w:rsid w:val="002F2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8E77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EA61B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b">
    <w:name w:val="Balloon Text"/>
    <w:basedOn w:val="a"/>
    <w:link w:val="ac"/>
    <w:uiPriority w:val="99"/>
    <w:semiHidden/>
    <w:unhideWhenUsed/>
    <w:rsid w:val="00126F9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26F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7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72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7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9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55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0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7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66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3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aike.baidu.com/item/%E6%AF%8F%E8%82%A1%E6%94%B6%E7%9B%8A" TargetMode="External"/><Relationship Id="rId18" Type="http://schemas.openxmlformats.org/officeDocument/2006/relationships/hyperlink" Target="https://baike.baidu.com/item/%E6%AF%8F%E8%82%A1%E6%94%B6%E7%9B%8A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baike.baidu.com/item/%E6%AF%8F%E8%82%A1%E6%94%B6%E7%9B%8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ike.baidu.com/item/%E5%B9%B3%E5%9D%87%E5%B8%82%E7%9B%88%E7%8E%8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baike.baidu.com/item/%E6%AF%8F%E8%82%A1%E6%94%B6%E7%9B%8A" TargetMode="External"/><Relationship Id="rId10" Type="http://schemas.openxmlformats.org/officeDocument/2006/relationships/hyperlink" Target="https://baike.baidu.com/item/%E6%8A%98%E7%8E%B0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baike.baidu.com/item/%E5%85%AC%E5%8F%B8%E8%B5%84%E6%9C%AC" TargetMode="External"/><Relationship Id="rId14" Type="http://schemas.openxmlformats.org/officeDocument/2006/relationships/hyperlink" Target="https://baike.baidu.com/item/%E5%B9%B3%E5%9D%87%E5%B8%82%E7%9B%88%E7%8E%8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3B375-0248-4883-878C-CECACB516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11</Pages>
  <Words>1587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 丽婷</dc:creator>
  <cp:keywords/>
  <dc:description/>
  <cp:lastModifiedBy>Happy</cp:lastModifiedBy>
  <cp:revision>29</cp:revision>
  <cp:lastPrinted>2018-08-14T02:36:00Z</cp:lastPrinted>
  <dcterms:created xsi:type="dcterms:W3CDTF">2018-08-27T07:20:00Z</dcterms:created>
  <dcterms:modified xsi:type="dcterms:W3CDTF">2018-09-01T15:46:00Z</dcterms:modified>
</cp:coreProperties>
</file>