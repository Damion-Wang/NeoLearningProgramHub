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6CE53A" w14:textId="7D3AAADA" w:rsidR="009754D1" w:rsidRDefault="009754D1" w:rsidP="00384E43">
      <w:pPr>
        <w:spacing w:line="360" w:lineRule="exact"/>
        <w:jc w:val="center"/>
        <w:rPr>
          <w:rFonts w:ascii="微软雅黑" w:eastAsia="微软雅黑" w:hAnsi="微软雅黑"/>
          <w:b/>
          <w:sz w:val="29"/>
          <w:szCs w:val="21"/>
        </w:rPr>
      </w:pPr>
      <w:r>
        <w:rPr>
          <w:rFonts w:ascii="微软雅黑" w:eastAsia="微软雅黑" w:hAnsi="微软雅黑" w:hint="eastAsia"/>
          <w:b/>
          <w:sz w:val="29"/>
          <w:szCs w:val="21"/>
        </w:rPr>
        <w:t>好马也吃回头草</w:t>
      </w:r>
    </w:p>
    <w:p w14:paraId="4EB959B1" w14:textId="5B08E111" w:rsidR="009754D1" w:rsidRPr="00F12E93" w:rsidRDefault="00F12E93" w:rsidP="00384E43">
      <w:pPr>
        <w:spacing w:line="360" w:lineRule="exact"/>
        <w:jc w:val="center"/>
        <w:rPr>
          <w:rFonts w:ascii="微软雅黑" w:eastAsia="微软雅黑" w:hAnsi="微软雅黑"/>
          <w:b/>
          <w:sz w:val="23"/>
          <w:szCs w:val="21"/>
        </w:rPr>
      </w:pPr>
      <w:r w:rsidRPr="00F12E93">
        <w:rPr>
          <w:rFonts w:ascii="微软雅黑" w:eastAsia="微软雅黑" w:hAnsi="微软雅黑" w:hint="eastAsia"/>
          <w:b/>
          <w:sz w:val="23"/>
          <w:szCs w:val="21"/>
        </w:rPr>
        <w:t>——</w:t>
      </w:r>
      <w:ins w:id="0" w:author="Stella LEI" w:date="2018-09-21T17:07:00Z">
        <w:r w:rsidR="000E5D75" w:rsidRPr="00F12E93">
          <w:rPr>
            <w:rFonts w:ascii="微软雅黑" w:eastAsia="微软雅黑" w:hAnsi="微软雅黑" w:hint="eastAsia"/>
            <w:b/>
            <w:sz w:val="23"/>
            <w:szCs w:val="21"/>
          </w:rPr>
          <w:t>抓住</w:t>
        </w:r>
      </w:ins>
      <w:r w:rsidR="00C72516" w:rsidRPr="00F12E93">
        <w:rPr>
          <w:rFonts w:ascii="微软雅黑" w:eastAsia="微软雅黑" w:hAnsi="微软雅黑" w:hint="eastAsia"/>
          <w:b/>
          <w:sz w:val="23"/>
          <w:szCs w:val="21"/>
        </w:rPr>
        <w:t>提升</w:t>
      </w:r>
      <w:r w:rsidRPr="00F12E93">
        <w:rPr>
          <w:rFonts w:ascii="微软雅黑" w:eastAsia="微软雅黑" w:hAnsi="微软雅黑" w:hint="eastAsia"/>
          <w:b/>
          <w:sz w:val="23"/>
          <w:szCs w:val="21"/>
        </w:rPr>
        <w:t>管理</w:t>
      </w:r>
      <w:r w:rsidR="00C72516" w:rsidRPr="00F12E93">
        <w:rPr>
          <w:rFonts w:ascii="微软雅黑" w:eastAsia="微软雅黑" w:hAnsi="微软雅黑" w:hint="eastAsia"/>
          <w:b/>
          <w:sz w:val="23"/>
          <w:szCs w:val="21"/>
        </w:rPr>
        <w:t>水平</w:t>
      </w:r>
      <w:r w:rsidRPr="00F12E93">
        <w:rPr>
          <w:rFonts w:ascii="微软雅黑" w:eastAsia="微软雅黑" w:hAnsi="微软雅黑" w:hint="eastAsia"/>
          <w:b/>
          <w:sz w:val="23"/>
          <w:szCs w:val="21"/>
        </w:rPr>
        <w:t>，</w:t>
      </w:r>
      <w:del w:id="1" w:author="Stella LEI" w:date="2018-09-21T17:07:00Z">
        <w:r w:rsidRPr="00F12E93" w:rsidDel="000E5D75">
          <w:rPr>
            <w:rFonts w:ascii="微软雅黑" w:eastAsia="微软雅黑" w:hAnsi="微软雅黑" w:hint="eastAsia"/>
            <w:b/>
            <w:sz w:val="23"/>
            <w:szCs w:val="21"/>
          </w:rPr>
          <w:delText>抓住</w:delText>
        </w:r>
      </w:del>
      <w:r w:rsidR="00C72516" w:rsidRPr="00F12E93">
        <w:rPr>
          <w:rFonts w:ascii="微软雅黑" w:eastAsia="微软雅黑" w:hAnsi="微软雅黑" w:hint="eastAsia"/>
          <w:b/>
          <w:sz w:val="23"/>
          <w:szCs w:val="21"/>
        </w:rPr>
        <w:t>人才保留与人才回流的重要机会</w:t>
      </w:r>
    </w:p>
    <w:p w14:paraId="7673312C" w14:textId="77777777" w:rsidR="00C54A5C" w:rsidRPr="00C54A5C" w:rsidRDefault="00C54A5C" w:rsidP="00C54A5C">
      <w:pPr>
        <w:pStyle w:val="2"/>
        <w:spacing w:line="360" w:lineRule="exact"/>
        <w:rPr>
          <w:rFonts w:ascii="微软雅黑" w:eastAsia="微软雅黑" w:hAnsi="微软雅黑"/>
          <w:b/>
          <w:sz w:val="21"/>
          <w:szCs w:val="21"/>
        </w:rPr>
      </w:pPr>
      <w:r w:rsidRPr="00C54A5C">
        <w:rPr>
          <w:rFonts w:ascii="微软雅黑" w:eastAsia="微软雅黑" w:hAnsi="微软雅黑" w:hint="eastAsia"/>
          <w:b/>
          <w:sz w:val="21"/>
          <w:szCs w:val="21"/>
        </w:rPr>
        <w:t>00U</w:t>
      </w:r>
      <w:r w:rsidRPr="00C54A5C">
        <w:rPr>
          <w:rFonts w:ascii="微软雅黑" w:eastAsia="微软雅黑" w:hAnsi="微软雅黑"/>
          <w:b/>
          <w:sz w:val="21"/>
          <w:szCs w:val="21"/>
        </w:rPr>
        <w:t xml:space="preserve"> </w:t>
      </w:r>
      <w:r w:rsidRPr="00C54A5C">
        <w:rPr>
          <w:rFonts w:ascii="微软雅黑" w:eastAsia="微软雅黑" w:hAnsi="微软雅黑" w:hint="eastAsia"/>
          <w:b/>
          <w:sz w:val="21"/>
          <w:szCs w:val="21"/>
        </w:rPr>
        <w:t>学习目标</w:t>
      </w:r>
    </w:p>
    <w:p w14:paraId="3C3264BD" w14:textId="36B8AADA" w:rsidR="00B64414" w:rsidRPr="00B64414" w:rsidRDefault="00B64414" w:rsidP="00B64414">
      <w:pPr>
        <w:pStyle w:val="3"/>
        <w:spacing w:line="360" w:lineRule="exact"/>
        <w:rPr>
          <w:rFonts w:ascii="微软雅黑" w:eastAsia="微软雅黑" w:hAnsi="微软雅黑"/>
          <w:b/>
          <w:sz w:val="21"/>
          <w:szCs w:val="21"/>
        </w:rPr>
      </w:pPr>
      <w:r w:rsidRPr="00B64414">
        <w:rPr>
          <w:rFonts w:ascii="微软雅黑" w:eastAsia="微软雅黑" w:hAnsi="微软雅黑" w:hint="eastAsia"/>
          <w:b/>
          <w:sz w:val="21"/>
          <w:szCs w:val="21"/>
        </w:rPr>
        <w:t>0</w:t>
      </w:r>
      <w:r w:rsidRPr="00B64414">
        <w:rPr>
          <w:rFonts w:ascii="微软雅黑" w:eastAsia="微软雅黑" w:hAnsi="微软雅黑"/>
          <w:b/>
          <w:sz w:val="21"/>
          <w:szCs w:val="21"/>
        </w:rPr>
        <w:t>0</w:t>
      </w:r>
      <w:r w:rsidRPr="00B64414">
        <w:rPr>
          <w:rFonts w:ascii="微软雅黑" w:eastAsia="微软雅黑" w:hAnsi="微软雅黑" w:hint="eastAsia"/>
          <w:b/>
          <w:sz w:val="21"/>
          <w:szCs w:val="21"/>
        </w:rPr>
        <w:t>U</w:t>
      </w:r>
      <w:r w:rsidRPr="00B64414">
        <w:rPr>
          <w:rFonts w:ascii="微软雅黑" w:eastAsia="微软雅黑" w:hAnsi="微软雅黑"/>
          <w:b/>
          <w:sz w:val="21"/>
          <w:szCs w:val="21"/>
        </w:rPr>
        <w:t>0</w:t>
      </w:r>
      <w:r w:rsidR="00281C8E">
        <w:rPr>
          <w:rFonts w:ascii="微软雅黑" w:eastAsia="微软雅黑" w:hAnsi="微软雅黑"/>
          <w:b/>
          <w:sz w:val="21"/>
          <w:szCs w:val="21"/>
        </w:rPr>
        <w:t>1</w:t>
      </w:r>
      <w:r w:rsidR="008F3110">
        <w:rPr>
          <w:rFonts w:ascii="微软雅黑" w:eastAsia="微软雅黑" w:hAnsi="微软雅黑" w:hint="eastAsia"/>
          <w:b/>
          <w:sz w:val="21"/>
          <w:szCs w:val="21"/>
        </w:rPr>
        <w:t>A</w:t>
      </w:r>
      <w:r w:rsidRPr="00B64414">
        <w:rPr>
          <w:rFonts w:ascii="微软雅黑" w:eastAsia="微软雅黑" w:hAnsi="微软雅黑"/>
          <w:b/>
          <w:sz w:val="21"/>
          <w:szCs w:val="21"/>
        </w:rPr>
        <w:t xml:space="preserve"> </w:t>
      </w:r>
      <w:r w:rsidR="008F3110">
        <w:rPr>
          <w:rFonts w:ascii="微软雅黑" w:eastAsia="微软雅黑" w:hAnsi="微软雅黑" w:hint="eastAsia"/>
          <w:b/>
          <w:sz w:val="21"/>
          <w:szCs w:val="21"/>
        </w:rPr>
        <w:t>小调查：</w:t>
      </w:r>
      <w:r w:rsidR="003700F9">
        <w:rPr>
          <w:rFonts w:ascii="微软雅黑" w:eastAsia="微软雅黑" w:hAnsi="微软雅黑" w:hint="eastAsia"/>
          <w:b/>
          <w:sz w:val="21"/>
          <w:szCs w:val="21"/>
        </w:rPr>
        <w:t>员工离职是企业的巨大损失</w:t>
      </w:r>
    </w:p>
    <w:p w14:paraId="2D76949B" w14:textId="791157AB" w:rsidR="0098708B" w:rsidRDefault="0098708B" w:rsidP="00B64414">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在开始课程前，让我们先来做一个小调查。</w:t>
      </w:r>
    </w:p>
    <w:p w14:paraId="2746D417" w14:textId="1ED35BD4" w:rsidR="003700F9" w:rsidRDefault="008F3110" w:rsidP="00B64414">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你所在的企业</w:t>
      </w:r>
      <w:r w:rsidR="005F2867">
        <w:rPr>
          <w:rFonts w:ascii="微软雅黑" w:eastAsia="微软雅黑" w:hAnsi="微软雅黑"/>
          <w:sz w:val="21"/>
          <w:szCs w:val="21"/>
        </w:rPr>
        <w:t>是否会通过恰当的离职面谈，处理好员工离职的问题呢？</w:t>
      </w:r>
    </w:p>
    <w:p w14:paraId="247ADDBF" w14:textId="2AC8B2EA" w:rsidR="008F3110" w:rsidRDefault="008F3110" w:rsidP="008F3110">
      <w:pPr>
        <w:pStyle w:val="a3"/>
        <w:numPr>
          <w:ilvl w:val="0"/>
          <w:numId w:val="19"/>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是</w:t>
      </w:r>
    </w:p>
    <w:p w14:paraId="708483E9" w14:textId="008F24F8" w:rsidR="008F3110" w:rsidRDefault="008F3110" w:rsidP="008F3110">
      <w:pPr>
        <w:pStyle w:val="a3"/>
        <w:numPr>
          <w:ilvl w:val="0"/>
          <w:numId w:val="19"/>
        </w:numPr>
        <w:spacing w:before="0" w:after="0" w:line="360" w:lineRule="exact"/>
        <w:ind w:firstLineChars="0"/>
        <w:rPr>
          <w:rFonts w:ascii="微软雅黑" w:eastAsia="微软雅黑" w:hAnsi="微软雅黑"/>
          <w:sz w:val="21"/>
          <w:szCs w:val="21"/>
        </w:rPr>
      </w:pPr>
      <w:proofErr w:type="gramStart"/>
      <w:r>
        <w:rPr>
          <w:rFonts w:ascii="微软雅黑" w:eastAsia="微软雅黑" w:hAnsi="微软雅黑" w:hint="eastAsia"/>
          <w:sz w:val="21"/>
          <w:szCs w:val="21"/>
        </w:rPr>
        <w:t>否</w:t>
      </w:r>
      <w:proofErr w:type="gramEnd"/>
    </w:p>
    <w:p w14:paraId="0E89DE04" w14:textId="5A588F64" w:rsidR="008F3110" w:rsidRPr="008F3110" w:rsidRDefault="008F3110" w:rsidP="008F3110">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【反馈】谢谢你的回答，请继续学习。</w:t>
      </w:r>
    </w:p>
    <w:p w14:paraId="63433E36" w14:textId="77777777" w:rsidR="003700F9" w:rsidRPr="00B64414" w:rsidRDefault="003700F9" w:rsidP="003700F9">
      <w:pPr>
        <w:pStyle w:val="3"/>
        <w:spacing w:line="360" w:lineRule="exact"/>
        <w:rPr>
          <w:rFonts w:ascii="微软雅黑" w:eastAsia="微软雅黑" w:hAnsi="微软雅黑"/>
          <w:b/>
          <w:sz w:val="21"/>
          <w:szCs w:val="21"/>
        </w:rPr>
      </w:pPr>
      <w:r w:rsidRPr="00B64414">
        <w:rPr>
          <w:rFonts w:ascii="微软雅黑" w:eastAsia="微软雅黑" w:hAnsi="微软雅黑" w:hint="eastAsia"/>
          <w:b/>
          <w:sz w:val="21"/>
          <w:szCs w:val="21"/>
        </w:rPr>
        <w:t>0</w:t>
      </w:r>
      <w:r>
        <w:rPr>
          <w:rFonts w:ascii="微软雅黑" w:eastAsia="微软雅黑" w:hAnsi="微软雅黑"/>
          <w:b/>
          <w:sz w:val="21"/>
          <w:szCs w:val="21"/>
        </w:rPr>
        <w:t>0</w:t>
      </w:r>
      <w:r w:rsidRPr="00B64414">
        <w:rPr>
          <w:rFonts w:ascii="微软雅黑" w:eastAsia="微软雅黑" w:hAnsi="微软雅黑" w:hint="eastAsia"/>
          <w:b/>
          <w:sz w:val="21"/>
          <w:szCs w:val="21"/>
        </w:rPr>
        <w:t>U</w:t>
      </w:r>
      <w:r w:rsidRPr="00B64414">
        <w:rPr>
          <w:rFonts w:ascii="微软雅黑" w:eastAsia="微软雅黑" w:hAnsi="微软雅黑"/>
          <w:b/>
          <w:sz w:val="21"/>
          <w:szCs w:val="21"/>
        </w:rPr>
        <w:t>0</w:t>
      </w:r>
      <w:r w:rsidR="00281C8E">
        <w:rPr>
          <w:rFonts w:ascii="微软雅黑" w:eastAsia="微软雅黑" w:hAnsi="微软雅黑"/>
          <w:b/>
          <w:sz w:val="21"/>
          <w:szCs w:val="21"/>
        </w:rPr>
        <w:t>2</w:t>
      </w:r>
      <w:r w:rsidRPr="00B64414">
        <w:rPr>
          <w:rFonts w:ascii="微软雅黑" w:eastAsia="微软雅黑" w:hAnsi="微软雅黑"/>
          <w:b/>
          <w:sz w:val="21"/>
          <w:szCs w:val="21"/>
        </w:rPr>
        <w:t xml:space="preserve"> </w:t>
      </w:r>
      <w:r w:rsidR="00834A17">
        <w:rPr>
          <w:rFonts w:ascii="微软雅黑" w:eastAsia="微软雅黑" w:hAnsi="微软雅黑" w:hint="eastAsia"/>
          <w:b/>
          <w:sz w:val="21"/>
          <w:szCs w:val="21"/>
        </w:rPr>
        <w:t>本课学习目标</w:t>
      </w:r>
    </w:p>
    <w:p w14:paraId="25B67EE0" w14:textId="266889EB" w:rsidR="003700F9" w:rsidRDefault="003700F9" w:rsidP="0098708B">
      <w:pPr>
        <w:spacing w:before="0" w:after="0" w:line="360" w:lineRule="exact"/>
        <w:rPr>
          <w:rFonts w:ascii="微软雅黑" w:eastAsia="微软雅黑" w:hAnsi="微软雅黑"/>
          <w:sz w:val="21"/>
          <w:szCs w:val="21"/>
        </w:rPr>
      </w:pPr>
      <w:r w:rsidRPr="00CD4A3A">
        <w:rPr>
          <w:rFonts w:ascii="微软雅黑" w:eastAsia="微软雅黑" w:hAnsi="微软雅黑" w:hint="eastAsia"/>
          <w:sz w:val="21"/>
          <w:szCs w:val="21"/>
        </w:rPr>
        <w:t>离职</w:t>
      </w:r>
      <w:r w:rsidR="005300F4">
        <w:rPr>
          <w:rFonts w:ascii="微软雅黑" w:eastAsia="微软雅黑" w:hAnsi="微软雅黑" w:hint="eastAsia"/>
          <w:sz w:val="21"/>
          <w:szCs w:val="21"/>
        </w:rPr>
        <w:t>面谈</w:t>
      </w:r>
      <w:r w:rsidRPr="00CD4A3A">
        <w:rPr>
          <w:rFonts w:ascii="微软雅黑" w:eastAsia="微软雅黑" w:hAnsi="微软雅黑" w:hint="eastAsia"/>
          <w:sz w:val="21"/>
          <w:szCs w:val="21"/>
        </w:rPr>
        <w:t>是</w:t>
      </w:r>
      <w:r w:rsidRPr="00AE0946">
        <w:rPr>
          <w:rFonts w:ascii="微软雅黑" w:eastAsia="微软雅黑" w:hAnsi="微软雅黑"/>
          <w:sz w:val="21"/>
          <w:szCs w:val="21"/>
        </w:rPr>
        <w:t>指雇员主动提出离职或企业为</w:t>
      </w:r>
      <w:ins w:id="2" w:author="Sun Mingze" w:date="2018-10-09T16:30:00Z">
        <w:r w:rsidR="0040716D">
          <w:rPr>
            <w:rFonts w:ascii="微软雅黑" w:eastAsia="微软雅黑" w:hAnsi="微软雅黑" w:hint="eastAsia"/>
            <w:sz w:val="21"/>
            <w:szCs w:val="21"/>
          </w:rPr>
          <w:t>告知</w:t>
        </w:r>
      </w:ins>
      <w:del w:id="3" w:author="Sun Mingze" w:date="2018-10-09T16:30:00Z">
        <w:r w:rsidRPr="00AE0946" w:rsidDel="0040716D">
          <w:rPr>
            <w:rFonts w:ascii="微软雅黑" w:eastAsia="微软雅黑" w:hAnsi="微软雅黑"/>
            <w:sz w:val="21"/>
            <w:szCs w:val="21"/>
          </w:rPr>
          <w:delText>通告</w:delText>
        </w:r>
      </w:del>
      <w:r w:rsidRPr="00AE0946">
        <w:rPr>
          <w:rFonts w:ascii="微软雅黑" w:eastAsia="微软雅黑" w:hAnsi="微软雅黑"/>
          <w:sz w:val="21"/>
          <w:szCs w:val="21"/>
        </w:rPr>
        <w:t>雇员被解雇，企业与雇员进行的谈话</w:t>
      </w:r>
      <w:r>
        <w:rPr>
          <w:rFonts w:ascii="微软雅黑" w:eastAsia="微软雅黑" w:hAnsi="微软雅黑" w:hint="eastAsia"/>
          <w:sz w:val="21"/>
          <w:szCs w:val="21"/>
        </w:rPr>
        <w:t>。</w:t>
      </w:r>
      <w:r w:rsidRPr="00CD4A3A">
        <w:rPr>
          <w:rFonts w:ascii="微软雅黑" w:eastAsia="微软雅黑" w:hAnsi="微软雅黑" w:hint="eastAsia"/>
          <w:sz w:val="21"/>
          <w:szCs w:val="21"/>
        </w:rPr>
        <w:t>很多公司却忽略了这项</w:t>
      </w:r>
      <w:r>
        <w:rPr>
          <w:rFonts w:ascii="微软雅黑" w:eastAsia="微软雅黑" w:hAnsi="微软雅黑" w:hint="eastAsia"/>
          <w:sz w:val="21"/>
          <w:szCs w:val="21"/>
        </w:rPr>
        <w:t>重要的</w:t>
      </w:r>
      <w:r w:rsidRPr="00CD4A3A">
        <w:rPr>
          <w:rFonts w:ascii="微软雅黑" w:eastAsia="微软雅黑" w:hAnsi="微软雅黑" w:hint="eastAsia"/>
          <w:sz w:val="21"/>
          <w:szCs w:val="21"/>
        </w:rPr>
        <w:t>工作，</w:t>
      </w:r>
      <w:r w:rsidR="00106DBE">
        <w:rPr>
          <w:rFonts w:ascii="微软雅黑" w:eastAsia="微软雅黑" w:hAnsi="微软雅黑"/>
          <w:sz w:val="21"/>
          <w:szCs w:val="21"/>
        </w:rPr>
        <w:t xml:space="preserve"> </w:t>
      </w:r>
      <w:r w:rsidR="00106DBE">
        <w:rPr>
          <w:rFonts w:ascii="微软雅黑" w:eastAsia="微软雅黑" w:hAnsi="微软雅黑" w:hint="eastAsia"/>
          <w:sz w:val="21"/>
          <w:szCs w:val="21"/>
        </w:rPr>
        <w:t>或是例行公事一样完成这项任务。</w:t>
      </w:r>
    </w:p>
    <w:p w14:paraId="652E285F" w14:textId="77777777" w:rsidR="003700F9" w:rsidRPr="00CD4A3A" w:rsidRDefault="00106DBE" w:rsidP="003700F9">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事实上，</w:t>
      </w:r>
      <w:r w:rsidR="00BD2F7F">
        <w:rPr>
          <w:rFonts w:ascii="微软雅黑" w:eastAsia="微软雅黑" w:hAnsi="微软雅黑" w:hint="eastAsia"/>
          <w:sz w:val="21"/>
          <w:szCs w:val="21"/>
        </w:rPr>
        <w:t>做好离职</w:t>
      </w:r>
      <w:r w:rsidR="00422BB0">
        <w:rPr>
          <w:rFonts w:ascii="微软雅黑" w:eastAsia="微软雅黑" w:hAnsi="微软雅黑" w:hint="eastAsia"/>
          <w:sz w:val="21"/>
          <w:szCs w:val="21"/>
        </w:rPr>
        <w:t>面谈</w:t>
      </w:r>
      <w:r w:rsidR="00BD2F7F">
        <w:rPr>
          <w:rFonts w:ascii="微软雅黑" w:eastAsia="微软雅黑" w:hAnsi="微软雅黑" w:hint="eastAsia"/>
          <w:sz w:val="21"/>
          <w:szCs w:val="21"/>
        </w:rPr>
        <w:t>，不仅能给即将离职的员工留下好印象，企业还能</w:t>
      </w:r>
      <w:r w:rsidR="00D177A5">
        <w:rPr>
          <w:rFonts w:ascii="微软雅黑" w:eastAsia="微软雅黑" w:hAnsi="微软雅黑" w:hint="eastAsia"/>
          <w:sz w:val="21"/>
          <w:szCs w:val="21"/>
        </w:rPr>
        <w:t>：1</w:t>
      </w:r>
      <w:r w:rsidR="00D177A5">
        <w:rPr>
          <w:rFonts w:ascii="微软雅黑" w:eastAsia="微软雅黑" w:hAnsi="微软雅黑"/>
          <w:sz w:val="21"/>
          <w:szCs w:val="21"/>
        </w:rPr>
        <w:t xml:space="preserve">. </w:t>
      </w:r>
      <w:r w:rsidR="00D177A5">
        <w:rPr>
          <w:rFonts w:ascii="微软雅黑" w:eastAsia="微软雅黑" w:hAnsi="微软雅黑" w:hint="eastAsia"/>
          <w:sz w:val="21"/>
          <w:szCs w:val="21"/>
        </w:rPr>
        <w:t>借机挽留核心员工，2</w:t>
      </w:r>
      <w:r w:rsidR="00D177A5">
        <w:rPr>
          <w:rFonts w:ascii="微软雅黑" w:eastAsia="微软雅黑" w:hAnsi="微软雅黑"/>
          <w:sz w:val="21"/>
          <w:szCs w:val="21"/>
        </w:rPr>
        <w:t xml:space="preserve">. </w:t>
      </w:r>
      <w:r w:rsidR="00BD2F7F">
        <w:rPr>
          <w:rFonts w:ascii="微软雅黑" w:eastAsia="微软雅黑" w:hAnsi="微软雅黑" w:hint="eastAsia"/>
          <w:sz w:val="21"/>
          <w:szCs w:val="21"/>
        </w:rPr>
        <w:t>从</w:t>
      </w:r>
      <w:r w:rsidR="008721CC">
        <w:rPr>
          <w:rFonts w:ascii="微软雅黑" w:eastAsia="微软雅黑" w:hAnsi="微软雅黑" w:hint="eastAsia"/>
          <w:sz w:val="21"/>
          <w:szCs w:val="21"/>
        </w:rPr>
        <w:t>交流</w:t>
      </w:r>
      <w:r w:rsidR="00BD2F7F">
        <w:rPr>
          <w:rFonts w:ascii="微软雅黑" w:eastAsia="微软雅黑" w:hAnsi="微软雅黑" w:hint="eastAsia"/>
          <w:sz w:val="21"/>
          <w:szCs w:val="21"/>
        </w:rPr>
        <w:t>中</w:t>
      </w:r>
      <w:r w:rsidR="003700F9" w:rsidRPr="00CD4A3A">
        <w:rPr>
          <w:rFonts w:ascii="微软雅黑" w:eastAsia="微软雅黑" w:hAnsi="微软雅黑" w:hint="eastAsia"/>
          <w:sz w:val="21"/>
          <w:szCs w:val="21"/>
        </w:rPr>
        <w:t>可以了解</w:t>
      </w:r>
      <w:r w:rsidR="00D177A5">
        <w:rPr>
          <w:rFonts w:ascii="微软雅黑" w:eastAsia="微软雅黑" w:hAnsi="微软雅黑" w:hint="eastAsia"/>
          <w:sz w:val="21"/>
          <w:szCs w:val="21"/>
        </w:rPr>
        <w:t>员工</w:t>
      </w:r>
      <w:r w:rsidR="003700F9" w:rsidRPr="00CD4A3A">
        <w:rPr>
          <w:rFonts w:ascii="微软雅黑" w:eastAsia="微软雅黑" w:hAnsi="微软雅黑" w:hint="eastAsia"/>
          <w:sz w:val="21"/>
          <w:szCs w:val="21"/>
        </w:rPr>
        <w:t>离职</w:t>
      </w:r>
      <w:r w:rsidR="003700F9">
        <w:rPr>
          <w:rFonts w:ascii="微软雅黑" w:eastAsia="微软雅黑" w:hAnsi="微软雅黑" w:hint="eastAsia"/>
          <w:sz w:val="21"/>
          <w:szCs w:val="21"/>
        </w:rPr>
        <w:t>的真实想法</w:t>
      </w:r>
      <w:r w:rsidR="003700F9" w:rsidRPr="00CD4A3A">
        <w:rPr>
          <w:rFonts w:ascii="微软雅黑" w:eastAsia="微软雅黑" w:hAnsi="微软雅黑" w:hint="eastAsia"/>
          <w:sz w:val="21"/>
          <w:szCs w:val="21"/>
        </w:rPr>
        <w:t>，</w:t>
      </w:r>
      <w:r w:rsidR="00D177A5">
        <w:rPr>
          <w:rFonts w:ascii="微软雅黑" w:eastAsia="微软雅黑" w:hAnsi="微软雅黑" w:hint="eastAsia"/>
          <w:sz w:val="21"/>
          <w:szCs w:val="21"/>
        </w:rPr>
        <w:t>3</w:t>
      </w:r>
      <w:r w:rsidR="00D177A5">
        <w:rPr>
          <w:rFonts w:ascii="微软雅黑" w:eastAsia="微软雅黑" w:hAnsi="微软雅黑"/>
          <w:sz w:val="21"/>
          <w:szCs w:val="21"/>
        </w:rPr>
        <w:t xml:space="preserve">. </w:t>
      </w:r>
      <w:r w:rsidR="00D177A5">
        <w:rPr>
          <w:rFonts w:ascii="微软雅黑" w:eastAsia="微软雅黑" w:hAnsi="微软雅黑" w:hint="eastAsia"/>
          <w:sz w:val="21"/>
          <w:szCs w:val="21"/>
        </w:rPr>
        <w:t>验证留人措施是否有效，4</w:t>
      </w:r>
      <w:r w:rsidR="00D177A5">
        <w:rPr>
          <w:rFonts w:ascii="微软雅黑" w:eastAsia="微软雅黑" w:hAnsi="微软雅黑"/>
          <w:sz w:val="21"/>
          <w:szCs w:val="21"/>
        </w:rPr>
        <w:t xml:space="preserve">. </w:t>
      </w:r>
      <w:r w:rsidR="003700F9" w:rsidRPr="00CD4A3A">
        <w:rPr>
          <w:rFonts w:ascii="微软雅黑" w:eastAsia="微软雅黑" w:hAnsi="微软雅黑" w:hint="eastAsia"/>
          <w:sz w:val="21"/>
          <w:szCs w:val="21"/>
        </w:rPr>
        <w:t>从</w:t>
      </w:r>
      <w:r w:rsidR="00D177A5">
        <w:rPr>
          <w:rFonts w:ascii="微软雅黑" w:eastAsia="微软雅黑" w:hAnsi="微软雅黑" w:hint="eastAsia"/>
          <w:sz w:val="21"/>
          <w:szCs w:val="21"/>
        </w:rPr>
        <w:t>面谈</w:t>
      </w:r>
      <w:r w:rsidR="003700F9" w:rsidRPr="00CD4A3A">
        <w:rPr>
          <w:rFonts w:ascii="微软雅黑" w:eastAsia="微软雅黑" w:hAnsi="微软雅黑" w:hint="eastAsia"/>
          <w:sz w:val="21"/>
          <w:szCs w:val="21"/>
        </w:rPr>
        <w:t>中可以提取出对公司有益的内容，从而促进公司的不断进步</w:t>
      </w:r>
      <w:r w:rsidR="00D177A5">
        <w:rPr>
          <w:rStyle w:val="aff"/>
          <w:rFonts w:ascii="微软雅黑" w:eastAsia="微软雅黑" w:hAnsi="微软雅黑"/>
          <w:sz w:val="21"/>
          <w:szCs w:val="21"/>
        </w:rPr>
        <w:footnoteReference w:id="1"/>
      </w:r>
      <w:r w:rsidR="003700F9" w:rsidRPr="00CD4A3A">
        <w:rPr>
          <w:rFonts w:ascii="微软雅黑" w:eastAsia="微软雅黑" w:hAnsi="微软雅黑" w:hint="eastAsia"/>
          <w:sz w:val="21"/>
          <w:szCs w:val="21"/>
        </w:rPr>
        <w:t>。</w:t>
      </w:r>
    </w:p>
    <w:p w14:paraId="36CFABEA" w14:textId="77777777" w:rsidR="00834A17" w:rsidRDefault="00C93092" w:rsidP="00B64414">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那么，如何开展离职</w:t>
      </w:r>
      <w:r w:rsidR="005300F4">
        <w:rPr>
          <w:rFonts w:ascii="微软雅黑" w:eastAsia="微软雅黑" w:hAnsi="微软雅黑" w:hint="eastAsia"/>
          <w:sz w:val="21"/>
          <w:szCs w:val="21"/>
        </w:rPr>
        <w:t>面谈</w:t>
      </w:r>
      <w:r>
        <w:rPr>
          <w:rFonts w:ascii="微软雅黑" w:eastAsia="微软雅黑" w:hAnsi="微软雅黑" w:hint="eastAsia"/>
          <w:sz w:val="21"/>
          <w:szCs w:val="21"/>
        </w:rPr>
        <w:t>呢？</w:t>
      </w:r>
      <w:r w:rsidR="00B64414" w:rsidRPr="00B64414">
        <w:rPr>
          <w:rFonts w:ascii="微软雅黑" w:eastAsia="微软雅黑" w:hAnsi="微软雅黑"/>
          <w:sz w:val="21"/>
          <w:szCs w:val="21"/>
        </w:rPr>
        <w:t>在本课中，</w:t>
      </w:r>
      <w:r w:rsidR="008A7B8C">
        <w:rPr>
          <w:rFonts w:ascii="微软雅黑" w:eastAsia="微软雅黑" w:hAnsi="微软雅黑" w:hint="eastAsia"/>
          <w:sz w:val="21"/>
          <w:szCs w:val="21"/>
        </w:rPr>
        <w:t>我们将向你介绍</w:t>
      </w:r>
      <w:r w:rsidR="00834A17">
        <w:rPr>
          <w:rFonts w:ascii="微软雅黑" w:eastAsia="微软雅黑" w:hAnsi="微软雅黑" w:hint="eastAsia"/>
          <w:sz w:val="21"/>
          <w:szCs w:val="21"/>
        </w:rPr>
        <w:t>：</w:t>
      </w:r>
    </w:p>
    <w:p w14:paraId="5802FCF5" w14:textId="77777777" w:rsidR="00834A17" w:rsidRDefault="00834A17" w:rsidP="00B64414">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 </w:t>
      </w:r>
      <w:r>
        <w:rPr>
          <w:rFonts w:ascii="微软雅黑" w:eastAsia="微软雅黑" w:hAnsi="微软雅黑" w:hint="eastAsia"/>
          <w:sz w:val="21"/>
          <w:szCs w:val="21"/>
        </w:rPr>
        <w:t>如何准备离职</w:t>
      </w:r>
      <w:r w:rsidR="005300F4">
        <w:rPr>
          <w:rFonts w:ascii="微软雅黑" w:eastAsia="微软雅黑" w:hAnsi="微软雅黑" w:hint="eastAsia"/>
          <w:sz w:val="21"/>
          <w:szCs w:val="21"/>
        </w:rPr>
        <w:t>面谈</w:t>
      </w:r>
    </w:p>
    <w:p w14:paraId="05AF31C0" w14:textId="77777777" w:rsidR="00B64414" w:rsidRPr="00160024" w:rsidRDefault="00834A17" w:rsidP="00B64414">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 </w:t>
      </w:r>
      <w:r w:rsidR="00845C56">
        <w:rPr>
          <w:rFonts w:ascii="微软雅黑" w:eastAsia="微软雅黑" w:hAnsi="微软雅黑"/>
          <w:sz w:val="21"/>
          <w:szCs w:val="21"/>
        </w:rPr>
        <w:t>如何</w:t>
      </w:r>
      <w:r w:rsidR="00080E5A">
        <w:rPr>
          <w:rFonts w:ascii="微软雅黑" w:eastAsia="微软雅黑" w:hAnsi="微软雅黑" w:hint="eastAsia"/>
          <w:sz w:val="21"/>
          <w:szCs w:val="21"/>
        </w:rPr>
        <w:t>进行离职</w:t>
      </w:r>
      <w:r w:rsidR="005300F4">
        <w:rPr>
          <w:rFonts w:ascii="微软雅黑" w:eastAsia="微软雅黑" w:hAnsi="微软雅黑" w:hint="eastAsia"/>
          <w:sz w:val="21"/>
          <w:szCs w:val="21"/>
        </w:rPr>
        <w:t>面谈</w:t>
      </w:r>
      <w:r w:rsidR="00845C56">
        <w:rPr>
          <w:rFonts w:ascii="微软雅黑" w:eastAsia="微软雅黑" w:hAnsi="微软雅黑" w:hint="eastAsia"/>
          <w:sz w:val="21"/>
          <w:szCs w:val="21"/>
        </w:rPr>
        <w:t>，在</w:t>
      </w:r>
      <w:r>
        <w:rPr>
          <w:rFonts w:ascii="微软雅黑" w:eastAsia="微软雅黑" w:hAnsi="微软雅黑" w:hint="eastAsia"/>
          <w:sz w:val="21"/>
          <w:szCs w:val="21"/>
        </w:rPr>
        <w:t>过程中注意什么。</w:t>
      </w:r>
    </w:p>
    <w:p w14:paraId="2D14580F" w14:textId="77777777" w:rsidR="00B64414" w:rsidRDefault="00B64414" w:rsidP="00B64414">
      <w:pPr>
        <w:spacing w:before="0" w:after="0" w:line="360" w:lineRule="exact"/>
        <w:rPr>
          <w:rFonts w:ascii="微软雅黑" w:eastAsia="微软雅黑" w:hAnsi="微软雅黑"/>
          <w:sz w:val="21"/>
          <w:szCs w:val="21"/>
        </w:rPr>
      </w:pPr>
    </w:p>
    <w:p w14:paraId="008311F7" w14:textId="77777777" w:rsidR="005300F4" w:rsidRPr="005300F4" w:rsidRDefault="003D1953" w:rsidP="005300F4">
      <w:pPr>
        <w:pStyle w:val="2"/>
        <w:spacing w:line="360" w:lineRule="exact"/>
        <w:rPr>
          <w:rFonts w:ascii="微软雅黑" w:eastAsia="微软雅黑" w:hAnsi="微软雅黑"/>
          <w:b/>
          <w:sz w:val="21"/>
          <w:szCs w:val="21"/>
        </w:rPr>
      </w:pPr>
      <w:r w:rsidRPr="00CD4A3A">
        <w:rPr>
          <w:rFonts w:ascii="微软雅黑" w:eastAsia="微软雅黑" w:hAnsi="微软雅黑" w:hint="eastAsia"/>
          <w:b/>
          <w:sz w:val="21"/>
          <w:szCs w:val="21"/>
        </w:rPr>
        <w:t>0</w:t>
      </w:r>
      <w:r w:rsidR="003E2347">
        <w:rPr>
          <w:rFonts w:ascii="微软雅黑" w:eastAsia="微软雅黑" w:hAnsi="微软雅黑"/>
          <w:b/>
          <w:sz w:val="21"/>
          <w:szCs w:val="21"/>
        </w:rPr>
        <w:t>1</w:t>
      </w:r>
      <w:r w:rsidRPr="00CD4A3A">
        <w:rPr>
          <w:rFonts w:ascii="微软雅黑" w:eastAsia="微软雅黑" w:hAnsi="微软雅黑" w:hint="eastAsia"/>
          <w:b/>
          <w:sz w:val="21"/>
          <w:szCs w:val="21"/>
        </w:rPr>
        <w:t>U</w:t>
      </w:r>
      <w:r w:rsidR="00C60292" w:rsidRPr="00CD4A3A">
        <w:rPr>
          <w:rFonts w:ascii="微软雅黑" w:eastAsia="微软雅黑" w:hAnsi="微软雅黑"/>
          <w:b/>
          <w:sz w:val="21"/>
          <w:szCs w:val="21"/>
        </w:rPr>
        <w:t xml:space="preserve"> </w:t>
      </w:r>
      <w:r w:rsidR="00C60292" w:rsidRPr="00CD4A3A">
        <w:rPr>
          <w:rFonts w:ascii="微软雅黑" w:eastAsia="微软雅黑" w:hAnsi="微软雅黑" w:hint="eastAsia"/>
          <w:b/>
          <w:sz w:val="21"/>
          <w:szCs w:val="21"/>
        </w:rPr>
        <w:t>如何准备离职</w:t>
      </w:r>
      <w:r w:rsidR="005300F4">
        <w:rPr>
          <w:rFonts w:ascii="微软雅黑" w:eastAsia="微软雅黑" w:hAnsi="微软雅黑" w:hint="eastAsia"/>
          <w:b/>
          <w:sz w:val="21"/>
          <w:szCs w:val="21"/>
        </w:rPr>
        <w:t>面谈</w:t>
      </w:r>
    </w:p>
    <w:p w14:paraId="3F54F464" w14:textId="77777777" w:rsidR="009B3371" w:rsidRDefault="009B3371" w:rsidP="009B3371">
      <w:pPr>
        <w:pStyle w:val="3"/>
        <w:spacing w:line="360" w:lineRule="exact"/>
        <w:rPr>
          <w:rFonts w:ascii="微软雅黑" w:eastAsia="微软雅黑" w:hAnsi="微软雅黑"/>
          <w:b/>
          <w:sz w:val="21"/>
          <w:szCs w:val="21"/>
        </w:rPr>
      </w:pPr>
      <w:r w:rsidRPr="009B3371">
        <w:rPr>
          <w:rFonts w:ascii="微软雅黑" w:eastAsia="微软雅黑" w:hAnsi="微软雅黑" w:hint="eastAsia"/>
          <w:b/>
          <w:sz w:val="21"/>
          <w:szCs w:val="21"/>
        </w:rPr>
        <w:t>0</w:t>
      </w:r>
      <w:r w:rsidRPr="009B3371">
        <w:rPr>
          <w:rFonts w:ascii="微软雅黑" w:eastAsia="微软雅黑" w:hAnsi="微软雅黑"/>
          <w:b/>
          <w:sz w:val="21"/>
          <w:szCs w:val="21"/>
        </w:rPr>
        <w:t>1</w:t>
      </w:r>
      <w:r w:rsidRPr="009B3371">
        <w:rPr>
          <w:rFonts w:ascii="微软雅黑" w:eastAsia="微软雅黑" w:hAnsi="微软雅黑" w:hint="eastAsia"/>
          <w:b/>
          <w:sz w:val="21"/>
          <w:szCs w:val="21"/>
        </w:rPr>
        <w:t>U</w:t>
      </w:r>
      <w:r w:rsidRPr="009B3371">
        <w:rPr>
          <w:rFonts w:ascii="微软雅黑" w:eastAsia="微软雅黑" w:hAnsi="微软雅黑"/>
          <w:b/>
          <w:sz w:val="21"/>
          <w:szCs w:val="21"/>
        </w:rPr>
        <w:t>01</w:t>
      </w:r>
      <w:r>
        <w:rPr>
          <w:rFonts w:ascii="微软雅黑" w:eastAsia="微软雅黑" w:hAnsi="微软雅黑"/>
          <w:b/>
          <w:sz w:val="21"/>
          <w:szCs w:val="21"/>
        </w:rPr>
        <w:t xml:space="preserve"> </w:t>
      </w:r>
      <w:r>
        <w:rPr>
          <w:rFonts w:ascii="微软雅黑" w:eastAsia="微软雅黑" w:hAnsi="微软雅黑" w:hint="eastAsia"/>
          <w:b/>
          <w:sz w:val="21"/>
          <w:szCs w:val="21"/>
        </w:rPr>
        <w:t>案例：</w:t>
      </w:r>
      <w:r w:rsidR="00EF5262">
        <w:rPr>
          <w:rFonts w:ascii="微软雅黑" w:eastAsia="微软雅黑" w:hAnsi="微软雅黑" w:hint="eastAsia"/>
          <w:b/>
          <w:sz w:val="21"/>
          <w:szCs w:val="21"/>
        </w:rPr>
        <w:t>杜华</w:t>
      </w:r>
      <w:r w:rsidR="00287A8B">
        <w:rPr>
          <w:rFonts w:ascii="微软雅黑" w:eastAsia="微软雅黑" w:hAnsi="微软雅黑" w:hint="eastAsia"/>
          <w:b/>
          <w:sz w:val="21"/>
          <w:szCs w:val="21"/>
        </w:rPr>
        <w:t>的</w:t>
      </w:r>
      <w:r w:rsidR="00EF5262">
        <w:rPr>
          <w:rFonts w:ascii="微软雅黑" w:eastAsia="微软雅黑" w:hAnsi="微软雅黑" w:hint="eastAsia"/>
          <w:b/>
          <w:sz w:val="21"/>
          <w:szCs w:val="21"/>
        </w:rPr>
        <w:t>离职</w:t>
      </w:r>
    </w:p>
    <w:p w14:paraId="39307AFE" w14:textId="77777777" w:rsidR="00BF73F1" w:rsidRDefault="00BF73F1" w:rsidP="0072155D">
      <w:pPr>
        <w:spacing w:before="0" w:after="0" w:line="360" w:lineRule="exact"/>
        <w:rPr>
          <w:rFonts w:ascii="微软雅黑" w:eastAsia="微软雅黑" w:hAnsi="微软雅黑"/>
          <w:sz w:val="21"/>
          <w:szCs w:val="21"/>
        </w:rPr>
      </w:pPr>
      <w:r w:rsidRPr="00BF73F1">
        <w:rPr>
          <w:rFonts w:ascii="微软雅黑" w:eastAsia="微软雅黑" w:hAnsi="微软雅黑" w:hint="eastAsia"/>
          <w:sz w:val="21"/>
          <w:szCs w:val="21"/>
        </w:rPr>
        <w:t>杜华是</w:t>
      </w:r>
      <w:r w:rsidR="00F10EBD">
        <w:rPr>
          <w:rFonts w:ascii="微软雅黑" w:eastAsia="微软雅黑" w:hAnsi="微软雅黑" w:hint="eastAsia"/>
          <w:sz w:val="21"/>
          <w:szCs w:val="21"/>
        </w:rPr>
        <w:t>佳星</w:t>
      </w:r>
      <w:r w:rsidR="008634EF">
        <w:rPr>
          <w:rFonts w:ascii="微软雅黑" w:eastAsia="微软雅黑" w:hAnsi="微软雅黑" w:hint="eastAsia"/>
          <w:sz w:val="21"/>
          <w:szCs w:val="21"/>
        </w:rPr>
        <w:t>信息技术有限</w:t>
      </w:r>
      <w:r w:rsidR="00F10EBD">
        <w:rPr>
          <w:rFonts w:ascii="微软雅黑" w:eastAsia="微软雅黑" w:hAnsi="微软雅黑" w:hint="eastAsia"/>
          <w:sz w:val="21"/>
          <w:szCs w:val="21"/>
        </w:rPr>
        <w:t>公司的</w:t>
      </w:r>
      <w:r w:rsidR="00CF72B8">
        <w:rPr>
          <w:rFonts w:ascii="微软雅黑" w:eastAsia="微软雅黑" w:hAnsi="微软雅黑" w:hint="eastAsia"/>
          <w:sz w:val="21"/>
          <w:szCs w:val="21"/>
        </w:rPr>
        <w:t>JAVA架构师</w:t>
      </w:r>
      <w:r w:rsidR="00F10EBD">
        <w:rPr>
          <w:rFonts w:ascii="微软雅黑" w:eastAsia="微软雅黑" w:hAnsi="微软雅黑" w:hint="eastAsia"/>
          <w:sz w:val="21"/>
          <w:szCs w:val="21"/>
        </w:rPr>
        <w:t>，他来公司将近</w:t>
      </w:r>
      <w:r w:rsidR="009353D3">
        <w:rPr>
          <w:rFonts w:ascii="微软雅黑" w:eastAsia="微软雅黑" w:hAnsi="微软雅黑" w:hint="eastAsia"/>
          <w:sz w:val="21"/>
          <w:szCs w:val="21"/>
        </w:rPr>
        <w:t>四</w:t>
      </w:r>
      <w:r w:rsidR="00F10EBD">
        <w:rPr>
          <w:rFonts w:ascii="微软雅黑" w:eastAsia="微软雅黑" w:hAnsi="微软雅黑" w:hint="eastAsia"/>
          <w:sz w:val="21"/>
          <w:szCs w:val="21"/>
        </w:rPr>
        <w:t>年，已经是</w:t>
      </w:r>
      <w:r w:rsidR="008634EF">
        <w:rPr>
          <w:rFonts w:ascii="微软雅黑" w:eastAsia="微软雅黑" w:hAnsi="微软雅黑" w:hint="eastAsia"/>
          <w:sz w:val="21"/>
          <w:szCs w:val="21"/>
        </w:rPr>
        <w:t>部门内</w:t>
      </w:r>
      <w:r w:rsidR="00F10EBD">
        <w:rPr>
          <w:rFonts w:ascii="微软雅黑" w:eastAsia="微软雅黑" w:hAnsi="微软雅黑" w:hint="eastAsia"/>
          <w:sz w:val="21"/>
          <w:szCs w:val="21"/>
        </w:rPr>
        <w:t>不可或缺的骨干之一。在上个星期，人力资源部突然收到</w:t>
      </w:r>
      <w:r w:rsidR="00AB5245">
        <w:rPr>
          <w:rFonts w:ascii="微软雅黑" w:eastAsia="微软雅黑" w:hAnsi="微软雅黑" w:hint="eastAsia"/>
          <w:sz w:val="21"/>
          <w:szCs w:val="21"/>
        </w:rPr>
        <w:t>杜华的辞职信</w:t>
      </w:r>
      <w:r w:rsidR="009353D3">
        <w:rPr>
          <w:rFonts w:ascii="微软雅黑" w:eastAsia="微软雅黑" w:hAnsi="微软雅黑" w:hint="eastAsia"/>
          <w:sz w:val="21"/>
          <w:szCs w:val="21"/>
        </w:rPr>
        <w:t>。杜华毫无征兆的提出离职</w:t>
      </w:r>
      <w:r w:rsidR="00AB5245">
        <w:rPr>
          <w:rFonts w:ascii="微软雅黑" w:eastAsia="微软雅黑" w:hAnsi="微软雅黑" w:hint="eastAsia"/>
          <w:sz w:val="21"/>
          <w:szCs w:val="21"/>
        </w:rPr>
        <w:t>让人力资源部</w:t>
      </w:r>
      <w:r w:rsidR="00240F77">
        <w:rPr>
          <w:rFonts w:ascii="微软雅黑" w:eastAsia="微软雅黑" w:hAnsi="微软雅黑" w:hint="eastAsia"/>
          <w:sz w:val="21"/>
          <w:szCs w:val="21"/>
        </w:rPr>
        <w:t>招聘经理</w:t>
      </w:r>
      <w:r w:rsidR="00AB5245">
        <w:rPr>
          <w:rFonts w:ascii="微软雅黑" w:eastAsia="微软雅黑" w:hAnsi="微软雅黑" w:hint="eastAsia"/>
          <w:sz w:val="21"/>
          <w:szCs w:val="21"/>
        </w:rPr>
        <w:t>王丽大吃一惊</w:t>
      </w:r>
      <w:r w:rsidR="009353D3">
        <w:rPr>
          <w:rFonts w:ascii="微软雅黑" w:eastAsia="微软雅黑" w:hAnsi="微软雅黑" w:hint="eastAsia"/>
          <w:sz w:val="21"/>
          <w:szCs w:val="21"/>
        </w:rPr>
        <w:t>——杜华工作一向认真，与同事相处得也很融洽，前不久还给他涨了</w:t>
      </w:r>
      <w:r w:rsidR="0072155D">
        <w:rPr>
          <w:rFonts w:ascii="微软雅黑" w:eastAsia="微软雅黑" w:hAnsi="微软雅黑" w:hint="eastAsia"/>
          <w:sz w:val="21"/>
          <w:szCs w:val="21"/>
        </w:rPr>
        <w:t>薪资，照理来说应该不会提出离职。</w:t>
      </w:r>
    </w:p>
    <w:p w14:paraId="13EB3F56" w14:textId="77777777" w:rsidR="0072155D" w:rsidRDefault="0072155D"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王丽认为应当立即与杜华面谈沟通，但又担心自己</w:t>
      </w:r>
      <w:r w:rsidR="00776EEB">
        <w:rPr>
          <w:rFonts w:ascii="微软雅黑" w:eastAsia="微软雅黑" w:hAnsi="微软雅黑" w:hint="eastAsia"/>
          <w:sz w:val="21"/>
          <w:szCs w:val="21"/>
        </w:rPr>
        <w:t>对情况不够了解，于是</w:t>
      </w:r>
      <w:r w:rsidR="003B2868">
        <w:rPr>
          <w:rFonts w:ascii="微软雅黑" w:eastAsia="微软雅黑" w:hAnsi="微软雅黑" w:hint="eastAsia"/>
          <w:sz w:val="21"/>
          <w:szCs w:val="21"/>
        </w:rPr>
        <w:t>立马</w:t>
      </w:r>
      <w:r w:rsidR="00776EEB">
        <w:rPr>
          <w:rFonts w:ascii="微软雅黑" w:eastAsia="微软雅黑" w:hAnsi="微软雅黑" w:hint="eastAsia"/>
          <w:sz w:val="21"/>
          <w:szCs w:val="21"/>
        </w:rPr>
        <w:t>叫上了杜华</w:t>
      </w:r>
      <w:r w:rsidR="003B2868">
        <w:rPr>
          <w:rFonts w:ascii="微软雅黑" w:eastAsia="微软雅黑" w:hAnsi="微软雅黑" w:hint="eastAsia"/>
          <w:sz w:val="21"/>
          <w:szCs w:val="21"/>
        </w:rPr>
        <w:t>和他</w:t>
      </w:r>
      <w:r w:rsidR="00776EEB">
        <w:rPr>
          <w:rFonts w:ascii="微软雅黑" w:eastAsia="微软雅黑" w:hAnsi="微软雅黑" w:hint="eastAsia"/>
          <w:sz w:val="21"/>
          <w:szCs w:val="21"/>
        </w:rPr>
        <w:t>的</w:t>
      </w:r>
      <w:r w:rsidR="00B27310">
        <w:rPr>
          <w:rFonts w:ascii="微软雅黑" w:eastAsia="微软雅黑" w:hAnsi="微软雅黑" w:hint="eastAsia"/>
          <w:sz w:val="21"/>
          <w:szCs w:val="21"/>
        </w:rPr>
        <w:t>直系上司</w:t>
      </w:r>
      <w:r w:rsidR="00AD27A8">
        <w:rPr>
          <w:rFonts w:ascii="微软雅黑" w:eastAsia="微软雅黑" w:hAnsi="微软雅黑" w:hint="eastAsia"/>
          <w:sz w:val="21"/>
          <w:szCs w:val="21"/>
        </w:rPr>
        <w:t>技术总监</w:t>
      </w:r>
      <w:r w:rsidR="00B27310">
        <w:rPr>
          <w:rFonts w:ascii="微软雅黑" w:eastAsia="微软雅黑" w:hAnsi="微软雅黑" w:hint="eastAsia"/>
          <w:sz w:val="21"/>
          <w:szCs w:val="21"/>
        </w:rPr>
        <w:t>徐凯岳</w:t>
      </w:r>
      <w:r w:rsidR="003B2868">
        <w:rPr>
          <w:rFonts w:ascii="微软雅黑" w:eastAsia="微软雅黑" w:hAnsi="微软雅黑" w:hint="eastAsia"/>
          <w:sz w:val="21"/>
          <w:szCs w:val="21"/>
        </w:rPr>
        <w:t>在1</w:t>
      </w:r>
      <w:r w:rsidR="003B2868">
        <w:rPr>
          <w:rFonts w:ascii="微软雅黑" w:eastAsia="微软雅黑" w:hAnsi="微软雅黑"/>
          <w:sz w:val="21"/>
          <w:szCs w:val="21"/>
        </w:rPr>
        <w:t>5</w:t>
      </w:r>
      <w:r w:rsidR="003B2868">
        <w:rPr>
          <w:rFonts w:ascii="微软雅黑" w:eastAsia="微软雅黑" w:hAnsi="微软雅黑" w:hint="eastAsia"/>
          <w:sz w:val="21"/>
          <w:szCs w:val="21"/>
        </w:rPr>
        <w:t>分钟后进行面谈</w:t>
      </w:r>
      <w:r>
        <w:rPr>
          <w:rFonts w:ascii="微软雅黑" w:eastAsia="微软雅黑" w:hAnsi="微软雅黑" w:hint="eastAsia"/>
          <w:sz w:val="21"/>
          <w:szCs w:val="21"/>
        </w:rPr>
        <w:t>。</w:t>
      </w:r>
    </w:p>
    <w:p w14:paraId="42E990A5" w14:textId="77777777" w:rsidR="00AD786D" w:rsidRDefault="00AD786D"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【场景：会议室】</w:t>
      </w:r>
    </w:p>
    <w:p w14:paraId="155EF1F2" w14:textId="77777777" w:rsidR="00050F00" w:rsidRDefault="00050F00"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王丽：</w:t>
      </w:r>
      <w:r w:rsidR="006C11E5">
        <w:rPr>
          <w:rFonts w:ascii="微软雅黑" w:eastAsia="微软雅黑" w:hAnsi="微软雅黑" w:hint="eastAsia"/>
          <w:sz w:val="21"/>
          <w:szCs w:val="21"/>
        </w:rPr>
        <w:t>杜华，收到你的辞职申请，我觉得挺意外的。今天和</w:t>
      </w:r>
      <w:proofErr w:type="gramStart"/>
      <w:r w:rsidR="006C11E5">
        <w:rPr>
          <w:rFonts w:ascii="微软雅黑" w:eastAsia="微软雅黑" w:hAnsi="微软雅黑" w:hint="eastAsia"/>
          <w:sz w:val="21"/>
          <w:szCs w:val="21"/>
        </w:rPr>
        <w:t>徐</w:t>
      </w:r>
      <w:r w:rsidR="00AD27A8">
        <w:rPr>
          <w:rFonts w:ascii="微软雅黑" w:eastAsia="微软雅黑" w:hAnsi="微软雅黑" w:hint="eastAsia"/>
          <w:sz w:val="21"/>
          <w:szCs w:val="21"/>
        </w:rPr>
        <w:t>总监</w:t>
      </w:r>
      <w:proofErr w:type="gramEnd"/>
      <w:r w:rsidR="006C11E5">
        <w:rPr>
          <w:rFonts w:ascii="微软雅黑" w:eastAsia="微软雅黑" w:hAnsi="微软雅黑" w:hint="eastAsia"/>
          <w:sz w:val="21"/>
          <w:szCs w:val="21"/>
        </w:rPr>
        <w:t>一起，想和你聊聊怎么就突然提出离职呢？</w:t>
      </w:r>
    </w:p>
    <w:p w14:paraId="767488E2" w14:textId="77777777" w:rsidR="006C11E5" w:rsidRDefault="006C11E5"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杜华：其实也没什么……</w:t>
      </w:r>
    </w:p>
    <w:p w14:paraId="6FB43A3D" w14:textId="77777777" w:rsidR="006C11E5" w:rsidRDefault="006C11E5"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lastRenderedPageBreak/>
        <w:t>徐凯岳：</w:t>
      </w:r>
      <w:r w:rsidR="00D212BC">
        <w:rPr>
          <w:rFonts w:ascii="微软雅黑" w:eastAsia="微软雅黑" w:hAnsi="微软雅黑" w:hint="eastAsia"/>
          <w:sz w:val="21"/>
          <w:szCs w:val="21"/>
        </w:rPr>
        <w:t>杜华，你</w:t>
      </w:r>
      <w:r w:rsidR="00507D3A">
        <w:rPr>
          <w:rFonts w:ascii="微软雅黑" w:eastAsia="微软雅黑" w:hAnsi="微软雅黑" w:hint="eastAsia"/>
          <w:sz w:val="21"/>
          <w:szCs w:val="21"/>
        </w:rPr>
        <w:t>怎么这样</w:t>
      </w:r>
      <w:r w:rsidR="00D212BC">
        <w:rPr>
          <w:rFonts w:ascii="微软雅黑" w:eastAsia="微软雅黑" w:hAnsi="微软雅黑" w:hint="eastAsia"/>
          <w:sz w:val="21"/>
          <w:szCs w:val="21"/>
        </w:rPr>
        <w:t>。</w:t>
      </w:r>
      <w:r w:rsidR="00507D3A">
        <w:rPr>
          <w:rFonts w:ascii="微软雅黑" w:eastAsia="微软雅黑" w:hAnsi="微软雅黑" w:hint="eastAsia"/>
          <w:sz w:val="21"/>
          <w:szCs w:val="21"/>
        </w:rPr>
        <w:t>项目</w:t>
      </w:r>
      <w:r w:rsidR="008E3890">
        <w:rPr>
          <w:rFonts w:ascii="微软雅黑" w:eastAsia="微软雅黑" w:hAnsi="微软雅黑" w:hint="eastAsia"/>
          <w:sz w:val="21"/>
          <w:szCs w:val="21"/>
        </w:rPr>
        <w:t>都进行了过半</w:t>
      </w:r>
      <w:r w:rsidR="00507D3A">
        <w:rPr>
          <w:rFonts w:ascii="微软雅黑" w:eastAsia="微软雅黑" w:hAnsi="微软雅黑" w:hint="eastAsia"/>
          <w:sz w:val="21"/>
          <w:szCs w:val="21"/>
        </w:rPr>
        <w:t>，</w:t>
      </w:r>
      <w:r w:rsidR="008E3890">
        <w:rPr>
          <w:rFonts w:ascii="微软雅黑" w:eastAsia="微软雅黑" w:hAnsi="微软雅黑" w:hint="eastAsia"/>
          <w:sz w:val="21"/>
          <w:szCs w:val="21"/>
        </w:rPr>
        <w:t>核心功能是你负责的，你现在说要走，别人根本接不上！（</w:t>
      </w:r>
      <w:r w:rsidR="00E26074">
        <w:rPr>
          <w:rFonts w:ascii="微软雅黑" w:eastAsia="微软雅黑" w:hAnsi="微软雅黑" w:hint="eastAsia"/>
          <w:sz w:val="21"/>
          <w:szCs w:val="21"/>
        </w:rPr>
        <w:t>生气）</w:t>
      </w:r>
      <w:r w:rsidR="00AD27A8">
        <w:rPr>
          <w:rFonts w:ascii="微软雅黑" w:eastAsia="微软雅黑" w:hAnsi="微软雅黑" w:hint="eastAsia"/>
          <w:sz w:val="21"/>
          <w:szCs w:val="21"/>
        </w:rPr>
        <w:t>对了，前两个月还给你涨薪了。我把部门里少有的机会留给你，你就是这么回馈公司的？</w:t>
      </w:r>
    </w:p>
    <w:p w14:paraId="702B24FA" w14:textId="77777777" w:rsidR="00E26074" w:rsidRDefault="005A2327"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面对徐</w:t>
      </w:r>
      <w:r w:rsidR="00AD27A8">
        <w:rPr>
          <w:rFonts w:ascii="微软雅黑" w:eastAsia="微软雅黑" w:hAnsi="微软雅黑" w:hint="eastAsia"/>
          <w:sz w:val="21"/>
          <w:szCs w:val="21"/>
        </w:rPr>
        <w:t>总监</w:t>
      </w:r>
      <w:r>
        <w:rPr>
          <w:rFonts w:ascii="微软雅黑" w:eastAsia="微软雅黑" w:hAnsi="微软雅黑" w:hint="eastAsia"/>
          <w:sz w:val="21"/>
          <w:szCs w:val="21"/>
        </w:rPr>
        <w:t>的</w:t>
      </w:r>
      <w:r w:rsidR="00AD27A8">
        <w:rPr>
          <w:rFonts w:ascii="微软雅黑" w:eastAsia="微软雅黑" w:hAnsi="微软雅黑" w:hint="eastAsia"/>
          <w:sz w:val="21"/>
          <w:szCs w:val="21"/>
        </w:rPr>
        <w:t>指责</w:t>
      </w:r>
      <w:r>
        <w:rPr>
          <w:rFonts w:ascii="微软雅黑" w:eastAsia="微软雅黑" w:hAnsi="微软雅黑" w:hint="eastAsia"/>
          <w:sz w:val="21"/>
          <w:szCs w:val="21"/>
        </w:rPr>
        <w:t>，杜华不知道怎么回答。</w:t>
      </w:r>
      <w:r w:rsidR="00D3655F">
        <w:rPr>
          <w:rFonts w:ascii="微软雅黑" w:eastAsia="微软雅黑" w:hAnsi="微软雅黑" w:hint="eastAsia"/>
          <w:sz w:val="21"/>
          <w:szCs w:val="21"/>
        </w:rPr>
        <w:t>从新人成长到现在的骨干，</w:t>
      </w:r>
      <w:r w:rsidR="00E26074">
        <w:rPr>
          <w:rFonts w:ascii="微软雅黑" w:eastAsia="微软雅黑" w:hAnsi="微软雅黑" w:hint="eastAsia"/>
          <w:sz w:val="21"/>
          <w:szCs w:val="21"/>
        </w:rPr>
        <w:t>杜华非常感激</w:t>
      </w:r>
      <w:r w:rsidR="00D3655F">
        <w:rPr>
          <w:rFonts w:ascii="微软雅黑" w:eastAsia="微软雅黑" w:hAnsi="微软雅黑" w:hint="eastAsia"/>
          <w:sz w:val="21"/>
          <w:szCs w:val="21"/>
        </w:rPr>
        <w:t>徐</w:t>
      </w:r>
      <w:r w:rsidR="00AD27A8">
        <w:rPr>
          <w:rFonts w:ascii="微软雅黑" w:eastAsia="微软雅黑" w:hAnsi="微软雅黑" w:hint="eastAsia"/>
          <w:sz w:val="21"/>
          <w:szCs w:val="21"/>
        </w:rPr>
        <w:t>总监</w:t>
      </w:r>
      <w:r w:rsidR="00D3655F">
        <w:rPr>
          <w:rFonts w:ascii="微软雅黑" w:eastAsia="微软雅黑" w:hAnsi="微软雅黑" w:hint="eastAsia"/>
          <w:sz w:val="21"/>
          <w:szCs w:val="21"/>
        </w:rPr>
        <w:t>对他的指导</w:t>
      </w:r>
      <w:r w:rsidR="00E26074">
        <w:rPr>
          <w:rFonts w:ascii="微软雅黑" w:eastAsia="微软雅黑" w:hAnsi="微软雅黑" w:hint="eastAsia"/>
          <w:sz w:val="21"/>
          <w:szCs w:val="21"/>
        </w:rPr>
        <w:t>帮助。但公司</w:t>
      </w:r>
      <w:r w:rsidR="00494896">
        <w:rPr>
          <w:rFonts w:ascii="微软雅黑" w:eastAsia="微软雅黑" w:hAnsi="微软雅黑" w:hint="eastAsia"/>
          <w:sz w:val="21"/>
          <w:szCs w:val="21"/>
        </w:rPr>
        <w:t>的</w:t>
      </w:r>
      <w:r w:rsidR="00E26074">
        <w:rPr>
          <w:rFonts w:ascii="微软雅黑" w:eastAsia="微软雅黑" w:hAnsi="微软雅黑" w:hint="eastAsia"/>
          <w:sz w:val="21"/>
          <w:szCs w:val="21"/>
        </w:rPr>
        <w:t>发展</w:t>
      </w:r>
      <w:r w:rsidR="00494896">
        <w:rPr>
          <w:rFonts w:ascii="微软雅黑" w:eastAsia="微软雅黑" w:hAnsi="微软雅黑" w:hint="eastAsia"/>
          <w:sz w:val="21"/>
          <w:szCs w:val="21"/>
        </w:rPr>
        <w:t>已经完全</w:t>
      </w:r>
      <w:r w:rsidR="00E26074">
        <w:rPr>
          <w:rFonts w:ascii="微软雅黑" w:eastAsia="微软雅黑" w:hAnsi="微软雅黑" w:hint="eastAsia"/>
          <w:sz w:val="21"/>
          <w:szCs w:val="21"/>
        </w:rPr>
        <w:t>偏离他的个人职业规划，眼下</w:t>
      </w:r>
      <w:r w:rsidR="008D4F77">
        <w:rPr>
          <w:rFonts w:ascii="微软雅黑" w:eastAsia="微软雅黑" w:hAnsi="微软雅黑" w:hint="eastAsia"/>
          <w:sz w:val="21"/>
          <w:szCs w:val="21"/>
        </w:rPr>
        <w:t>其他公司向他抛出了橄榄枝，</w:t>
      </w:r>
      <w:r w:rsidR="00FD5895">
        <w:rPr>
          <w:rFonts w:ascii="微软雅黑" w:eastAsia="微软雅黑" w:hAnsi="微软雅黑" w:hint="eastAsia"/>
          <w:sz w:val="21"/>
          <w:szCs w:val="21"/>
        </w:rPr>
        <w:t>在这个时候</w:t>
      </w:r>
      <w:r w:rsidR="00E26074">
        <w:rPr>
          <w:rFonts w:ascii="微软雅黑" w:eastAsia="微软雅黑" w:hAnsi="微软雅黑" w:hint="eastAsia"/>
          <w:sz w:val="21"/>
          <w:szCs w:val="21"/>
        </w:rPr>
        <w:t>提出辞职也是经过了深思熟虑。</w:t>
      </w:r>
    </w:p>
    <w:p w14:paraId="42367D89" w14:textId="77777777" w:rsidR="00D212BC" w:rsidRDefault="00D212BC"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王丽见场面</w:t>
      </w:r>
      <w:r w:rsidR="00E26074">
        <w:rPr>
          <w:rFonts w:ascii="微软雅黑" w:eastAsia="微软雅黑" w:hAnsi="微软雅黑" w:hint="eastAsia"/>
          <w:sz w:val="21"/>
          <w:szCs w:val="21"/>
        </w:rPr>
        <w:t>陷入了</w:t>
      </w:r>
      <w:r>
        <w:rPr>
          <w:rFonts w:ascii="微软雅黑" w:eastAsia="微软雅黑" w:hAnsi="微软雅黑" w:hint="eastAsia"/>
          <w:sz w:val="21"/>
          <w:szCs w:val="21"/>
        </w:rPr>
        <w:t>尴尬，立马打圆场道：</w:t>
      </w:r>
      <w:r w:rsidR="00FE75F7">
        <w:rPr>
          <w:rFonts w:ascii="微软雅黑" w:eastAsia="微软雅黑" w:hAnsi="微软雅黑" w:hint="eastAsia"/>
          <w:sz w:val="21"/>
          <w:szCs w:val="21"/>
        </w:rPr>
        <w:t>徐</w:t>
      </w:r>
      <w:r w:rsidR="00AD27A8">
        <w:rPr>
          <w:rFonts w:ascii="微软雅黑" w:eastAsia="微软雅黑" w:hAnsi="微软雅黑" w:hint="eastAsia"/>
          <w:sz w:val="21"/>
          <w:szCs w:val="21"/>
        </w:rPr>
        <w:t>总监</w:t>
      </w:r>
      <w:r w:rsidR="00FE75F7">
        <w:rPr>
          <w:rFonts w:ascii="微软雅黑" w:eastAsia="微软雅黑" w:hAnsi="微软雅黑" w:hint="eastAsia"/>
          <w:sz w:val="21"/>
          <w:szCs w:val="21"/>
        </w:rPr>
        <w:t>，</w:t>
      </w:r>
      <w:r w:rsidR="00AD786D">
        <w:rPr>
          <w:rFonts w:ascii="微软雅黑" w:eastAsia="微软雅黑" w:hAnsi="微软雅黑" w:hint="eastAsia"/>
          <w:sz w:val="21"/>
          <w:szCs w:val="21"/>
        </w:rPr>
        <w:t>别着急，还是我来说吧。杜华，</w:t>
      </w:r>
      <w:r w:rsidR="00494896">
        <w:rPr>
          <w:rFonts w:ascii="微软雅黑" w:eastAsia="微软雅黑" w:hAnsi="微软雅黑" w:hint="eastAsia"/>
          <w:sz w:val="21"/>
          <w:szCs w:val="21"/>
        </w:rPr>
        <w:t>是不是遇到了什么困难？</w:t>
      </w:r>
    </w:p>
    <w:p w14:paraId="3F7ACE35" w14:textId="77777777" w:rsidR="00AE5AFB" w:rsidRDefault="00494896"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杜华：也没什么特别的困难……</w:t>
      </w:r>
    </w:p>
    <w:p w14:paraId="65458E22" w14:textId="77777777" w:rsidR="00AE5AFB" w:rsidRDefault="00AE5AFB"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王丽：那是对现在的工作不满意吗？你有什么要求可以和我们沟通啊，怎么</w:t>
      </w:r>
      <w:proofErr w:type="gramStart"/>
      <w:r>
        <w:rPr>
          <w:rFonts w:ascii="微软雅黑" w:eastAsia="微软雅黑" w:hAnsi="微软雅黑" w:hint="eastAsia"/>
          <w:sz w:val="21"/>
          <w:szCs w:val="21"/>
        </w:rPr>
        <w:t>一</w:t>
      </w:r>
      <w:proofErr w:type="gramEnd"/>
      <w:r>
        <w:rPr>
          <w:rFonts w:ascii="微软雅黑" w:eastAsia="微软雅黑" w:hAnsi="微软雅黑" w:hint="eastAsia"/>
          <w:sz w:val="21"/>
          <w:szCs w:val="21"/>
        </w:rPr>
        <w:t>上来就提辞职了呢。</w:t>
      </w:r>
    </w:p>
    <w:p w14:paraId="386AA81C" w14:textId="77777777" w:rsidR="00FB1C7A" w:rsidRDefault="00B96EC9"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杜华：……</w:t>
      </w:r>
      <w:proofErr w:type="gramStart"/>
      <w:r>
        <w:rPr>
          <w:rFonts w:ascii="微软雅黑" w:eastAsia="微软雅黑" w:hAnsi="微软雅黑" w:hint="eastAsia"/>
          <w:sz w:val="21"/>
          <w:szCs w:val="21"/>
        </w:rPr>
        <w:t>……</w:t>
      </w:r>
      <w:proofErr w:type="gramEnd"/>
    </w:p>
    <w:p w14:paraId="6EC01A61" w14:textId="77777777" w:rsidR="0075266B" w:rsidRDefault="0075266B"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王丽：好吧，那你现在是已经找好下家了吗？</w:t>
      </w:r>
    </w:p>
    <w:p w14:paraId="5AC0DDC5" w14:textId="77777777" w:rsidR="0075266B" w:rsidRDefault="0075266B"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杜华：是的。</w:t>
      </w:r>
    </w:p>
    <w:p w14:paraId="3408A303" w14:textId="77777777" w:rsidR="0075266B" w:rsidRDefault="0075266B"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王丽：方便</w:t>
      </w:r>
      <w:r w:rsidR="00240F77">
        <w:rPr>
          <w:rFonts w:ascii="微软雅黑" w:eastAsia="微软雅黑" w:hAnsi="微软雅黑" w:hint="eastAsia"/>
          <w:sz w:val="21"/>
          <w:szCs w:val="21"/>
        </w:rPr>
        <w:t>透露</w:t>
      </w:r>
      <w:r>
        <w:rPr>
          <w:rFonts w:ascii="微软雅黑" w:eastAsia="微软雅黑" w:hAnsi="微软雅黑" w:hint="eastAsia"/>
          <w:sz w:val="21"/>
          <w:szCs w:val="21"/>
        </w:rPr>
        <w:t>是哪家公司吗？给你的待遇如何？</w:t>
      </w:r>
    </w:p>
    <w:p w14:paraId="4A6278C4" w14:textId="77777777" w:rsidR="0075266B" w:rsidRDefault="0075266B"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杜华：额，</w:t>
      </w:r>
      <w:r w:rsidR="00FB1C7A">
        <w:rPr>
          <w:rFonts w:ascii="微软雅黑" w:eastAsia="微软雅黑" w:hAnsi="微软雅黑" w:hint="eastAsia"/>
          <w:sz w:val="21"/>
          <w:szCs w:val="21"/>
        </w:rPr>
        <w:t>现在说这个不太好吧……</w:t>
      </w:r>
    </w:p>
    <w:p w14:paraId="3EBFC667" w14:textId="77777777" w:rsidR="0075266B" w:rsidRDefault="0075266B"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王丽：</w:t>
      </w:r>
      <w:r w:rsidR="00FB1C7A">
        <w:rPr>
          <w:rFonts w:ascii="微软雅黑" w:eastAsia="微软雅黑" w:hAnsi="微软雅黑" w:hint="eastAsia"/>
          <w:sz w:val="21"/>
          <w:szCs w:val="21"/>
        </w:rPr>
        <w:t>……</w:t>
      </w:r>
      <w:proofErr w:type="gramStart"/>
      <w:r w:rsidR="00FB1C7A">
        <w:rPr>
          <w:rFonts w:ascii="微软雅黑" w:eastAsia="微软雅黑" w:hAnsi="微软雅黑" w:hint="eastAsia"/>
          <w:sz w:val="21"/>
          <w:szCs w:val="21"/>
        </w:rPr>
        <w:t>……</w:t>
      </w:r>
      <w:proofErr w:type="gramEnd"/>
    </w:p>
    <w:p w14:paraId="5E2B3708" w14:textId="77777777" w:rsidR="006D2D36" w:rsidRDefault="00923E77" w:rsidP="00923E77">
      <w:pPr>
        <w:pStyle w:val="3"/>
        <w:spacing w:line="360" w:lineRule="exact"/>
        <w:rPr>
          <w:rFonts w:ascii="微软雅黑" w:eastAsia="微软雅黑" w:hAnsi="微软雅黑"/>
          <w:b/>
          <w:sz w:val="21"/>
          <w:szCs w:val="21"/>
        </w:rPr>
      </w:pPr>
      <w:r w:rsidRPr="00923E77">
        <w:rPr>
          <w:rFonts w:ascii="微软雅黑" w:eastAsia="微软雅黑" w:hAnsi="微软雅黑"/>
          <w:b/>
          <w:sz w:val="21"/>
          <w:szCs w:val="21"/>
        </w:rPr>
        <w:t>01</w:t>
      </w:r>
      <w:r w:rsidRPr="00923E77">
        <w:rPr>
          <w:rFonts w:ascii="微软雅黑" w:eastAsia="微软雅黑" w:hAnsi="微软雅黑" w:hint="eastAsia"/>
          <w:b/>
          <w:sz w:val="21"/>
          <w:szCs w:val="21"/>
        </w:rPr>
        <w:t>U</w:t>
      </w:r>
      <w:r w:rsidRPr="00923E77">
        <w:rPr>
          <w:rFonts w:ascii="微软雅黑" w:eastAsia="微软雅黑" w:hAnsi="微软雅黑"/>
          <w:b/>
          <w:sz w:val="21"/>
          <w:szCs w:val="21"/>
        </w:rPr>
        <w:t>02</w:t>
      </w:r>
      <w:r w:rsidR="0075266B">
        <w:rPr>
          <w:rFonts w:ascii="微软雅黑" w:eastAsia="微软雅黑" w:hAnsi="微软雅黑" w:hint="eastAsia"/>
          <w:b/>
          <w:sz w:val="21"/>
          <w:szCs w:val="21"/>
        </w:rPr>
        <w:t>A</w:t>
      </w:r>
      <w:r w:rsidR="0075266B">
        <w:rPr>
          <w:rFonts w:ascii="微软雅黑" w:eastAsia="微软雅黑" w:hAnsi="微软雅黑"/>
          <w:b/>
          <w:sz w:val="21"/>
          <w:szCs w:val="21"/>
        </w:rPr>
        <w:t xml:space="preserve"> </w:t>
      </w:r>
      <w:r w:rsidR="00DB1F46">
        <w:rPr>
          <w:rFonts w:ascii="微软雅黑" w:eastAsia="微软雅黑" w:hAnsi="微软雅黑" w:hint="eastAsia"/>
          <w:b/>
          <w:sz w:val="21"/>
          <w:szCs w:val="21"/>
        </w:rPr>
        <w:t>请思考</w:t>
      </w:r>
      <w:r w:rsidR="0075266B">
        <w:rPr>
          <w:rFonts w:ascii="微软雅黑" w:eastAsia="微软雅黑" w:hAnsi="微软雅黑" w:hint="eastAsia"/>
          <w:b/>
          <w:sz w:val="21"/>
          <w:szCs w:val="21"/>
        </w:rPr>
        <w:t>：你认为这是一次</w:t>
      </w:r>
      <w:r w:rsidR="0058617D">
        <w:rPr>
          <w:rFonts w:ascii="微软雅黑" w:eastAsia="微软雅黑" w:hAnsi="微软雅黑" w:hint="eastAsia"/>
          <w:b/>
          <w:sz w:val="21"/>
          <w:szCs w:val="21"/>
        </w:rPr>
        <w:t>成功的离职面谈吗？</w:t>
      </w:r>
    </w:p>
    <w:p w14:paraId="3AEB1109" w14:textId="77777777" w:rsidR="0058617D" w:rsidRDefault="0058617D" w:rsidP="0058617D">
      <w:pPr>
        <w:spacing w:before="0" w:after="0" w:line="360" w:lineRule="exact"/>
        <w:rPr>
          <w:rFonts w:ascii="微软雅黑" w:eastAsia="微软雅黑" w:hAnsi="微软雅黑"/>
          <w:sz w:val="21"/>
          <w:szCs w:val="21"/>
        </w:rPr>
      </w:pPr>
      <w:r w:rsidRPr="0058617D">
        <w:rPr>
          <w:rFonts w:ascii="微软雅黑" w:eastAsia="微软雅黑" w:hAnsi="微软雅黑" w:hint="eastAsia"/>
          <w:sz w:val="21"/>
          <w:szCs w:val="21"/>
        </w:rPr>
        <w:t>你认为</w:t>
      </w:r>
      <w:r w:rsidR="003B2868">
        <w:rPr>
          <w:rFonts w:ascii="微软雅黑" w:eastAsia="微软雅黑" w:hAnsi="微软雅黑" w:hint="eastAsia"/>
          <w:sz w:val="21"/>
          <w:szCs w:val="21"/>
        </w:rPr>
        <w:t>王丽是否组织了一次成功的离职面谈？</w:t>
      </w:r>
    </w:p>
    <w:p w14:paraId="66F96C05" w14:textId="77777777" w:rsidR="003B2868" w:rsidRDefault="003B2868" w:rsidP="003B2868">
      <w:pPr>
        <w:pStyle w:val="a3"/>
        <w:numPr>
          <w:ilvl w:val="0"/>
          <w:numId w:val="7"/>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是</w:t>
      </w:r>
    </w:p>
    <w:p w14:paraId="09B1EF49" w14:textId="77777777" w:rsidR="003B2868" w:rsidRDefault="003B2868" w:rsidP="003B2868">
      <w:pPr>
        <w:pStyle w:val="a3"/>
        <w:numPr>
          <w:ilvl w:val="0"/>
          <w:numId w:val="7"/>
        </w:numPr>
        <w:spacing w:before="0" w:after="0" w:line="360" w:lineRule="exact"/>
        <w:ind w:firstLineChars="0"/>
        <w:rPr>
          <w:rFonts w:ascii="微软雅黑" w:eastAsia="微软雅黑" w:hAnsi="微软雅黑"/>
          <w:sz w:val="21"/>
          <w:szCs w:val="21"/>
        </w:rPr>
      </w:pPr>
      <w:proofErr w:type="gramStart"/>
      <w:r>
        <w:rPr>
          <w:rFonts w:ascii="微软雅黑" w:eastAsia="微软雅黑" w:hAnsi="微软雅黑" w:hint="eastAsia"/>
          <w:sz w:val="21"/>
          <w:szCs w:val="21"/>
        </w:rPr>
        <w:t>否</w:t>
      </w:r>
      <w:proofErr w:type="gramEnd"/>
    </w:p>
    <w:p w14:paraId="0A35737A" w14:textId="77777777" w:rsidR="003B2868" w:rsidRDefault="003B2868" w:rsidP="003B2868">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【答案</w:t>
      </w:r>
      <w:r w:rsidRPr="003B2868">
        <w:rPr>
          <w:rFonts w:ascii="微软雅黑" w:eastAsia="微软雅黑" w:hAnsi="微软雅黑" w:hint="eastAsia"/>
          <w:sz w:val="21"/>
          <w:szCs w:val="21"/>
        </w:rPr>
        <w:t>】</w:t>
      </w:r>
      <w:r>
        <w:rPr>
          <w:rFonts w:ascii="微软雅黑" w:eastAsia="微软雅黑" w:hAnsi="微软雅黑" w:hint="eastAsia"/>
          <w:sz w:val="21"/>
          <w:szCs w:val="21"/>
        </w:rPr>
        <w:t>B</w:t>
      </w:r>
    </w:p>
    <w:p w14:paraId="3F9BCC63" w14:textId="77777777" w:rsidR="003B2868" w:rsidRDefault="003B2868" w:rsidP="003B2868">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【反馈】谢谢你的回答，我们认为王丽组织的面谈</w:t>
      </w:r>
      <w:r w:rsidR="00256051">
        <w:rPr>
          <w:rFonts w:ascii="微软雅黑" w:eastAsia="微软雅黑" w:hAnsi="微软雅黑" w:hint="eastAsia"/>
          <w:sz w:val="21"/>
          <w:szCs w:val="21"/>
        </w:rPr>
        <w:t>不是一次成功的离职面谈。</w:t>
      </w:r>
      <w:r w:rsidR="005F4515">
        <w:rPr>
          <w:rFonts w:ascii="微软雅黑" w:eastAsia="微软雅黑" w:hAnsi="微软雅黑" w:hint="eastAsia"/>
          <w:sz w:val="21"/>
          <w:szCs w:val="21"/>
        </w:rPr>
        <w:t>首先，王丽对此次离职面谈并未进行充分的准备。她邀请了杜华的直系上司，这让杜华倍感压力。最终，通过面谈王丽没有获得有效信息，离职面谈没有发挥出应有的作用。</w:t>
      </w:r>
    </w:p>
    <w:p w14:paraId="56FCCD3A" w14:textId="77777777" w:rsidR="003624F9" w:rsidRDefault="003624F9" w:rsidP="003624F9">
      <w:pPr>
        <w:pStyle w:val="3"/>
        <w:spacing w:line="360" w:lineRule="exact"/>
        <w:rPr>
          <w:rFonts w:ascii="微软雅黑" w:eastAsia="微软雅黑" w:hAnsi="微软雅黑"/>
          <w:b/>
          <w:sz w:val="21"/>
          <w:szCs w:val="21"/>
        </w:rPr>
      </w:pPr>
      <w:r w:rsidRPr="003624F9">
        <w:rPr>
          <w:rFonts w:ascii="微软雅黑" w:eastAsia="微软雅黑" w:hAnsi="微软雅黑" w:hint="eastAsia"/>
          <w:b/>
          <w:sz w:val="21"/>
          <w:szCs w:val="21"/>
        </w:rPr>
        <w:t>0</w:t>
      </w:r>
      <w:r w:rsidRPr="003624F9">
        <w:rPr>
          <w:rFonts w:ascii="微软雅黑" w:eastAsia="微软雅黑" w:hAnsi="微软雅黑"/>
          <w:b/>
          <w:sz w:val="21"/>
          <w:szCs w:val="21"/>
        </w:rPr>
        <w:t>1</w:t>
      </w:r>
      <w:r w:rsidRPr="003624F9">
        <w:rPr>
          <w:rFonts w:ascii="微软雅黑" w:eastAsia="微软雅黑" w:hAnsi="微软雅黑" w:hint="eastAsia"/>
          <w:b/>
          <w:sz w:val="21"/>
          <w:szCs w:val="21"/>
        </w:rPr>
        <w:t>U</w:t>
      </w:r>
      <w:r w:rsidRPr="003624F9">
        <w:rPr>
          <w:rFonts w:ascii="微软雅黑" w:eastAsia="微软雅黑" w:hAnsi="微软雅黑"/>
          <w:b/>
          <w:sz w:val="21"/>
          <w:szCs w:val="21"/>
        </w:rPr>
        <w:t>03</w:t>
      </w:r>
      <w:r>
        <w:rPr>
          <w:rFonts w:ascii="微软雅黑" w:eastAsia="微软雅黑" w:hAnsi="微软雅黑"/>
          <w:b/>
          <w:sz w:val="21"/>
          <w:szCs w:val="21"/>
        </w:rPr>
        <w:t xml:space="preserve"> </w:t>
      </w:r>
      <w:r w:rsidR="00E16E34">
        <w:rPr>
          <w:rFonts w:ascii="微软雅黑" w:eastAsia="微软雅黑" w:hAnsi="微软雅黑" w:hint="eastAsia"/>
          <w:b/>
          <w:sz w:val="21"/>
          <w:szCs w:val="21"/>
        </w:rPr>
        <w:t>离职面谈需要充分地准备</w:t>
      </w:r>
    </w:p>
    <w:p w14:paraId="3B5A0D0D" w14:textId="77777777" w:rsidR="00DE206D" w:rsidRDefault="003624F9"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想要组织一次成功的离职面谈并不容易。</w:t>
      </w:r>
      <w:r w:rsidR="005224BE">
        <w:rPr>
          <w:rFonts w:ascii="微软雅黑" w:eastAsia="微软雅黑" w:hAnsi="微软雅黑" w:hint="eastAsia"/>
          <w:sz w:val="21"/>
          <w:szCs w:val="21"/>
        </w:rPr>
        <w:t>员工可能会因为</w:t>
      </w:r>
      <w:r w:rsidR="00DB1F46">
        <w:rPr>
          <w:rFonts w:ascii="微软雅黑" w:eastAsia="微软雅黑" w:hAnsi="微软雅黑" w:hint="eastAsia"/>
          <w:sz w:val="21"/>
          <w:szCs w:val="21"/>
        </w:rPr>
        <w:t>某些原因</w:t>
      </w:r>
      <w:r w:rsidR="005224BE">
        <w:rPr>
          <w:rFonts w:ascii="微软雅黑" w:eastAsia="微软雅黑" w:hAnsi="微软雅黑" w:hint="eastAsia"/>
          <w:sz w:val="21"/>
          <w:szCs w:val="21"/>
        </w:rPr>
        <w:t>而对</w:t>
      </w:r>
      <w:r w:rsidR="00DB1F46">
        <w:rPr>
          <w:rFonts w:ascii="微软雅黑" w:eastAsia="微软雅黑" w:hAnsi="微软雅黑" w:hint="eastAsia"/>
          <w:sz w:val="21"/>
          <w:szCs w:val="21"/>
        </w:rPr>
        <w:t>一些</w:t>
      </w:r>
      <w:r w:rsidR="005224BE">
        <w:rPr>
          <w:rFonts w:ascii="微软雅黑" w:eastAsia="微软雅黑" w:hAnsi="微软雅黑" w:hint="eastAsia"/>
          <w:sz w:val="21"/>
          <w:szCs w:val="21"/>
        </w:rPr>
        <w:t>问题避而不谈，</w:t>
      </w:r>
      <w:r w:rsidR="00214F9F">
        <w:rPr>
          <w:rFonts w:ascii="微软雅黑" w:eastAsia="微软雅黑" w:hAnsi="微软雅黑" w:hint="eastAsia"/>
          <w:sz w:val="21"/>
          <w:szCs w:val="21"/>
        </w:rPr>
        <w:t>可能认为自己的建议无济于事而隐藏自己内心的想法，还可能刁难面谈者，提出一些对企业有害的批评和指责。</w:t>
      </w:r>
      <w:r w:rsidR="00734CFD">
        <w:rPr>
          <w:rFonts w:ascii="微软雅黑" w:eastAsia="微软雅黑" w:hAnsi="微软雅黑" w:hint="eastAsia"/>
          <w:sz w:val="21"/>
          <w:szCs w:val="21"/>
        </w:rPr>
        <w:t>因此，在进行离职面谈之前，你需要充分地准备</w:t>
      </w:r>
      <w:r w:rsidR="00DE206D">
        <w:rPr>
          <w:rFonts w:ascii="微软雅黑" w:eastAsia="微软雅黑" w:hAnsi="微软雅黑" w:hint="eastAsia"/>
          <w:sz w:val="21"/>
          <w:szCs w:val="21"/>
        </w:rPr>
        <w:t>，根据离职员工的情况，</w:t>
      </w:r>
    </w:p>
    <w:p w14:paraId="08B3838B" w14:textId="77777777" w:rsidR="00734CFD" w:rsidRDefault="00E903CA" w:rsidP="00DE206D">
      <w:pPr>
        <w:pStyle w:val="a3"/>
        <w:numPr>
          <w:ilvl w:val="0"/>
          <w:numId w:val="9"/>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确定</w:t>
      </w:r>
      <w:r w:rsidR="00DE206D" w:rsidRPr="00DE206D">
        <w:rPr>
          <w:rFonts w:ascii="微软雅黑" w:eastAsia="微软雅黑" w:hAnsi="微软雅黑" w:hint="eastAsia"/>
          <w:sz w:val="21"/>
          <w:szCs w:val="21"/>
        </w:rPr>
        <w:t>离职面谈</w:t>
      </w:r>
      <w:r w:rsidR="00652EC7">
        <w:rPr>
          <w:rFonts w:ascii="微软雅黑" w:eastAsia="微软雅黑" w:hAnsi="微软雅黑" w:hint="eastAsia"/>
          <w:sz w:val="21"/>
          <w:szCs w:val="21"/>
        </w:rPr>
        <w:t>的主要目的</w:t>
      </w:r>
    </w:p>
    <w:p w14:paraId="69CA1A79" w14:textId="77777777" w:rsidR="00DE206D" w:rsidRDefault="00E903CA" w:rsidP="00DE206D">
      <w:pPr>
        <w:pStyle w:val="a3"/>
        <w:numPr>
          <w:ilvl w:val="0"/>
          <w:numId w:val="9"/>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选择</w:t>
      </w:r>
      <w:r w:rsidR="00DE206D">
        <w:rPr>
          <w:rFonts w:ascii="微软雅黑" w:eastAsia="微软雅黑" w:hAnsi="微软雅黑" w:hint="eastAsia"/>
          <w:sz w:val="21"/>
          <w:szCs w:val="21"/>
        </w:rPr>
        <w:t>离职面谈的主持人</w:t>
      </w:r>
    </w:p>
    <w:p w14:paraId="09668FE4" w14:textId="77777777" w:rsidR="00DE206D" w:rsidRDefault="00CB397A" w:rsidP="00DE206D">
      <w:pPr>
        <w:pStyle w:val="a3"/>
        <w:numPr>
          <w:ilvl w:val="0"/>
          <w:numId w:val="9"/>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整理离职面谈的相关资料</w:t>
      </w:r>
    </w:p>
    <w:p w14:paraId="3EAAE1F0" w14:textId="77777777" w:rsidR="00DE206D" w:rsidRPr="00DE206D" w:rsidRDefault="00DE206D" w:rsidP="00DE206D">
      <w:pPr>
        <w:pStyle w:val="a3"/>
        <w:numPr>
          <w:ilvl w:val="0"/>
          <w:numId w:val="9"/>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并</w:t>
      </w:r>
      <w:r w:rsidR="00CB397A">
        <w:rPr>
          <w:rFonts w:ascii="微软雅黑" w:eastAsia="微软雅黑" w:hAnsi="微软雅黑" w:hint="eastAsia"/>
          <w:sz w:val="21"/>
          <w:szCs w:val="21"/>
        </w:rPr>
        <w:t>确定离职面谈的时间</w:t>
      </w:r>
    </w:p>
    <w:p w14:paraId="3CAA924C" w14:textId="77777777" w:rsidR="00FD070A" w:rsidRDefault="00734CFD"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请</w:t>
      </w:r>
      <w:r w:rsidR="00DE206D">
        <w:rPr>
          <w:rFonts w:ascii="微软雅黑" w:eastAsia="微软雅黑" w:hAnsi="微软雅黑" w:hint="eastAsia"/>
          <w:sz w:val="21"/>
          <w:szCs w:val="21"/>
        </w:rPr>
        <w:t>跟着我们</w:t>
      </w:r>
      <w:r>
        <w:rPr>
          <w:rFonts w:ascii="微软雅黑" w:eastAsia="微软雅黑" w:hAnsi="微软雅黑" w:hint="eastAsia"/>
          <w:sz w:val="21"/>
          <w:szCs w:val="21"/>
        </w:rPr>
        <w:t>继续学习，</w:t>
      </w:r>
      <w:r w:rsidR="00E16E34">
        <w:rPr>
          <w:rFonts w:ascii="微软雅黑" w:eastAsia="微软雅黑" w:hAnsi="微软雅黑" w:hint="eastAsia"/>
          <w:sz w:val="21"/>
          <w:szCs w:val="21"/>
        </w:rPr>
        <w:t>了解</w:t>
      </w:r>
      <w:r w:rsidR="00DE206D">
        <w:rPr>
          <w:rFonts w:ascii="微软雅黑" w:eastAsia="微软雅黑" w:hAnsi="微软雅黑" w:hint="eastAsia"/>
          <w:sz w:val="21"/>
          <w:szCs w:val="21"/>
        </w:rPr>
        <w:t>应当如何为离职面谈做准备</w:t>
      </w:r>
      <w:r w:rsidR="00E16E34">
        <w:rPr>
          <w:rFonts w:ascii="微软雅黑" w:eastAsia="微软雅黑" w:hAnsi="微软雅黑" w:hint="eastAsia"/>
          <w:sz w:val="21"/>
          <w:szCs w:val="21"/>
        </w:rPr>
        <w:t>。</w:t>
      </w:r>
    </w:p>
    <w:p w14:paraId="76BB4CD7" w14:textId="77777777" w:rsidR="00F805F2" w:rsidRPr="00ED522B" w:rsidRDefault="007321B3" w:rsidP="007321B3">
      <w:pPr>
        <w:pStyle w:val="3"/>
        <w:spacing w:line="360" w:lineRule="exact"/>
        <w:rPr>
          <w:rFonts w:ascii="微软雅黑" w:eastAsia="微软雅黑" w:hAnsi="微软雅黑"/>
          <w:b/>
          <w:sz w:val="21"/>
          <w:szCs w:val="21"/>
        </w:rPr>
      </w:pPr>
      <w:r w:rsidRPr="00ED522B">
        <w:rPr>
          <w:rFonts w:ascii="微软雅黑" w:eastAsia="微软雅黑" w:hAnsi="微软雅黑" w:hint="eastAsia"/>
          <w:b/>
          <w:sz w:val="21"/>
          <w:szCs w:val="21"/>
        </w:rPr>
        <w:t>0</w:t>
      </w:r>
      <w:r w:rsidRPr="00ED522B">
        <w:rPr>
          <w:rFonts w:ascii="微软雅黑" w:eastAsia="微软雅黑" w:hAnsi="微软雅黑"/>
          <w:b/>
          <w:sz w:val="21"/>
          <w:szCs w:val="21"/>
        </w:rPr>
        <w:t>1</w:t>
      </w:r>
      <w:r w:rsidRPr="00ED522B">
        <w:rPr>
          <w:rFonts w:ascii="微软雅黑" w:eastAsia="微软雅黑" w:hAnsi="微软雅黑" w:hint="eastAsia"/>
          <w:b/>
          <w:sz w:val="21"/>
          <w:szCs w:val="21"/>
        </w:rPr>
        <w:t>U</w:t>
      </w:r>
      <w:r w:rsidRPr="00ED522B">
        <w:rPr>
          <w:rFonts w:ascii="微软雅黑" w:eastAsia="微软雅黑" w:hAnsi="微软雅黑"/>
          <w:b/>
          <w:sz w:val="21"/>
          <w:szCs w:val="21"/>
        </w:rPr>
        <w:t>04</w:t>
      </w:r>
      <w:r w:rsidR="00ED522B" w:rsidRPr="00ED522B">
        <w:rPr>
          <w:rFonts w:ascii="微软雅黑" w:eastAsia="微软雅黑" w:hAnsi="微软雅黑"/>
          <w:b/>
          <w:sz w:val="21"/>
          <w:szCs w:val="21"/>
        </w:rPr>
        <w:t xml:space="preserve"> </w:t>
      </w:r>
      <w:r w:rsidR="00ED522B" w:rsidRPr="00ED522B">
        <w:rPr>
          <w:rFonts w:ascii="微软雅黑" w:eastAsia="微软雅黑" w:hAnsi="微软雅黑" w:hint="eastAsia"/>
          <w:b/>
          <w:sz w:val="21"/>
          <w:szCs w:val="21"/>
        </w:rPr>
        <w:t>第一步：确定离职面谈</w:t>
      </w:r>
      <w:r w:rsidR="00652EC7">
        <w:rPr>
          <w:rFonts w:ascii="微软雅黑" w:eastAsia="微软雅黑" w:hAnsi="微软雅黑" w:hint="eastAsia"/>
          <w:b/>
          <w:sz w:val="21"/>
          <w:szCs w:val="21"/>
        </w:rPr>
        <w:t>的主要目的</w:t>
      </w:r>
    </w:p>
    <w:p w14:paraId="0A7FCF24" w14:textId="309A852B" w:rsidR="00F805F2" w:rsidRDefault="00E903CA"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lastRenderedPageBreak/>
        <w:t>“</w:t>
      </w:r>
      <w:r w:rsidR="000B2BE1">
        <w:rPr>
          <w:rFonts w:ascii="微软雅黑" w:eastAsia="微软雅黑" w:hAnsi="微软雅黑" w:hint="eastAsia"/>
          <w:sz w:val="21"/>
          <w:szCs w:val="21"/>
        </w:rPr>
        <w:t>凡事预则立，不预则废</w:t>
      </w:r>
      <w:r>
        <w:rPr>
          <w:rFonts w:ascii="微软雅黑" w:eastAsia="微软雅黑" w:hAnsi="微软雅黑" w:hint="eastAsia"/>
          <w:sz w:val="21"/>
          <w:szCs w:val="21"/>
        </w:rPr>
        <w:t>”，</w:t>
      </w:r>
      <w:r w:rsidR="000B2BE1">
        <w:rPr>
          <w:rFonts w:ascii="微软雅黑" w:eastAsia="微软雅黑" w:hAnsi="微软雅黑" w:hint="eastAsia"/>
          <w:sz w:val="21"/>
          <w:szCs w:val="21"/>
        </w:rPr>
        <w:t>没有明确为什么要进行离职面谈，便贸然约谈将要离职的员工，不仅会使离职面谈无法发挥出应有的作用，甚至可能让</w:t>
      </w:r>
      <w:r w:rsidR="002A6805">
        <w:rPr>
          <w:rFonts w:ascii="微软雅黑" w:eastAsia="微软雅黑" w:hAnsi="微软雅黑" w:hint="eastAsia"/>
          <w:sz w:val="21"/>
          <w:szCs w:val="21"/>
        </w:rPr>
        <w:t>情境</w:t>
      </w:r>
      <w:r w:rsidR="00872206">
        <w:rPr>
          <w:rFonts w:ascii="微软雅黑" w:eastAsia="微软雅黑" w:hAnsi="微软雅黑" w:hint="eastAsia"/>
          <w:sz w:val="21"/>
          <w:szCs w:val="21"/>
        </w:rPr>
        <w:t>恶化</w:t>
      </w:r>
      <w:r w:rsidR="000B2BE1">
        <w:rPr>
          <w:rFonts w:ascii="微软雅黑" w:eastAsia="微软雅黑" w:hAnsi="微软雅黑" w:hint="eastAsia"/>
          <w:sz w:val="21"/>
          <w:szCs w:val="21"/>
        </w:rPr>
        <w:t>。</w:t>
      </w:r>
      <w:r w:rsidR="00872206">
        <w:rPr>
          <w:rFonts w:ascii="微软雅黑" w:eastAsia="微软雅黑" w:hAnsi="微软雅黑" w:hint="eastAsia"/>
          <w:sz w:val="21"/>
          <w:szCs w:val="21"/>
        </w:rPr>
        <w:t>因此，</w:t>
      </w:r>
      <w:r>
        <w:rPr>
          <w:rFonts w:ascii="微软雅黑" w:eastAsia="微软雅黑" w:hAnsi="微软雅黑" w:hint="eastAsia"/>
          <w:sz w:val="21"/>
          <w:szCs w:val="21"/>
        </w:rPr>
        <w:t>准备离职面谈的第一步就是确定通过离职面谈需要收集的信息，也就是</w:t>
      </w:r>
      <w:r w:rsidR="000B2BE1" w:rsidRPr="00555B2B">
        <w:rPr>
          <w:rFonts w:ascii="微软雅黑" w:eastAsia="微软雅黑" w:hAnsi="微软雅黑" w:hint="eastAsia"/>
          <w:b/>
          <w:sz w:val="21"/>
          <w:szCs w:val="21"/>
        </w:rPr>
        <w:t>明确</w:t>
      </w:r>
      <w:r w:rsidRPr="00555B2B">
        <w:rPr>
          <w:rFonts w:ascii="微软雅黑" w:eastAsia="微软雅黑" w:hAnsi="微软雅黑" w:hint="eastAsia"/>
          <w:b/>
          <w:sz w:val="21"/>
          <w:szCs w:val="21"/>
        </w:rPr>
        <w:t>进行离职面谈的目的</w:t>
      </w:r>
      <w:r>
        <w:rPr>
          <w:rFonts w:ascii="微软雅黑" w:eastAsia="微软雅黑" w:hAnsi="微软雅黑" w:hint="eastAsia"/>
          <w:sz w:val="21"/>
          <w:szCs w:val="21"/>
        </w:rPr>
        <w:t>。</w:t>
      </w:r>
    </w:p>
    <w:p w14:paraId="643A5571" w14:textId="77777777" w:rsidR="00560433" w:rsidRDefault="00560433" w:rsidP="00560433">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一般来说，企业</w:t>
      </w:r>
      <w:r w:rsidR="00555B2B" w:rsidRPr="00F63636">
        <w:rPr>
          <w:rFonts w:ascii="微软雅黑" w:eastAsia="微软雅黑" w:hAnsi="微软雅黑" w:hint="eastAsia"/>
          <w:sz w:val="21"/>
          <w:szCs w:val="21"/>
        </w:rPr>
        <w:t>开展离职</w:t>
      </w:r>
      <w:r w:rsidR="00555B2B">
        <w:rPr>
          <w:rFonts w:ascii="微软雅黑" w:eastAsia="微软雅黑" w:hAnsi="微软雅黑" w:hint="eastAsia"/>
          <w:sz w:val="21"/>
          <w:szCs w:val="21"/>
        </w:rPr>
        <w:t>面谈</w:t>
      </w:r>
      <w:r>
        <w:rPr>
          <w:rFonts w:ascii="微软雅黑" w:eastAsia="微软雅黑" w:hAnsi="微软雅黑" w:hint="eastAsia"/>
          <w:sz w:val="21"/>
          <w:szCs w:val="21"/>
        </w:rPr>
        <w:t>的目的包括</w:t>
      </w:r>
      <w:r w:rsidR="008B16D9">
        <w:rPr>
          <w:rStyle w:val="aff"/>
          <w:rFonts w:ascii="微软雅黑" w:eastAsia="微软雅黑" w:hAnsi="微软雅黑"/>
          <w:sz w:val="21"/>
          <w:szCs w:val="21"/>
        </w:rPr>
        <w:footnoteReference w:id="2"/>
      </w:r>
      <w:r>
        <w:rPr>
          <w:rFonts w:ascii="微软雅黑" w:eastAsia="微软雅黑" w:hAnsi="微软雅黑" w:hint="eastAsia"/>
          <w:sz w:val="21"/>
          <w:szCs w:val="21"/>
        </w:rPr>
        <w:t>：</w:t>
      </w:r>
    </w:p>
    <w:p w14:paraId="2CECC730" w14:textId="77777777" w:rsidR="00555B2B" w:rsidRPr="00560433" w:rsidRDefault="00560433" w:rsidP="00560433">
      <w:pPr>
        <w:pStyle w:val="a3"/>
        <w:numPr>
          <w:ilvl w:val="0"/>
          <w:numId w:val="6"/>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从员工</w:t>
      </w:r>
      <w:r w:rsidR="00EB3593">
        <w:rPr>
          <w:rFonts w:ascii="微软雅黑" w:eastAsia="微软雅黑" w:hAnsi="微软雅黑" w:hint="eastAsia"/>
          <w:sz w:val="21"/>
          <w:szCs w:val="21"/>
        </w:rPr>
        <w:t>那里了解</w:t>
      </w:r>
      <w:r>
        <w:rPr>
          <w:rFonts w:ascii="微软雅黑" w:eastAsia="微软雅黑" w:hAnsi="微软雅黑" w:hint="eastAsia"/>
          <w:sz w:val="21"/>
          <w:szCs w:val="21"/>
        </w:rPr>
        <w:t>导致其</w:t>
      </w:r>
      <w:r w:rsidR="00555B2B" w:rsidRPr="00560433">
        <w:rPr>
          <w:rFonts w:ascii="微软雅黑" w:eastAsia="微软雅黑" w:hAnsi="微软雅黑" w:hint="eastAsia"/>
          <w:sz w:val="21"/>
          <w:szCs w:val="21"/>
        </w:rPr>
        <w:t>离职的真正原因</w:t>
      </w:r>
    </w:p>
    <w:p w14:paraId="12A24EF0" w14:textId="77777777" w:rsidR="00555B2B" w:rsidRDefault="00555B2B" w:rsidP="00555B2B">
      <w:pPr>
        <w:pStyle w:val="a3"/>
        <w:numPr>
          <w:ilvl w:val="0"/>
          <w:numId w:val="6"/>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了解</w:t>
      </w:r>
      <w:r w:rsidRPr="004F29DF">
        <w:rPr>
          <w:rFonts w:ascii="微软雅黑" w:eastAsia="微软雅黑" w:hAnsi="微软雅黑" w:hint="eastAsia"/>
          <w:sz w:val="21"/>
          <w:szCs w:val="21"/>
        </w:rPr>
        <w:t>员工对工作</w:t>
      </w:r>
      <w:r>
        <w:rPr>
          <w:rFonts w:ascii="微软雅黑" w:eastAsia="微软雅黑" w:hAnsi="微软雅黑" w:hint="eastAsia"/>
          <w:sz w:val="21"/>
          <w:szCs w:val="21"/>
        </w:rPr>
        <w:t>、团队和</w:t>
      </w:r>
      <w:r w:rsidR="003D35E3">
        <w:rPr>
          <w:rFonts w:ascii="微软雅黑" w:eastAsia="微软雅黑" w:hAnsi="微软雅黑" w:hint="eastAsia"/>
          <w:sz w:val="21"/>
          <w:szCs w:val="21"/>
        </w:rPr>
        <w:t>企业</w:t>
      </w:r>
      <w:r w:rsidRPr="004F29DF">
        <w:rPr>
          <w:rFonts w:ascii="微软雅黑" w:eastAsia="微软雅黑" w:hAnsi="微软雅黑" w:hint="eastAsia"/>
          <w:sz w:val="21"/>
          <w:szCs w:val="21"/>
        </w:rPr>
        <w:t>的看法</w:t>
      </w:r>
      <w:r w:rsidR="008B16D9">
        <w:rPr>
          <w:rFonts w:ascii="微软雅黑" w:eastAsia="微软雅黑" w:hAnsi="微软雅黑" w:hint="eastAsia"/>
          <w:sz w:val="21"/>
          <w:szCs w:val="21"/>
        </w:rPr>
        <w:t>，挖掘出企业或团队存在的问题</w:t>
      </w:r>
    </w:p>
    <w:p w14:paraId="77BB0023" w14:textId="77777777" w:rsidR="008B16D9" w:rsidRDefault="008B16D9" w:rsidP="008B16D9">
      <w:pPr>
        <w:pStyle w:val="a3"/>
        <w:numPr>
          <w:ilvl w:val="0"/>
          <w:numId w:val="6"/>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确认</w:t>
      </w:r>
      <w:r w:rsidRPr="004F29DF">
        <w:rPr>
          <w:rFonts w:ascii="微软雅黑" w:eastAsia="微软雅黑" w:hAnsi="微软雅黑" w:hint="eastAsia"/>
          <w:sz w:val="21"/>
          <w:szCs w:val="21"/>
        </w:rPr>
        <w:t>管理人员的领导风格和有效性</w:t>
      </w:r>
    </w:p>
    <w:p w14:paraId="5C012C55" w14:textId="77777777" w:rsidR="008B16D9" w:rsidRPr="008B16D9" w:rsidRDefault="008B16D9" w:rsidP="008B16D9">
      <w:pPr>
        <w:pStyle w:val="a3"/>
        <w:numPr>
          <w:ilvl w:val="0"/>
          <w:numId w:val="6"/>
        </w:numPr>
        <w:spacing w:before="0" w:after="0" w:line="360" w:lineRule="exact"/>
        <w:ind w:firstLineChars="0"/>
        <w:rPr>
          <w:rFonts w:ascii="微软雅黑" w:eastAsia="微软雅黑" w:hAnsi="微软雅黑"/>
          <w:sz w:val="21"/>
          <w:szCs w:val="21"/>
        </w:rPr>
      </w:pPr>
      <w:r w:rsidRPr="008B16D9">
        <w:rPr>
          <w:rFonts w:ascii="微软雅黑" w:eastAsia="微软雅黑" w:hAnsi="微软雅黑" w:hint="eastAsia"/>
          <w:sz w:val="21"/>
          <w:szCs w:val="21"/>
        </w:rPr>
        <w:t>征询改进组织的创新想法</w:t>
      </w:r>
    </w:p>
    <w:p w14:paraId="340EAF31" w14:textId="77777777" w:rsidR="00555B2B" w:rsidRDefault="008B16D9" w:rsidP="00555B2B">
      <w:pPr>
        <w:pStyle w:val="a3"/>
        <w:numPr>
          <w:ilvl w:val="0"/>
          <w:numId w:val="6"/>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给员工提供发泄怒气的出口，以</w:t>
      </w:r>
      <w:r w:rsidR="00555B2B">
        <w:rPr>
          <w:rFonts w:ascii="微软雅黑" w:eastAsia="微软雅黑" w:hAnsi="微软雅黑" w:hint="eastAsia"/>
          <w:sz w:val="21"/>
          <w:szCs w:val="21"/>
        </w:rPr>
        <w:t>减轻离职对员工和企业带来的负面影响</w:t>
      </w:r>
    </w:p>
    <w:p w14:paraId="3263BD5F" w14:textId="77777777" w:rsidR="008B16D9" w:rsidRDefault="00555B2B" w:rsidP="00E21AA6">
      <w:pPr>
        <w:pStyle w:val="a3"/>
        <w:numPr>
          <w:ilvl w:val="0"/>
          <w:numId w:val="6"/>
        </w:numPr>
        <w:spacing w:before="0" w:after="0" w:line="360" w:lineRule="exact"/>
        <w:ind w:firstLineChars="0"/>
        <w:rPr>
          <w:rFonts w:ascii="微软雅黑" w:eastAsia="微软雅黑" w:hAnsi="微软雅黑"/>
          <w:sz w:val="21"/>
          <w:szCs w:val="21"/>
        </w:rPr>
      </w:pPr>
      <w:r w:rsidRPr="008B16D9">
        <w:rPr>
          <w:rFonts w:ascii="微软雅黑" w:eastAsia="微软雅黑" w:hAnsi="微软雅黑" w:hint="eastAsia"/>
          <w:sz w:val="21"/>
          <w:szCs w:val="21"/>
        </w:rPr>
        <w:t>了解</w:t>
      </w:r>
      <w:r w:rsidR="008B16D9" w:rsidRPr="008B16D9">
        <w:rPr>
          <w:rFonts w:ascii="微软雅黑" w:eastAsia="微软雅黑" w:hAnsi="微软雅黑" w:hint="eastAsia"/>
          <w:sz w:val="21"/>
          <w:szCs w:val="21"/>
        </w:rPr>
        <w:t>竞争对手的做法以及其他相关信息</w:t>
      </w:r>
    </w:p>
    <w:p w14:paraId="3764C5CC" w14:textId="77777777" w:rsidR="00555B2B" w:rsidRPr="00652EC7" w:rsidRDefault="008B16D9" w:rsidP="0072155D">
      <w:pPr>
        <w:pStyle w:val="a3"/>
        <w:numPr>
          <w:ilvl w:val="0"/>
          <w:numId w:val="6"/>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抓住最后的机会挽留员工，或为今后可能的返聘奠定基础</w:t>
      </w:r>
    </w:p>
    <w:p w14:paraId="3004E63F" w14:textId="77777777" w:rsidR="00872206" w:rsidRPr="00872206" w:rsidRDefault="00872206" w:rsidP="00872206">
      <w:pPr>
        <w:pStyle w:val="3"/>
        <w:spacing w:line="360" w:lineRule="exact"/>
        <w:rPr>
          <w:rFonts w:ascii="微软雅黑" w:eastAsia="微软雅黑" w:hAnsi="微软雅黑"/>
          <w:b/>
          <w:sz w:val="21"/>
          <w:szCs w:val="21"/>
        </w:rPr>
      </w:pPr>
      <w:r w:rsidRPr="00872206">
        <w:rPr>
          <w:rFonts w:ascii="微软雅黑" w:eastAsia="微软雅黑" w:hAnsi="微软雅黑" w:hint="eastAsia"/>
          <w:b/>
          <w:sz w:val="21"/>
          <w:szCs w:val="21"/>
        </w:rPr>
        <w:t>0</w:t>
      </w:r>
      <w:r w:rsidRPr="00872206">
        <w:rPr>
          <w:rFonts w:ascii="微软雅黑" w:eastAsia="微软雅黑" w:hAnsi="微软雅黑"/>
          <w:b/>
          <w:sz w:val="21"/>
          <w:szCs w:val="21"/>
        </w:rPr>
        <w:t>1</w:t>
      </w:r>
      <w:r w:rsidRPr="00872206">
        <w:rPr>
          <w:rFonts w:ascii="微软雅黑" w:eastAsia="微软雅黑" w:hAnsi="微软雅黑" w:hint="eastAsia"/>
          <w:b/>
          <w:sz w:val="21"/>
          <w:szCs w:val="21"/>
        </w:rPr>
        <w:t>U</w:t>
      </w:r>
      <w:r w:rsidRPr="00872206">
        <w:rPr>
          <w:rFonts w:ascii="微软雅黑" w:eastAsia="微软雅黑" w:hAnsi="微软雅黑"/>
          <w:b/>
          <w:sz w:val="21"/>
          <w:szCs w:val="21"/>
        </w:rPr>
        <w:t>05</w:t>
      </w:r>
      <w:r w:rsidRPr="00872206">
        <w:rPr>
          <w:rFonts w:ascii="微软雅黑" w:eastAsia="微软雅黑" w:hAnsi="微软雅黑" w:hint="eastAsia"/>
          <w:b/>
          <w:sz w:val="21"/>
          <w:szCs w:val="21"/>
        </w:rPr>
        <w:t>A</w:t>
      </w:r>
      <w:r w:rsidR="00EF50BF">
        <w:rPr>
          <w:rFonts w:ascii="微软雅黑" w:eastAsia="微软雅黑" w:hAnsi="微软雅黑"/>
          <w:b/>
          <w:sz w:val="21"/>
          <w:szCs w:val="21"/>
        </w:rPr>
        <w:t xml:space="preserve"> </w:t>
      </w:r>
      <w:r w:rsidR="00EF50BF">
        <w:rPr>
          <w:rFonts w:ascii="微软雅黑" w:eastAsia="微软雅黑" w:hAnsi="微软雅黑" w:hint="eastAsia"/>
          <w:b/>
          <w:sz w:val="21"/>
          <w:szCs w:val="21"/>
        </w:rPr>
        <w:t>小测验：</w:t>
      </w:r>
      <w:r w:rsidR="00444043">
        <w:rPr>
          <w:rFonts w:ascii="微软雅黑" w:eastAsia="微软雅黑" w:hAnsi="微软雅黑" w:hint="eastAsia"/>
          <w:b/>
          <w:sz w:val="21"/>
          <w:szCs w:val="21"/>
        </w:rPr>
        <w:t>请帮助王丽分析离职面谈的目的</w:t>
      </w:r>
    </w:p>
    <w:p w14:paraId="4701CF23" w14:textId="77777777" w:rsidR="00555B2B" w:rsidRDefault="00555B2B" w:rsidP="00555B2B">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【点击查看文字版案例】</w:t>
      </w:r>
    </w:p>
    <w:p w14:paraId="2B7439CC" w14:textId="77777777" w:rsidR="00EB3593" w:rsidRDefault="008E3890" w:rsidP="0072155D">
      <w:pPr>
        <w:spacing w:before="0" w:after="0" w:line="360" w:lineRule="exact"/>
        <w:rPr>
          <w:rFonts w:ascii="微软雅黑" w:eastAsia="微软雅黑" w:hAnsi="微软雅黑"/>
          <w:sz w:val="21"/>
          <w:szCs w:val="21"/>
        </w:rPr>
      </w:pPr>
      <w:r w:rsidRPr="00BF73F1">
        <w:rPr>
          <w:rFonts w:ascii="微软雅黑" w:eastAsia="微软雅黑" w:hAnsi="微软雅黑" w:hint="eastAsia"/>
          <w:sz w:val="21"/>
          <w:szCs w:val="21"/>
        </w:rPr>
        <w:t>杜华是</w:t>
      </w:r>
      <w:r>
        <w:rPr>
          <w:rFonts w:ascii="微软雅黑" w:eastAsia="微软雅黑" w:hAnsi="微软雅黑" w:hint="eastAsia"/>
          <w:sz w:val="21"/>
          <w:szCs w:val="21"/>
        </w:rPr>
        <w:t>佳星信息技术有限公司的</w:t>
      </w:r>
      <w:r w:rsidR="00CF72B8">
        <w:rPr>
          <w:rFonts w:ascii="微软雅黑" w:eastAsia="微软雅黑" w:hAnsi="微软雅黑" w:hint="eastAsia"/>
          <w:sz w:val="21"/>
          <w:szCs w:val="21"/>
        </w:rPr>
        <w:t>JAVA架构</w:t>
      </w:r>
      <w:r>
        <w:rPr>
          <w:rFonts w:ascii="微软雅黑" w:eastAsia="微软雅黑" w:hAnsi="微软雅黑" w:hint="eastAsia"/>
          <w:sz w:val="21"/>
          <w:szCs w:val="21"/>
        </w:rPr>
        <w:t>工程师，他来公司将近四年，已经是部门内不可或缺的骨干之一。在上个星期，人力资源部突然收到杜华的辞职信。杜华毫无征兆的提出离职让</w:t>
      </w:r>
      <w:r w:rsidR="00240F77">
        <w:rPr>
          <w:rFonts w:ascii="微软雅黑" w:eastAsia="微软雅黑" w:hAnsi="微软雅黑" w:hint="eastAsia"/>
          <w:sz w:val="21"/>
          <w:szCs w:val="21"/>
        </w:rPr>
        <w:t>人力资源部招聘经理</w:t>
      </w:r>
      <w:r>
        <w:rPr>
          <w:rFonts w:ascii="微软雅黑" w:eastAsia="微软雅黑" w:hAnsi="微软雅黑" w:hint="eastAsia"/>
          <w:sz w:val="21"/>
          <w:szCs w:val="21"/>
        </w:rPr>
        <w:t>王丽大吃一惊——杜华工作一向认真，与同事相处得也很融洽，前不久还给他涨了薪资，照理来说应该不会提出离职。</w:t>
      </w:r>
    </w:p>
    <w:p w14:paraId="24DA16E9" w14:textId="77777777" w:rsidR="00555B2B" w:rsidRDefault="00555B2B"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【测试题】</w:t>
      </w:r>
    </w:p>
    <w:p w14:paraId="5DADAD47" w14:textId="77777777" w:rsidR="00ED522B" w:rsidRDefault="00555B2B"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请</w:t>
      </w:r>
      <w:r w:rsidR="00652EC7">
        <w:rPr>
          <w:rFonts w:ascii="微软雅黑" w:eastAsia="微软雅黑" w:hAnsi="微软雅黑" w:hint="eastAsia"/>
          <w:sz w:val="21"/>
          <w:szCs w:val="21"/>
        </w:rPr>
        <w:t>帮助</w:t>
      </w:r>
      <w:r w:rsidR="00240F77">
        <w:rPr>
          <w:rFonts w:ascii="微软雅黑" w:eastAsia="微软雅黑" w:hAnsi="微软雅黑" w:hint="eastAsia"/>
          <w:sz w:val="21"/>
          <w:szCs w:val="21"/>
        </w:rPr>
        <w:t>招聘经理</w:t>
      </w:r>
      <w:r w:rsidR="00652EC7">
        <w:rPr>
          <w:rFonts w:ascii="微软雅黑" w:eastAsia="微软雅黑" w:hAnsi="微软雅黑" w:hint="eastAsia"/>
          <w:sz w:val="21"/>
          <w:szCs w:val="21"/>
        </w:rPr>
        <w:t>王丽分析，此次</w:t>
      </w:r>
      <w:r w:rsidR="00EF5262">
        <w:rPr>
          <w:rFonts w:ascii="微软雅黑" w:eastAsia="微软雅黑" w:hAnsi="微软雅黑" w:hint="eastAsia"/>
          <w:sz w:val="21"/>
          <w:szCs w:val="21"/>
        </w:rPr>
        <w:t>杜华</w:t>
      </w:r>
      <w:r w:rsidR="00652EC7">
        <w:rPr>
          <w:rFonts w:ascii="微软雅黑" w:eastAsia="微软雅黑" w:hAnsi="微软雅黑" w:hint="eastAsia"/>
          <w:sz w:val="21"/>
          <w:szCs w:val="21"/>
        </w:rPr>
        <w:t>离职面谈的主要目的是什么？</w:t>
      </w:r>
    </w:p>
    <w:p w14:paraId="6ADD6551" w14:textId="77777777" w:rsidR="00EB3593" w:rsidRPr="00560433" w:rsidRDefault="00EB3593" w:rsidP="00DB1F46">
      <w:pPr>
        <w:pStyle w:val="a3"/>
        <w:numPr>
          <w:ilvl w:val="0"/>
          <w:numId w:val="15"/>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从员工那里了解导致其</w:t>
      </w:r>
      <w:r w:rsidRPr="00560433">
        <w:rPr>
          <w:rFonts w:ascii="微软雅黑" w:eastAsia="微软雅黑" w:hAnsi="微软雅黑" w:hint="eastAsia"/>
          <w:sz w:val="21"/>
          <w:szCs w:val="21"/>
        </w:rPr>
        <w:t>离职的真正原因</w:t>
      </w:r>
    </w:p>
    <w:p w14:paraId="4A84BD2D" w14:textId="77777777" w:rsidR="00EB3593" w:rsidRDefault="00EB3593" w:rsidP="00DB1F46">
      <w:pPr>
        <w:pStyle w:val="a3"/>
        <w:numPr>
          <w:ilvl w:val="0"/>
          <w:numId w:val="15"/>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了解</w:t>
      </w:r>
      <w:r w:rsidRPr="004F29DF">
        <w:rPr>
          <w:rFonts w:ascii="微软雅黑" w:eastAsia="微软雅黑" w:hAnsi="微软雅黑" w:hint="eastAsia"/>
          <w:sz w:val="21"/>
          <w:szCs w:val="21"/>
        </w:rPr>
        <w:t>员工对工作</w:t>
      </w:r>
      <w:r>
        <w:rPr>
          <w:rFonts w:ascii="微软雅黑" w:eastAsia="微软雅黑" w:hAnsi="微软雅黑" w:hint="eastAsia"/>
          <w:sz w:val="21"/>
          <w:szCs w:val="21"/>
        </w:rPr>
        <w:t>、团队和企业</w:t>
      </w:r>
      <w:r w:rsidRPr="004F29DF">
        <w:rPr>
          <w:rFonts w:ascii="微软雅黑" w:eastAsia="微软雅黑" w:hAnsi="微软雅黑" w:hint="eastAsia"/>
          <w:sz w:val="21"/>
          <w:szCs w:val="21"/>
        </w:rPr>
        <w:t>的看法</w:t>
      </w:r>
      <w:r>
        <w:rPr>
          <w:rFonts w:ascii="微软雅黑" w:eastAsia="微软雅黑" w:hAnsi="微软雅黑" w:hint="eastAsia"/>
          <w:sz w:val="21"/>
          <w:szCs w:val="21"/>
        </w:rPr>
        <w:t>，挖掘出企业或团队存在的问题</w:t>
      </w:r>
    </w:p>
    <w:p w14:paraId="615A3ECA" w14:textId="77777777" w:rsidR="00EB3593" w:rsidRDefault="00EB3593" w:rsidP="00DB1F46">
      <w:pPr>
        <w:pStyle w:val="a3"/>
        <w:numPr>
          <w:ilvl w:val="0"/>
          <w:numId w:val="15"/>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确认</w:t>
      </w:r>
      <w:r w:rsidRPr="004F29DF">
        <w:rPr>
          <w:rFonts w:ascii="微软雅黑" w:eastAsia="微软雅黑" w:hAnsi="微软雅黑" w:hint="eastAsia"/>
          <w:sz w:val="21"/>
          <w:szCs w:val="21"/>
        </w:rPr>
        <w:t>管理人员的领导风格和有效性</w:t>
      </w:r>
    </w:p>
    <w:p w14:paraId="5E27A43F" w14:textId="77777777" w:rsidR="00EB3593" w:rsidRPr="008B16D9" w:rsidRDefault="00EB3593" w:rsidP="00DB1F46">
      <w:pPr>
        <w:pStyle w:val="a3"/>
        <w:numPr>
          <w:ilvl w:val="0"/>
          <w:numId w:val="15"/>
        </w:numPr>
        <w:spacing w:before="0" w:after="0" w:line="360" w:lineRule="exact"/>
        <w:ind w:firstLineChars="0"/>
        <w:rPr>
          <w:rFonts w:ascii="微软雅黑" w:eastAsia="微软雅黑" w:hAnsi="微软雅黑"/>
          <w:sz w:val="21"/>
          <w:szCs w:val="21"/>
        </w:rPr>
      </w:pPr>
      <w:r w:rsidRPr="008B16D9">
        <w:rPr>
          <w:rFonts w:ascii="微软雅黑" w:eastAsia="微软雅黑" w:hAnsi="微软雅黑" w:hint="eastAsia"/>
          <w:sz w:val="21"/>
          <w:szCs w:val="21"/>
        </w:rPr>
        <w:t>征询改进组织的创新想法</w:t>
      </w:r>
    </w:p>
    <w:p w14:paraId="31D4EF10" w14:textId="77777777" w:rsidR="00EB3593" w:rsidRDefault="00EB3593" w:rsidP="00DB1F46">
      <w:pPr>
        <w:pStyle w:val="a3"/>
        <w:numPr>
          <w:ilvl w:val="0"/>
          <w:numId w:val="15"/>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给员工提供发泄怒气的出口，以减轻离职对员工和企业带来的负面影响</w:t>
      </w:r>
    </w:p>
    <w:p w14:paraId="50E3FB0C" w14:textId="77777777" w:rsidR="00EB3593" w:rsidRDefault="00EB3593" w:rsidP="00DB1F46">
      <w:pPr>
        <w:pStyle w:val="a3"/>
        <w:numPr>
          <w:ilvl w:val="0"/>
          <w:numId w:val="15"/>
        </w:numPr>
        <w:spacing w:before="0" w:after="0" w:line="360" w:lineRule="exact"/>
        <w:ind w:firstLineChars="0"/>
        <w:rPr>
          <w:rFonts w:ascii="微软雅黑" w:eastAsia="微软雅黑" w:hAnsi="微软雅黑"/>
          <w:sz w:val="21"/>
          <w:szCs w:val="21"/>
        </w:rPr>
      </w:pPr>
      <w:r w:rsidRPr="008B16D9">
        <w:rPr>
          <w:rFonts w:ascii="微软雅黑" w:eastAsia="微软雅黑" w:hAnsi="微软雅黑" w:hint="eastAsia"/>
          <w:sz w:val="21"/>
          <w:szCs w:val="21"/>
        </w:rPr>
        <w:t>了解竞争对手的做法以及其他相关信息</w:t>
      </w:r>
    </w:p>
    <w:p w14:paraId="5522EB14" w14:textId="77777777" w:rsidR="00EB3593" w:rsidRPr="00652EC7" w:rsidRDefault="00EB3593" w:rsidP="00DB1F46">
      <w:pPr>
        <w:pStyle w:val="a3"/>
        <w:numPr>
          <w:ilvl w:val="0"/>
          <w:numId w:val="15"/>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抓住最后的机会挽留员工，或为今后可能的返聘奠定基础</w:t>
      </w:r>
    </w:p>
    <w:p w14:paraId="37A13170" w14:textId="77777777" w:rsidR="00EB3593" w:rsidRDefault="00721389"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【答案】从员工那里了解导致其离职的真正原因；抓住最后的机会挽留员工，或为今后可能的返聘奠定基础</w:t>
      </w:r>
    </w:p>
    <w:p w14:paraId="3DF260FE" w14:textId="77777777" w:rsidR="00ED522B" w:rsidRPr="00C22C0E" w:rsidRDefault="00652EC7" w:rsidP="0072155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【反馈】谢谢你的回答。</w:t>
      </w:r>
      <w:r w:rsidR="00220902">
        <w:rPr>
          <w:rFonts w:ascii="微软雅黑" w:eastAsia="微软雅黑" w:hAnsi="微软雅黑" w:hint="eastAsia"/>
          <w:sz w:val="21"/>
          <w:szCs w:val="21"/>
        </w:rPr>
        <w:t>我们认为</w:t>
      </w:r>
      <w:r w:rsidR="00CB78CE">
        <w:rPr>
          <w:rFonts w:ascii="微软雅黑" w:eastAsia="微软雅黑" w:hAnsi="微软雅黑" w:hint="eastAsia"/>
          <w:sz w:val="21"/>
          <w:szCs w:val="21"/>
        </w:rPr>
        <w:t>公司希望通过此次离职面谈收集的信息有很多，而主</w:t>
      </w:r>
      <w:r w:rsidR="00220902">
        <w:rPr>
          <w:rFonts w:ascii="微软雅黑" w:eastAsia="微软雅黑" w:hAnsi="微软雅黑" w:hint="eastAsia"/>
          <w:sz w:val="21"/>
          <w:szCs w:val="21"/>
        </w:rPr>
        <w:t>要目的是</w:t>
      </w:r>
      <w:r w:rsidR="00C81F54">
        <w:rPr>
          <w:rFonts w:ascii="微软雅黑" w:eastAsia="微软雅黑" w:hAnsi="微软雅黑" w:hint="eastAsia"/>
          <w:sz w:val="21"/>
          <w:szCs w:val="21"/>
        </w:rPr>
        <w:t>：1</w:t>
      </w:r>
      <w:r w:rsidR="00C81F54">
        <w:rPr>
          <w:rFonts w:ascii="微软雅黑" w:eastAsia="微软雅黑" w:hAnsi="微软雅黑"/>
          <w:sz w:val="21"/>
          <w:szCs w:val="21"/>
        </w:rPr>
        <w:t xml:space="preserve">) </w:t>
      </w:r>
      <w:r w:rsidR="00C81F54">
        <w:rPr>
          <w:rFonts w:ascii="微软雅黑" w:eastAsia="微软雅黑" w:hAnsi="微软雅黑" w:hint="eastAsia"/>
          <w:sz w:val="21"/>
          <w:szCs w:val="21"/>
        </w:rPr>
        <w:t xml:space="preserve">了解杜华离职的真正原因； </w:t>
      </w:r>
      <w:r w:rsidR="00C81F54">
        <w:rPr>
          <w:rFonts w:ascii="微软雅黑" w:eastAsia="微软雅黑" w:hAnsi="微软雅黑"/>
          <w:sz w:val="21"/>
          <w:szCs w:val="21"/>
        </w:rPr>
        <w:t>2</w:t>
      </w:r>
      <w:r w:rsidR="00C81F54">
        <w:rPr>
          <w:rFonts w:ascii="微软雅黑" w:eastAsia="微软雅黑" w:hAnsi="微软雅黑" w:hint="eastAsia"/>
          <w:sz w:val="21"/>
          <w:szCs w:val="21"/>
        </w:rPr>
        <w:t>)</w:t>
      </w:r>
      <w:r w:rsidR="00C81F54">
        <w:rPr>
          <w:rFonts w:ascii="微软雅黑" w:eastAsia="微软雅黑" w:hAnsi="微软雅黑"/>
          <w:sz w:val="21"/>
          <w:szCs w:val="21"/>
        </w:rPr>
        <w:t xml:space="preserve"> </w:t>
      </w:r>
      <w:r w:rsidR="00C81F54">
        <w:rPr>
          <w:rFonts w:ascii="微软雅黑" w:eastAsia="微软雅黑" w:hAnsi="微软雅黑" w:hint="eastAsia"/>
          <w:sz w:val="21"/>
          <w:szCs w:val="21"/>
        </w:rPr>
        <w:t>抓住最后的机会挽留</w:t>
      </w:r>
      <w:r w:rsidR="006236EC">
        <w:rPr>
          <w:rFonts w:ascii="微软雅黑" w:eastAsia="微软雅黑" w:hAnsi="微软雅黑" w:hint="eastAsia"/>
          <w:sz w:val="21"/>
          <w:szCs w:val="21"/>
        </w:rPr>
        <w:t>技术</w:t>
      </w:r>
      <w:r w:rsidR="009C05E1">
        <w:rPr>
          <w:rFonts w:ascii="微软雅黑" w:eastAsia="微软雅黑" w:hAnsi="微软雅黑" w:hint="eastAsia"/>
          <w:sz w:val="21"/>
          <w:szCs w:val="21"/>
        </w:rPr>
        <w:t>部的骨干</w:t>
      </w:r>
      <w:r w:rsidR="00C81F54">
        <w:rPr>
          <w:rFonts w:ascii="微软雅黑" w:eastAsia="微软雅黑" w:hAnsi="微软雅黑" w:hint="eastAsia"/>
          <w:sz w:val="21"/>
          <w:szCs w:val="21"/>
        </w:rPr>
        <w:t>杜华</w:t>
      </w:r>
      <w:r w:rsidR="006E071C">
        <w:rPr>
          <w:rFonts w:ascii="微软雅黑" w:eastAsia="微软雅黑" w:hAnsi="微软雅黑" w:hint="eastAsia"/>
          <w:sz w:val="21"/>
          <w:szCs w:val="21"/>
        </w:rPr>
        <w:t>。</w:t>
      </w:r>
    </w:p>
    <w:p w14:paraId="167FB8CF" w14:textId="77777777" w:rsidR="00C60292" w:rsidRPr="00ED522B" w:rsidRDefault="00C60292" w:rsidP="00CD4A3A">
      <w:pPr>
        <w:pStyle w:val="3"/>
        <w:spacing w:line="360" w:lineRule="exact"/>
        <w:rPr>
          <w:rFonts w:ascii="微软雅黑" w:eastAsia="微软雅黑" w:hAnsi="微软雅黑"/>
          <w:b/>
          <w:sz w:val="21"/>
          <w:szCs w:val="21"/>
        </w:rPr>
      </w:pPr>
      <w:r w:rsidRPr="00CD4A3A">
        <w:rPr>
          <w:rFonts w:ascii="微软雅黑" w:eastAsia="微软雅黑" w:hAnsi="微软雅黑" w:hint="eastAsia"/>
          <w:b/>
          <w:sz w:val="21"/>
          <w:szCs w:val="21"/>
        </w:rPr>
        <w:t>0</w:t>
      </w:r>
      <w:r w:rsidR="003624F9">
        <w:rPr>
          <w:rFonts w:ascii="微软雅黑" w:eastAsia="微软雅黑" w:hAnsi="微软雅黑"/>
          <w:b/>
          <w:sz w:val="21"/>
          <w:szCs w:val="21"/>
        </w:rPr>
        <w:t>1</w:t>
      </w:r>
      <w:r w:rsidRPr="00CD4A3A">
        <w:rPr>
          <w:rFonts w:ascii="微软雅黑" w:eastAsia="微软雅黑" w:hAnsi="微软雅黑" w:hint="eastAsia"/>
          <w:b/>
          <w:sz w:val="21"/>
          <w:szCs w:val="21"/>
        </w:rPr>
        <w:t>U</w:t>
      </w:r>
      <w:r w:rsidRPr="00CD4A3A">
        <w:rPr>
          <w:rFonts w:ascii="微软雅黑" w:eastAsia="微软雅黑" w:hAnsi="微软雅黑"/>
          <w:b/>
          <w:sz w:val="21"/>
          <w:szCs w:val="21"/>
        </w:rPr>
        <w:t>0</w:t>
      </w:r>
      <w:r w:rsidR="002E6AD4">
        <w:rPr>
          <w:rFonts w:ascii="微软雅黑" w:eastAsia="微软雅黑" w:hAnsi="微软雅黑"/>
          <w:b/>
          <w:sz w:val="21"/>
          <w:szCs w:val="21"/>
        </w:rPr>
        <w:t>6</w:t>
      </w:r>
      <w:r w:rsidR="000B169E">
        <w:rPr>
          <w:rFonts w:ascii="微软雅黑" w:eastAsia="微软雅黑" w:hAnsi="微软雅黑"/>
          <w:b/>
          <w:sz w:val="21"/>
          <w:szCs w:val="21"/>
        </w:rPr>
        <w:t xml:space="preserve"> </w:t>
      </w:r>
      <w:r w:rsidR="00ED522B">
        <w:rPr>
          <w:rFonts w:ascii="微软雅黑" w:eastAsia="微软雅黑" w:hAnsi="微软雅黑" w:hint="eastAsia"/>
          <w:b/>
          <w:sz w:val="21"/>
          <w:szCs w:val="21"/>
        </w:rPr>
        <w:t>第二步：选择离职面谈的主持人（1）</w:t>
      </w:r>
    </w:p>
    <w:p w14:paraId="3CE18A15" w14:textId="77777777" w:rsidR="00C75116" w:rsidRDefault="00761C20" w:rsidP="002E57B6">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面谈者的选择直接关系到一场面谈的成功。在</w:t>
      </w:r>
      <w:r w:rsidR="00E859E8">
        <w:rPr>
          <w:rFonts w:ascii="微软雅黑" w:eastAsia="微软雅黑" w:hAnsi="微软雅黑" w:hint="eastAsia"/>
          <w:sz w:val="21"/>
          <w:szCs w:val="21"/>
        </w:rPr>
        <w:t>准备离职面谈</w:t>
      </w:r>
      <w:r>
        <w:rPr>
          <w:rFonts w:ascii="微软雅黑" w:eastAsia="微软雅黑" w:hAnsi="微软雅黑" w:hint="eastAsia"/>
          <w:sz w:val="21"/>
          <w:szCs w:val="21"/>
        </w:rPr>
        <w:t>时，你</w:t>
      </w:r>
      <w:r w:rsidR="00C22C0E">
        <w:rPr>
          <w:rFonts w:ascii="微软雅黑" w:eastAsia="微软雅黑" w:hAnsi="微软雅黑" w:hint="eastAsia"/>
          <w:sz w:val="21"/>
          <w:szCs w:val="21"/>
        </w:rPr>
        <w:t>还需</w:t>
      </w:r>
      <w:r w:rsidR="008721CC">
        <w:rPr>
          <w:rFonts w:ascii="微软雅黑" w:eastAsia="微软雅黑" w:hAnsi="微软雅黑" w:hint="eastAsia"/>
          <w:sz w:val="21"/>
          <w:szCs w:val="21"/>
        </w:rPr>
        <w:t>要</w:t>
      </w:r>
      <w:r w:rsidR="001E4E07">
        <w:rPr>
          <w:rFonts w:ascii="微软雅黑" w:eastAsia="微软雅黑" w:hAnsi="微软雅黑" w:hint="eastAsia"/>
          <w:sz w:val="21"/>
          <w:szCs w:val="21"/>
        </w:rPr>
        <w:t>谨慎选择</w:t>
      </w:r>
      <w:r w:rsidR="00E859E8">
        <w:rPr>
          <w:rFonts w:ascii="微软雅黑" w:eastAsia="微软雅黑" w:hAnsi="微软雅黑" w:hint="eastAsia"/>
          <w:sz w:val="21"/>
          <w:szCs w:val="21"/>
        </w:rPr>
        <w:t>离职面谈由谁来</w:t>
      </w:r>
      <w:r w:rsidR="00133AFE">
        <w:rPr>
          <w:rFonts w:ascii="微软雅黑" w:eastAsia="微软雅黑" w:hAnsi="微软雅黑" w:hint="eastAsia"/>
          <w:sz w:val="21"/>
          <w:szCs w:val="21"/>
        </w:rPr>
        <w:t>主持</w:t>
      </w:r>
      <w:r w:rsidR="00BD2F7F">
        <w:rPr>
          <w:rFonts w:ascii="微软雅黑" w:eastAsia="微软雅黑" w:hAnsi="微软雅黑" w:hint="eastAsia"/>
          <w:sz w:val="21"/>
          <w:szCs w:val="21"/>
        </w:rPr>
        <w:t>。</w:t>
      </w:r>
      <w:r w:rsidR="00C22C0E">
        <w:rPr>
          <w:rFonts w:ascii="微软雅黑" w:eastAsia="微软雅黑" w:hAnsi="微软雅黑" w:hint="eastAsia"/>
          <w:sz w:val="21"/>
          <w:szCs w:val="21"/>
        </w:rPr>
        <w:t>这就是准备离职面谈的第二步，</w:t>
      </w:r>
      <w:r w:rsidR="00C22C0E" w:rsidRPr="00142792">
        <w:rPr>
          <w:rFonts w:ascii="微软雅黑" w:eastAsia="微软雅黑" w:hAnsi="微软雅黑" w:hint="eastAsia"/>
          <w:b/>
          <w:sz w:val="21"/>
          <w:szCs w:val="21"/>
        </w:rPr>
        <w:t>选择离职面谈的主持人</w:t>
      </w:r>
      <w:r w:rsidR="00C22C0E">
        <w:rPr>
          <w:rFonts w:ascii="微软雅黑" w:eastAsia="微软雅黑" w:hAnsi="微软雅黑" w:hint="eastAsia"/>
          <w:sz w:val="21"/>
          <w:szCs w:val="21"/>
        </w:rPr>
        <w:t>。</w:t>
      </w:r>
    </w:p>
    <w:p w14:paraId="337B19E7" w14:textId="77777777" w:rsidR="00775065" w:rsidRDefault="00775065" w:rsidP="00775065">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lastRenderedPageBreak/>
        <w:t>说到执行离职面谈的人选，很多人第一时间会想到的是离职者的直系上司。直系上司对离职者的工作最为了解，但却不是最合适的面谈人选。员工的离职可能与直系上司有直接关系，同时，直系上司可能对员工的离职有偏见，无法心平气和地开展离职面谈。</w:t>
      </w:r>
    </w:p>
    <w:p w14:paraId="149D7755" w14:textId="77777777" w:rsidR="00775065" w:rsidRDefault="00775065" w:rsidP="00775065">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在选择离职面谈的主持人时，需要注意，以下三类人不适宜做离职面谈：</w:t>
      </w:r>
    </w:p>
    <w:p w14:paraId="77F7A522" w14:textId="77777777" w:rsidR="00775065" w:rsidRDefault="00775065" w:rsidP="00775065">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1</w:t>
      </w:r>
      <w:r>
        <w:rPr>
          <w:rFonts w:ascii="微软雅黑" w:eastAsia="微软雅黑" w:hAnsi="微软雅黑"/>
          <w:sz w:val="21"/>
          <w:szCs w:val="21"/>
        </w:rPr>
        <w:t xml:space="preserve">. </w:t>
      </w:r>
      <w:r>
        <w:rPr>
          <w:rFonts w:ascii="微软雅黑" w:eastAsia="微软雅黑" w:hAnsi="微软雅黑" w:hint="eastAsia"/>
          <w:sz w:val="21"/>
          <w:szCs w:val="21"/>
        </w:rPr>
        <w:t>离职者的直接主管</w:t>
      </w:r>
    </w:p>
    <w:p w14:paraId="7286FE76" w14:textId="77777777" w:rsidR="00775065" w:rsidRDefault="00775065" w:rsidP="00775065">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2</w:t>
      </w:r>
      <w:r>
        <w:rPr>
          <w:rFonts w:ascii="微软雅黑" w:eastAsia="微软雅黑" w:hAnsi="微软雅黑"/>
          <w:sz w:val="21"/>
          <w:szCs w:val="21"/>
        </w:rPr>
        <w:t xml:space="preserve">. </w:t>
      </w:r>
      <w:r>
        <w:rPr>
          <w:rFonts w:ascii="微软雅黑" w:eastAsia="微软雅黑" w:hAnsi="微软雅黑" w:hint="eastAsia"/>
          <w:sz w:val="21"/>
          <w:szCs w:val="21"/>
        </w:rPr>
        <w:t xml:space="preserve">与离职者在工作中存在矛盾的人 </w:t>
      </w:r>
    </w:p>
    <w:p w14:paraId="3FDCF179" w14:textId="77777777" w:rsidR="00775065" w:rsidRDefault="00775065" w:rsidP="002E57B6">
      <w:pPr>
        <w:spacing w:before="0" w:after="0" w:line="360" w:lineRule="exact"/>
        <w:rPr>
          <w:rFonts w:ascii="微软雅黑" w:eastAsia="微软雅黑" w:hAnsi="微软雅黑"/>
          <w:sz w:val="21"/>
          <w:szCs w:val="21"/>
        </w:rPr>
      </w:pPr>
      <w:r>
        <w:rPr>
          <w:rFonts w:ascii="微软雅黑" w:eastAsia="微软雅黑" w:hAnsi="微软雅黑"/>
          <w:sz w:val="21"/>
          <w:szCs w:val="21"/>
        </w:rPr>
        <w:t xml:space="preserve">3. </w:t>
      </w:r>
      <w:r>
        <w:rPr>
          <w:rFonts w:ascii="微软雅黑" w:eastAsia="微软雅黑" w:hAnsi="微软雅黑" w:hint="eastAsia"/>
          <w:sz w:val="21"/>
          <w:szCs w:val="21"/>
        </w:rPr>
        <w:t>有直接利害关系者</w:t>
      </w:r>
    </w:p>
    <w:p w14:paraId="1A288B7F" w14:textId="77777777" w:rsidR="002E6AD4" w:rsidRPr="002E6AD4" w:rsidRDefault="002E6AD4" w:rsidP="002E6AD4">
      <w:pPr>
        <w:spacing w:before="0" w:after="0" w:line="360" w:lineRule="exact"/>
        <w:rPr>
          <w:rFonts w:ascii="微软雅黑" w:eastAsia="微软雅黑" w:hAnsi="微软雅黑"/>
          <w:sz w:val="21"/>
          <w:szCs w:val="21"/>
        </w:rPr>
      </w:pPr>
      <w:r w:rsidRPr="002E6AD4">
        <w:rPr>
          <w:rFonts w:ascii="微软雅黑" w:eastAsia="微软雅黑" w:hAnsi="微软雅黑"/>
          <w:sz w:val="21"/>
          <w:szCs w:val="21"/>
        </w:rPr>
        <w:t>下面，请你结合案例，帮助案例中的人物选择适宜的离职面谈主持人。</w:t>
      </w:r>
    </w:p>
    <w:p w14:paraId="207C4721" w14:textId="77777777" w:rsidR="00C75116" w:rsidRPr="00C75116" w:rsidRDefault="00C75116" w:rsidP="00C75116">
      <w:pPr>
        <w:pStyle w:val="3"/>
        <w:spacing w:line="360" w:lineRule="exact"/>
        <w:rPr>
          <w:rFonts w:ascii="微软雅黑" w:eastAsia="微软雅黑" w:hAnsi="微软雅黑"/>
          <w:b/>
          <w:sz w:val="21"/>
          <w:szCs w:val="21"/>
        </w:rPr>
      </w:pPr>
      <w:r w:rsidRPr="00C75116">
        <w:rPr>
          <w:rFonts w:ascii="微软雅黑" w:eastAsia="微软雅黑" w:hAnsi="微软雅黑" w:hint="eastAsia"/>
          <w:b/>
          <w:sz w:val="21"/>
          <w:szCs w:val="21"/>
        </w:rPr>
        <w:t>0</w:t>
      </w:r>
      <w:r w:rsidRPr="00C75116">
        <w:rPr>
          <w:rFonts w:ascii="微软雅黑" w:eastAsia="微软雅黑" w:hAnsi="微软雅黑"/>
          <w:b/>
          <w:sz w:val="21"/>
          <w:szCs w:val="21"/>
        </w:rPr>
        <w:t>1</w:t>
      </w:r>
      <w:r w:rsidRPr="00C75116">
        <w:rPr>
          <w:rFonts w:ascii="微软雅黑" w:eastAsia="微软雅黑" w:hAnsi="微软雅黑" w:hint="eastAsia"/>
          <w:b/>
          <w:sz w:val="21"/>
          <w:szCs w:val="21"/>
        </w:rPr>
        <w:t>U</w:t>
      </w:r>
      <w:r w:rsidRPr="00C75116">
        <w:rPr>
          <w:rFonts w:ascii="微软雅黑" w:eastAsia="微软雅黑" w:hAnsi="微软雅黑"/>
          <w:b/>
          <w:sz w:val="21"/>
          <w:szCs w:val="21"/>
        </w:rPr>
        <w:t>0</w:t>
      </w:r>
      <w:r w:rsidR="002E6AD4">
        <w:rPr>
          <w:rFonts w:ascii="微软雅黑" w:eastAsia="微软雅黑" w:hAnsi="微软雅黑"/>
          <w:b/>
          <w:sz w:val="21"/>
          <w:szCs w:val="21"/>
        </w:rPr>
        <w:t>7</w:t>
      </w:r>
      <w:r w:rsidRPr="00C75116">
        <w:rPr>
          <w:rFonts w:ascii="微软雅黑" w:eastAsia="微软雅黑" w:hAnsi="微软雅黑" w:hint="eastAsia"/>
          <w:b/>
          <w:sz w:val="21"/>
          <w:szCs w:val="21"/>
        </w:rPr>
        <w:t>A</w:t>
      </w:r>
      <w:r w:rsidRPr="00C75116">
        <w:rPr>
          <w:rFonts w:ascii="微软雅黑" w:eastAsia="微软雅黑" w:hAnsi="微软雅黑"/>
          <w:b/>
          <w:sz w:val="21"/>
          <w:szCs w:val="21"/>
        </w:rPr>
        <w:t xml:space="preserve"> </w:t>
      </w:r>
      <w:r w:rsidRPr="00C75116">
        <w:rPr>
          <w:rFonts w:ascii="微软雅黑" w:eastAsia="微软雅黑" w:hAnsi="微软雅黑" w:hint="eastAsia"/>
          <w:b/>
          <w:sz w:val="21"/>
          <w:szCs w:val="21"/>
        </w:rPr>
        <w:t>小测验：请帮助王丽确定合适的面谈者</w:t>
      </w:r>
    </w:p>
    <w:p w14:paraId="5AC1751C" w14:textId="77777777" w:rsidR="00C75116" w:rsidRDefault="00A13412" w:rsidP="002E57B6">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【点击查看文字版案例】</w:t>
      </w:r>
    </w:p>
    <w:p w14:paraId="4AB68EE2" w14:textId="77777777" w:rsidR="008E3890" w:rsidRDefault="008E3890" w:rsidP="008E3890">
      <w:pPr>
        <w:spacing w:before="0" w:after="0" w:line="360" w:lineRule="exact"/>
        <w:rPr>
          <w:rFonts w:ascii="微软雅黑" w:eastAsia="微软雅黑" w:hAnsi="微软雅黑"/>
          <w:sz w:val="21"/>
          <w:szCs w:val="21"/>
        </w:rPr>
      </w:pPr>
      <w:r w:rsidRPr="00BF73F1">
        <w:rPr>
          <w:rFonts w:ascii="微软雅黑" w:eastAsia="微软雅黑" w:hAnsi="微软雅黑" w:hint="eastAsia"/>
          <w:sz w:val="21"/>
          <w:szCs w:val="21"/>
        </w:rPr>
        <w:t>杜华是</w:t>
      </w:r>
      <w:r>
        <w:rPr>
          <w:rFonts w:ascii="微软雅黑" w:eastAsia="微软雅黑" w:hAnsi="微软雅黑" w:hint="eastAsia"/>
          <w:sz w:val="21"/>
          <w:szCs w:val="21"/>
        </w:rPr>
        <w:t>佳星信息技术有限公司的</w:t>
      </w:r>
      <w:r w:rsidR="00CF72B8">
        <w:rPr>
          <w:rFonts w:ascii="微软雅黑" w:eastAsia="微软雅黑" w:hAnsi="微软雅黑" w:hint="eastAsia"/>
          <w:sz w:val="21"/>
          <w:szCs w:val="21"/>
        </w:rPr>
        <w:t>JAVA架构</w:t>
      </w:r>
      <w:r>
        <w:rPr>
          <w:rFonts w:ascii="微软雅黑" w:eastAsia="微软雅黑" w:hAnsi="微软雅黑" w:hint="eastAsia"/>
          <w:sz w:val="21"/>
          <w:szCs w:val="21"/>
        </w:rPr>
        <w:t>师，他来公司将近四年，已经是部门内不可或缺的骨干之一。在上个星期，人力资源部突然收到杜华的辞职信。杜华毫无征兆的提出离职让人力资源部</w:t>
      </w:r>
      <w:r w:rsidR="00240F77">
        <w:rPr>
          <w:rFonts w:ascii="微软雅黑" w:eastAsia="微软雅黑" w:hAnsi="微软雅黑" w:hint="eastAsia"/>
          <w:sz w:val="21"/>
          <w:szCs w:val="21"/>
        </w:rPr>
        <w:t>招聘经理</w:t>
      </w:r>
      <w:r>
        <w:rPr>
          <w:rFonts w:ascii="微软雅黑" w:eastAsia="微软雅黑" w:hAnsi="微软雅黑" w:hint="eastAsia"/>
          <w:sz w:val="21"/>
          <w:szCs w:val="21"/>
        </w:rPr>
        <w:t>王丽大吃一惊——杜华工作一向认真，与同事相处得也很融洽，前不久还给他涨了薪资，照理来说应该不会提出离职。</w:t>
      </w:r>
    </w:p>
    <w:p w14:paraId="58945A87" w14:textId="77777777" w:rsidR="00A13412" w:rsidRDefault="00A13412" w:rsidP="00A13412">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【测试题】</w:t>
      </w:r>
    </w:p>
    <w:p w14:paraId="4E61D27F" w14:textId="77777777" w:rsidR="00FD4BD9" w:rsidRPr="00B873B5" w:rsidRDefault="00775065" w:rsidP="00B873B5">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在案例中，王丽邀请杜华的直系上司徐凯岳担任离职面谈的主持人显然是不合适的做法。那么，王丽</w:t>
      </w:r>
      <w:r w:rsidR="00942980">
        <w:rPr>
          <w:rFonts w:ascii="微软雅黑" w:eastAsia="微软雅黑" w:hAnsi="微软雅黑" w:hint="eastAsia"/>
          <w:sz w:val="21"/>
          <w:szCs w:val="21"/>
        </w:rPr>
        <w:t>可以</w:t>
      </w:r>
      <w:r>
        <w:rPr>
          <w:rFonts w:ascii="微软雅黑" w:eastAsia="微软雅黑" w:hAnsi="微软雅黑" w:hint="eastAsia"/>
          <w:sz w:val="21"/>
          <w:szCs w:val="21"/>
        </w:rPr>
        <w:t>邀请</w:t>
      </w:r>
      <w:r w:rsidR="00B873B5">
        <w:rPr>
          <w:rFonts w:ascii="微软雅黑" w:eastAsia="微软雅黑" w:hAnsi="微软雅黑" w:hint="eastAsia"/>
          <w:sz w:val="21"/>
          <w:szCs w:val="21"/>
        </w:rPr>
        <w:t>谁来主持这次离职面谈呢？</w:t>
      </w:r>
      <w:r w:rsidR="004C2C72">
        <w:rPr>
          <w:rFonts w:ascii="微软雅黑" w:eastAsia="微软雅黑" w:hAnsi="微软雅黑" w:hint="eastAsia"/>
          <w:sz w:val="21"/>
          <w:szCs w:val="21"/>
        </w:rPr>
        <w:t>（请选择所有你认为合适的人选）</w:t>
      </w:r>
      <w:r w:rsidR="00A13412">
        <w:rPr>
          <w:rFonts w:ascii="微软雅黑" w:eastAsia="微软雅黑" w:hAnsi="微软雅黑" w:hint="eastAsia"/>
          <w:sz w:val="21"/>
          <w:szCs w:val="21"/>
        </w:rPr>
        <w:t>。</w:t>
      </w:r>
    </w:p>
    <w:p w14:paraId="19D529BB" w14:textId="77777777" w:rsidR="000A7938" w:rsidRDefault="000A7938" w:rsidP="00FD4BD9">
      <w:pPr>
        <w:pStyle w:val="a3"/>
        <w:numPr>
          <w:ilvl w:val="0"/>
          <w:numId w:val="8"/>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杜华的二级上司</w:t>
      </w:r>
      <w:r w:rsidR="00296C0E">
        <w:rPr>
          <w:rFonts w:ascii="微软雅黑" w:eastAsia="微软雅黑" w:hAnsi="微软雅黑" w:hint="eastAsia"/>
          <w:sz w:val="21"/>
          <w:szCs w:val="21"/>
        </w:rPr>
        <w:t>公司副总</w:t>
      </w:r>
      <w:r>
        <w:rPr>
          <w:rFonts w:ascii="微软雅黑" w:eastAsia="微软雅黑" w:hAnsi="微软雅黑" w:hint="eastAsia"/>
          <w:sz w:val="21"/>
          <w:szCs w:val="21"/>
        </w:rPr>
        <w:t>范磊</w:t>
      </w:r>
    </w:p>
    <w:p w14:paraId="21AEAB60" w14:textId="39C1A42B" w:rsidR="000A7938" w:rsidRDefault="005C2EFF" w:rsidP="00FD4BD9">
      <w:pPr>
        <w:pStyle w:val="a3"/>
        <w:numPr>
          <w:ilvl w:val="0"/>
          <w:numId w:val="8"/>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公司</w:t>
      </w:r>
      <w:r w:rsidR="00826A0A">
        <w:rPr>
          <w:rFonts w:ascii="微软雅黑" w:eastAsia="微软雅黑" w:hAnsi="微软雅黑" w:hint="eastAsia"/>
          <w:sz w:val="21"/>
          <w:szCs w:val="21"/>
        </w:rPr>
        <w:t>HR</w:t>
      </w:r>
      <w:r>
        <w:rPr>
          <w:rFonts w:ascii="微软雅黑" w:eastAsia="微软雅黑" w:hAnsi="微软雅黑" w:hint="eastAsia"/>
          <w:sz w:val="21"/>
          <w:szCs w:val="21"/>
        </w:rPr>
        <w:t>王丽</w:t>
      </w:r>
    </w:p>
    <w:p w14:paraId="44F13D71" w14:textId="77777777" w:rsidR="005C2EFF" w:rsidRDefault="005C2EFF" w:rsidP="00FD4BD9">
      <w:pPr>
        <w:pStyle w:val="a3"/>
        <w:numPr>
          <w:ilvl w:val="0"/>
          <w:numId w:val="8"/>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与杜华同一部门的平级</w:t>
      </w:r>
      <w:proofErr w:type="gramStart"/>
      <w:r>
        <w:rPr>
          <w:rFonts w:ascii="微软雅黑" w:eastAsia="微软雅黑" w:hAnsi="微软雅黑" w:hint="eastAsia"/>
          <w:sz w:val="21"/>
          <w:szCs w:val="21"/>
        </w:rPr>
        <w:t>同事陈</w:t>
      </w:r>
      <w:proofErr w:type="gramEnd"/>
      <w:r>
        <w:rPr>
          <w:rFonts w:ascii="微软雅黑" w:eastAsia="微软雅黑" w:hAnsi="微软雅黑" w:hint="eastAsia"/>
          <w:sz w:val="21"/>
          <w:szCs w:val="21"/>
        </w:rPr>
        <w:t>楠冰</w:t>
      </w:r>
    </w:p>
    <w:p w14:paraId="75CF0166" w14:textId="77777777" w:rsidR="00B873B5" w:rsidRDefault="00B873B5" w:rsidP="00FD4BD9">
      <w:pPr>
        <w:pStyle w:val="a3"/>
        <w:numPr>
          <w:ilvl w:val="0"/>
          <w:numId w:val="8"/>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外部专家顾问</w:t>
      </w:r>
    </w:p>
    <w:p w14:paraId="21758EBB" w14:textId="77777777" w:rsidR="005C2EFF" w:rsidRDefault="009B68C8" w:rsidP="005C2EFF">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【答案】</w:t>
      </w:r>
      <w:r w:rsidR="00B873B5">
        <w:rPr>
          <w:rFonts w:ascii="微软雅黑" w:eastAsia="微软雅黑" w:hAnsi="微软雅黑" w:hint="eastAsia"/>
          <w:sz w:val="21"/>
          <w:szCs w:val="21"/>
        </w:rPr>
        <w:t>A、B、D</w:t>
      </w:r>
    </w:p>
    <w:p w14:paraId="35F16C55" w14:textId="77777777" w:rsidR="005C2EFF" w:rsidRDefault="0089448F" w:rsidP="005C2EFF">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【反馈】</w:t>
      </w:r>
      <w:r w:rsidR="009C5B87">
        <w:rPr>
          <w:rFonts w:ascii="微软雅黑" w:eastAsia="微软雅黑" w:hAnsi="微软雅黑" w:hint="eastAsia"/>
          <w:sz w:val="21"/>
          <w:szCs w:val="21"/>
        </w:rPr>
        <w:t>谢谢你的回答。</w:t>
      </w:r>
      <w:r w:rsidR="00BE3360">
        <w:rPr>
          <w:rFonts w:ascii="微软雅黑" w:eastAsia="微软雅黑" w:hAnsi="微软雅黑" w:hint="eastAsia"/>
          <w:sz w:val="21"/>
          <w:szCs w:val="21"/>
        </w:rPr>
        <w:t>公司副总、人力资源</w:t>
      </w:r>
      <w:r w:rsidR="00240F77">
        <w:rPr>
          <w:rFonts w:ascii="微软雅黑" w:eastAsia="微软雅黑" w:hAnsi="微软雅黑" w:hint="eastAsia"/>
          <w:sz w:val="21"/>
          <w:szCs w:val="21"/>
        </w:rPr>
        <w:t>专人</w:t>
      </w:r>
      <w:r w:rsidR="00BE3360">
        <w:rPr>
          <w:rFonts w:ascii="微软雅黑" w:eastAsia="微软雅黑" w:hAnsi="微软雅黑" w:hint="eastAsia"/>
          <w:sz w:val="21"/>
          <w:szCs w:val="21"/>
        </w:rPr>
        <w:t>和外部专家顾问都是合适的人选。其中，公司副总范磊是最佳的面谈对象。</w:t>
      </w:r>
      <w:r w:rsidR="008E2AC6">
        <w:rPr>
          <w:rFonts w:ascii="微软雅黑" w:eastAsia="微软雅黑" w:hAnsi="微软雅黑" w:hint="eastAsia"/>
          <w:sz w:val="21"/>
          <w:szCs w:val="21"/>
        </w:rPr>
        <w:t>请继续学习，看看我们的讲解。</w:t>
      </w:r>
    </w:p>
    <w:p w14:paraId="09D5CEE6" w14:textId="77777777" w:rsidR="008E2AC6" w:rsidRPr="0076195D" w:rsidRDefault="008E2AC6" w:rsidP="008E2AC6">
      <w:pPr>
        <w:pStyle w:val="3"/>
        <w:spacing w:line="360" w:lineRule="exact"/>
        <w:rPr>
          <w:rFonts w:ascii="微软雅黑" w:eastAsia="微软雅黑" w:hAnsi="微软雅黑"/>
          <w:b/>
          <w:sz w:val="21"/>
          <w:szCs w:val="21"/>
        </w:rPr>
      </w:pPr>
      <w:r w:rsidRPr="008E2AC6">
        <w:rPr>
          <w:rFonts w:ascii="微软雅黑" w:eastAsia="微软雅黑" w:hAnsi="微软雅黑" w:hint="eastAsia"/>
          <w:b/>
          <w:sz w:val="21"/>
          <w:szCs w:val="21"/>
        </w:rPr>
        <w:t>0</w:t>
      </w:r>
      <w:r w:rsidRPr="008E2AC6">
        <w:rPr>
          <w:rFonts w:ascii="微软雅黑" w:eastAsia="微软雅黑" w:hAnsi="微软雅黑"/>
          <w:b/>
          <w:sz w:val="21"/>
          <w:szCs w:val="21"/>
        </w:rPr>
        <w:t>1</w:t>
      </w:r>
      <w:r w:rsidRPr="008E2AC6">
        <w:rPr>
          <w:rFonts w:ascii="微软雅黑" w:eastAsia="微软雅黑" w:hAnsi="微软雅黑" w:hint="eastAsia"/>
          <w:b/>
          <w:sz w:val="21"/>
          <w:szCs w:val="21"/>
        </w:rPr>
        <w:t>U</w:t>
      </w:r>
      <w:r w:rsidRPr="008E2AC6">
        <w:rPr>
          <w:rFonts w:ascii="微软雅黑" w:eastAsia="微软雅黑" w:hAnsi="微软雅黑"/>
          <w:b/>
          <w:sz w:val="21"/>
          <w:szCs w:val="21"/>
        </w:rPr>
        <w:t>0</w:t>
      </w:r>
      <w:r w:rsidR="002E6AD4">
        <w:rPr>
          <w:rFonts w:ascii="微软雅黑" w:eastAsia="微软雅黑" w:hAnsi="微软雅黑"/>
          <w:b/>
          <w:sz w:val="21"/>
          <w:szCs w:val="21"/>
        </w:rPr>
        <w:t>8</w:t>
      </w:r>
      <w:r w:rsidR="00814151">
        <w:rPr>
          <w:rFonts w:ascii="微软雅黑" w:eastAsia="微软雅黑" w:hAnsi="微软雅黑"/>
          <w:b/>
          <w:sz w:val="21"/>
          <w:szCs w:val="21"/>
        </w:rPr>
        <w:t xml:space="preserve"> </w:t>
      </w:r>
      <w:r w:rsidR="00ED522B">
        <w:rPr>
          <w:rFonts w:ascii="微软雅黑" w:eastAsia="微软雅黑" w:hAnsi="微软雅黑" w:hint="eastAsia"/>
          <w:b/>
          <w:sz w:val="21"/>
          <w:szCs w:val="21"/>
        </w:rPr>
        <w:t>第二步：选择离职面谈的主持人（</w:t>
      </w:r>
      <w:r w:rsidR="00ED522B">
        <w:rPr>
          <w:rFonts w:ascii="微软雅黑" w:eastAsia="微软雅黑" w:hAnsi="微软雅黑"/>
          <w:b/>
          <w:sz w:val="21"/>
          <w:szCs w:val="21"/>
        </w:rPr>
        <w:t>2</w:t>
      </w:r>
      <w:r w:rsidR="00ED522B">
        <w:rPr>
          <w:rFonts w:ascii="微软雅黑" w:eastAsia="微软雅黑" w:hAnsi="微软雅黑" w:hint="eastAsia"/>
          <w:b/>
          <w:sz w:val="21"/>
          <w:szCs w:val="21"/>
        </w:rPr>
        <w:t>）</w:t>
      </w:r>
      <w:r w:rsidR="0076195D">
        <w:rPr>
          <w:rStyle w:val="aff"/>
          <w:rFonts w:ascii="微软雅黑" w:eastAsia="微软雅黑" w:hAnsi="微软雅黑"/>
          <w:b/>
          <w:sz w:val="21"/>
          <w:szCs w:val="21"/>
        </w:rPr>
        <w:footnoteReference w:id="3"/>
      </w:r>
    </w:p>
    <w:p w14:paraId="6A6F151C" w14:textId="77777777" w:rsidR="00380D67" w:rsidRDefault="00003B6B" w:rsidP="005C2EFF">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我们建议，</w:t>
      </w:r>
      <w:r w:rsidR="00F3573C">
        <w:rPr>
          <w:rFonts w:ascii="微软雅黑" w:eastAsia="微软雅黑" w:hAnsi="微软雅黑" w:hint="eastAsia"/>
          <w:sz w:val="21"/>
          <w:szCs w:val="21"/>
        </w:rPr>
        <w:t>离职面谈应当由</w:t>
      </w:r>
      <w:r w:rsidR="00380D67">
        <w:rPr>
          <w:rFonts w:ascii="微软雅黑" w:eastAsia="微软雅黑" w:hAnsi="微软雅黑" w:hint="eastAsia"/>
          <w:sz w:val="21"/>
          <w:szCs w:val="21"/>
        </w:rPr>
        <w:t>人力资源部门的成员</w:t>
      </w:r>
      <w:r w:rsidR="000A1330">
        <w:rPr>
          <w:rFonts w:ascii="微软雅黑" w:eastAsia="微软雅黑" w:hAnsi="微软雅黑" w:hint="eastAsia"/>
          <w:sz w:val="21"/>
          <w:szCs w:val="21"/>
        </w:rPr>
        <w:t>完成</w:t>
      </w:r>
      <w:r w:rsidR="00380D67">
        <w:rPr>
          <w:rFonts w:ascii="微软雅黑" w:eastAsia="微软雅黑" w:hAnsi="微软雅黑" w:hint="eastAsia"/>
          <w:sz w:val="21"/>
          <w:szCs w:val="21"/>
        </w:rPr>
        <w:t>。HR可以从一个相对更客观的旁观者角度出发，可以保证面谈结果的真实性。</w:t>
      </w:r>
    </w:p>
    <w:p w14:paraId="4289BEEB" w14:textId="77777777" w:rsidR="007419DE" w:rsidRDefault="000A1330" w:rsidP="005C2EFF">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除此之外，对于核心员工，企业可以安排</w:t>
      </w:r>
      <w:r w:rsidR="00F3573C">
        <w:rPr>
          <w:rFonts w:ascii="微软雅黑" w:eastAsia="微软雅黑" w:hAnsi="微软雅黑" w:hint="eastAsia"/>
          <w:sz w:val="21"/>
          <w:szCs w:val="21"/>
        </w:rPr>
        <w:t>离职员工上司的上司，即更高层的领导者来主持</w:t>
      </w:r>
      <w:r>
        <w:rPr>
          <w:rFonts w:ascii="微软雅黑" w:eastAsia="微软雅黑" w:hAnsi="微软雅黑" w:hint="eastAsia"/>
          <w:sz w:val="21"/>
          <w:szCs w:val="21"/>
        </w:rPr>
        <w:t>面谈</w:t>
      </w:r>
      <w:r w:rsidR="00F3573C">
        <w:rPr>
          <w:rFonts w:ascii="微软雅黑" w:eastAsia="微软雅黑" w:hAnsi="微软雅黑" w:hint="eastAsia"/>
          <w:sz w:val="21"/>
          <w:szCs w:val="21"/>
        </w:rPr>
        <w:t>。</w:t>
      </w:r>
      <w:r w:rsidR="000D0134">
        <w:rPr>
          <w:rFonts w:ascii="微软雅黑" w:eastAsia="微软雅黑" w:hAnsi="微软雅黑" w:hint="eastAsia"/>
          <w:sz w:val="21"/>
          <w:szCs w:val="21"/>
        </w:rPr>
        <w:t>这么做能让员工</w:t>
      </w:r>
      <w:r w:rsidR="000D0134" w:rsidRPr="00CD4A3A">
        <w:rPr>
          <w:rFonts w:ascii="微软雅黑" w:eastAsia="微软雅黑" w:hAnsi="微软雅黑"/>
          <w:sz w:val="21"/>
          <w:szCs w:val="21"/>
        </w:rPr>
        <w:t>感到被重视</w:t>
      </w:r>
      <w:r w:rsidR="000D0134">
        <w:rPr>
          <w:rFonts w:ascii="微软雅黑" w:eastAsia="微软雅黑" w:hAnsi="微软雅黑" w:hint="eastAsia"/>
          <w:sz w:val="21"/>
          <w:szCs w:val="21"/>
        </w:rPr>
        <w:t>。</w:t>
      </w:r>
      <w:r w:rsidR="000D0134" w:rsidRPr="00CD4A3A">
        <w:rPr>
          <w:rFonts w:ascii="微软雅黑" w:eastAsia="微软雅黑" w:hAnsi="微软雅黑"/>
          <w:sz w:val="21"/>
          <w:szCs w:val="21"/>
        </w:rPr>
        <w:t>另外，</w:t>
      </w:r>
      <w:proofErr w:type="gramStart"/>
      <w:r w:rsidR="000D0134" w:rsidRPr="00CD4A3A">
        <w:rPr>
          <w:rFonts w:ascii="微软雅黑" w:eastAsia="微软雅黑" w:hAnsi="微软雅黑"/>
          <w:sz w:val="21"/>
          <w:szCs w:val="21"/>
        </w:rPr>
        <w:t>职级越</w:t>
      </w:r>
      <w:proofErr w:type="gramEnd"/>
      <w:r w:rsidR="000D0134" w:rsidRPr="00CD4A3A">
        <w:rPr>
          <w:rFonts w:ascii="微软雅黑" w:eastAsia="微软雅黑" w:hAnsi="微软雅黑"/>
          <w:sz w:val="21"/>
          <w:szCs w:val="21"/>
        </w:rPr>
        <w:t>高其解决员工诉求的权限也越大，员工也会更愿意把相关问题表达出来。</w:t>
      </w:r>
    </w:p>
    <w:p w14:paraId="396E1EDB" w14:textId="16D2EC6A" w:rsidR="00730308" w:rsidRDefault="007419DE" w:rsidP="00373007">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另外，有一些大型企业会引入外部专家顾问进行离职面谈，以避免某些组织偏见，保证离职面谈结果的真实有效性。</w:t>
      </w:r>
    </w:p>
    <w:p w14:paraId="34C44E8A" w14:textId="716BD0F7" w:rsidR="0079034F" w:rsidRPr="0079034F" w:rsidRDefault="0079034F" w:rsidP="0079034F">
      <w:pPr>
        <w:pStyle w:val="3"/>
        <w:spacing w:line="360" w:lineRule="exact"/>
        <w:rPr>
          <w:rFonts w:ascii="微软雅黑" w:eastAsia="微软雅黑" w:hAnsi="微软雅黑"/>
          <w:b/>
          <w:sz w:val="21"/>
          <w:szCs w:val="21"/>
        </w:rPr>
      </w:pPr>
      <w:r w:rsidRPr="0079034F">
        <w:rPr>
          <w:rFonts w:ascii="微软雅黑" w:eastAsia="微软雅黑" w:hAnsi="微软雅黑" w:hint="eastAsia"/>
          <w:b/>
          <w:sz w:val="21"/>
          <w:szCs w:val="21"/>
        </w:rPr>
        <w:t>0</w:t>
      </w:r>
      <w:r w:rsidRPr="0079034F">
        <w:rPr>
          <w:rFonts w:ascii="微软雅黑" w:eastAsia="微软雅黑" w:hAnsi="微软雅黑"/>
          <w:b/>
          <w:sz w:val="21"/>
          <w:szCs w:val="21"/>
        </w:rPr>
        <w:t>1</w:t>
      </w:r>
      <w:r w:rsidRPr="0079034F">
        <w:rPr>
          <w:rFonts w:ascii="微软雅黑" w:eastAsia="微软雅黑" w:hAnsi="微软雅黑" w:hint="eastAsia"/>
          <w:b/>
          <w:sz w:val="21"/>
          <w:szCs w:val="21"/>
        </w:rPr>
        <w:t>U</w:t>
      </w:r>
      <w:r w:rsidRPr="0079034F">
        <w:rPr>
          <w:rFonts w:ascii="微软雅黑" w:eastAsia="微软雅黑" w:hAnsi="微软雅黑"/>
          <w:b/>
          <w:sz w:val="21"/>
          <w:szCs w:val="21"/>
        </w:rPr>
        <w:t xml:space="preserve">09 </w:t>
      </w:r>
      <w:r w:rsidRPr="0079034F">
        <w:rPr>
          <w:rFonts w:ascii="微软雅黑" w:eastAsia="微软雅黑" w:hAnsi="微软雅黑" w:hint="eastAsia"/>
          <w:b/>
          <w:sz w:val="21"/>
          <w:szCs w:val="21"/>
        </w:rPr>
        <w:t>小结（1）</w:t>
      </w:r>
    </w:p>
    <w:p w14:paraId="7ADCF0C2" w14:textId="79018CF7" w:rsidR="0079034F" w:rsidRDefault="0079034F" w:rsidP="00373007">
      <w:pPr>
        <w:spacing w:before="0" w:after="0" w:line="360" w:lineRule="exact"/>
        <w:rPr>
          <w:rFonts w:ascii="微软雅黑" w:eastAsia="微软雅黑" w:hAnsi="微软雅黑"/>
          <w:sz w:val="21"/>
          <w:szCs w:val="21"/>
        </w:rPr>
      </w:pPr>
      <w:r w:rsidRPr="00113551">
        <w:rPr>
          <w:rFonts w:ascii="微软雅黑" w:eastAsia="微软雅黑" w:hAnsi="微软雅黑" w:hint="eastAsia"/>
          <w:sz w:val="21"/>
          <w:szCs w:val="21"/>
        </w:rPr>
        <w:lastRenderedPageBreak/>
        <w:t>通过前面的学习，你已经了解了准备离职面谈的前两步，确定离职面谈的主要目的，选择离职面谈的主持人。请继续学习，了解准备离职面谈过程中最重要的一步，整理离职面谈相关材料。</w:t>
      </w:r>
    </w:p>
    <w:p w14:paraId="4B89E913" w14:textId="771E71FD" w:rsidR="0079034F" w:rsidRPr="0079034F" w:rsidRDefault="0079034F" w:rsidP="00373007">
      <w:pPr>
        <w:spacing w:before="0" w:after="0" w:line="360" w:lineRule="exact"/>
        <w:rPr>
          <w:rFonts w:ascii="微软雅黑" w:eastAsia="微软雅黑" w:hAnsi="微软雅黑"/>
          <w:sz w:val="21"/>
          <w:szCs w:val="21"/>
        </w:rPr>
      </w:pPr>
      <w:r w:rsidRPr="00113551">
        <w:rPr>
          <w:rFonts w:ascii="微软雅黑" w:eastAsia="微软雅黑" w:hAnsi="微软雅黑" w:hint="eastAsia"/>
          <w:sz w:val="21"/>
          <w:szCs w:val="21"/>
        </w:rPr>
        <w:t>在正式进行离职面谈前，你还需要整理离职面谈相关的材料，这些材料包括</w:t>
      </w:r>
      <w:r>
        <w:rPr>
          <w:rFonts w:ascii="微软雅黑" w:eastAsia="微软雅黑" w:hAnsi="微软雅黑" w:hint="eastAsia"/>
          <w:sz w:val="21"/>
          <w:szCs w:val="21"/>
        </w:rPr>
        <w:t>员工基本信息、面谈话题大纲和</w:t>
      </w:r>
      <w:r w:rsidRPr="00113551">
        <w:rPr>
          <w:rFonts w:ascii="微软雅黑" w:eastAsia="微软雅黑" w:hAnsi="微软雅黑" w:hint="eastAsia"/>
          <w:sz w:val="21"/>
          <w:szCs w:val="21"/>
        </w:rPr>
        <w:t>离职员工后续事宜的答案清单</w:t>
      </w:r>
      <w:r>
        <w:rPr>
          <w:rFonts w:ascii="微软雅黑" w:eastAsia="微软雅黑" w:hAnsi="微软雅黑" w:hint="eastAsia"/>
          <w:sz w:val="21"/>
          <w:szCs w:val="21"/>
        </w:rPr>
        <w:t>。</w:t>
      </w:r>
    </w:p>
    <w:p w14:paraId="04799A19" w14:textId="5686FF3A" w:rsidR="0079034F" w:rsidRPr="0079034F" w:rsidRDefault="0079034F" w:rsidP="0079034F">
      <w:pPr>
        <w:pStyle w:val="3"/>
        <w:spacing w:line="360" w:lineRule="exact"/>
        <w:rPr>
          <w:rFonts w:ascii="微软雅黑" w:eastAsia="微软雅黑" w:hAnsi="微软雅黑"/>
          <w:b/>
          <w:sz w:val="21"/>
          <w:szCs w:val="21"/>
        </w:rPr>
      </w:pPr>
      <w:r w:rsidRPr="0079034F">
        <w:rPr>
          <w:rFonts w:ascii="微软雅黑" w:eastAsia="微软雅黑" w:hAnsi="微软雅黑" w:hint="eastAsia"/>
          <w:b/>
          <w:sz w:val="21"/>
          <w:szCs w:val="21"/>
        </w:rPr>
        <w:t>0</w:t>
      </w:r>
      <w:r w:rsidRPr="0079034F">
        <w:rPr>
          <w:rFonts w:ascii="微软雅黑" w:eastAsia="微软雅黑" w:hAnsi="微软雅黑"/>
          <w:b/>
          <w:sz w:val="21"/>
          <w:szCs w:val="21"/>
        </w:rPr>
        <w:t>1</w:t>
      </w:r>
      <w:r w:rsidRPr="0079034F">
        <w:rPr>
          <w:rFonts w:ascii="微软雅黑" w:eastAsia="微软雅黑" w:hAnsi="微软雅黑" w:hint="eastAsia"/>
          <w:b/>
          <w:sz w:val="21"/>
          <w:szCs w:val="21"/>
        </w:rPr>
        <w:t>U</w:t>
      </w:r>
      <w:r w:rsidRPr="0079034F">
        <w:rPr>
          <w:rFonts w:ascii="微软雅黑" w:eastAsia="微软雅黑" w:hAnsi="微软雅黑"/>
          <w:b/>
          <w:sz w:val="21"/>
          <w:szCs w:val="21"/>
        </w:rPr>
        <w:t>10</w:t>
      </w:r>
      <w:r w:rsidRPr="0079034F">
        <w:rPr>
          <w:rFonts w:ascii="微软雅黑" w:eastAsia="微软雅黑" w:hAnsi="微软雅黑" w:hint="eastAsia"/>
          <w:b/>
          <w:sz w:val="21"/>
          <w:szCs w:val="21"/>
        </w:rPr>
        <w:t>A</w:t>
      </w:r>
      <w:r w:rsidRPr="0079034F">
        <w:rPr>
          <w:rFonts w:ascii="微软雅黑" w:eastAsia="微软雅黑" w:hAnsi="微软雅黑"/>
          <w:b/>
          <w:sz w:val="21"/>
          <w:szCs w:val="21"/>
        </w:rPr>
        <w:t xml:space="preserve"> </w:t>
      </w:r>
      <w:r w:rsidRPr="0079034F">
        <w:rPr>
          <w:rFonts w:ascii="微软雅黑" w:eastAsia="微软雅黑" w:hAnsi="微软雅黑" w:hint="eastAsia"/>
          <w:b/>
          <w:sz w:val="21"/>
          <w:szCs w:val="21"/>
        </w:rPr>
        <w:t>请思考：</w:t>
      </w:r>
      <w:r w:rsidR="00A95A80">
        <w:rPr>
          <w:rFonts w:ascii="微软雅黑" w:eastAsia="微软雅黑" w:hAnsi="微软雅黑" w:hint="eastAsia"/>
          <w:b/>
          <w:sz w:val="21"/>
          <w:szCs w:val="21"/>
        </w:rPr>
        <w:t>以下哪些话题可以放入面谈话题大纲中</w:t>
      </w:r>
    </w:p>
    <w:p w14:paraId="44A8D935" w14:textId="51D95CE6" w:rsidR="0079034F" w:rsidRDefault="0079034F" w:rsidP="00373007">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你认为以下选项中的哪些话题可以放入面谈话题大纲中？</w:t>
      </w:r>
    </w:p>
    <w:p w14:paraId="17BF69BA" w14:textId="7AD65B43" w:rsidR="0079034F" w:rsidRPr="0079034F" w:rsidRDefault="0079034F" w:rsidP="0079034F">
      <w:pPr>
        <w:pStyle w:val="a3"/>
        <w:numPr>
          <w:ilvl w:val="0"/>
          <w:numId w:val="20"/>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你的离职原因是什么</w:t>
      </w:r>
    </w:p>
    <w:p w14:paraId="42172429" w14:textId="0C780970" w:rsidR="0079034F" w:rsidRDefault="0079034F" w:rsidP="0079034F">
      <w:pPr>
        <w:pStyle w:val="a3"/>
        <w:numPr>
          <w:ilvl w:val="0"/>
          <w:numId w:val="20"/>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要怎么做你才愿意留下来</w:t>
      </w:r>
    </w:p>
    <w:p w14:paraId="740EB6F8" w14:textId="7906421D" w:rsidR="0079034F" w:rsidRDefault="0079034F" w:rsidP="0079034F">
      <w:pPr>
        <w:pStyle w:val="a3"/>
        <w:numPr>
          <w:ilvl w:val="0"/>
          <w:numId w:val="20"/>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对目前的薪资福利是否满意</w:t>
      </w:r>
    </w:p>
    <w:p w14:paraId="0023390B" w14:textId="1385B2F4" w:rsidR="0079034F" w:rsidRDefault="0079034F" w:rsidP="0079034F">
      <w:pPr>
        <w:pStyle w:val="a3"/>
        <w:numPr>
          <w:ilvl w:val="0"/>
          <w:numId w:val="20"/>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如何评价你的直接主管</w:t>
      </w:r>
    </w:p>
    <w:p w14:paraId="0B2EF83C" w14:textId="3289287D" w:rsidR="0079034F" w:rsidRDefault="0079034F" w:rsidP="0079034F">
      <w:pPr>
        <w:pStyle w:val="a3"/>
        <w:numPr>
          <w:ilvl w:val="0"/>
          <w:numId w:val="20"/>
        </w:numPr>
        <w:spacing w:before="0" w:after="0" w:line="360" w:lineRule="exact"/>
        <w:ind w:firstLineChars="0"/>
        <w:rPr>
          <w:rFonts w:ascii="微软雅黑" w:eastAsia="微软雅黑" w:hAnsi="微软雅黑"/>
          <w:sz w:val="21"/>
          <w:szCs w:val="21"/>
        </w:rPr>
      </w:pPr>
      <w:r w:rsidRPr="00A10515">
        <w:rPr>
          <w:rFonts w:ascii="微软雅黑" w:eastAsia="微软雅黑" w:hAnsi="微软雅黑" w:hint="eastAsia"/>
          <w:sz w:val="21"/>
          <w:szCs w:val="21"/>
        </w:rPr>
        <w:t>哪些事情的发生可以使你不离开公司</w:t>
      </w:r>
    </w:p>
    <w:p w14:paraId="0D38A473" w14:textId="1E3F9B92" w:rsidR="0079034F" w:rsidRDefault="0079034F" w:rsidP="0079034F">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【答案】A、C、D、E</w:t>
      </w:r>
    </w:p>
    <w:p w14:paraId="093FF9C6" w14:textId="1A0BFA6B" w:rsidR="0079034F" w:rsidRPr="00A95A80" w:rsidRDefault="0079034F" w:rsidP="00A95A80">
      <w:pPr>
        <w:spacing w:before="0" w:after="0" w:line="360" w:lineRule="exact"/>
        <w:rPr>
          <w:rFonts w:ascii="微软雅黑" w:eastAsia="微软雅黑" w:hAnsi="微软雅黑"/>
          <w:sz w:val="21"/>
          <w:szCs w:val="21"/>
        </w:rPr>
      </w:pPr>
      <w:r w:rsidRPr="00A95A80">
        <w:rPr>
          <w:rFonts w:ascii="微软雅黑" w:eastAsia="微软雅黑" w:hAnsi="微软雅黑" w:hint="eastAsia"/>
          <w:sz w:val="21"/>
          <w:szCs w:val="21"/>
        </w:rPr>
        <w:t>【反馈】</w:t>
      </w:r>
      <w:r w:rsidR="00A95A80" w:rsidRPr="00A95A80">
        <w:rPr>
          <w:rFonts w:ascii="微软雅黑" w:eastAsia="微软雅黑" w:hAnsi="微软雅黑" w:hint="eastAsia"/>
          <w:sz w:val="21"/>
          <w:szCs w:val="21"/>
        </w:rPr>
        <w:t>谢谢你的回答。除了“要怎么做你才愿意留下来”，其余话题都可以出现在面谈话题大纲。“要怎么做你才愿意留下来”这一问题相当于对员工做出了某种承诺，而在离职面谈中面谈者切忌对员工做出承诺。“哪些事情的发生可以使你不离开公司</w:t>
      </w:r>
      <w:r w:rsidR="00A95A80">
        <w:rPr>
          <w:rFonts w:ascii="微软雅黑" w:eastAsia="微软雅黑" w:hAnsi="微软雅黑" w:hint="eastAsia"/>
          <w:sz w:val="21"/>
          <w:szCs w:val="21"/>
        </w:rPr>
        <w:t>”这一问法是在不做承诺的情况下询问公司的改进方向，是可以放入面谈话题大纲的。在离职面谈的三个原则中，我们会进行更详细</w:t>
      </w:r>
      <w:r w:rsidR="00772E09">
        <w:rPr>
          <w:rFonts w:ascii="微软雅黑" w:eastAsia="微软雅黑" w:hAnsi="微软雅黑" w:hint="eastAsia"/>
          <w:sz w:val="21"/>
          <w:szCs w:val="21"/>
        </w:rPr>
        <w:t>的</w:t>
      </w:r>
      <w:r w:rsidR="00A95A80">
        <w:rPr>
          <w:rFonts w:ascii="微软雅黑" w:eastAsia="微软雅黑" w:hAnsi="微软雅黑" w:hint="eastAsia"/>
          <w:sz w:val="21"/>
          <w:szCs w:val="21"/>
        </w:rPr>
        <w:t>解释。</w:t>
      </w:r>
    </w:p>
    <w:p w14:paraId="50A27719" w14:textId="174862E6" w:rsidR="008721CC" w:rsidRPr="00574191" w:rsidRDefault="008721CC" w:rsidP="008721CC">
      <w:pPr>
        <w:pStyle w:val="3"/>
        <w:spacing w:line="360" w:lineRule="exact"/>
        <w:rPr>
          <w:rFonts w:ascii="微软雅黑" w:eastAsia="微软雅黑" w:hAnsi="微软雅黑"/>
          <w:b/>
          <w:sz w:val="21"/>
          <w:szCs w:val="21"/>
        </w:rPr>
      </w:pPr>
      <w:r w:rsidRPr="00574191">
        <w:rPr>
          <w:rFonts w:ascii="微软雅黑" w:eastAsia="微软雅黑" w:hAnsi="微软雅黑" w:hint="eastAsia"/>
          <w:b/>
          <w:sz w:val="21"/>
          <w:szCs w:val="21"/>
        </w:rPr>
        <w:t>0</w:t>
      </w:r>
      <w:r w:rsidR="00373007" w:rsidRPr="00574191">
        <w:rPr>
          <w:rFonts w:ascii="微软雅黑" w:eastAsia="微软雅黑" w:hAnsi="微软雅黑"/>
          <w:b/>
          <w:sz w:val="21"/>
          <w:szCs w:val="21"/>
        </w:rPr>
        <w:t>1</w:t>
      </w:r>
      <w:r w:rsidRPr="00574191">
        <w:rPr>
          <w:rFonts w:ascii="微软雅黑" w:eastAsia="微软雅黑" w:hAnsi="微软雅黑" w:hint="eastAsia"/>
          <w:b/>
          <w:sz w:val="21"/>
          <w:szCs w:val="21"/>
        </w:rPr>
        <w:t>U</w:t>
      </w:r>
      <w:r w:rsidR="00772E09">
        <w:rPr>
          <w:rFonts w:ascii="微软雅黑" w:eastAsia="微软雅黑" w:hAnsi="微软雅黑"/>
          <w:b/>
          <w:sz w:val="21"/>
          <w:szCs w:val="21"/>
        </w:rPr>
        <w:t>11</w:t>
      </w:r>
      <w:r w:rsidRPr="00574191">
        <w:rPr>
          <w:rFonts w:ascii="微软雅黑" w:eastAsia="微软雅黑" w:hAnsi="微软雅黑"/>
          <w:b/>
          <w:sz w:val="21"/>
          <w:szCs w:val="21"/>
        </w:rPr>
        <w:t xml:space="preserve"> </w:t>
      </w:r>
      <w:r w:rsidR="00F71061" w:rsidRPr="00574191">
        <w:rPr>
          <w:rFonts w:ascii="微软雅黑" w:eastAsia="微软雅黑" w:hAnsi="微软雅黑" w:hint="eastAsia"/>
          <w:b/>
          <w:sz w:val="21"/>
          <w:szCs w:val="21"/>
        </w:rPr>
        <w:t>第三步：</w:t>
      </w:r>
      <w:r w:rsidR="00574191" w:rsidRPr="00574191">
        <w:rPr>
          <w:rFonts w:ascii="微软雅黑" w:eastAsia="微软雅黑" w:hAnsi="微软雅黑" w:hint="eastAsia"/>
          <w:b/>
          <w:sz w:val="21"/>
          <w:szCs w:val="21"/>
        </w:rPr>
        <w:t>整理离职面谈的相关资料</w:t>
      </w:r>
      <w:r w:rsidR="00A95FE2" w:rsidRPr="00574191">
        <w:rPr>
          <w:rStyle w:val="aff"/>
          <w:rFonts w:ascii="微软雅黑" w:eastAsia="微软雅黑" w:hAnsi="微软雅黑"/>
          <w:b/>
          <w:sz w:val="21"/>
          <w:szCs w:val="21"/>
        </w:rPr>
        <w:footnoteReference w:id="4"/>
      </w:r>
      <w:r w:rsidR="00E03094" w:rsidRPr="00574191">
        <w:rPr>
          <w:rStyle w:val="aff"/>
          <w:rFonts w:ascii="微软雅黑" w:eastAsia="微软雅黑" w:hAnsi="微软雅黑"/>
          <w:b/>
          <w:sz w:val="21"/>
          <w:szCs w:val="21"/>
        </w:rPr>
        <w:footnoteReference w:id="5"/>
      </w:r>
    </w:p>
    <w:p w14:paraId="715FD456" w14:textId="45A1C182" w:rsidR="00574191" w:rsidRPr="00113551" w:rsidRDefault="00A95A80" w:rsidP="00113551">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总结来说，在开展面谈前，你需要准备的相关</w:t>
      </w:r>
      <w:r w:rsidR="00574191" w:rsidRPr="00113551">
        <w:rPr>
          <w:rFonts w:ascii="微软雅黑" w:eastAsia="微软雅黑" w:hAnsi="微软雅黑" w:hint="eastAsia"/>
          <w:sz w:val="21"/>
          <w:szCs w:val="21"/>
        </w:rPr>
        <w:t>材料包括</w:t>
      </w:r>
      <w:r w:rsidR="002E3379" w:rsidRPr="00113551">
        <w:rPr>
          <w:rFonts w:ascii="微软雅黑" w:eastAsia="微软雅黑" w:hAnsi="微软雅黑" w:hint="eastAsia"/>
          <w:sz w:val="21"/>
          <w:szCs w:val="21"/>
        </w:rPr>
        <w:t>：</w:t>
      </w:r>
    </w:p>
    <w:p w14:paraId="0461CB6D" w14:textId="77777777" w:rsidR="00574191" w:rsidRPr="00113551" w:rsidRDefault="00574191" w:rsidP="00113551">
      <w:pPr>
        <w:spacing w:before="0" w:after="0" w:line="360" w:lineRule="exact"/>
        <w:rPr>
          <w:rFonts w:ascii="微软雅黑" w:eastAsia="微软雅黑" w:hAnsi="微软雅黑"/>
          <w:sz w:val="21"/>
          <w:szCs w:val="21"/>
        </w:rPr>
      </w:pPr>
      <w:r w:rsidRPr="00113551">
        <w:rPr>
          <w:rFonts w:ascii="微软雅黑" w:eastAsia="微软雅黑" w:hAnsi="微软雅黑"/>
          <w:sz w:val="21"/>
          <w:szCs w:val="21"/>
        </w:rPr>
        <w:t>1</w:t>
      </w:r>
      <w:r w:rsidRPr="00113551">
        <w:rPr>
          <w:rFonts w:ascii="微软雅黑" w:eastAsia="微软雅黑" w:hAnsi="微软雅黑" w:hint="eastAsia"/>
          <w:sz w:val="21"/>
          <w:szCs w:val="21"/>
        </w:rPr>
        <w:t>.</w:t>
      </w:r>
      <w:r w:rsidRPr="00113551">
        <w:rPr>
          <w:rFonts w:ascii="微软雅黑" w:eastAsia="微软雅黑" w:hAnsi="微软雅黑"/>
          <w:sz w:val="21"/>
          <w:szCs w:val="21"/>
        </w:rPr>
        <w:t xml:space="preserve"> 员工基本信息</w:t>
      </w:r>
    </w:p>
    <w:p w14:paraId="36C5C288" w14:textId="7B17A84E" w:rsidR="00574191" w:rsidRPr="00113551" w:rsidRDefault="00574191" w:rsidP="00113551">
      <w:pPr>
        <w:spacing w:before="0" w:after="0" w:line="360" w:lineRule="exact"/>
        <w:rPr>
          <w:rFonts w:ascii="微软雅黑" w:eastAsia="微软雅黑" w:hAnsi="微软雅黑"/>
          <w:sz w:val="21"/>
          <w:szCs w:val="21"/>
        </w:rPr>
      </w:pPr>
      <w:r w:rsidRPr="00113551">
        <w:rPr>
          <w:rFonts w:ascii="微软雅黑" w:eastAsia="微软雅黑" w:hAnsi="微软雅黑"/>
          <w:sz w:val="21"/>
          <w:szCs w:val="21"/>
        </w:rPr>
        <w:t>了解</w:t>
      </w:r>
      <w:r w:rsidR="002E3379" w:rsidRPr="00113551">
        <w:rPr>
          <w:rFonts w:ascii="微软雅黑" w:eastAsia="微软雅黑" w:hAnsi="微软雅黑" w:hint="eastAsia"/>
          <w:sz w:val="21"/>
          <w:szCs w:val="21"/>
        </w:rPr>
        <w:t>离职员工的</w:t>
      </w:r>
      <w:r w:rsidRPr="00113551">
        <w:rPr>
          <w:rFonts w:ascii="微软雅黑" w:eastAsia="微软雅黑" w:hAnsi="微软雅黑"/>
          <w:sz w:val="21"/>
          <w:szCs w:val="21"/>
        </w:rPr>
        <w:t>年龄、家庭状况、在司工龄、业绩表现</w:t>
      </w:r>
      <w:r w:rsidR="00A7437A">
        <w:rPr>
          <w:rFonts w:ascii="微软雅黑" w:eastAsia="微软雅黑" w:hAnsi="微软雅黑" w:hint="eastAsia"/>
          <w:sz w:val="21"/>
          <w:szCs w:val="21"/>
        </w:rPr>
        <w:t>、薪酬信息</w:t>
      </w:r>
      <w:r w:rsidRPr="00113551">
        <w:rPr>
          <w:rFonts w:ascii="微软雅黑" w:eastAsia="微软雅黑" w:hAnsi="微软雅黑"/>
          <w:sz w:val="21"/>
          <w:szCs w:val="21"/>
        </w:rPr>
        <w:t>等。</w:t>
      </w:r>
      <w:r w:rsidR="00A07B5A" w:rsidRPr="00113551">
        <w:rPr>
          <w:rFonts w:ascii="微软雅黑" w:eastAsia="微软雅黑" w:hAnsi="微软雅黑" w:hint="eastAsia"/>
          <w:sz w:val="21"/>
          <w:szCs w:val="21"/>
        </w:rPr>
        <w:t>由于面谈主持人一般不是离职员工的直系上司，对离职员工的具体情况未必了解，这些资料可以帮助主持人快速掌握离职者的情况，以更</w:t>
      </w:r>
      <w:r w:rsidRPr="00113551">
        <w:rPr>
          <w:rFonts w:ascii="微软雅黑" w:eastAsia="微软雅黑" w:hAnsi="微软雅黑"/>
          <w:sz w:val="21"/>
          <w:szCs w:val="21"/>
        </w:rPr>
        <w:t>有针对性地</w:t>
      </w:r>
      <w:r w:rsidR="00365F0F">
        <w:rPr>
          <w:rFonts w:ascii="微软雅黑" w:eastAsia="微软雅黑" w:hAnsi="微软雅黑" w:hint="eastAsia"/>
          <w:sz w:val="21"/>
          <w:szCs w:val="21"/>
        </w:rPr>
        <w:t>进行</w:t>
      </w:r>
      <w:r w:rsidRPr="00113551">
        <w:rPr>
          <w:rFonts w:ascii="微软雅黑" w:eastAsia="微软雅黑" w:hAnsi="微软雅黑"/>
          <w:sz w:val="21"/>
          <w:szCs w:val="21"/>
        </w:rPr>
        <w:t>面谈</w:t>
      </w:r>
      <w:r w:rsidR="00365F0F">
        <w:rPr>
          <w:rFonts w:ascii="微软雅黑" w:eastAsia="微软雅黑" w:hAnsi="微软雅黑" w:hint="eastAsia"/>
          <w:sz w:val="21"/>
          <w:szCs w:val="21"/>
        </w:rPr>
        <w:t>准备</w:t>
      </w:r>
      <w:r w:rsidRPr="00113551">
        <w:rPr>
          <w:rFonts w:ascii="微软雅黑" w:eastAsia="微软雅黑" w:hAnsi="微软雅黑"/>
          <w:sz w:val="21"/>
          <w:szCs w:val="21"/>
        </w:rPr>
        <w:t>。</w:t>
      </w:r>
    </w:p>
    <w:p w14:paraId="5BC49C25" w14:textId="77777777" w:rsidR="00113551" w:rsidRPr="00113551" w:rsidRDefault="00D32B5C" w:rsidP="00113551">
      <w:pPr>
        <w:spacing w:before="0" w:after="0" w:line="360" w:lineRule="exact"/>
        <w:rPr>
          <w:rFonts w:ascii="微软雅黑" w:eastAsia="微软雅黑" w:hAnsi="微软雅黑"/>
          <w:sz w:val="21"/>
          <w:szCs w:val="21"/>
        </w:rPr>
      </w:pPr>
      <w:r w:rsidRPr="00113551">
        <w:rPr>
          <w:rFonts w:ascii="微软雅黑" w:eastAsia="微软雅黑" w:hAnsi="微软雅黑" w:hint="eastAsia"/>
          <w:sz w:val="21"/>
          <w:szCs w:val="21"/>
        </w:rPr>
        <w:t>2</w:t>
      </w:r>
      <w:r w:rsidRPr="00113551">
        <w:rPr>
          <w:rFonts w:ascii="微软雅黑" w:eastAsia="微软雅黑" w:hAnsi="微软雅黑"/>
          <w:sz w:val="21"/>
          <w:szCs w:val="21"/>
        </w:rPr>
        <w:t xml:space="preserve">. </w:t>
      </w:r>
      <w:r w:rsidR="00307071" w:rsidRPr="00113551">
        <w:rPr>
          <w:rFonts w:ascii="微软雅黑" w:eastAsia="微软雅黑" w:hAnsi="微软雅黑" w:hint="eastAsia"/>
          <w:sz w:val="21"/>
          <w:szCs w:val="21"/>
        </w:rPr>
        <w:t>面谈</w:t>
      </w:r>
      <w:r w:rsidR="00A10515">
        <w:rPr>
          <w:rFonts w:ascii="微软雅黑" w:eastAsia="微软雅黑" w:hAnsi="微软雅黑" w:hint="eastAsia"/>
          <w:sz w:val="21"/>
          <w:szCs w:val="21"/>
        </w:rPr>
        <w:t>话题</w:t>
      </w:r>
      <w:r w:rsidR="00307071" w:rsidRPr="00113551">
        <w:rPr>
          <w:rFonts w:ascii="微软雅黑" w:eastAsia="微软雅黑" w:hAnsi="微软雅黑" w:hint="eastAsia"/>
          <w:sz w:val="21"/>
          <w:szCs w:val="21"/>
        </w:rPr>
        <w:t>大纲</w:t>
      </w:r>
    </w:p>
    <w:p w14:paraId="20A70EE3" w14:textId="77777777" w:rsidR="00A10515" w:rsidRDefault="00A10515" w:rsidP="00113551">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一般来说，离职面谈的话题包括</w:t>
      </w:r>
      <w:r w:rsidR="003E5356">
        <w:rPr>
          <w:rStyle w:val="aff"/>
          <w:rFonts w:ascii="微软雅黑" w:eastAsia="微软雅黑" w:hAnsi="微软雅黑"/>
          <w:sz w:val="21"/>
          <w:szCs w:val="21"/>
        </w:rPr>
        <w:footnoteReference w:id="6"/>
      </w:r>
      <w:r>
        <w:rPr>
          <w:rFonts w:ascii="微软雅黑" w:eastAsia="微软雅黑" w:hAnsi="微软雅黑" w:hint="eastAsia"/>
          <w:sz w:val="21"/>
          <w:szCs w:val="21"/>
        </w:rPr>
        <w:t>：</w:t>
      </w:r>
    </w:p>
    <w:p w14:paraId="43F2CCF7" w14:textId="77777777" w:rsidR="006F0890" w:rsidRPr="00A10515" w:rsidRDefault="006D0472" w:rsidP="00A10515">
      <w:pPr>
        <w:numPr>
          <w:ilvl w:val="0"/>
          <w:numId w:val="11"/>
        </w:numPr>
        <w:spacing w:before="0" w:after="0" w:line="360" w:lineRule="exact"/>
        <w:rPr>
          <w:rFonts w:ascii="微软雅黑" w:eastAsia="微软雅黑" w:hAnsi="微软雅黑"/>
          <w:sz w:val="21"/>
          <w:szCs w:val="21"/>
        </w:rPr>
      </w:pPr>
      <w:r w:rsidRPr="00A10515">
        <w:rPr>
          <w:rFonts w:ascii="微软雅黑" w:eastAsia="微软雅黑" w:hAnsi="微软雅黑" w:hint="eastAsia"/>
          <w:sz w:val="21"/>
          <w:szCs w:val="21"/>
        </w:rPr>
        <w:t>离职原因</w:t>
      </w:r>
    </w:p>
    <w:p w14:paraId="54AE09E7" w14:textId="77777777" w:rsidR="006F0890" w:rsidRPr="00A10515" w:rsidRDefault="006D0472" w:rsidP="00A10515">
      <w:pPr>
        <w:numPr>
          <w:ilvl w:val="0"/>
          <w:numId w:val="11"/>
        </w:numPr>
        <w:spacing w:before="0" w:after="0" w:line="360" w:lineRule="exact"/>
        <w:rPr>
          <w:rFonts w:ascii="微软雅黑" w:eastAsia="微软雅黑" w:hAnsi="微软雅黑"/>
          <w:sz w:val="21"/>
          <w:szCs w:val="21"/>
        </w:rPr>
      </w:pPr>
      <w:r w:rsidRPr="00A10515">
        <w:rPr>
          <w:rFonts w:ascii="微软雅黑" w:eastAsia="微软雅黑" w:hAnsi="微软雅黑" w:hint="eastAsia"/>
          <w:sz w:val="21"/>
          <w:szCs w:val="21"/>
        </w:rPr>
        <w:t>对组织的看法</w:t>
      </w:r>
    </w:p>
    <w:p w14:paraId="33BECB85" w14:textId="77777777" w:rsidR="006F0890" w:rsidRPr="00A10515" w:rsidRDefault="006D0472" w:rsidP="00A10515">
      <w:pPr>
        <w:numPr>
          <w:ilvl w:val="0"/>
          <w:numId w:val="11"/>
        </w:numPr>
        <w:spacing w:before="0" w:after="0" w:line="360" w:lineRule="exact"/>
        <w:rPr>
          <w:rFonts w:ascii="微软雅黑" w:eastAsia="微软雅黑" w:hAnsi="微软雅黑"/>
          <w:sz w:val="21"/>
          <w:szCs w:val="21"/>
        </w:rPr>
      </w:pPr>
      <w:r w:rsidRPr="00A10515">
        <w:rPr>
          <w:rFonts w:ascii="微软雅黑" w:eastAsia="微软雅黑" w:hAnsi="微软雅黑" w:hint="eastAsia"/>
          <w:sz w:val="21"/>
          <w:szCs w:val="21"/>
        </w:rPr>
        <w:t>对文化是否满意</w:t>
      </w:r>
    </w:p>
    <w:p w14:paraId="399276AC" w14:textId="77777777" w:rsidR="006F0890" w:rsidRPr="00A10515" w:rsidRDefault="006D0472" w:rsidP="00A10515">
      <w:pPr>
        <w:numPr>
          <w:ilvl w:val="0"/>
          <w:numId w:val="11"/>
        </w:numPr>
        <w:spacing w:before="0" w:after="0" w:line="360" w:lineRule="exact"/>
        <w:rPr>
          <w:rFonts w:ascii="微软雅黑" w:eastAsia="微软雅黑" w:hAnsi="微软雅黑"/>
          <w:sz w:val="21"/>
          <w:szCs w:val="21"/>
        </w:rPr>
      </w:pPr>
      <w:r w:rsidRPr="00A10515">
        <w:rPr>
          <w:rFonts w:ascii="微软雅黑" w:eastAsia="微软雅黑" w:hAnsi="微软雅黑" w:hint="eastAsia"/>
          <w:sz w:val="21"/>
          <w:szCs w:val="21"/>
        </w:rPr>
        <w:t>对整体管理的评价</w:t>
      </w:r>
    </w:p>
    <w:p w14:paraId="42DF77A8" w14:textId="77777777" w:rsidR="006F0890" w:rsidRPr="00A10515" w:rsidRDefault="006D0472" w:rsidP="00A10515">
      <w:pPr>
        <w:numPr>
          <w:ilvl w:val="0"/>
          <w:numId w:val="11"/>
        </w:numPr>
        <w:spacing w:before="0" w:after="0" w:line="360" w:lineRule="exact"/>
        <w:rPr>
          <w:rFonts w:ascii="微软雅黑" w:eastAsia="微软雅黑" w:hAnsi="微软雅黑"/>
          <w:sz w:val="21"/>
          <w:szCs w:val="21"/>
        </w:rPr>
      </w:pPr>
      <w:r w:rsidRPr="00A10515">
        <w:rPr>
          <w:rFonts w:ascii="微软雅黑" w:eastAsia="微软雅黑" w:hAnsi="微软雅黑" w:hint="eastAsia"/>
          <w:sz w:val="21"/>
          <w:szCs w:val="21"/>
        </w:rPr>
        <w:t>直接上级的关系（如何评价你的上级）</w:t>
      </w:r>
    </w:p>
    <w:p w14:paraId="11FE3356" w14:textId="77777777" w:rsidR="006F0890" w:rsidRPr="00A10515" w:rsidRDefault="006D0472" w:rsidP="00A10515">
      <w:pPr>
        <w:numPr>
          <w:ilvl w:val="0"/>
          <w:numId w:val="11"/>
        </w:numPr>
        <w:spacing w:before="0" w:after="0" w:line="360" w:lineRule="exact"/>
        <w:rPr>
          <w:rFonts w:ascii="微软雅黑" w:eastAsia="微软雅黑" w:hAnsi="微软雅黑"/>
          <w:sz w:val="21"/>
          <w:szCs w:val="21"/>
        </w:rPr>
      </w:pPr>
      <w:r w:rsidRPr="00A10515">
        <w:rPr>
          <w:rFonts w:ascii="微软雅黑" w:eastAsia="微软雅黑" w:hAnsi="微软雅黑" w:hint="eastAsia"/>
          <w:sz w:val="21"/>
          <w:szCs w:val="21"/>
        </w:rPr>
        <w:t>对工作本身及工作环境的评价</w:t>
      </w:r>
    </w:p>
    <w:p w14:paraId="600432C5" w14:textId="77777777" w:rsidR="006F0890" w:rsidRPr="00A10515" w:rsidRDefault="006D0472" w:rsidP="00A10515">
      <w:pPr>
        <w:numPr>
          <w:ilvl w:val="0"/>
          <w:numId w:val="11"/>
        </w:numPr>
        <w:spacing w:before="0" w:after="0" w:line="360" w:lineRule="exact"/>
        <w:rPr>
          <w:rFonts w:ascii="微软雅黑" w:eastAsia="微软雅黑" w:hAnsi="微软雅黑"/>
          <w:sz w:val="21"/>
          <w:szCs w:val="21"/>
        </w:rPr>
      </w:pPr>
      <w:r w:rsidRPr="00A10515">
        <w:rPr>
          <w:rFonts w:ascii="微软雅黑" w:eastAsia="微软雅黑" w:hAnsi="微软雅黑" w:hint="eastAsia"/>
          <w:sz w:val="21"/>
          <w:szCs w:val="21"/>
        </w:rPr>
        <w:lastRenderedPageBreak/>
        <w:t>薪酬福利是否满意</w:t>
      </w:r>
    </w:p>
    <w:p w14:paraId="1C1CA92D" w14:textId="77777777" w:rsidR="006F0890" w:rsidRPr="00A10515" w:rsidRDefault="006D0472" w:rsidP="00A10515">
      <w:pPr>
        <w:numPr>
          <w:ilvl w:val="0"/>
          <w:numId w:val="11"/>
        </w:numPr>
        <w:spacing w:before="0" w:after="0" w:line="360" w:lineRule="exact"/>
        <w:rPr>
          <w:rFonts w:ascii="微软雅黑" w:eastAsia="微软雅黑" w:hAnsi="微软雅黑"/>
          <w:sz w:val="21"/>
          <w:szCs w:val="21"/>
        </w:rPr>
      </w:pPr>
      <w:r w:rsidRPr="00A10515">
        <w:rPr>
          <w:rFonts w:ascii="微软雅黑" w:eastAsia="微软雅黑" w:hAnsi="微软雅黑" w:hint="eastAsia"/>
          <w:sz w:val="21"/>
          <w:szCs w:val="21"/>
        </w:rPr>
        <w:t>对培训发展机会是否满意</w:t>
      </w:r>
    </w:p>
    <w:p w14:paraId="1292F59F" w14:textId="77777777" w:rsidR="006F0890" w:rsidRPr="00A10515" w:rsidRDefault="006D0472" w:rsidP="00A10515">
      <w:pPr>
        <w:numPr>
          <w:ilvl w:val="0"/>
          <w:numId w:val="11"/>
        </w:numPr>
        <w:spacing w:before="0" w:after="0" w:line="360" w:lineRule="exact"/>
        <w:rPr>
          <w:rFonts w:ascii="微软雅黑" w:eastAsia="微软雅黑" w:hAnsi="微软雅黑"/>
          <w:sz w:val="21"/>
          <w:szCs w:val="21"/>
        </w:rPr>
      </w:pPr>
      <w:r w:rsidRPr="00A10515">
        <w:rPr>
          <w:rFonts w:ascii="微软雅黑" w:eastAsia="微软雅黑" w:hAnsi="微软雅黑" w:hint="eastAsia"/>
          <w:sz w:val="21"/>
          <w:szCs w:val="21"/>
        </w:rPr>
        <w:t>哪些事情的发生可以使你不离开公司</w:t>
      </w:r>
    </w:p>
    <w:p w14:paraId="2AE5992C" w14:textId="77777777" w:rsidR="006F0890" w:rsidRPr="00A10515" w:rsidRDefault="006D0472" w:rsidP="00A10515">
      <w:pPr>
        <w:numPr>
          <w:ilvl w:val="0"/>
          <w:numId w:val="11"/>
        </w:numPr>
        <w:spacing w:before="0" w:after="0" w:line="360" w:lineRule="exact"/>
        <w:rPr>
          <w:rFonts w:ascii="微软雅黑" w:eastAsia="微软雅黑" w:hAnsi="微软雅黑"/>
          <w:sz w:val="21"/>
          <w:szCs w:val="21"/>
        </w:rPr>
      </w:pPr>
      <w:r w:rsidRPr="00A10515">
        <w:rPr>
          <w:rFonts w:ascii="微软雅黑" w:eastAsia="微软雅黑" w:hAnsi="微软雅黑" w:hint="eastAsia"/>
          <w:sz w:val="21"/>
          <w:szCs w:val="21"/>
        </w:rPr>
        <w:t>建议及评论</w:t>
      </w:r>
    </w:p>
    <w:p w14:paraId="4532009B" w14:textId="77777777" w:rsidR="00A10515" w:rsidRPr="00A10515" w:rsidRDefault="00A10515" w:rsidP="00A10515">
      <w:pPr>
        <w:spacing w:before="0" w:after="0" w:line="360" w:lineRule="exact"/>
        <w:rPr>
          <w:rFonts w:ascii="微软雅黑" w:eastAsia="微软雅黑" w:hAnsi="微软雅黑"/>
          <w:sz w:val="21"/>
          <w:szCs w:val="21"/>
        </w:rPr>
      </w:pPr>
      <w:r w:rsidRPr="00A10515">
        <w:rPr>
          <w:rFonts w:ascii="微软雅黑" w:eastAsia="微软雅黑" w:hAnsi="微软雅黑" w:hint="eastAsia"/>
          <w:sz w:val="21"/>
          <w:szCs w:val="21"/>
        </w:rPr>
        <w:t>面试主持人需要根据离职面谈的目的和离职者的情况，整理一份话题大纲</w:t>
      </w:r>
      <w:r w:rsidR="00AB4C6D">
        <w:rPr>
          <w:rFonts w:ascii="微软雅黑" w:eastAsia="微软雅黑" w:hAnsi="微软雅黑" w:hint="eastAsia"/>
          <w:sz w:val="21"/>
          <w:szCs w:val="21"/>
        </w:rPr>
        <w:t>。</w:t>
      </w:r>
    </w:p>
    <w:p w14:paraId="2A4E090F" w14:textId="77777777" w:rsidR="00307071" w:rsidRPr="00113551" w:rsidRDefault="00307071" w:rsidP="00113551">
      <w:pPr>
        <w:spacing w:before="0" w:after="0" w:line="360" w:lineRule="exact"/>
        <w:rPr>
          <w:rFonts w:ascii="微软雅黑" w:eastAsia="微软雅黑" w:hAnsi="微软雅黑"/>
          <w:sz w:val="21"/>
          <w:szCs w:val="21"/>
        </w:rPr>
      </w:pPr>
      <w:r w:rsidRPr="00113551">
        <w:rPr>
          <w:rFonts w:ascii="微软雅黑" w:eastAsia="微软雅黑" w:hAnsi="微软雅黑" w:hint="eastAsia"/>
          <w:sz w:val="21"/>
          <w:szCs w:val="21"/>
        </w:rPr>
        <w:t>3</w:t>
      </w:r>
      <w:r w:rsidRPr="00113551">
        <w:rPr>
          <w:rFonts w:ascii="微软雅黑" w:eastAsia="微软雅黑" w:hAnsi="微软雅黑"/>
          <w:sz w:val="21"/>
          <w:szCs w:val="21"/>
        </w:rPr>
        <w:t xml:space="preserve">. </w:t>
      </w:r>
      <w:r w:rsidR="0003559A" w:rsidRPr="00113551">
        <w:rPr>
          <w:rFonts w:ascii="微软雅黑" w:eastAsia="微软雅黑" w:hAnsi="微软雅黑" w:hint="eastAsia"/>
          <w:sz w:val="21"/>
          <w:szCs w:val="21"/>
        </w:rPr>
        <w:t>离职员工</w:t>
      </w:r>
      <w:r w:rsidR="005078B4" w:rsidRPr="00113551">
        <w:rPr>
          <w:rFonts w:ascii="微软雅黑" w:eastAsia="微软雅黑" w:hAnsi="微软雅黑" w:hint="eastAsia"/>
          <w:sz w:val="21"/>
          <w:szCs w:val="21"/>
        </w:rPr>
        <w:t>后续事宜的答案清单</w:t>
      </w:r>
    </w:p>
    <w:p w14:paraId="0EBE5A9F" w14:textId="77777777" w:rsidR="00113551" w:rsidRPr="00113551" w:rsidRDefault="0075267E" w:rsidP="00113551">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另外，</w:t>
      </w:r>
      <w:r w:rsidR="00113551" w:rsidRPr="00113551">
        <w:rPr>
          <w:rFonts w:ascii="微软雅黑" w:eastAsia="微软雅黑" w:hAnsi="微软雅黑" w:hint="eastAsia"/>
          <w:sz w:val="21"/>
          <w:szCs w:val="21"/>
        </w:rPr>
        <w:t>离职员工会关心自己的离职证明、推荐信、后续工资发放、以及社保公积金转移等常规问题，面试主持人可以提前准备一份答案清单，当面试者问起时，可以及时解答。</w:t>
      </w:r>
    </w:p>
    <w:p w14:paraId="37A734E4" w14:textId="5484B5C3" w:rsidR="00574191" w:rsidRDefault="00A74206" w:rsidP="00A74206">
      <w:pPr>
        <w:pStyle w:val="3"/>
        <w:spacing w:line="360" w:lineRule="exact"/>
        <w:rPr>
          <w:rFonts w:ascii="微软雅黑" w:eastAsia="微软雅黑" w:hAnsi="微软雅黑"/>
          <w:b/>
          <w:sz w:val="21"/>
          <w:szCs w:val="21"/>
        </w:rPr>
      </w:pPr>
      <w:r w:rsidRPr="00A74206">
        <w:rPr>
          <w:rFonts w:ascii="微软雅黑" w:eastAsia="微软雅黑" w:hAnsi="微软雅黑" w:hint="eastAsia"/>
          <w:b/>
          <w:sz w:val="21"/>
          <w:szCs w:val="21"/>
        </w:rPr>
        <w:t>0</w:t>
      </w:r>
      <w:r w:rsidRPr="00A74206">
        <w:rPr>
          <w:rFonts w:ascii="微软雅黑" w:eastAsia="微软雅黑" w:hAnsi="微软雅黑"/>
          <w:b/>
          <w:sz w:val="21"/>
          <w:szCs w:val="21"/>
        </w:rPr>
        <w:t>1</w:t>
      </w:r>
      <w:r w:rsidRPr="00A74206">
        <w:rPr>
          <w:rFonts w:ascii="微软雅黑" w:eastAsia="微软雅黑" w:hAnsi="微软雅黑" w:hint="eastAsia"/>
          <w:b/>
          <w:sz w:val="21"/>
          <w:szCs w:val="21"/>
        </w:rPr>
        <w:t>U</w:t>
      </w:r>
      <w:r w:rsidR="002E6AD4">
        <w:rPr>
          <w:rFonts w:ascii="微软雅黑" w:eastAsia="微软雅黑" w:hAnsi="微软雅黑"/>
          <w:b/>
          <w:sz w:val="21"/>
          <w:szCs w:val="21"/>
        </w:rPr>
        <w:t>1</w:t>
      </w:r>
      <w:r w:rsidR="00772E09">
        <w:rPr>
          <w:rFonts w:ascii="微软雅黑" w:eastAsia="微软雅黑" w:hAnsi="微软雅黑"/>
          <w:b/>
          <w:sz w:val="21"/>
          <w:szCs w:val="21"/>
        </w:rPr>
        <w:t>2</w:t>
      </w:r>
      <w:r w:rsidRPr="00A74206">
        <w:rPr>
          <w:rFonts w:ascii="微软雅黑" w:eastAsia="微软雅黑" w:hAnsi="微软雅黑" w:hint="eastAsia"/>
          <w:b/>
          <w:sz w:val="21"/>
          <w:szCs w:val="21"/>
        </w:rPr>
        <w:t>A</w:t>
      </w:r>
      <w:r w:rsidRPr="00A74206">
        <w:rPr>
          <w:rFonts w:ascii="微软雅黑" w:eastAsia="微软雅黑" w:hAnsi="微软雅黑"/>
          <w:b/>
          <w:sz w:val="21"/>
          <w:szCs w:val="21"/>
        </w:rPr>
        <w:t xml:space="preserve"> </w:t>
      </w:r>
      <w:r w:rsidRPr="00A74206">
        <w:rPr>
          <w:rFonts w:ascii="微软雅黑" w:eastAsia="微软雅黑" w:hAnsi="微软雅黑" w:hint="eastAsia"/>
          <w:b/>
          <w:sz w:val="21"/>
          <w:szCs w:val="21"/>
        </w:rPr>
        <w:t>小测验：</w:t>
      </w:r>
      <w:r w:rsidR="003D1323">
        <w:rPr>
          <w:rFonts w:ascii="微软雅黑" w:eastAsia="微软雅黑" w:hAnsi="微软雅黑" w:hint="eastAsia"/>
          <w:b/>
          <w:sz w:val="21"/>
          <w:szCs w:val="21"/>
        </w:rPr>
        <w:t>请帮助王丽整理面谈资料</w:t>
      </w:r>
    </w:p>
    <w:p w14:paraId="24A4F256" w14:textId="77777777" w:rsidR="001B163F" w:rsidRDefault="001B163F" w:rsidP="001B163F">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下面是</w:t>
      </w:r>
      <w:r w:rsidR="00163785">
        <w:rPr>
          <w:rFonts w:ascii="微软雅黑" w:eastAsia="微软雅黑" w:hAnsi="微软雅黑" w:hint="eastAsia"/>
          <w:sz w:val="21"/>
          <w:szCs w:val="21"/>
        </w:rPr>
        <w:t>王丽整理的面谈资料，请你</w:t>
      </w:r>
      <w:r w:rsidR="001F63F3">
        <w:rPr>
          <w:rFonts w:ascii="微软雅黑" w:eastAsia="微软雅黑" w:hAnsi="微软雅黑" w:hint="eastAsia"/>
          <w:sz w:val="21"/>
          <w:szCs w:val="21"/>
        </w:rPr>
        <w:t>帮助王丽总结在杜华的离职面谈中，应当涉及的话题包括</w:t>
      </w:r>
      <w:r w:rsidR="00485F0A">
        <w:rPr>
          <w:rFonts w:ascii="微软雅黑" w:eastAsia="微软雅黑" w:hAnsi="微软雅黑" w:hint="eastAsia"/>
          <w:sz w:val="21"/>
          <w:szCs w:val="21"/>
        </w:rPr>
        <w:t>哪</w:t>
      </w:r>
      <w:r w:rsidR="001F63F3">
        <w:rPr>
          <w:rFonts w:ascii="微软雅黑" w:eastAsia="微软雅黑" w:hAnsi="微软雅黑" w:hint="eastAsia"/>
          <w:sz w:val="21"/>
          <w:szCs w:val="21"/>
        </w:rPr>
        <w:t>一些，并</w:t>
      </w:r>
      <w:r w:rsidR="00163785">
        <w:rPr>
          <w:rFonts w:ascii="微软雅黑" w:eastAsia="微软雅黑" w:hAnsi="微软雅黑" w:hint="eastAsia"/>
          <w:sz w:val="21"/>
          <w:szCs w:val="21"/>
        </w:rPr>
        <w:t>完善</w:t>
      </w:r>
      <w:r w:rsidR="001F63F3">
        <w:rPr>
          <w:rFonts w:ascii="微软雅黑" w:eastAsia="微软雅黑" w:hAnsi="微软雅黑" w:hint="eastAsia"/>
          <w:sz w:val="21"/>
          <w:szCs w:val="21"/>
        </w:rPr>
        <w:t>下面</w:t>
      </w:r>
      <w:r w:rsidR="00163785">
        <w:rPr>
          <w:rFonts w:ascii="微软雅黑" w:eastAsia="微软雅黑" w:hAnsi="微软雅黑" w:hint="eastAsia"/>
          <w:sz w:val="21"/>
          <w:szCs w:val="21"/>
        </w:rPr>
        <w:t>“面谈话题大纲”部分的内容。</w:t>
      </w:r>
    </w:p>
    <w:tbl>
      <w:tblPr>
        <w:tblStyle w:val="afc"/>
        <w:tblW w:w="0" w:type="auto"/>
        <w:tblLook w:val="04A0" w:firstRow="1" w:lastRow="0" w:firstColumn="1" w:lastColumn="0" w:noHBand="0" w:noVBand="1"/>
      </w:tblPr>
      <w:tblGrid>
        <w:gridCol w:w="8296"/>
      </w:tblGrid>
      <w:tr w:rsidR="00163785" w14:paraId="3EEF1EAA" w14:textId="77777777" w:rsidTr="00163785">
        <w:tc>
          <w:tcPr>
            <w:tcW w:w="8296" w:type="dxa"/>
          </w:tcPr>
          <w:p w14:paraId="66F1891C" w14:textId="77777777" w:rsidR="00163785" w:rsidRPr="00113551" w:rsidRDefault="00163785" w:rsidP="00163785">
            <w:pPr>
              <w:spacing w:line="360" w:lineRule="exact"/>
              <w:rPr>
                <w:rFonts w:ascii="微软雅黑" w:eastAsia="微软雅黑" w:hAnsi="微软雅黑"/>
                <w:sz w:val="21"/>
                <w:szCs w:val="21"/>
              </w:rPr>
            </w:pPr>
            <w:r w:rsidRPr="00113551">
              <w:rPr>
                <w:rFonts w:ascii="微软雅黑" w:eastAsia="微软雅黑" w:hAnsi="微软雅黑"/>
                <w:sz w:val="21"/>
                <w:szCs w:val="21"/>
              </w:rPr>
              <w:t>1</w:t>
            </w:r>
            <w:r w:rsidRPr="00113551">
              <w:rPr>
                <w:rFonts w:ascii="微软雅黑" w:eastAsia="微软雅黑" w:hAnsi="微软雅黑" w:hint="eastAsia"/>
                <w:sz w:val="21"/>
                <w:szCs w:val="21"/>
              </w:rPr>
              <w:t>.</w:t>
            </w:r>
            <w:r w:rsidRPr="00113551">
              <w:rPr>
                <w:rFonts w:ascii="微软雅黑" w:eastAsia="微软雅黑" w:hAnsi="微软雅黑"/>
                <w:sz w:val="21"/>
                <w:szCs w:val="21"/>
              </w:rPr>
              <w:t xml:space="preserve"> 员工基本信息</w:t>
            </w:r>
          </w:p>
          <w:p w14:paraId="5B25D608" w14:textId="77777777" w:rsidR="00163785" w:rsidRDefault="00163785" w:rsidP="001B163F">
            <w:pPr>
              <w:spacing w:line="360" w:lineRule="exact"/>
              <w:rPr>
                <w:rFonts w:ascii="微软雅黑" w:eastAsia="微软雅黑" w:hAnsi="微软雅黑"/>
                <w:sz w:val="21"/>
                <w:szCs w:val="21"/>
              </w:rPr>
            </w:pPr>
            <w:r>
              <w:rPr>
                <w:rFonts w:ascii="微软雅黑" w:eastAsia="微软雅黑" w:hAnsi="微软雅黑" w:hint="eastAsia"/>
                <w:sz w:val="21"/>
                <w:szCs w:val="21"/>
              </w:rPr>
              <w:t>离职员工姓名：杜华</w:t>
            </w:r>
          </w:p>
          <w:p w14:paraId="5590C919" w14:textId="77777777" w:rsidR="00163785" w:rsidRDefault="00163785" w:rsidP="001B163F">
            <w:pPr>
              <w:spacing w:line="360" w:lineRule="exact"/>
              <w:rPr>
                <w:rFonts w:ascii="微软雅黑" w:eastAsia="微软雅黑" w:hAnsi="微软雅黑"/>
                <w:sz w:val="21"/>
                <w:szCs w:val="21"/>
              </w:rPr>
            </w:pPr>
            <w:r>
              <w:rPr>
                <w:rFonts w:ascii="微软雅黑" w:eastAsia="微软雅黑" w:hAnsi="微软雅黑" w:hint="eastAsia"/>
                <w:sz w:val="21"/>
                <w:szCs w:val="21"/>
              </w:rPr>
              <w:t>岗位：</w:t>
            </w:r>
            <w:r w:rsidR="00CF72B8">
              <w:rPr>
                <w:rFonts w:ascii="微软雅黑" w:eastAsia="微软雅黑" w:hAnsi="微软雅黑" w:hint="eastAsia"/>
                <w:sz w:val="21"/>
                <w:szCs w:val="21"/>
              </w:rPr>
              <w:t>JAVA架构</w:t>
            </w:r>
            <w:r w:rsidR="008E3890">
              <w:rPr>
                <w:rFonts w:ascii="微软雅黑" w:eastAsia="微软雅黑" w:hAnsi="微软雅黑" w:hint="eastAsia"/>
                <w:sz w:val="21"/>
                <w:szCs w:val="21"/>
              </w:rPr>
              <w:t>师</w:t>
            </w:r>
          </w:p>
          <w:p w14:paraId="2E7F95E8" w14:textId="77777777" w:rsidR="00163785" w:rsidRDefault="003C16C6" w:rsidP="001B163F">
            <w:pPr>
              <w:spacing w:line="360" w:lineRule="exact"/>
              <w:rPr>
                <w:rFonts w:ascii="微软雅黑" w:eastAsia="微软雅黑" w:hAnsi="微软雅黑"/>
                <w:sz w:val="21"/>
                <w:szCs w:val="21"/>
              </w:rPr>
            </w:pPr>
            <w:r>
              <w:rPr>
                <w:rFonts w:ascii="微软雅黑" w:eastAsia="微软雅黑" w:hAnsi="微软雅黑" w:hint="eastAsia"/>
                <w:sz w:val="21"/>
                <w:szCs w:val="21"/>
              </w:rPr>
              <w:t>在司工龄：3</w:t>
            </w:r>
            <w:r>
              <w:rPr>
                <w:rFonts w:ascii="微软雅黑" w:eastAsia="微软雅黑" w:hAnsi="微软雅黑"/>
                <w:sz w:val="21"/>
                <w:szCs w:val="21"/>
              </w:rPr>
              <w:t>.8</w:t>
            </w:r>
            <w:r>
              <w:rPr>
                <w:rFonts w:ascii="微软雅黑" w:eastAsia="微软雅黑" w:hAnsi="微软雅黑" w:hint="eastAsia"/>
                <w:sz w:val="21"/>
                <w:szCs w:val="21"/>
              </w:rPr>
              <w:t>年</w:t>
            </w:r>
          </w:p>
          <w:p w14:paraId="6FA6A63E" w14:textId="77777777" w:rsidR="003C16C6" w:rsidRDefault="003C16C6" w:rsidP="001B163F">
            <w:pPr>
              <w:spacing w:line="360" w:lineRule="exact"/>
              <w:rPr>
                <w:rFonts w:ascii="微软雅黑" w:eastAsia="微软雅黑" w:hAnsi="微软雅黑"/>
                <w:sz w:val="21"/>
                <w:szCs w:val="21"/>
              </w:rPr>
            </w:pPr>
            <w:r>
              <w:rPr>
                <w:rFonts w:ascii="微软雅黑" w:eastAsia="微软雅黑" w:hAnsi="微软雅黑" w:hint="eastAsia"/>
                <w:sz w:val="21"/>
                <w:szCs w:val="21"/>
              </w:rPr>
              <w:t>各季度绩效情况：</w:t>
            </w:r>
          </w:p>
          <w:p w14:paraId="674484DE" w14:textId="77777777" w:rsidR="008E3890" w:rsidRDefault="00FB1C7A" w:rsidP="001B163F">
            <w:pPr>
              <w:spacing w:line="360" w:lineRule="exact"/>
              <w:rPr>
                <w:rFonts w:ascii="微软雅黑" w:eastAsia="微软雅黑" w:hAnsi="微软雅黑"/>
                <w:sz w:val="21"/>
                <w:szCs w:val="21"/>
              </w:rPr>
            </w:pPr>
            <w:r>
              <w:rPr>
                <w:rFonts w:ascii="微软雅黑" w:eastAsia="微软雅黑" w:hAnsi="微软雅黑" w:hint="eastAsia"/>
                <w:sz w:val="21"/>
                <w:szCs w:val="21"/>
              </w:rPr>
              <w:t>《XXXX年绩效评估表 技术部杜华.</w:t>
            </w:r>
            <w:r>
              <w:rPr>
                <w:rFonts w:ascii="微软雅黑" w:eastAsia="微软雅黑" w:hAnsi="微软雅黑"/>
                <w:sz w:val="21"/>
                <w:szCs w:val="21"/>
              </w:rPr>
              <w:t>doc</w:t>
            </w:r>
            <w:r>
              <w:rPr>
                <w:rFonts w:ascii="微软雅黑" w:eastAsia="微软雅黑" w:hAnsi="微软雅黑" w:hint="eastAsia"/>
                <w:sz w:val="21"/>
                <w:szCs w:val="21"/>
              </w:rPr>
              <w:t>》</w:t>
            </w:r>
          </w:p>
          <w:p w14:paraId="4AAA2BAA" w14:textId="77777777" w:rsidR="00A7437A" w:rsidRDefault="00A7437A" w:rsidP="001B163F">
            <w:pPr>
              <w:spacing w:line="360" w:lineRule="exact"/>
              <w:rPr>
                <w:rFonts w:ascii="微软雅黑" w:eastAsia="微软雅黑" w:hAnsi="微软雅黑"/>
                <w:sz w:val="21"/>
                <w:szCs w:val="21"/>
              </w:rPr>
            </w:pPr>
            <w:r>
              <w:rPr>
                <w:rFonts w:ascii="微软雅黑" w:eastAsia="微软雅黑" w:hAnsi="微软雅黑" w:hint="eastAsia"/>
                <w:sz w:val="21"/>
                <w:szCs w:val="21"/>
              </w:rPr>
              <w:t>薪酬信息：</w:t>
            </w:r>
          </w:p>
          <w:p w14:paraId="7D59EBA0" w14:textId="77777777" w:rsidR="00A7437A" w:rsidRDefault="00A7437A" w:rsidP="001B163F">
            <w:pPr>
              <w:spacing w:line="360" w:lineRule="exact"/>
              <w:rPr>
                <w:rFonts w:ascii="微软雅黑" w:eastAsia="微软雅黑" w:hAnsi="微软雅黑"/>
                <w:sz w:val="21"/>
                <w:szCs w:val="21"/>
              </w:rPr>
            </w:pPr>
            <w:r>
              <w:rPr>
                <w:rFonts w:ascii="微软雅黑" w:eastAsia="微软雅黑" w:hAnsi="微软雅黑" w:hint="eastAsia"/>
                <w:sz w:val="21"/>
                <w:szCs w:val="21"/>
              </w:rPr>
              <w:t>XXXXXXXXXXXXX</w:t>
            </w:r>
          </w:p>
          <w:p w14:paraId="7DB15547" w14:textId="77777777" w:rsidR="003C16C6" w:rsidRDefault="003C16C6" w:rsidP="001B163F">
            <w:pPr>
              <w:spacing w:line="360" w:lineRule="exact"/>
              <w:rPr>
                <w:rFonts w:ascii="微软雅黑" w:eastAsia="微软雅黑" w:hAnsi="微软雅黑"/>
                <w:sz w:val="21"/>
                <w:szCs w:val="21"/>
              </w:rPr>
            </w:pPr>
          </w:p>
          <w:p w14:paraId="17218440" w14:textId="77777777" w:rsidR="00D15876" w:rsidRDefault="003C16C6" w:rsidP="00D15876">
            <w:pPr>
              <w:spacing w:line="360" w:lineRule="exact"/>
              <w:rPr>
                <w:rFonts w:ascii="微软雅黑" w:eastAsia="微软雅黑" w:hAnsi="微软雅黑"/>
                <w:sz w:val="21"/>
                <w:szCs w:val="21"/>
              </w:rPr>
            </w:pPr>
            <w:r>
              <w:rPr>
                <w:rFonts w:ascii="微软雅黑" w:eastAsia="微软雅黑" w:hAnsi="微软雅黑" w:hint="eastAsia"/>
                <w:sz w:val="21"/>
                <w:szCs w:val="21"/>
              </w:rPr>
              <w:t>2</w:t>
            </w:r>
            <w:r>
              <w:rPr>
                <w:rFonts w:ascii="微软雅黑" w:eastAsia="微软雅黑" w:hAnsi="微软雅黑"/>
                <w:sz w:val="21"/>
                <w:szCs w:val="21"/>
              </w:rPr>
              <w:t xml:space="preserve">. </w:t>
            </w:r>
            <w:r w:rsidR="00D15876" w:rsidRPr="00113551">
              <w:rPr>
                <w:rFonts w:ascii="微软雅黑" w:eastAsia="微软雅黑" w:hAnsi="微软雅黑" w:hint="eastAsia"/>
                <w:sz w:val="21"/>
                <w:szCs w:val="21"/>
              </w:rPr>
              <w:t>面谈</w:t>
            </w:r>
            <w:r w:rsidR="00D15876">
              <w:rPr>
                <w:rFonts w:ascii="微软雅黑" w:eastAsia="微软雅黑" w:hAnsi="微软雅黑" w:hint="eastAsia"/>
                <w:sz w:val="21"/>
                <w:szCs w:val="21"/>
              </w:rPr>
              <w:t>话题</w:t>
            </w:r>
            <w:r w:rsidR="00D15876" w:rsidRPr="00113551">
              <w:rPr>
                <w:rFonts w:ascii="微软雅黑" w:eastAsia="微软雅黑" w:hAnsi="微软雅黑" w:hint="eastAsia"/>
                <w:sz w:val="21"/>
                <w:szCs w:val="21"/>
              </w:rPr>
              <w:t>大纲</w:t>
            </w:r>
            <w:r w:rsidR="00C31E39">
              <w:rPr>
                <w:rFonts w:ascii="微软雅黑" w:eastAsia="微软雅黑" w:hAnsi="微软雅黑" w:hint="eastAsia"/>
                <w:sz w:val="21"/>
                <w:szCs w:val="21"/>
              </w:rPr>
              <w:t>（请你确定，可以勾选）</w:t>
            </w:r>
          </w:p>
          <w:p w14:paraId="7BDB3DAC" w14:textId="77777777" w:rsidR="00C31E39" w:rsidRPr="00A10515" w:rsidRDefault="00C31E39" w:rsidP="0057690A">
            <w:pPr>
              <w:numPr>
                <w:ilvl w:val="0"/>
                <w:numId w:val="16"/>
              </w:numPr>
              <w:spacing w:line="360" w:lineRule="exact"/>
              <w:rPr>
                <w:rFonts w:ascii="微软雅黑" w:eastAsia="微软雅黑" w:hAnsi="微软雅黑"/>
                <w:sz w:val="21"/>
                <w:szCs w:val="21"/>
              </w:rPr>
            </w:pPr>
            <w:r w:rsidRPr="00A10515">
              <w:rPr>
                <w:rFonts w:ascii="微软雅黑" w:eastAsia="微软雅黑" w:hAnsi="微软雅黑" w:hint="eastAsia"/>
                <w:sz w:val="21"/>
                <w:szCs w:val="21"/>
              </w:rPr>
              <w:t>离职原因</w:t>
            </w:r>
          </w:p>
          <w:p w14:paraId="24D9F90E" w14:textId="77777777" w:rsidR="00C31E39" w:rsidRPr="00A10515" w:rsidRDefault="00C31E39" w:rsidP="0057690A">
            <w:pPr>
              <w:numPr>
                <w:ilvl w:val="0"/>
                <w:numId w:val="16"/>
              </w:numPr>
              <w:spacing w:line="360" w:lineRule="exact"/>
              <w:rPr>
                <w:rFonts w:ascii="微软雅黑" w:eastAsia="微软雅黑" w:hAnsi="微软雅黑"/>
                <w:sz w:val="21"/>
                <w:szCs w:val="21"/>
              </w:rPr>
            </w:pPr>
            <w:r w:rsidRPr="00A10515">
              <w:rPr>
                <w:rFonts w:ascii="微软雅黑" w:eastAsia="微软雅黑" w:hAnsi="微软雅黑" w:hint="eastAsia"/>
                <w:sz w:val="21"/>
                <w:szCs w:val="21"/>
              </w:rPr>
              <w:t>对组织的看法</w:t>
            </w:r>
          </w:p>
          <w:p w14:paraId="59345471" w14:textId="77777777" w:rsidR="00C31E39" w:rsidRPr="00A10515" w:rsidRDefault="00C31E39" w:rsidP="0057690A">
            <w:pPr>
              <w:numPr>
                <w:ilvl w:val="0"/>
                <w:numId w:val="16"/>
              </w:numPr>
              <w:spacing w:line="360" w:lineRule="exact"/>
              <w:rPr>
                <w:rFonts w:ascii="微软雅黑" w:eastAsia="微软雅黑" w:hAnsi="微软雅黑"/>
                <w:sz w:val="21"/>
                <w:szCs w:val="21"/>
              </w:rPr>
            </w:pPr>
            <w:r w:rsidRPr="00A10515">
              <w:rPr>
                <w:rFonts w:ascii="微软雅黑" w:eastAsia="微软雅黑" w:hAnsi="微软雅黑" w:hint="eastAsia"/>
                <w:sz w:val="21"/>
                <w:szCs w:val="21"/>
              </w:rPr>
              <w:t>对文化是否满意</w:t>
            </w:r>
          </w:p>
          <w:p w14:paraId="47986265" w14:textId="77777777" w:rsidR="00C31E39" w:rsidRPr="00A10515" w:rsidRDefault="00C31E39" w:rsidP="0057690A">
            <w:pPr>
              <w:numPr>
                <w:ilvl w:val="0"/>
                <w:numId w:val="16"/>
              </w:numPr>
              <w:spacing w:line="360" w:lineRule="exact"/>
              <w:rPr>
                <w:rFonts w:ascii="微软雅黑" w:eastAsia="微软雅黑" w:hAnsi="微软雅黑"/>
                <w:sz w:val="21"/>
                <w:szCs w:val="21"/>
              </w:rPr>
            </w:pPr>
            <w:r w:rsidRPr="00A10515">
              <w:rPr>
                <w:rFonts w:ascii="微软雅黑" w:eastAsia="微软雅黑" w:hAnsi="微软雅黑" w:hint="eastAsia"/>
                <w:sz w:val="21"/>
                <w:szCs w:val="21"/>
              </w:rPr>
              <w:t>对整体管理的评价</w:t>
            </w:r>
          </w:p>
          <w:p w14:paraId="3C039362" w14:textId="77777777" w:rsidR="00C31E39" w:rsidRPr="00A10515" w:rsidRDefault="00C31E39" w:rsidP="0057690A">
            <w:pPr>
              <w:numPr>
                <w:ilvl w:val="0"/>
                <w:numId w:val="16"/>
              </w:numPr>
              <w:spacing w:line="360" w:lineRule="exact"/>
              <w:rPr>
                <w:rFonts w:ascii="微软雅黑" w:eastAsia="微软雅黑" w:hAnsi="微软雅黑"/>
                <w:sz w:val="21"/>
                <w:szCs w:val="21"/>
              </w:rPr>
            </w:pPr>
            <w:r w:rsidRPr="00A10515">
              <w:rPr>
                <w:rFonts w:ascii="微软雅黑" w:eastAsia="微软雅黑" w:hAnsi="微软雅黑" w:hint="eastAsia"/>
                <w:sz w:val="21"/>
                <w:szCs w:val="21"/>
              </w:rPr>
              <w:t>直接上级的关系（如何评价你的上级）</w:t>
            </w:r>
          </w:p>
          <w:p w14:paraId="7039F682" w14:textId="77777777" w:rsidR="00C31E39" w:rsidRPr="00A10515" w:rsidRDefault="00C31E39" w:rsidP="0057690A">
            <w:pPr>
              <w:numPr>
                <w:ilvl w:val="0"/>
                <w:numId w:val="16"/>
              </w:numPr>
              <w:spacing w:line="360" w:lineRule="exact"/>
              <w:rPr>
                <w:rFonts w:ascii="微软雅黑" w:eastAsia="微软雅黑" w:hAnsi="微软雅黑"/>
                <w:sz w:val="21"/>
                <w:szCs w:val="21"/>
              </w:rPr>
            </w:pPr>
            <w:r w:rsidRPr="00A10515">
              <w:rPr>
                <w:rFonts w:ascii="微软雅黑" w:eastAsia="微软雅黑" w:hAnsi="微软雅黑" w:hint="eastAsia"/>
                <w:sz w:val="21"/>
                <w:szCs w:val="21"/>
              </w:rPr>
              <w:t>对工作本身及工作环境的评价</w:t>
            </w:r>
          </w:p>
          <w:p w14:paraId="7AB2C63E" w14:textId="77777777" w:rsidR="00C31E39" w:rsidRPr="00A10515" w:rsidRDefault="00C31E39" w:rsidP="0057690A">
            <w:pPr>
              <w:numPr>
                <w:ilvl w:val="0"/>
                <w:numId w:val="16"/>
              </w:numPr>
              <w:spacing w:line="360" w:lineRule="exact"/>
              <w:rPr>
                <w:rFonts w:ascii="微软雅黑" w:eastAsia="微软雅黑" w:hAnsi="微软雅黑"/>
                <w:sz w:val="21"/>
                <w:szCs w:val="21"/>
              </w:rPr>
            </w:pPr>
            <w:r w:rsidRPr="00A10515">
              <w:rPr>
                <w:rFonts w:ascii="微软雅黑" w:eastAsia="微软雅黑" w:hAnsi="微软雅黑" w:hint="eastAsia"/>
                <w:sz w:val="21"/>
                <w:szCs w:val="21"/>
              </w:rPr>
              <w:t>薪酬福利是否满意</w:t>
            </w:r>
          </w:p>
          <w:p w14:paraId="376C43D1" w14:textId="77777777" w:rsidR="00C31E39" w:rsidRPr="00A10515" w:rsidRDefault="00C31E39" w:rsidP="0057690A">
            <w:pPr>
              <w:numPr>
                <w:ilvl w:val="0"/>
                <w:numId w:val="16"/>
              </w:numPr>
              <w:spacing w:line="360" w:lineRule="exact"/>
              <w:rPr>
                <w:rFonts w:ascii="微软雅黑" w:eastAsia="微软雅黑" w:hAnsi="微软雅黑"/>
                <w:sz w:val="21"/>
                <w:szCs w:val="21"/>
              </w:rPr>
            </w:pPr>
            <w:r w:rsidRPr="00A10515">
              <w:rPr>
                <w:rFonts w:ascii="微软雅黑" w:eastAsia="微软雅黑" w:hAnsi="微软雅黑" w:hint="eastAsia"/>
                <w:sz w:val="21"/>
                <w:szCs w:val="21"/>
              </w:rPr>
              <w:t>对培训发展机会是否满意</w:t>
            </w:r>
          </w:p>
          <w:p w14:paraId="4F72762D" w14:textId="77777777" w:rsidR="00C31E39" w:rsidRPr="00A10515" w:rsidRDefault="00C31E39" w:rsidP="0057690A">
            <w:pPr>
              <w:numPr>
                <w:ilvl w:val="0"/>
                <w:numId w:val="16"/>
              </w:numPr>
              <w:spacing w:line="360" w:lineRule="exact"/>
              <w:rPr>
                <w:rFonts w:ascii="微软雅黑" w:eastAsia="微软雅黑" w:hAnsi="微软雅黑"/>
                <w:sz w:val="21"/>
                <w:szCs w:val="21"/>
              </w:rPr>
            </w:pPr>
            <w:r w:rsidRPr="00A10515">
              <w:rPr>
                <w:rFonts w:ascii="微软雅黑" w:eastAsia="微软雅黑" w:hAnsi="微软雅黑" w:hint="eastAsia"/>
                <w:sz w:val="21"/>
                <w:szCs w:val="21"/>
              </w:rPr>
              <w:t>哪些事情的发生可以使你不离开公司</w:t>
            </w:r>
          </w:p>
          <w:p w14:paraId="752C8099" w14:textId="77777777" w:rsidR="00C31E39" w:rsidRPr="00A10515" w:rsidRDefault="00C31E39" w:rsidP="0057690A">
            <w:pPr>
              <w:numPr>
                <w:ilvl w:val="0"/>
                <w:numId w:val="16"/>
              </w:numPr>
              <w:spacing w:line="360" w:lineRule="exact"/>
              <w:rPr>
                <w:rFonts w:ascii="微软雅黑" w:eastAsia="微软雅黑" w:hAnsi="微软雅黑"/>
                <w:sz w:val="21"/>
                <w:szCs w:val="21"/>
              </w:rPr>
            </w:pPr>
            <w:r w:rsidRPr="00A10515">
              <w:rPr>
                <w:rFonts w:ascii="微软雅黑" w:eastAsia="微软雅黑" w:hAnsi="微软雅黑" w:hint="eastAsia"/>
                <w:sz w:val="21"/>
                <w:szCs w:val="21"/>
              </w:rPr>
              <w:t>建议及评论</w:t>
            </w:r>
          </w:p>
          <w:tbl>
            <w:tblPr>
              <w:tblStyle w:val="afc"/>
              <w:tblW w:w="0" w:type="auto"/>
              <w:tblInd w:w="303" w:type="dxa"/>
              <w:tblLook w:val="04A0" w:firstRow="1" w:lastRow="0" w:firstColumn="1" w:lastColumn="0" w:noHBand="0" w:noVBand="1"/>
            </w:tblPr>
            <w:tblGrid>
              <w:gridCol w:w="7767"/>
            </w:tblGrid>
            <w:tr w:rsidR="0057690A" w14:paraId="12C97612" w14:textId="77777777" w:rsidTr="0057690A">
              <w:tc>
                <w:tcPr>
                  <w:tcW w:w="7767" w:type="dxa"/>
                </w:tcPr>
                <w:p w14:paraId="474E6F22" w14:textId="77777777" w:rsidR="0057690A" w:rsidRDefault="0057690A" w:rsidP="00D15876">
                  <w:pPr>
                    <w:spacing w:line="360" w:lineRule="exact"/>
                    <w:rPr>
                      <w:rFonts w:ascii="微软雅黑" w:eastAsia="微软雅黑" w:hAnsi="微软雅黑"/>
                      <w:sz w:val="21"/>
                      <w:szCs w:val="21"/>
                    </w:rPr>
                  </w:pPr>
                </w:p>
                <w:p w14:paraId="270A4771" w14:textId="77777777" w:rsidR="0057690A" w:rsidRDefault="0057690A" w:rsidP="00D15876">
                  <w:pPr>
                    <w:spacing w:line="360" w:lineRule="exact"/>
                    <w:rPr>
                      <w:rFonts w:ascii="微软雅黑" w:eastAsia="微软雅黑" w:hAnsi="微软雅黑"/>
                      <w:sz w:val="21"/>
                      <w:szCs w:val="21"/>
                    </w:rPr>
                  </w:pPr>
                </w:p>
                <w:p w14:paraId="50637698" w14:textId="77777777" w:rsidR="0057690A" w:rsidRDefault="0057690A" w:rsidP="00D15876">
                  <w:pPr>
                    <w:spacing w:line="360" w:lineRule="exact"/>
                    <w:rPr>
                      <w:rFonts w:ascii="微软雅黑" w:eastAsia="微软雅黑" w:hAnsi="微软雅黑"/>
                      <w:sz w:val="21"/>
                      <w:szCs w:val="21"/>
                    </w:rPr>
                  </w:pPr>
                </w:p>
              </w:tc>
            </w:tr>
          </w:tbl>
          <w:p w14:paraId="55C343A4" w14:textId="77777777" w:rsidR="00C31E39" w:rsidRDefault="00C31E39" w:rsidP="00D15876">
            <w:pPr>
              <w:spacing w:line="360" w:lineRule="exact"/>
              <w:rPr>
                <w:rFonts w:ascii="微软雅黑" w:eastAsia="微软雅黑" w:hAnsi="微软雅黑"/>
                <w:sz w:val="21"/>
                <w:szCs w:val="21"/>
              </w:rPr>
            </w:pPr>
          </w:p>
          <w:p w14:paraId="3F06BFC6" w14:textId="77777777" w:rsidR="00D15876" w:rsidRPr="00113551" w:rsidRDefault="00D15876" w:rsidP="00D15876">
            <w:pPr>
              <w:spacing w:line="360" w:lineRule="exact"/>
              <w:rPr>
                <w:rFonts w:ascii="微软雅黑" w:eastAsia="微软雅黑" w:hAnsi="微软雅黑"/>
                <w:sz w:val="21"/>
                <w:szCs w:val="21"/>
              </w:rPr>
            </w:pPr>
            <w:r w:rsidRPr="00113551">
              <w:rPr>
                <w:rFonts w:ascii="微软雅黑" w:eastAsia="微软雅黑" w:hAnsi="微软雅黑" w:hint="eastAsia"/>
                <w:sz w:val="21"/>
                <w:szCs w:val="21"/>
              </w:rPr>
              <w:t>3</w:t>
            </w:r>
            <w:r w:rsidRPr="00113551">
              <w:rPr>
                <w:rFonts w:ascii="微软雅黑" w:eastAsia="微软雅黑" w:hAnsi="微软雅黑"/>
                <w:sz w:val="21"/>
                <w:szCs w:val="21"/>
              </w:rPr>
              <w:t xml:space="preserve">. </w:t>
            </w:r>
            <w:r w:rsidRPr="00113551">
              <w:rPr>
                <w:rFonts w:ascii="微软雅黑" w:eastAsia="微软雅黑" w:hAnsi="微软雅黑" w:hint="eastAsia"/>
                <w:sz w:val="21"/>
                <w:szCs w:val="21"/>
              </w:rPr>
              <w:t>离职员工后续事宜的答案清单</w:t>
            </w:r>
          </w:p>
          <w:p w14:paraId="00F7D691" w14:textId="77777777" w:rsidR="00163785" w:rsidRPr="00D15876" w:rsidRDefault="00FB1C7A" w:rsidP="001B163F">
            <w:pPr>
              <w:spacing w:line="360" w:lineRule="exact"/>
              <w:rPr>
                <w:rFonts w:ascii="微软雅黑" w:eastAsia="微软雅黑" w:hAnsi="微软雅黑"/>
                <w:sz w:val="21"/>
                <w:szCs w:val="21"/>
              </w:rPr>
            </w:pPr>
            <w:r>
              <w:rPr>
                <w:rFonts w:ascii="微软雅黑" w:eastAsia="微软雅黑" w:hAnsi="微软雅黑" w:hint="eastAsia"/>
                <w:sz w:val="21"/>
                <w:szCs w:val="21"/>
              </w:rPr>
              <w:t>《员工离职手续流程.</w:t>
            </w:r>
            <w:r>
              <w:rPr>
                <w:rFonts w:ascii="微软雅黑" w:eastAsia="微软雅黑" w:hAnsi="微软雅黑"/>
                <w:sz w:val="21"/>
                <w:szCs w:val="21"/>
              </w:rPr>
              <w:t>doc</w:t>
            </w:r>
            <w:r>
              <w:rPr>
                <w:rFonts w:ascii="微软雅黑" w:eastAsia="微软雅黑" w:hAnsi="微软雅黑" w:hint="eastAsia"/>
                <w:sz w:val="21"/>
                <w:szCs w:val="21"/>
              </w:rPr>
              <w:t>》</w:t>
            </w:r>
          </w:p>
        </w:tc>
      </w:tr>
    </w:tbl>
    <w:p w14:paraId="76783D1E" w14:textId="77777777" w:rsidR="00AB4C6D" w:rsidRPr="00AB4C6D" w:rsidRDefault="00AB4C6D" w:rsidP="00AB4C6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lastRenderedPageBreak/>
        <w:t>【反馈】谢谢你的回答！针对杜华的离职面谈主题大纲</w:t>
      </w:r>
      <w:proofErr w:type="gramStart"/>
      <w:r>
        <w:rPr>
          <w:rFonts w:ascii="微软雅黑" w:eastAsia="微软雅黑" w:hAnsi="微软雅黑" w:hint="eastAsia"/>
          <w:sz w:val="21"/>
          <w:szCs w:val="21"/>
        </w:rPr>
        <w:t>需包括</w:t>
      </w:r>
      <w:proofErr w:type="gramEnd"/>
      <w:r>
        <w:rPr>
          <w:rFonts w:ascii="微软雅黑" w:eastAsia="微软雅黑" w:hAnsi="微软雅黑" w:hint="eastAsia"/>
          <w:sz w:val="21"/>
          <w:szCs w:val="21"/>
        </w:rPr>
        <w:t>的主题至少需包括：</w:t>
      </w:r>
      <w:r w:rsidRPr="00A10515">
        <w:rPr>
          <w:rFonts w:ascii="微软雅黑" w:eastAsia="微软雅黑" w:hAnsi="微软雅黑" w:hint="eastAsia"/>
          <w:sz w:val="21"/>
          <w:szCs w:val="21"/>
        </w:rPr>
        <w:t>离职原因</w:t>
      </w:r>
      <w:r>
        <w:rPr>
          <w:rFonts w:ascii="微软雅黑" w:eastAsia="微软雅黑" w:hAnsi="微软雅黑" w:hint="eastAsia"/>
          <w:sz w:val="21"/>
          <w:szCs w:val="21"/>
        </w:rPr>
        <w:t>，</w:t>
      </w:r>
      <w:r w:rsidRPr="00AB4C6D">
        <w:rPr>
          <w:rFonts w:ascii="微软雅黑" w:eastAsia="微软雅黑" w:hAnsi="微软雅黑" w:hint="eastAsia"/>
          <w:sz w:val="21"/>
          <w:szCs w:val="21"/>
        </w:rPr>
        <w:t>哪些事情的发生可以使你不离开公司</w:t>
      </w:r>
      <w:r>
        <w:rPr>
          <w:rFonts w:ascii="微软雅黑" w:eastAsia="微软雅黑" w:hAnsi="微软雅黑" w:hint="eastAsia"/>
          <w:sz w:val="21"/>
          <w:szCs w:val="21"/>
        </w:rPr>
        <w:t>，</w:t>
      </w:r>
      <w:r w:rsidRPr="00A10515">
        <w:rPr>
          <w:rFonts w:ascii="微软雅黑" w:eastAsia="微软雅黑" w:hAnsi="微软雅黑" w:hint="eastAsia"/>
          <w:sz w:val="21"/>
          <w:szCs w:val="21"/>
        </w:rPr>
        <w:t>对组织的看法</w:t>
      </w:r>
      <w:r>
        <w:rPr>
          <w:rFonts w:ascii="微软雅黑" w:eastAsia="微软雅黑" w:hAnsi="微软雅黑" w:hint="eastAsia"/>
          <w:sz w:val="21"/>
          <w:szCs w:val="21"/>
        </w:rPr>
        <w:t>，</w:t>
      </w:r>
      <w:r w:rsidRPr="00AB4C6D">
        <w:rPr>
          <w:rFonts w:ascii="微软雅黑" w:eastAsia="微软雅黑" w:hAnsi="微软雅黑" w:hint="eastAsia"/>
          <w:sz w:val="21"/>
          <w:szCs w:val="21"/>
        </w:rPr>
        <w:t>建议及评论等。</w:t>
      </w:r>
    </w:p>
    <w:p w14:paraId="7DCD99A3" w14:textId="1C2A66A4" w:rsidR="00F71061" w:rsidRPr="00F71061" w:rsidRDefault="00F71061" w:rsidP="00F71061">
      <w:pPr>
        <w:pStyle w:val="3"/>
        <w:spacing w:line="360" w:lineRule="exact"/>
        <w:rPr>
          <w:rFonts w:ascii="微软雅黑" w:eastAsia="微软雅黑" w:hAnsi="微软雅黑"/>
          <w:b/>
          <w:sz w:val="21"/>
          <w:szCs w:val="21"/>
        </w:rPr>
      </w:pPr>
      <w:r w:rsidRPr="00F71061">
        <w:rPr>
          <w:rFonts w:ascii="微软雅黑" w:eastAsia="微软雅黑" w:hAnsi="微软雅黑" w:hint="eastAsia"/>
          <w:b/>
          <w:sz w:val="21"/>
          <w:szCs w:val="21"/>
        </w:rPr>
        <w:t>0</w:t>
      </w:r>
      <w:r w:rsidRPr="00F71061">
        <w:rPr>
          <w:rFonts w:ascii="微软雅黑" w:eastAsia="微软雅黑" w:hAnsi="微软雅黑"/>
          <w:b/>
          <w:sz w:val="21"/>
          <w:szCs w:val="21"/>
        </w:rPr>
        <w:t>1</w:t>
      </w:r>
      <w:r w:rsidRPr="00F71061">
        <w:rPr>
          <w:rFonts w:ascii="微软雅黑" w:eastAsia="微软雅黑" w:hAnsi="微软雅黑" w:hint="eastAsia"/>
          <w:b/>
          <w:sz w:val="21"/>
          <w:szCs w:val="21"/>
        </w:rPr>
        <w:t>U</w:t>
      </w:r>
      <w:r w:rsidR="002E6AD4">
        <w:rPr>
          <w:rFonts w:ascii="微软雅黑" w:eastAsia="微软雅黑" w:hAnsi="微软雅黑"/>
          <w:b/>
          <w:sz w:val="21"/>
          <w:szCs w:val="21"/>
        </w:rPr>
        <w:t>1</w:t>
      </w:r>
      <w:r w:rsidR="00772E09">
        <w:rPr>
          <w:rFonts w:ascii="微软雅黑" w:eastAsia="微软雅黑" w:hAnsi="微软雅黑"/>
          <w:b/>
          <w:sz w:val="21"/>
          <w:szCs w:val="21"/>
        </w:rPr>
        <w:t>3</w:t>
      </w:r>
      <w:r w:rsidRPr="00F71061">
        <w:rPr>
          <w:rFonts w:ascii="微软雅黑" w:eastAsia="微软雅黑" w:hAnsi="微软雅黑"/>
          <w:b/>
          <w:sz w:val="21"/>
          <w:szCs w:val="21"/>
        </w:rPr>
        <w:t xml:space="preserve"> </w:t>
      </w:r>
      <w:r w:rsidRPr="00F71061">
        <w:rPr>
          <w:rFonts w:ascii="微软雅黑" w:eastAsia="微软雅黑" w:hAnsi="微软雅黑" w:hint="eastAsia"/>
          <w:b/>
          <w:sz w:val="21"/>
          <w:szCs w:val="21"/>
        </w:rPr>
        <w:t>第四步：</w:t>
      </w:r>
      <w:r w:rsidR="00574191">
        <w:rPr>
          <w:rFonts w:ascii="微软雅黑" w:eastAsia="微软雅黑" w:hAnsi="微软雅黑" w:hint="eastAsia"/>
          <w:b/>
          <w:sz w:val="21"/>
          <w:szCs w:val="21"/>
        </w:rPr>
        <w:t>确定离职面谈的时间</w:t>
      </w:r>
      <w:r w:rsidR="00717772">
        <w:rPr>
          <w:rStyle w:val="aff"/>
          <w:rFonts w:ascii="微软雅黑" w:eastAsia="微软雅黑" w:hAnsi="微软雅黑"/>
          <w:b/>
          <w:sz w:val="21"/>
          <w:szCs w:val="21"/>
        </w:rPr>
        <w:footnoteReference w:id="7"/>
      </w:r>
    </w:p>
    <w:p w14:paraId="538BF83A" w14:textId="77777777" w:rsidR="00574191" w:rsidRDefault="00574191" w:rsidP="00574191">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准备离职面谈的最后一步是</w:t>
      </w:r>
      <w:r>
        <w:rPr>
          <w:rFonts w:ascii="微软雅黑" w:eastAsia="微软雅黑" w:hAnsi="微软雅黑" w:hint="eastAsia"/>
          <w:b/>
          <w:sz w:val="21"/>
          <w:szCs w:val="21"/>
        </w:rPr>
        <w:t>确定</w:t>
      </w:r>
      <w:r w:rsidRPr="003B6E08">
        <w:rPr>
          <w:rFonts w:ascii="微软雅黑" w:eastAsia="微软雅黑" w:hAnsi="微软雅黑" w:hint="eastAsia"/>
          <w:b/>
          <w:sz w:val="21"/>
          <w:szCs w:val="21"/>
        </w:rPr>
        <w:t>离职面谈的时间</w:t>
      </w:r>
      <w:r>
        <w:rPr>
          <w:rFonts w:ascii="微软雅黑" w:eastAsia="微软雅黑" w:hAnsi="微软雅黑" w:hint="eastAsia"/>
          <w:sz w:val="21"/>
          <w:szCs w:val="21"/>
        </w:rPr>
        <w:t>。</w:t>
      </w:r>
    </w:p>
    <w:p w14:paraId="3BBEA635" w14:textId="77777777" w:rsidR="00574191" w:rsidRDefault="00574191" w:rsidP="00574191">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离职面谈可以安排在员工正式离开公司前，也可以安排在员工离开公司后的一段时间内。如果有必要，你也可以安排两</w:t>
      </w:r>
      <w:r w:rsidR="00730308">
        <w:rPr>
          <w:rFonts w:ascii="微软雅黑" w:eastAsia="微软雅黑" w:hAnsi="微软雅黑" w:hint="eastAsia"/>
          <w:sz w:val="21"/>
          <w:szCs w:val="21"/>
        </w:rPr>
        <w:t>到三</w:t>
      </w:r>
      <w:r>
        <w:rPr>
          <w:rFonts w:ascii="微软雅黑" w:eastAsia="微软雅黑" w:hAnsi="微软雅黑" w:hint="eastAsia"/>
          <w:sz w:val="21"/>
          <w:szCs w:val="21"/>
        </w:rPr>
        <w:t>次离职面谈，以了解离职员工最真实全面的想法。切忌等到离职前的最后一天匆忙进行面谈。</w:t>
      </w:r>
    </w:p>
    <w:p w14:paraId="1BFB10A1" w14:textId="77777777" w:rsidR="002E6AD4" w:rsidRPr="002E6AD4" w:rsidRDefault="002E6AD4" w:rsidP="00574191">
      <w:pPr>
        <w:spacing w:before="0" w:after="0" w:line="360" w:lineRule="exact"/>
        <w:rPr>
          <w:rFonts w:ascii="微软雅黑" w:eastAsia="微软雅黑" w:hAnsi="微软雅黑"/>
          <w:sz w:val="21"/>
          <w:szCs w:val="21"/>
        </w:rPr>
      </w:pPr>
      <w:r w:rsidRPr="002E6AD4">
        <w:rPr>
          <w:rFonts w:ascii="微软雅黑" w:eastAsia="微软雅黑" w:hAnsi="微软雅黑"/>
          <w:sz w:val="21"/>
          <w:szCs w:val="21"/>
        </w:rPr>
        <w:t>你可以根据离职面谈的不同目的，选择离职面谈的时间：</w:t>
      </w:r>
    </w:p>
    <w:p w14:paraId="09B9AE02" w14:textId="74D23EE2" w:rsidR="00574191" w:rsidRDefault="00574191" w:rsidP="00574191">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如果进行离职面谈的主要目的是挽留员工，那么应当尽快准备面谈提纲，在第一时间与员工沟通，积极挽留，表示公司对</w:t>
      </w:r>
      <w:r w:rsidR="00374C0E">
        <w:rPr>
          <w:rFonts w:ascii="微软雅黑" w:eastAsia="微软雅黑" w:hAnsi="微软雅黑" w:hint="eastAsia"/>
          <w:sz w:val="21"/>
          <w:szCs w:val="21"/>
        </w:rPr>
        <w:t>员工个人</w:t>
      </w:r>
      <w:r>
        <w:rPr>
          <w:rFonts w:ascii="微软雅黑" w:eastAsia="微软雅黑" w:hAnsi="微软雅黑" w:hint="eastAsia"/>
          <w:sz w:val="21"/>
          <w:szCs w:val="21"/>
        </w:rPr>
        <w:t>的重视。</w:t>
      </w:r>
    </w:p>
    <w:p w14:paraId="33553B13" w14:textId="77777777" w:rsidR="00574191" w:rsidRDefault="00574191" w:rsidP="00574191">
      <w:pPr>
        <w:spacing w:before="0" w:after="0" w:line="360" w:lineRule="exact"/>
        <w:rPr>
          <w:rFonts w:ascii="微软雅黑" w:eastAsia="微软雅黑" w:hAnsi="微软雅黑"/>
          <w:sz w:val="21"/>
          <w:szCs w:val="21"/>
        </w:rPr>
      </w:pPr>
      <w:r w:rsidRPr="00E03094">
        <w:rPr>
          <w:rFonts w:ascii="微软雅黑" w:eastAsia="微软雅黑" w:hAnsi="微软雅黑" w:hint="eastAsia"/>
          <w:sz w:val="21"/>
          <w:szCs w:val="21"/>
        </w:rPr>
        <w:t>如果进行离职面谈的主要目的是</w:t>
      </w:r>
      <w:r>
        <w:rPr>
          <w:rFonts w:ascii="微软雅黑" w:eastAsia="微软雅黑" w:hAnsi="微软雅黑" w:hint="eastAsia"/>
          <w:sz w:val="21"/>
          <w:szCs w:val="21"/>
        </w:rPr>
        <w:t>了解员工离职的原因，</w:t>
      </w:r>
      <w:r w:rsidRPr="00E03094">
        <w:rPr>
          <w:rFonts w:ascii="微软雅黑" w:eastAsia="微软雅黑" w:hAnsi="微软雅黑" w:hint="eastAsia"/>
          <w:sz w:val="21"/>
          <w:szCs w:val="21"/>
        </w:rPr>
        <w:t>排除员工的怒气和对公司的误解</w:t>
      </w:r>
      <w:r>
        <w:rPr>
          <w:rFonts w:ascii="微软雅黑" w:eastAsia="微软雅黑" w:hAnsi="微软雅黑" w:hint="eastAsia"/>
          <w:sz w:val="21"/>
          <w:szCs w:val="21"/>
        </w:rPr>
        <w:t>，</w:t>
      </w:r>
      <w:r w:rsidRPr="008B16D9">
        <w:rPr>
          <w:rFonts w:ascii="微软雅黑" w:eastAsia="微软雅黑" w:hAnsi="微软雅黑" w:hint="eastAsia"/>
          <w:sz w:val="21"/>
          <w:szCs w:val="21"/>
        </w:rPr>
        <w:t>了解竞争对手</w:t>
      </w:r>
      <w:r>
        <w:rPr>
          <w:rFonts w:ascii="微软雅黑" w:eastAsia="微软雅黑" w:hAnsi="微软雅黑" w:hint="eastAsia"/>
          <w:sz w:val="21"/>
          <w:szCs w:val="21"/>
        </w:rPr>
        <w:t>的相关信息等，你可以在员工</w:t>
      </w:r>
      <w:r w:rsidR="00734406">
        <w:rPr>
          <w:rFonts w:ascii="微软雅黑" w:eastAsia="微软雅黑" w:hAnsi="微软雅黑" w:hint="eastAsia"/>
          <w:sz w:val="21"/>
          <w:szCs w:val="21"/>
        </w:rPr>
        <w:t>提出离职与正式离职的时间中点</w:t>
      </w:r>
      <w:r>
        <w:rPr>
          <w:rFonts w:ascii="微软雅黑" w:eastAsia="微软雅黑" w:hAnsi="微软雅黑" w:hint="eastAsia"/>
          <w:sz w:val="21"/>
          <w:szCs w:val="21"/>
        </w:rPr>
        <w:t>开展离职面谈。这个时候，离职员工的情绪尚未完全消退但也不再冲动，可以进行理性沟通。</w:t>
      </w:r>
    </w:p>
    <w:p w14:paraId="67C81227" w14:textId="7EAF39F0" w:rsidR="00574191" w:rsidRDefault="00574191" w:rsidP="004154DF">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如果你想通过离职面谈</w:t>
      </w:r>
      <w:r w:rsidRPr="00E03094">
        <w:rPr>
          <w:rFonts w:ascii="微软雅黑" w:eastAsia="微软雅黑" w:hAnsi="微软雅黑" w:hint="eastAsia"/>
          <w:sz w:val="21"/>
          <w:szCs w:val="21"/>
        </w:rPr>
        <w:t>征询改进组织的创新想法</w:t>
      </w:r>
      <w:r>
        <w:rPr>
          <w:rFonts w:ascii="微软雅黑" w:eastAsia="微软雅黑" w:hAnsi="微软雅黑" w:hint="eastAsia"/>
          <w:sz w:val="21"/>
          <w:szCs w:val="21"/>
        </w:rPr>
        <w:t>、确认管理人员的领导风格和有效性等，你可以在员工正式离开公司后的数月内以电话</w:t>
      </w:r>
      <w:ins w:id="4" w:author="Stella LEI" w:date="2018-09-21T17:11:00Z">
        <w:r w:rsidR="000E5D75">
          <w:rPr>
            <w:rFonts w:ascii="微软雅黑" w:eastAsia="微软雅黑" w:hAnsi="微软雅黑" w:hint="eastAsia"/>
            <w:sz w:val="21"/>
            <w:szCs w:val="21"/>
          </w:rPr>
          <w:t>甚至</w:t>
        </w:r>
      </w:ins>
      <w:del w:id="5" w:author="Stella LEI" w:date="2018-09-21T17:11:00Z">
        <w:r w:rsidR="00365F0F" w:rsidDel="000E5D75">
          <w:rPr>
            <w:rFonts w:ascii="微软雅黑" w:eastAsia="微软雅黑" w:hAnsi="微软雅黑" w:hint="eastAsia"/>
            <w:sz w:val="21"/>
            <w:szCs w:val="21"/>
          </w:rPr>
          <w:delText>或者</w:delText>
        </w:r>
      </w:del>
      <w:r w:rsidR="00365F0F">
        <w:rPr>
          <w:rFonts w:ascii="微软雅黑" w:eastAsia="微软雅黑" w:hAnsi="微软雅黑" w:hint="eastAsia"/>
          <w:sz w:val="21"/>
          <w:szCs w:val="21"/>
        </w:rPr>
        <w:t>社交网络</w:t>
      </w:r>
      <w:r>
        <w:rPr>
          <w:rFonts w:ascii="微软雅黑" w:eastAsia="微软雅黑" w:hAnsi="微软雅黑" w:hint="eastAsia"/>
          <w:sz w:val="21"/>
          <w:szCs w:val="21"/>
        </w:rPr>
        <w:t>等形式进行远程的离职面谈。在离职后面谈中，你还可以与员工再次确认他们离职的真正原因，这样做可以避免员工在离职前面谈中因为种种顾虑没有说出实话。</w:t>
      </w:r>
      <w:r w:rsidR="00267C7A">
        <w:rPr>
          <w:rFonts w:ascii="微软雅黑" w:eastAsia="微软雅黑" w:hAnsi="微软雅黑" w:hint="eastAsia"/>
          <w:sz w:val="21"/>
          <w:szCs w:val="21"/>
        </w:rPr>
        <w:t xml:space="preserve"> </w:t>
      </w:r>
    </w:p>
    <w:p w14:paraId="016D6299" w14:textId="05069F67" w:rsidR="00612740" w:rsidRDefault="00612740" w:rsidP="00612740">
      <w:pPr>
        <w:pStyle w:val="3"/>
        <w:spacing w:line="360" w:lineRule="exact"/>
        <w:rPr>
          <w:rFonts w:ascii="微软雅黑" w:eastAsia="微软雅黑" w:hAnsi="微软雅黑"/>
          <w:b/>
          <w:sz w:val="21"/>
          <w:szCs w:val="21"/>
        </w:rPr>
      </w:pPr>
      <w:r w:rsidRPr="00D276FC">
        <w:rPr>
          <w:rFonts w:ascii="微软雅黑" w:eastAsia="微软雅黑" w:hAnsi="微软雅黑" w:hint="eastAsia"/>
          <w:b/>
          <w:sz w:val="21"/>
          <w:szCs w:val="21"/>
        </w:rPr>
        <w:t>0</w:t>
      </w:r>
      <w:r w:rsidRPr="00D276FC">
        <w:rPr>
          <w:rFonts w:ascii="微软雅黑" w:eastAsia="微软雅黑" w:hAnsi="微软雅黑"/>
          <w:b/>
          <w:sz w:val="21"/>
          <w:szCs w:val="21"/>
        </w:rPr>
        <w:t>1</w:t>
      </w:r>
      <w:r w:rsidRPr="00D276FC">
        <w:rPr>
          <w:rFonts w:ascii="微软雅黑" w:eastAsia="微软雅黑" w:hAnsi="微软雅黑" w:hint="eastAsia"/>
          <w:b/>
          <w:sz w:val="21"/>
          <w:szCs w:val="21"/>
        </w:rPr>
        <w:t>U</w:t>
      </w:r>
      <w:r>
        <w:rPr>
          <w:rFonts w:ascii="微软雅黑" w:eastAsia="微软雅黑" w:hAnsi="微软雅黑"/>
          <w:b/>
          <w:sz w:val="21"/>
          <w:szCs w:val="21"/>
        </w:rPr>
        <w:t>1</w:t>
      </w:r>
      <w:r w:rsidR="00772E09">
        <w:rPr>
          <w:rFonts w:ascii="微软雅黑" w:eastAsia="微软雅黑" w:hAnsi="微软雅黑"/>
          <w:b/>
          <w:sz w:val="21"/>
          <w:szCs w:val="21"/>
        </w:rPr>
        <w:t>4</w:t>
      </w:r>
      <w:r w:rsidRPr="00D276FC">
        <w:rPr>
          <w:rFonts w:ascii="微软雅黑" w:eastAsia="微软雅黑" w:hAnsi="微软雅黑" w:hint="eastAsia"/>
          <w:b/>
          <w:sz w:val="21"/>
          <w:szCs w:val="21"/>
        </w:rPr>
        <w:t>A</w:t>
      </w:r>
      <w:r>
        <w:rPr>
          <w:rFonts w:ascii="微软雅黑" w:eastAsia="微软雅黑" w:hAnsi="微软雅黑"/>
          <w:b/>
          <w:sz w:val="21"/>
          <w:szCs w:val="21"/>
        </w:rPr>
        <w:t xml:space="preserve"> </w:t>
      </w:r>
      <w:r>
        <w:rPr>
          <w:rFonts w:ascii="微软雅黑" w:eastAsia="微软雅黑" w:hAnsi="微软雅黑" w:hint="eastAsia"/>
          <w:b/>
          <w:sz w:val="21"/>
          <w:szCs w:val="21"/>
        </w:rPr>
        <w:t>小测验：请帮助王丽规划合适的面谈时间</w:t>
      </w:r>
    </w:p>
    <w:p w14:paraId="5C6C47CB" w14:textId="77777777" w:rsidR="00612740" w:rsidRDefault="00612740" w:rsidP="00612740">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【点击查看文字版案例】</w:t>
      </w:r>
    </w:p>
    <w:p w14:paraId="410B2A23" w14:textId="77777777" w:rsidR="008E3890" w:rsidRDefault="008E3890" w:rsidP="008E3890">
      <w:pPr>
        <w:spacing w:before="0" w:after="0" w:line="360" w:lineRule="exact"/>
        <w:rPr>
          <w:rFonts w:ascii="微软雅黑" w:eastAsia="微软雅黑" w:hAnsi="微软雅黑"/>
          <w:sz w:val="21"/>
          <w:szCs w:val="21"/>
        </w:rPr>
      </w:pPr>
      <w:r w:rsidRPr="00BF73F1">
        <w:rPr>
          <w:rFonts w:ascii="微软雅黑" w:eastAsia="微软雅黑" w:hAnsi="微软雅黑" w:hint="eastAsia"/>
          <w:sz w:val="21"/>
          <w:szCs w:val="21"/>
        </w:rPr>
        <w:t>杜华是</w:t>
      </w:r>
      <w:r>
        <w:rPr>
          <w:rFonts w:ascii="微软雅黑" w:eastAsia="微软雅黑" w:hAnsi="微软雅黑" w:hint="eastAsia"/>
          <w:sz w:val="21"/>
          <w:szCs w:val="21"/>
        </w:rPr>
        <w:t>佳星信息技术有限公司的</w:t>
      </w:r>
      <w:r w:rsidR="00CF72B8">
        <w:rPr>
          <w:rFonts w:ascii="微软雅黑" w:eastAsia="微软雅黑" w:hAnsi="微软雅黑" w:hint="eastAsia"/>
          <w:sz w:val="21"/>
          <w:szCs w:val="21"/>
        </w:rPr>
        <w:t>Java架构</w:t>
      </w:r>
      <w:r>
        <w:rPr>
          <w:rFonts w:ascii="微软雅黑" w:eastAsia="微软雅黑" w:hAnsi="微软雅黑" w:hint="eastAsia"/>
          <w:sz w:val="21"/>
          <w:szCs w:val="21"/>
        </w:rPr>
        <w:t>师，他来公司将近四年，已经是部门内不可或缺的骨干之一。在上个星期，人力资源部突然收到杜华的辞职信。杜华毫无征兆的提出离职让人力资源部</w:t>
      </w:r>
      <w:r w:rsidR="004D3E86">
        <w:rPr>
          <w:rFonts w:ascii="微软雅黑" w:eastAsia="微软雅黑" w:hAnsi="微软雅黑" w:hint="eastAsia"/>
          <w:sz w:val="21"/>
          <w:szCs w:val="21"/>
        </w:rPr>
        <w:t>招聘经理</w:t>
      </w:r>
      <w:r>
        <w:rPr>
          <w:rFonts w:ascii="微软雅黑" w:eastAsia="微软雅黑" w:hAnsi="微软雅黑" w:hint="eastAsia"/>
          <w:sz w:val="21"/>
          <w:szCs w:val="21"/>
        </w:rPr>
        <w:t>王丽大吃一惊——杜华工作一向认真，与同事相处得也很融洽，前不久还给他涨了薪资，照理来说应该不会提出离职。</w:t>
      </w:r>
    </w:p>
    <w:p w14:paraId="645C5B87" w14:textId="77777777" w:rsidR="00612740" w:rsidRDefault="00612740" w:rsidP="00612740">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【测试题】</w:t>
      </w:r>
    </w:p>
    <w:p w14:paraId="46302994" w14:textId="77777777" w:rsidR="00612740" w:rsidRDefault="00612740" w:rsidP="00612740">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如果你是王丽，你会如何选择</w:t>
      </w:r>
      <w:r w:rsidR="008D3D77">
        <w:rPr>
          <w:rFonts w:ascii="微软雅黑" w:eastAsia="微软雅黑" w:hAnsi="微软雅黑" w:hint="eastAsia"/>
          <w:sz w:val="21"/>
          <w:szCs w:val="21"/>
        </w:rPr>
        <w:t>和杜华的</w:t>
      </w:r>
      <w:r>
        <w:rPr>
          <w:rFonts w:ascii="微软雅黑" w:eastAsia="微软雅黑" w:hAnsi="微软雅黑" w:hint="eastAsia"/>
          <w:sz w:val="21"/>
          <w:szCs w:val="21"/>
        </w:rPr>
        <w:t>离职面谈时间呢？</w:t>
      </w:r>
    </w:p>
    <w:p w14:paraId="40B7DCF2" w14:textId="77777777" w:rsidR="00612740" w:rsidRDefault="00612740" w:rsidP="00612740">
      <w:pPr>
        <w:pStyle w:val="a3"/>
        <w:numPr>
          <w:ilvl w:val="0"/>
          <w:numId w:val="10"/>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尽快进行面谈</w:t>
      </w:r>
    </w:p>
    <w:p w14:paraId="68A40302" w14:textId="77777777" w:rsidR="00612740" w:rsidRDefault="00612740" w:rsidP="00612740">
      <w:pPr>
        <w:pStyle w:val="a3"/>
        <w:numPr>
          <w:ilvl w:val="0"/>
          <w:numId w:val="10"/>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在杜华正式离职的前两周进行面谈</w:t>
      </w:r>
    </w:p>
    <w:p w14:paraId="77144E6C" w14:textId="77777777" w:rsidR="00612740" w:rsidRDefault="00612740" w:rsidP="00612740">
      <w:pPr>
        <w:pStyle w:val="a3"/>
        <w:numPr>
          <w:ilvl w:val="0"/>
          <w:numId w:val="10"/>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在杜华离职后再进行面谈</w:t>
      </w:r>
    </w:p>
    <w:p w14:paraId="6111783F" w14:textId="77777777" w:rsidR="00612740" w:rsidRDefault="00612740" w:rsidP="00612740">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【答案】A</w:t>
      </w:r>
    </w:p>
    <w:p w14:paraId="763F0231" w14:textId="77777777" w:rsidR="00612740" w:rsidRPr="00993AA5" w:rsidRDefault="00612740" w:rsidP="00612740">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【反馈】案例中的杜华没有明显的不满或愤怒情绪，而且是佳星公司的骨干员工。公司出于挽留目的，应当尽快安排离职面谈。</w:t>
      </w:r>
    </w:p>
    <w:p w14:paraId="6A4414EC" w14:textId="17CCF695" w:rsidR="00BD2F7F" w:rsidRPr="005300F4" w:rsidRDefault="005300F4" w:rsidP="005300F4">
      <w:pPr>
        <w:pStyle w:val="3"/>
        <w:spacing w:line="360" w:lineRule="exact"/>
        <w:rPr>
          <w:rFonts w:ascii="微软雅黑" w:eastAsia="微软雅黑" w:hAnsi="微软雅黑"/>
          <w:b/>
          <w:sz w:val="21"/>
          <w:szCs w:val="21"/>
        </w:rPr>
      </w:pPr>
      <w:r w:rsidRPr="005300F4">
        <w:rPr>
          <w:rFonts w:ascii="微软雅黑" w:eastAsia="微软雅黑" w:hAnsi="微软雅黑" w:hint="eastAsia"/>
          <w:b/>
          <w:sz w:val="21"/>
          <w:szCs w:val="21"/>
        </w:rPr>
        <w:t>0</w:t>
      </w:r>
      <w:r w:rsidRPr="005300F4">
        <w:rPr>
          <w:rFonts w:ascii="微软雅黑" w:eastAsia="微软雅黑" w:hAnsi="微软雅黑"/>
          <w:b/>
          <w:sz w:val="21"/>
          <w:szCs w:val="21"/>
        </w:rPr>
        <w:t>1</w:t>
      </w:r>
      <w:r w:rsidRPr="005300F4">
        <w:rPr>
          <w:rFonts w:ascii="微软雅黑" w:eastAsia="微软雅黑" w:hAnsi="微软雅黑" w:hint="eastAsia"/>
          <w:b/>
          <w:sz w:val="21"/>
          <w:szCs w:val="21"/>
        </w:rPr>
        <w:t>U</w:t>
      </w:r>
      <w:r w:rsidRPr="005300F4">
        <w:rPr>
          <w:rFonts w:ascii="微软雅黑" w:eastAsia="微软雅黑" w:hAnsi="微软雅黑"/>
          <w:b/>
          <w:sz w:val="21"/>
          <w:szCs w:val="21"/>
        </w:rPr>
        <w:t>1</w:t>
      </w:r>
      <w:r w:rsidR="00772E09">
        <w:rPr>
          <w:rFonts w:ascii="微软雅黑" w:eastAsia="微软雅黑" w:hAnsi="微软雅黑"/>
          <w:b/>
          <w:sz w:val="21"/>
          <w:szCs w:val="21"/>
        </w:rPr>
        <w:t>5</w:t>
      </w:r>
      <w:r w:rsidRPr="005300F4">
        <w:rPr>
          <w:rFonts w:ascii="微软雅黑" w:eastAsia="微软雅黑" w:hAnsi="微软雅黑"/>
          <w:b/>
          <w:sz w:val="21"/>
          <w:szCs w:val="21"/>
        </w:rPr>
        <w:t xml:space="preserve"> </w:t>
      </w:r>
      <w:r w:rsidRPr="005300F4">
        <w:rPr>
          <w:rFonts w:ascii="微软雅黑" w:eastAsia="微软雅黑" w:hAnsi="微软雅黑" w:hint="eastAsia"/>
          <w:b/>
          <w:sz w:val="21"/>
          <w:szCs w:val="21"/>
        </w:rPr>
        <w:t>小结</w:t>
      </w:r>
      <w:r w:rsidR="0079034F">
        <w:rPr>
          <w:rFonts w:ascii="微软雅黑" w:eastAsia="微软雅黑" w:hAnsi="微软雅黑" w:hint="eastAsia"/>
          <w:b/>
          <w:sz w:val="21"/>
          <w:szCs w:val="21"/>
        </w:rPr>
        <w:t>（2）</w:t>
      </w:r>
    </w:p>
    <w:p w14:paraId="50E39D24" w14:textId="77777777" w:rsidR="008F206D" w:rsidRDefault="005300F4" w:rsidP="00154887">
      <w:pPr>
        <w:spacing w:before="0" w:after="0" w:line="360" w:lineRule="exact"/>
        <w:rPr>
          <w:rFonts w:ascii="微软雅黑" w:eastAsia="微软雅黑" w:hAnsi="微软雅黑"/>
          <w:sz w:val="21"/>
          <w:szCs w:val="21"/>
        </w:rPr>
      </w:pPr>
      <w:r w:rsidRPr="00154887">
        <w:rPr>
          <w:rFonts w:ascii="微软雅黑" w:eastAsia="微软雅黑" w:hAnsi="微软雅黑" w:hint="eastAsia"/>
          <w:sz w:val="21"/>
          <w:szCs w:val="21"/>
        </w:rPr>
        <w:lastRenderedPageBreak/>
        <w:t>在上面的课程中，我们学习了如何对离职面谈进行</w:t>
      </w:r>
      <w:r w:rsidR="00D72704" w:rsidRPr="00154887">
        <w:rPr>
          <w:rFonts w:ascii="微软雅黑" w:eastAsia="微软雅黑" w:hAnsi="微软雅黑" w:hint="eastAsia"/>
          <w:sz w:val="21"/>
          <w:szCs w:val="21"/>
        </w:rPr>
        <w:t>准备。首先，</w:t>
      </w:r>
      <w:r w:rsidR="00154887">
        <w:rPr>
          <w:rFonts w:ascii="微软雅黑" w:eastAsia="微软雅黑" w:hAnsi="微软雅黑" w:hint="eastAsia"/>
          <w:sz w:val="21"/>
          <w:szCs w:val="21"/>
        </w:rPr>
        <w:t>你需要</w:t>
      </w:r>
      <w:r w:rsidR="00154887" w:rsidRPr="00154887">
        <w:rPr>
          <w:rFonts w:ascii="微软雅黑" w:eastAsia="微软雅黑" w:hAnsi="微软雅黑" w:hint="eastAsia"/>
          <w:sz w:val="21"/>
          <w:szCs w:val="21"/>
        </w:rPr>
        <w:t>确定离职面谈的主要目的</w:t>
      </w:r>
      <w:r w:rsidR="00154887">
        <w:rPr>
          <w:rFonts w:ascii="微软雅黑" w:eastAsia="微软雅黑" w:hAnsi="微软雅黑" w:hint="eastAsia"/>
          <w:sz w:val="21"/>
          <w:szCs w:val="21"/>
        </w:rPr>
        <w:t>，接着根据离职者的情况和面谈目的选择合适的面谈主持人、整理离职面谈的相关资料，并确定面谈的时间。</w:t>
      </w:r>
    </w:p>
    <w:p w14:paraId="47104E23" w14:textId="77777777" w:rsidR="005B15AE" w:rsidRPr="00154887" w:rsidRDefault="008F206D" w:rsidP="00154887">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那么，</w:t>
      </w:r>
      <w:r w:rsidR="005B15AE">
        <w:rPr>
          <w:rFonts w:ascii="微软雅黑" w:eastAsia="微软雅黑" w:hAnsi="微软雅黑" w:hint="eastAsia"/>
          <w:sz w:val="21"/>
          <w:szCs w:val="21"/>
        </w:rPr>
        <w:t>在</w:t>
      </w:r>
      <w:r>
        <w:rPr>
          <w:rFonts w:ascii="微软雅黑" w:eastAsia="微软雅黑" w:hAnsi="微软雅黑" w:hint="eastAsia"/>
          <w:sz w:val="21"/>
          <w:szCs w:val="21"/>
        </w:rPr>
        <w:t>离职面谈的</w:t>
      </w:r>
      <w:r w:rsidR="00DD7A3D">
        <w:rPr>
          <w:rFonts w:ascii="微软雅黑" w:eastAsia="微软雅黑" w:hAnsi="微软雅黑" w:hint="eastAsia"/>
          <w:sz w:val="21"/>
          <w:szCs w:val="21"/>
        </w:rPr>
        <w:t>过程中，</w:t>
      </w:r>
      <w:r w:rsidR="00810BBF">
        <w:rPr>
          <w:rFonts w:ascii="微软雅黑" w:eastAsia="微软雅黑" w:hAnsi="微软雅黑" w:hint="eastAsia"/>
          <w:sz w:val="21"/>
          <w:szCs w:val="21"/>
        </w:rPr>
        <w:t>你</w:t>
      </w:r>
      <w:r w:rsidR="00DD7A3D">
        <w:rPr>
          <w:rFonts w:ascii="微软雅黑" w:eastAsia="微软雅黑" w:hAnsi="微软雅黑" w:hint="eastAsia"/>
          <w:sz w:val="21"/>
          <w:szCs w:val="21"/>
        </w:rPr>
        <w:t>需要注意些什么</w:t>
      </w:r>
      <w:r w:rsidR="008D50F6">
        <w:rPr>
          <w:rFonts w:ascii="微软雅黑" w:eastAsia="微软雅黑" w:hAnsi="微软雅黑" w:hint="eastAsia"/>
          <w:sz w:val="21"/>
          <w:szCs w:val="21"/>
        </w:rPr>
        <w:t>呢</w:t>
      </w:r>
      <w:r w:rsidR="00DD7A3D">
        <w:rPr>
          <w:rFonts w:ascii="微软雅黑" w:eastAsia="微软雅黑" w:hAnsi="微软雅黑" w:hint="eastAsia"/>
          <w:sz w:val="21"/>
          <w:szCs w:val="21"/>
        </w:rPr>
        <w:t>？</w:t>
      </w:r>
      <w:r w:rsidR="008D50F6">
        <w:rPr>
          <w:rFonts w:ascii="微软雅黑" w:eastAsia="微软雅黑" w:hAnsi="微软雅黑" w:hint="eastAsia"/>
          <w:sz w:val="21"/>
          <w:szCs w:val="21"/>
        </w:rPr>
        <w:t>请</w:t>
      </w:r>
      <w:r w:rsidR="00F53543">
        <w:rPr>
          <w:rFonts w:ascii="微软雅黑" w:eastAsia="微软雅黑" w:hAnsi="微软雅黑" w:hint="eastAsia"/>
          <w:sz w:val="21"/>
          <w:szCs w:val="21"/>
        </w:rPr>
        <w:t>跟着我们</w:t>
      </w:r>
      <w:r w:rsidR="008D50F6">
        <w:rPr>
          <w:rFonts w:ascii="微软雅黑" w:eastAsia="微软雅黑" w:hAnsi="微软雅黑" w:hint="eastAsia"/>
          <w:sz w:val="21"/>
          <w:szCs w:val="21"/>
        </w:rPr>
        <w:t>继续学习。</w:t>
      </w:r>
    </w:p>
    <w:p w14:paraId="5792694F" w14:textId="77777777" w:rsidR="005300F4" w:rsidRPr="00A61CF4" w:rsidRDefault="005300F4" w:rsidP="00CD4A3A">
      <w:pPr>
        <w:spacing w:line="360" w:lineRule="exact"/>
        <w:rPr>
          <w:rFonts w:ascii="微软雅黑" w:eastAsia="微软雅黑" w:hAnsi="微软雅黑"/>
          <w:sz w:val="21"/>
          <w:szCs w:val="21"/>
        </w:rPr>
      </w:pPr>
    </w:p>
    <w:p w14:paraId="26DED850" w14:textId="77777777" w:rsidR="0077692C" w:rsidRPr="00624204" w:rsidRDefault="001C51D2" w:rsidP="00624204">
      <w:pPr>
        <w:pStyle w:val="2"/>
        <w:spacing w:line="360" w:lineRule="exact"/>
        <w:rPr>
          <w:rFonts w:ascii="微软雅黑" w:eastAsia="微软雅黑" w:hAnsi="微软雅黑"/>
          <w:b/>
          <w:sz w:val="21"/>
          <w:szCs w:val="21"/>
        </w:rPr>
      </w:pPr>
      <w:r w:rsidRPr="001C51D2">
        <w:rPr>
          <w:rFonts w:ascii="微软雅黑" w:eastAsia="微软雅黑" w:hAnsi="微软雅黑" w:hint="eastAsia"/>
          <w:b/>
          <w:sz w:val="21"/>
          <w:szCs w:val="21"/>
        </w:rPr>
        <w:t>0</w:t>
      </w:r>
      <w:r w:rsidR="002E4F15">
        <w:rPr>
          <w:rFonts w:ascii="微软雅黑" w:eastAsia="微软雅黑" w:hAnsi="微软雅黑"/>
          <w:b/>
          <w:sz w:val="21"/>
          <w:szCs w:val="21"/>
        </w:rPr>
        <w:t>2</w:t>
      </w:r>
      <w:r w:rsidRPr="001C51D2">
        <w:rPr>
          <w:rFonts w:ascii="微软雅黑" w:eastAsia="微软雅黑" w:hAnsi="微软雅黑" w:hint="eastAsia"/>
          <w:b/>
          <w:sz w:val="21"/>
          <w:szCs w:val="21"/>
        </w:rPr>
        <w:t>U</w:t>
      </w:r>
      <w:r w:rsidRPr="001C51D2">
        <w:rPr>
          <w:rFonts w:ascii="微软雅黑" w:eastAsia="微软雅黑" w:hAnsi="微软雅黑"/>
          <w:b/>
          <w:sz w:val="21"/>
          <w:szCs w:val="21"/>
        </w:rPr>
        <w:t xml:space="preserve"> </w:t>
      </w:r>
      <w:r w:rsidRPr="001C51D2">
        <w:rPr>
          <w:rFonts w:ascii="微软雅黑" w:eastAsia="微软雅黑" w:hAnsi="微软雅黑" w:hint="eastAsia"/>
          <w:b/>
          <w:sz w:val="21"/>
          <w:szCs w:val="21"/>
        </w:rPr>
        <w:t>如何实施离职</w:t>
      </w:r>
      <w:r w:rsidR="00734406">
        <w:rPr>
          <w:rFonts w:ascii="微软雅黑" w:eastAsia="微软雅黑" w:hAnsi="微软雅黑" w:hint="eastAsia"/>
          <w:b/>
          <w:sz w:val="21"/>
          <w:szCs w:val="21"/>
        </w:rPr>
        <w:t>面谈</w:t>
      </w:r>
    </w:p>
    <w:p w14:paraId="4E1D3C05" w14:textId="77777777" w:rsidR="000655BE" w:rsidRDefault="00C56357" w:rsidP="00CD4A3A">
      <w:pPr>
        <w:pStyle w:val="3"/>
        <w:spacing w:line="360" w:lineRule="exact"/>
        <w:rPr>
          <w:rFonts w:ascii="微软雅黑" w:eastAsia="微软雅黑" w:hAnsi="微软雅黑"/>
          <w:b/>
          <w:sz w:val="21"/>
          <w:szCs w:val="21"/>
        </w:rPr>
      </w:pPr>
      <w:r w:rsidRPr="00CD4A3A">
        <w:rPr>
          <w:rFonts w:ascii="微软雅黑" w:eastAsia="微软雅黑" w:hAnsi="微软雅黑" w:hint="eastAsia"/>
          <w:b/>
          <w:sz w:val="21"/>
          <w:szCs w:val="21"/>
        </w:rPr>
        <w:t>0</w:t>
      </w:r>
      <w:r w:rsidRPr="00CD4A3A">
        <w:rPr>
          <w:rFonts w:ascii="微软雅黑" w:eastAsia="微软雅黑" w:hAnsi="微软雅黑"/>
          <w:b/>
          <w:sz w:val="21"/>
          <w:szCs w:val="21"/>
        </w:rPr>
        <w:t>2</w:t>
      </w:r>
      <w:r w:rsidRPr="00CD4A3A">
        <w:rPr>
          <w:rFonts w:ascii="微软雅黑" w:eastAsia="微软雅黑" w:hAnsi="微软雅黑" w:hint="eastAsia"/>
          <w:b/>
          <w:sz w:val="21"/>
          <w:szCs w:val="21"/>
        </w:rPr>
        <w:t>U</w:t>
      </w:r>
      <w:r w:rsidRPr="00CD4A3A">
        <w:rPr>
          <w:rFonts w:ascii="微软雅黑" w:eastAsia="微软雅黑" w:hAnsi="微软雅黑"/>
          <w:b/>
          <w:sz w:val="21"/>
          <w:szCs w:val="21"/>
        </w:rPr>
        <w:t>0</w:t>
      </w:r>
      <w:r w:rsidR="00DD0257">
        <w:rPr>
          <w:rFonts w:ascii="微软雅黑" w:eastAsia="微软雅黑" w:hAnsi="微软雅黑"/>
          <w:b/>
          <w:sz w:val="21"/>
          <w:szCs w:val="21"/>
        </w:rPr>
        <w:t>1</w:t>
      </w:r>
      <w:r w:rsidR="002D5CDB">
        <w:rPr>
          <w:rFonts w:ascii="微软雅黑" w:eastAsia="微软雅黑" w:hAnsi="微软雅黑" w:hint="eastAsia"/>
          <w:b/>
          <w:sz w:val="21"/>
          <w:szCs w:val="21"/>
        </w:rPr>
        <w:t xml:space="preserve"> 案例：</w:t>
      </w:r>
      <w:r w:rsidR="00287A8B" w:rsidDel="00287A8B">
        <w:rPr>
          <w:rFonts w:ascii="微软雅黑" w:eastAsia="微软雅黑" w:hAnsi="微软雅黑" w:hint="eastAsia"/>
          <w:b/>
          <w:sz w:val="21"/>
          <w:szCs w:val="21"/>
        </w:rPr>
        <w:t xml:space="preserve"> </w:t>
      </w:r>
      <w:proofErr w:type="gramStart"/>
      <w:r w:rsidR="00287A8B">
        <w:rPr>
          <w:rFonts w:ascii="微软雅黑" w:eastAsia="微软雅黑" w:hAnsi="微软雅黑" w:hint="eastAsia"/>
          <w:b/>
          <w:sz w:val="21"/>
          <w:szCs w:val="21"/>
        </w:rPr>
        <w:t>陈闯的</w:t>
      </w:r>
      <w:proofErr w:type="gramEnd"/>
      <w:r w:rsidR="00287A8B">
        <w:rPr>
          <w:rFonts w:ascii="微软雅黑" w:eastAsia="微软雅黑" w:hAnsi="微软雅黑" w:hint="eastAsia"/>
          <w:b/>
          <w:sz w:val="21"/>
          <w:szCs w:val="21"/>
        </w:rPr>
        <w:t>离职</w:t>
      </w:r>
    </w:p>
    <w:p w14:paraId="5294662E" w14:textId="77777777" w:rsidR="00B20FF4" w:rsidRPr="0010057C" w:rsidRDefault="00B20FF4" w:rsidP="00EB55AD">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近期，佳星公司的</w:t>
      </w:r>
      <w:r w:rsidR="004D3E86">
        <w:rPr>
          <w:rFonts w:ascii="微软雅黑" w:eastAsia="微软雅黑" w:hAnsi="微软雅黑" w:hint="eastAsia"/>
          <w:sz w:val="21"/>
          <w:szCs w:val="21"/>
        </w:rPr>
        <w:t>招聘经理</w:t>
      </w:r>
      <w:r>
        <w:rPr>
          <w:rFonts w:ascii="微软雅黑" w:eastAsia="微软雅黑" w:hAnsi="微软雅黑" w:hint="eastAsia"/>
          <w:sz w:val="21"/>
          <w:szCs w:val="21"/>
        </w:rPr>
        <w:t>王丽又收到</w:t>
      </w:r>
      <w:r w:rsidRPr="0010057C">
        <w:rPr>
          <w:rFonts w:ascii="微软雅黑" w:eastAsia="微软雅黑" w:hAnsi="微软雅黑" w:hint="eastAsia"/>
          <w:sz w:val="21"/>
          <w:szCs w:val="21"/>
        </w:rPr>
        <w:t>了一封辞职申请。申请人是</w:t>
      </w:r>
      <w:r w:rsidR="0057601C" w:rsidRPr="0010057C">
        <w:rPr>
          <w:rFonts w:ascii="微软雅黑" w:eastAsia="微软雅黑" w:hAnsi="微软雅黑" w:hint="eastAsia"/>
          <w:sz w:val="21"/>
          <w:szCs w:val="21"/>
        </w:rPr>
        <w:t>销售经理陈闯，根据王丽的初步了解，陈闯与销售总监</w:t>
      </w:r>
      <w:r w:rsidR="00B72C3B" w:rsidRPr="0010057C">
        <w:rPr>
          <w:rFonts w:ascii="微软雅黑" w:eastAsia="微软雅黑" w:hAnsi="微软雅黑" w:hint="eastAsia"/>
          <w:sz w:val="21"/>
          <w:szCs w:val="21"/>
        </w:rPr>
        <w:t>张雪华</w:t>
      </w:r>
      <w:r w:rsidR="00EB5262" w:rsidRPr="0010057C">
        <w:rPr>
          <w:rFonts w:ascii="微软雅黑" w:eastAsia="微软雅黑" w:hAnsi="微软雅黑" w:hint="eastAsia"/>
          <w:sz w:val="21"/>
          <w:szCs w:val="21"/>
        </w:rPr>
        <w:t>气场不合</w:t>
      </w:r>
      <w:r w:rsidR="0057601C" w:rsidRPr="0010057C">
        <w:rPr>
          <w:rFonts w:ascii="微软雅黑" w:eastAsia="微软雅黑" w:hAnsi="微软雅黑" w:hint="eastAsia"/>
          <w:sz w:val="21"/>
          <w:szCs w:val="21"/>
        </w:rPr>
        <w:t>。</w:t>
      </w:r>
      <w:r w:rsidR="00AF6607" w:rsidRPr="0010057C">
        <w:rPr>
          <w:rFonts w:ascii="微软雅黑" w:eastAsia="微软雅黑" w:hAnsi="微软雅黑" w:hint="eastAsia"/>
          <w:sz w:val="21"/>
          <w:szCs w:val="21"/>
        </w:rPr>
        <w:t>前不久</w:t>
      </w:r>
      <w:r w:rsidR="00B72C3B" w:rsidRPr="0010057C">
        <w:rPr>
          <w:rFonts w:ascii="微软雅黑" w:eastAsia="微软雅黑" w:hAnsi="微软雅黑" w:hint="eastAsia"/>
          <w:sz w:val="21"/>
          <w:szCs w:val="21"/>
        </w:rPr>
        <w:t>，陈闯手</w:t>
      </w:r>
      <w:r w:rsidR="00EB5262" w:rsidRPr="0010057C">
        <w:rPr>
          <w:rFonts w:ascii="微软雅黑" w:eastAsia="微软雅黑" w:hAnsi="微软雅黑" w:hint="eastAsia"/>
          <w:sz w:val="21"/>
          <w:szCs w:val="21"/>
        </w:rPr>
        <w:t>上</w:t>
      </w:r>
      <w:r w:rsidR="00B72C3B" w:rsidRPr="0010057C">
        <w:rPr>
          <w:rFonts w:ascii="微软雅黑" w:eastAsia="微软雅黑" w:hAnsi="微软雅黑" w:hint="eastAsia"/>
          <w:sz w:val="21"/>
          <w:szCs w:val="21"/>
        </w:rPr>
        <w:t>的一个重要客户</w:t>
      </w:r>
      <w:r w:rsidR="00EB5262" w:rsidRPr="0010057C">
        <w:rPr>
          <w:rFonts w:ascii="微软雅黑" w:eastAsia="微软雅黑" w:hAnsi="微软雅黑" w:hint="eastAsia"/>
          <w:sz w:val="21"/>
          <w:szCs w:val="21"/>
        </w:rPr>
        <w:t>提出</w:t>
      </w:r>
      <w:r w:rsidR="00D377AC" w:rsidRPr="0010057C">
        <w:rPr>
          <w:rFonts w:ascii="微软雅黑" w:eastAsia="微软雅黑" w:hAnsi="微软雅黑" w:hint="eastAsia"/>
          <w:sz w:val="21"/>
          <w:szCs w:val="21"/>
        </w:rPr>
        <w:t>了特殊需求，</w:t>
      </w:r>
      <w:r w:rsidR="00593A96" w:rsidRPr="0010057C">
        <w:rPr>
          <w:rFonts w:ascii="微软雅黑" w:eastAsia="微软雅黑" w:hAnsi="微软雅黑" w:hint="eastAsia"/>
          <w:sz w:val="21"/>
          <w:szCs w:val="21"/>
        </w:rPr>
        <w:t>陈闯认为没什么问题，</w:t>
      </w:r>
      <w:r w:rsidR="00FB429B" w:rsidRPr="0010057C">
        <w:rPr>
          <w:rFonts w:ascii="微软雅黑" w:eastAsia="微软雅黑" w:hAnsi="微软雅黑" w:hint="eastAsia"/>
          <w:sz w:val="21"/>
          <w:szCs w:val="21"/>
        </w:rPr>
        <w:t>便</w:t>
      </w:r>
      <w:r w:rsidR="00593A96" w:rsidRPr="0010057C">
        <w:rPr>
          <w:rFonts w:ascii="微软雅黑" w:eastAsia="微软雅黑" w:hAnsi="微软雅黑" w:hint="eastAsia"/>
          <w:sz w:val="21"/>
          <w:szCs w:val="21"/>
        </w:rPr>
        <w:t>一口答应下来。</w:t>
      </w:r>
      <w:r w:rsidR="00B72C3B" w:rsidRPr="0010057C">
        <w:rPr>
          <w:rFonts w:ascii="微软雅黑" w:eastAsia="微软雅黑" w:hAnsi="微软雅黑" w:hint="eastAsia"/>
          <w:sz w:val="21"/>
          <w:szCs w:val="21"/>
        </w:rPr>
        <w:t>张雪华</w:t>
      </w:r>
      <w:proofErr w:type="gramStart"/>
      <w:r w:rsidR="00D377AC" w:rsidRPr="0010057C">
        <w:rPr>
          <w:rFonts w:ascii="微软雅黑" w:eastAsia="微软雅黑" w:hAnsi="微软雅黑" w:hint="eastAsia"/>
          <w:sz w:val="21"/>
          <w:szCs w:val="21"/>
        </w:rPr>
        <w:t>不</w:t>
      </w:r>
      <w:proofErr w:type="gramEnd"/>
      <w:r w:rsidR="00D377AC" w:rsidRPr="0010057C">
        <w:rPr>
          <w:rFonts w:ascii="微软雅黑" w:eastAsia="微软雅黑" w:hAnsi="微软雅黑" w:hint="eastAsia"/>
          <w:sz w:val="21"/>
          <w:szCs w:val="21"/>
        </w:rPr>
        <w:t>认同陈闯直接答应客户的做法</w:t>
      </w:r>
      <w:r w:rsidR="00593A96" w:rsidRPr="0010057C">
        <w:rPr>
          <w:rFonts w:ascii="微软雅黑" w:eastAsia="微软雅黑" w:hAnsi="微软雅黑" w:hint="eastAsia"/>
          <w:sz w:val="21"/>
          <w:szCs w:val="21"/>
        </w:rPr>
        <w:t>，而陈闯</w:t>
      </w:r>
      <w:r w:rsidR="00FB429B" w:rsidRPr="0010057C">
        <w:rPr>
          <w:rFonts w:ascii="微软雅黑" w:eastAsia="微软雅黑" w:hAnsi="微软雅黑" w:hint="eastAsia"/>
          <w:sz w:val="21"/>
          <w:szCs w:val="21"/>
        </w:rPr>
        <w:t>认为张雪华故意给他穿小鞋</w:t>
      </w:r>
      <w:r w:rsidR="00D377AC" w:rsidRPr="0010057C">
        <w:rPr>
          <w:rFonts w:ascii="微软雅黑" w:eastAsia="微软雅黑" w:hAnsi="微软雅黑" w:hint="eastAsia"/>
          <w:sz w:val="21"/>
          <w:szCs w:val="21"/>
        </w:rPr>
        <w:t>，两人</w:t>
      </w:r>
      <w:r w:rsidR="00B72C3B" w:rsidRPr="0010057C">
        <w:rPr>
          <w:rFonts w:ascii="微软雅黑" w:eastAsia="微软雅黑" w:hAnsi="微软雅黑" w:hint="eastAsia"/>
          <w:sz w:val="21"/>
          <w:szCs w:val="21"/>
        </w:rPr>
        <w:t>大吵一架</w:t>
      </w:r>
      <w:r w:rsidR="00FB429B" w:rsidRPr="0010057C">
        <w:rPr>
          <w:rFonts w:ascii="微软雅黑" w:eastAsia="微软雅黑" w:hAnsi="微软雅黑" w:hint="eastAsia"/>
          <w:sz w:val="21"/>
          <w:szCs w:val="21"/>
        </w:rPr>
        <w:t>，在公司内引起了不小的</w:t>
      </w:r>
      <w:r w:rsidR="00FD0F5D" w:rsidRPr="0010057C">
        <w:rPr>
          <w:rFonts w:ascii="微软雅黑" w:eastAsia="微软雅黑" w:hAnsi="微软雅黑" w:hint="eastAsia"/>
          <w:sz w:val="21"/>
          <w:szCs w:val="21"/>
        </w:rPr>
        <w:t>议论</w:t>
      </w:r>
      <w:r w:rsidR="00DE7A9B" w:rsidRPr="0010057C">
        <w:rPr>
          <w:rFonts w:ascii="微软雅黑" w:eastAsia="微软雅黑" w:hAnsi="微软雅黑" w:hint="eastAsia"/>
          <w:sz w:val="21"/>
          <w:szCs w:val="21"/>
        </w:rPr>
        <w:t>。</w:t>
      </w:r>
      <w:r w:rsidR="003D407A" w:rsidRPr="0010057C">
        <w:rPr>
          <w:rFonts w:ascii="微软雅黑" w:eastAsia="微软雅黑" w:hAnsi="微软雅黑" w:hint="eastAsia"/>
          <w:sz w:val="21"/>
          <w:szCs w:val="21"/>
        </w:rPr>
        <w:t>过</w:t>
      </w:r>
      <w:r w:rsidR="00DE7A9B" w:rsidRPr="0010057C">
        <w:rPr>
          <w:rFonts w:ascii="微软雅黑" w:eastAsia="微软雅黑" w:hAnsi="微软雅黑" w:hint="eastAsia"/>
          <w:sz w:val="21"/>
          <w:szCs w:val="21"/>
        </w:rPr>
        <w:t>了两</w:t>
      </w:r>
      <w:r w:rsidR="003D407A" w:rsidRPr="0010057C">
        <w:rPr>
          <w:rFonts w:ascii="微软雅黑" w:eastAsia="微软雅黑" w:hAnsi="微软雅黑" w:hint="eastAsia"/>
          <w:sz w:val="21"/>
          <w:szCs w:val="21"/>
        </w:rPr>
        <w:t>天，陈闯就提出了离职</w:t>
      </w:r>
      <w:r w:rsidR="00DE7A9B" w:rsidRPr="0010057C">
        <w:rPr>
          <w:rFonts w:ascii="微软雅黑" w:eastAsia="微软雅黑" w:hAnsi="微软雅黑" w:hint="eastAsia"/>
          <w:sz w:val="21"/>
          <w:szCs w:val="21"/>
        </w:rPr>
        <w:t>。</w:t>
      </w:r>
    </w:p>
    <w:p w14:paraId="2220CECD" w14:textId="77777777" w:rsidR="00287A8B" w:rsidRDefault="002E6AD4" w:rsidP="00485C0B">
      <w:pPr>
        <w:spacing w:before="0" w:after="0" w:line="360" w:lineRule="exact"/>
        <w:rPr>
          <w:rFonts w:ascii="微软雅黑" w:eastAsia="微软雅黑" w:hAnsi="微软雅黑"/>
          <w:sz w:val="21"/>
          <w:szCs w:val="21"/>
        </w:rPr>
      </w:pPr>
      <w:r w:rsidRPr="0010057C">
        <w:rPr>
          <w:rFonts w:ascii="微软雅黑" w:eastAsia="微软雅黑" w:hAnsi="微软雅黑"/>
          <w:sz w:val="21"/>
          <w:szCs w:val="21"/>
        </w:rPr>
        <w:t>经过上一次失败的离职面谈，王丽汲取了经验。首先</w:t>
      </w:r>
      <w:r w:rsidRPr="002E6AD4">
        <w:rPr>
          <w:rFonts w:ascii="微软雅黑" w:eastAsia="微软雅黑" w:hAnsi="微软雅黑"/>
          <w:sz w:val="21"/>
          <w:szCs w:val="21"/>
        </w:rPr>
        <w:t>，她确定了此次的面谈目的是给员工提供发泄怒气的出口，确认陈闯的离职原因，并了解员工对工作、团队和部门的看法，挖掘出企业或团队存在的问题。王丽将面谈时间定在了陈闯提出离职申请后的一个星期，面谈主持人是她自己。</w:t>
      </w:r>
    </w:p>
    <w:p w14:paraId="5FAA4B03" w14:textId="77777777" w:rsidR="00287A8B" w:rsidRPr="0057690A" w:rsidRDefault="00287A8B" w:rsidP="0057690A">
      <w:pPr>
        <w:pStyle w:val="3"/>
        <w:spacing w:line="360" w:lineRule="exact"/>
        <w:rPr>
          <w:rFonts w:ascii="微软雅黑" w:eastAsia="微软雅黑" w:hAnsi="微软雅黑"/>
          <w:b/>
          <w:sz w:val="21"/>
          <w:szCs w:val="21"/>
        </w:rPr>
      </w:pPr>
      <w:r w:rsidRPr="00CD4A3A">
        <w:rPr>
          <w:rFonts w:ascii="微软雅黑" w:eastAsia="微软雅黑" w:hAnsi="微软雅黑" w:hint="eastAsia"/>
          <w:b/>
          <w:sz w:val="21"/>
          <w:szCs w:val="21"/>
        </w:rPr>
        <w:t>0</w:t>
      </w:r>
      <w:r w:rsidRPr="00CD4A3A">
        <w:rPr>
          <w:rFonts w:ascii="微软雅黑" w:eastAsia="微软雅黑" w:hAnsi="微软雅黑"/>
          <w:b/>
          <w:sz w:val="21"/>
          <w:szCs w:val="21"/>
        </w:rPr>
        <w:t>2</w:t>
      </w:r>
      <w:r w:rsidRPr="00CD4A3A">
        <w:rPr>
          <w:rFonts w:ascii="微软雅黑" w:eastAsia="微软雅黑" w:hAnsi="微软雅黑" w:hint="eastAsia"/>
          <w:b/>
          <w:sz w:val="21"/>
          <w:szCs w:val="21"/>
        </w:rPr>
        <w:t>U</w:t>
      </w:r>
      <w:r w:rsidRPr="00CD4A3A">
        <w:rPr>
          <w:rFonts w:ascii="微软雅黑" w:eastAsia="微软雅黑" w:hAnsi="微软雅黑"/>
          <w:b/>
          <w:sz w:val="21"/>
          <w:szCs w:val="21"/>
        </w:rPr>
        <w:t>0</w:t>
      </w:r>
      <w:r>
        <w:rPr>
          <w:rFonts w:ascii="微软雅黑" w:eastAsia="微软雅黑" w:hAnsi="微软雅黑"/>
          <w:b/>
          <w:sz w:val="21"/>
          <w:szCs w:val="21"/>
        </w:rPr>
        <w:t>2</w:t>
      </w:r>
      <w:r w:rsidR="0057690A" w:rsidRPr="0057690A">
        <w:rPr>
          <w:rFonts w:ascii="微软雅黑" w:eastAsia="微软雅黑" w:hAnsi="微软雅黑" w:hint="eastAsia"/>
          <w:b/>
          <w:sz w:val="21"/>
          <w:szCs w:val="21"/>
        </w:rPr>
        <w:t xml:space="preserve"> 案例：</w:t>
      </w:r>
      <w:r w:rsidR="002B0767">
        <w:rPr>
          <w:rFonts w:ascii="微软雅黑" w:eastAsia="微软雅黑" w:hAnsi="微软雅黑" w:hint="eastAsia"/>
          <w:b/>
          <w:sz w:val="21"/>
          <w:szCs w:val="21"/>
        </w:rPr>
        <w:t>王丽的第二次面谈</w:t>
      </w:r>
    </w:p>
    <w:p w14:paraId="230CA94E" w14:textId="77777777" w:rsidR="00E04FF6" w:rsidRDefault="00FB514D" w:rsidP="00485C0B">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【场景：会议室】</w:t>
      </w:r>
    </w:p>
    <w:p w14:paraId="37C7C870" w14:textId="77777777" w:rsidR="00A362EB" w:rsidRDefault="00FB514D" w:rsidP="00485C0B">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王丽带着相关资料，</w:t>
      </w:r>
      <w:r w:rsidR="00815B99">
        <w:rPr>
          <w:rFonts w:ascii="微软雅黑" w:eastAsia="微软雅黑" w:hAnsi="微软雅黑" w:hint="eastAsia"/>
          <w:sz w:val="21"/>
          <w:szCs w:val="21"/>
        </w:rPr>
        <w:t>信心满满地走进会议室，开始了</w:t>
      </w:r>
      <w:r w:rsidR="00FE58CF">
        <w:rPr>
          <w:rFonts w:ascii="微软雅黑" w:eastAsia="微软雅黑" w:hAnsi="微软雅黑" w:hint="eastAsia"/>
          <w:sz w:val="21"/>
          <w:szCs w:val="21"/>
        </w:rPr>
        <w:t>陈闯的离职面谈。</w:t>
      </w:r>
    </w:p>
    <w:p w14:paraId="066145E3" w14:textId="77777777" w:rsidR="008C6E30" w:rsidRDefault="008C6E30" w:rsidP="00485C0B">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王丽：陈闯，上星期收到了你的离职申请，也了解到</w:t>
      </w:r>
      <w:r w:rsidR="00AF276E">
        <w:rPr>
          <w:rFonts w:ascii="微软雅黑" w:eastAsia="微软雅黑" w:hAnsi="微软雅黑" w:hint="eastAsia"/>
          <w:sz w:val="21"/>
          <w:szCs w:val="21"/>
        </w:rPr>
        <w:t>近期发生</w:t>
      </w:r>
      <w:r>
        <w:rPr>
          <w:rFonts w:ascii="微软雅黑" w:eastAsia="微软雅黑" w:hAnsi="微软雅黑" w:hint="eastAsia"/>
          <w:sz w:val="21"/>
          <w:szCs w:val="21"/>
        </w:rPr>
        <w:t>的情况。</w:t>
      </w:r>
      <w:r w:rsidR="00AF276E">
        <w:rPr>
          <w:rFonts w:ascii="微软雅黑" w:eastAsia="微软雅黑" w:hAnsi="微软雅黑" w:hint="eastAsia"/>
          <w:sz w:val="21"/>
          <w:szCs w:val="21"/>
        </w:rPr>
        <w:t>这应该是导致你离职的主要原因吧。</w:t>
      </w:r>
    </w:p>
    <w:p w14:paraId="5CC2B6BB" w14:textId="77777777" w:rsidR="00AF276E" w:rsidRDefault="00AF276E" w:rsidP="00485C0B">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陈闯：算是导火索吧。</w:t>
      </w:r>
    </w:p>
    <w:p w14:paraId="34E916A6" w14:textId="77777777" w:rsidR="00AF276E" w:rsidRDefault="00AF276E" w:rsidP="00485C0B">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王丽：其实张总监也是站在公司的立场上考虑问题，</w:t>
      </w:r>
      <w:r w:rsidR="005F3C81">
        <w:rPr>
          <w:rFonts w:ascii="微软雅黑" w:eastAsia="微软雅黑" w:hAnsi="微软雅黑" w:hint="eastAsia"/>
          <w:sz w:val="21"/>
          <w:szCs w:val="21"/>
        </w:rPr>
        <w:t>你想想，如果每个销售都和你一样先斩后奏，给客户行方便，公司不是乱套了吗？</w:t>
      </w:r>
    </w:p>
    <w:p w14:paraId="6D16BBAA" w14:textId="77777777" w:rsidR="00AF276E" w:rsidRDefault="00AF276E" w:rsidP="00485C0B">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陈闯：所以今天这个面谈是来帮张雪华洗白的咯？</w:t>
      </w:r>
    </w:p>
    <w:p w14:paraId="1C2A4F0A" w14:textId="77777777" w:rsidR="005F3C81" w:rsidRDefault="005F3C81" w:rsidP="00485C0B">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王丽：</w:t>
      </w:r>
      <w:r w:rsidR="00FB41B5">
        <w:rPr>
          <w:rFonts w:ascii="微软雅黑" w:eastAsia="微软雅黑" w:hAnsi="微软雅黑" w:hint="eastAsia"/>
          <w:sz w:val="21"/>
          <w:szCs w:val="21"/>
        </w:rPr>
        <w:t>不是的，我说这些只是想消除你们之间的误会。</w:t>
      </w:r>
    </w:p>
    <w:p w14:paraId="1E26E3DD" w14:textId="77777777" w:rsidR="00F160E5" w:rsidRDefault="00FB41B5" w:rsidP="00485C0B">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陈闯：误会？哼，这可不是什么误会，张雪华几次给我穿小鞋，我看</w:t>
      </w:r>
      <w:r w:rsidR="00AE0A23">
        <w:rPr>
          <w:rFonts w:ascii="微软雅黑" w:eastAsia="微软雅黑" w:hAnsi="微软雅黑" w:hint="eastAsia"/>
          <w:sz w:val="21"/>
          <w:szCs w:val="21"/>
        </w:rPr>
        <w:t>她是领导，已经</w:t>
      </w:r>
      <w:proofErr w:type="gramStart"/>
      <w:r w:rsidR="00AE0A23">
        <w:rPr>
          <w:rFonts w:ascii="微软雅黑" w:eastAsia="微软雅黑" w:hAnsi="微软雅黑" w:hint="eastAsia"/>
          <w:sz w:val="21"/>
          <w:szCs w:val="21"/>
        </w:rPr>
        <w:t>忍</w:t>
      </w:r>
      <w:proofErr w:type="gramEnd"/>
      <w:r w:rsidR="00AE0A23">
        <w:rPr>
          <w:rFonts w:ascii="微软雅黑" w:eastAsia="微软雅黑" w:hAnsi="微软雅黑" w:hint="eastAsia"/>
          <w:sz w:val="21"/>
          <w:szCs w:val="21"/>
        </w:rPr>
        <w:t>很久了。</w:t>
      </w:r>
      <w:r w:rsidR="007F5EEC">
        <w:rPr>
          <w:rFonts w:ascii="微软雅黑" w:eastAsia="微软雅黑" w:hAnsi="微软雅黑" w:hint="eastAsia"/>
          <w:sz w:val="21"/>
          <w:szCs w:val="21"/>
        </w:rPr>
        <w:t>同样的事情，其他同事就可以，放我这儿就不行。</w:t>
      </w:r>
    </w:p>
    <w:p w14:paraId="550055B9" w14:textId="77777777" w:rsidR="00F160E5" w:rsidRDefault="00F160E5" w:rsidP="00485C0B">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王丽：</w:t>
      </w:r>
      <w:r w:rsidR="008C7C69">
        <w:rPr>
          <w:rFonts w:ascii="微软雅黑" w:eastAsia="微软雅黑" w:hAnsi="微软雅黑" w:hint="eastAsia"/>
          <w:sz w:val="21"/>
          <w:szCs w:val="21"/>
        </w:rPr>
        <w:t>公司对销售</w:t>
      </w:r>
      <w:r w:rsidR="00C25337">
        <w:rPr>
          <w:rFonts w:ascii="微软雅黑" w:eastAsia="微软雅黑" w:hAnsi="微软雅黑" w:hint="eastAsia"/>
          <w:sz w:val="21"/>
          <w:szCs w:val="21"/>
        </w:rPr>
        <w:t>的权限是有</w:t>
      </w:r>
      <w:r w:rsidR="008C7C69">
        <w:rPr>
          <w:rFonts w:ascii="微软雅黑" w:eastAsia="微软雅黑" w:hAnsi="微软雅黑" w:hint="eastAsia"/>
          <w:sz w:val="21"/>
          <w:szCs w:val="21"/>
        </w:rPr>
        <w:t>明确规定</w:t>
      </w:r>
      <w:r w:rsidR="00C25337">
        <w:rPr>
          <w:rFonts w:ascii="微软雅黑" w:eastAsia="微软雅黑" w:hAnsi="微软雅黑" w:hint="eastAsia"/>
          <w:sz w:val="21"/>
          <w:szCs w:val="21"/>
        </w:rPr>
        <w:t>的，其他同事是提前沟通过了，才放行的吧。</w:t>
      </w:r>
    </w:p>
    <w:p w14:paraId="08E57C24" w14:textId="77777777" w:rsidR="00E25C10" w:rsidRDefault="00C25337" w:rsidP="00485C0B">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陈闯：我看你们就是站在一条船上的，算了</w:t>
      </w:r>
      <w:proofErr w:type="gramStart"/>
      <w:r>
        <w:rPr>
          <w:rFonts w:ascii="微软雅黑" w:eastAsia="微软雅黑" w:hAnsi="微软雅黑" w:hint="eastAsia"/>
          <w:sz w:val="21"/>
          <w:szCs w:val="21"/>
        </w:rPr>
        <w:t>算了</w:t>
      </w:r>
      <w:proofErr w:type="gramEnd"/>
      <w:r>
        <w:rPr>
          <w:rFonts w:ascii="微软雅黑" w:eastAsia="微软雅黑" w:hAnsi="微软雅黑" w:hint="eastAsia"/>
          <w:sz w:val="21"/>
          <w:szCs w:val="21"/>
        </w:rPr>
        <w:t>，反正都要走了，</w:t>
      </w:r>
      <w:r w:rsidR="0074432E">
        <w:rPr>
          <w:rFonts w:ascii="微软雅黑" w:eastAsia="微软雅黑" w:hAnsi="微软雅黑" w:hint="eastAsia"/>
          <w:sz w:val="21"/>
          <w:szCs w:val="21"/>
        </w:rPr>
        <w:t>随便你们怎么说吧。</w:t>
      </w:r>
    </w:p>
    <w:p w14:paraId="66D83410" w14:textId="77777777" w:rsidR="00E25C10" w:rsidRPr="00717772" w:rsidRDefault="00E25C10" w:rsidP="00E25C10">
      <w:pPr>
        <w:pStyle w:val="3"/>
        <w:spacing w:line="360" w:lineRule="exact"/>
        <w:rPr>
          <w:rFonts w:ascii="微软雅黑" w:eastAsia="微软雅黑" w:hAnsi="微软雅黑"/>
          <w:b/>
          <w:sz w:val="21"/>
          <w:szCs w:val="21"/>
        </w:rPr>
      </w:pPr>
      <w:r w:rsidRPr="00CD4A3A">
        <w:rPr>
          <w:rFonts w:ascii="微软雅黑" w:eastAsia="微软雅黑" w:hAnsi="微软雅黑" w:hint="eastAsia"/>
          <w:b/>
          <w:sz w:val="21"/>
          <w:szCs w:val="21"/>
        </w:rPr>
        <w:t>0</w:t>
      </w:r>
      <w:r w:rsidRPr="00CD4A3A">
        <w:rPr>
          <w:rFonts w:ascii="微软雅黑" w:eastAsia="微软雅黑" w:hAnsi="微软雅黑"/>
          <w:b/>
          <w:sz w:val="21"/>
          <w:szCs w:val="21"/>
        </w:rPr>
        <w:t>2</w:t>
      </w:r>
      <w:r w:rsidRPr="00CD4A3A">
        <w:rPr>
          <w:rFonts w:ascii="微软雅黑" w:eastAsia="微软雅黑" w:hAnsi="微软雅黑" w:hint="eastAsia"/>
          <w:b/>
          <w:sz w:val="21"/>
          <w:szCs w:val="21"/>
        </w:rPr>
        <w:t>U</w:t>
      </w:r>
      <w:r w:rsidRPr="00CD4A3A">
        <w:rPr>
          <w:rFonts w:ascii="微软雅黑" w:eastAsia="微软雅黑" w:hAnsi="微软雅黑"/>
          <w:b/>
          <w:sz w:val="21"/>
          <w:szCs w:val="21"/>
        </w:rPr>
        <w:t>0</w:t>
      </w:r>
      <w:r w:rsidR="0057690A">
        <w:rPr>
          <w:rFonts w:ascii="微软雅黑" w:eastAsia="微软雅黑" w:hAnsi="微软雅黑"/>
          <w:b/>
          <w:sz w:val="21"/>
          <w:szCs w:val="21"/>
        </w:rPr>
        <w:t>3</w:t>
      </w:r>
      <w:r>
        <w:rPr>
          <w:rFonts w:ascii="微软雅黑" w:eastAsia="微软雅黑" w:hAnsi="微软雅黑" w:hint="eastAsia"/>
          <w:b/>
          <w:sz w:val="21"/>
          <w:szCs w:val="21"/>
        </w:rPr>
        <w:t xml:space="preserve"> </w:t>
      </w:r>
      <w:r w:rsidR="00895606">
        <w:rPr>
          <w:rFonts w:ascii="微软雅黑" w:eastAsia="微软雅黑" w:hAnsi="微软雅黑" w:hint="eastAsia"/>
          <w:b/>
          <w:sz w:val="21"/>
          <w:szCs w:val="21"/>
        </w:rPr>
        <w:t>离职面谈的三个原则</w:t>
      </w:r>
      <w:r w:rsidR="00717772">
        <w:rPr>
          <w:rStyle w:val="aff"/>
          <w:rFonts w:ascii="微软雅黑" w:eastAsia="微软雅黑" w:hAnsi="微软雅黑"/>
          <w:sz w:val="21"/>
          <w:szCs w:val="21"/>
        </w:rPr>
        <w:footnoteReference w:id="8"/>
      </w:r>
    </w:p>
    <w:p w14:paraId="0F52327E" w14:textId="77777777" w:rsidR="00895606" w:rsidRDefault="00895606" w:rsidP="00895606">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在上面的案例中，面谈主持人虽然对离职面谈进行了准备，却在面谈过程中再次激怒了将要离职的员工，导致面谈不欢而散。</w:t>
      </w:r>
    </w:p>
    <w:p w14:paraId="5F67B5BB" w14:textId="77777777" w:rsidR="00895606" w:rsidRDefault="00851675" w:rsidP="00451713">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lastRenderedPageBreak/>
        <w:t>无论开展离职面谈的时机和目的是什么，想要</w:t>
      </w:r>
      <w:r w:rsidR="00895606">
        <w:rPr>
          <w:rFonts w:ascii="微软雅黑" w:eastAsia="微软雅黑" w:hAnsi="微软雅黑" w:hint="eastAsia"/>
          <w:sz w:val="21"/>
          <w:szCs w:val="21"/>
        </w:rPr>
        <w:t>开展一场成功的离职面谈，</w:t>
      </w:r>
      <w:r>
        <w:rPr>
          <w:rFonts w:ascii="微软雅黑" w:eastAsia="微软雅黑" w:hAnsi="微软雅黑" w:hint="eastAsia"/>
          <w:sz w:val="21"/>
          <w:szCs w:val="21"/>
        </w:rPr>
        <w:t>面谈人都</w:t>
      </w:r>
      <w:r w:rsidR="00895606">
        <w:rPr>
          <w:rFonts w:ascii="微软雅黑" w:eastAsia="微软雅黑" w:hAnsi="微软雅黑" w:hint="eastAsia"/>
          <w:sz w:val="21"/>
          <w:szCs w:val="21"/>
        </w:rPr>
        <w:t>需要在面谈前进行充分地准备，</w:t>
      </w:r>
      <w:r>
        <w:rPr>
          <w:rFonts w:ascii="微软雅黑" w:eastAsia="微软雅黑" w:hAnsi="微软雅黑" w:hint="eastAsia"/>
          <w:sz w:val="21"/>
          <w:szCs w:val="21"/>
        </w:rPr>
        <w:t>并</w:t>
      </w:r>
      <w:r w:rsidR="00895606">
        <w:rPr>
          <w:rFonts w:ascii="微软雅黑" w:eastAsia="微软雅黑" w:hAnsi="微软雅黑" w:hint="eastAsia"/>
          <w:sz w:val="21"/>
          <w:szCs w:val="21"/>
        </w:rPr>
        <w:t>在离职面谈中遵守真诚、开放、</w:t>
      </w:r>
      <w:r w:rsidR="000E7FDE">
        <w:rPr>
          <w:rFonts w:ascii="微软雅黑" w:eastAsia="微软雅黑" w:hAnsi="微软雅黑" w:hint="eastAsia"/>
          <w:sz w:val="21"/>
          <w:szCs w:val="21"/>
        </w:rPr>
        <w:t>倾听</w:t>
      </w:r>
      <w:r w:rsidR="00895606">
        <w:rPr>
          <w:rFonts w:ascii="微软雅黑" w:eastAsia="微软雅黑" w:hAnsi="微软雅黑" w:hint="eastAsia"/>
          <w:sz w:val="21"/>
          <w:szCs w:val="21"/>
        </w:rPr>
        <w:t>这三个原则。</w:t>
      </w:r>
    </w:p>
    <w:p w14:paraId="28B3BC59" w14:textId="77777777" w:rsidR="001E6A2D" w:rsidRPr="007A64BD" w:rsidRDefault="001E6A2D" w:rsidP="001E6A2D">
      <w:pPr>
        <w:pStyle w:val="3"/>
        <w:spacing w:line="360" w:lineRule="exact"/>
        <w:rPr>
          <w:rFonts w:ascii="微软雅黑" w:eastAsia="微软雅黑" w:hAnsi="微软雅黑"/>
          <w:b/>
          <w:sz w:val="21"/>
          <w:szCs w:val="21"/>
        </w:rPr>
      </w:pPr>
      <w:r w:rsidRPr="00CD4A3A">
        <w:rPr>
          <w:rFonts w:ascii="微软雅黑" w:eastAsia="微软雅黑" w:hAnsi="微软雅黑" w:hint="eastAsia"/>
          <w:b/>
          <w:sz w:val="21"/>
          <w:szCs w:val="21"/>
        </w:rPr>
        <w:t>0</w:t>
      </w:r>
      <w:r w:rsidRPr="00CD4A3A">
        <w:rPr>
          <w:rFonts w:ascii="微软雅黑" w:eastAsia="微软雅黑" w:hAnsi="微软雅黑"/>
          <w:b/>
          <w:sz w:val="21"/>
          <w:szCs w:val="21"/>
        </w:rPr>
        <w:t>2</w:t>
      </w:r>
      <w:r w:rsidRPr="00CD4A3A">
        <w:rPr>
          <w:rFonts w:ascii="微软雅黑" w:eastAsia="微软雅黑" w:hAnsi="微软雅黑" w:hint="eastAsia"/>
          <w:b/>
          <w:sz w:val="21"/>
          <w:szCs w:val="21"/>
        </w:rPr>
        <w:t>U</w:t>
      </w:r>
      <w:r w:rsidRPr="00CD4A3A">
        <w:rPr>
          <w:rFonts w:ascii="微软雅黑" w:eastAsia="微软雅黑" w:hAnsi="微软雅黑"/>
          <w:b/>
          <w:sz w:val="21"/>
          <w:szCs w:val="21"/>
        </w:rPr>
        <w:t>0</w:t>
      </w:r>
      <w:r w:rsidR="0057690A">
        <w:rPr>
          <w:rFonts w:ascii="微软雅黑" w:eastAsia="微软雅黑" w:hAnsi="微软雅黑"/>
          <w:b/>
          <w:sz w:val="21"/>
          <w:szCs w:val="21"/>
        </w:rPr>
        <w:t>4</w:t>
      </w:r>
      <w:r>
        <w:rPr>
          <w:rFonts w:ascii="微软雅黑" w:eastAsia="微软雅黑" w:hAnsi="微软雅黑" w:hint="eastAsia"/>
          <w:b/>
          <w:sz w:val="21"/>
          <w:szCs w:val="21"/>
        </w:rPr>
        <w:t xml:space="preserve"> 原则</w:t>
      </w:r>
      <w:proofErr w:type="gramStart"/>
      <w:r>
        <w:rPr>
          <w:rFonts w:ascii="微软雅黑" w:eastAsia="微软雅黑" w:hAnsi="微软雅黑" w:hint="eastAsia"/>
          <w:b/>
          <w:sz w:val="21"/>
          <w:szCs w:val="21"/>
        </w:rPr>
        <w:t>一</w:t>
      </w:r>
      <w:proofErr w:type="gramEnd"/>
      <w:r>
        <w:rPr>
          <w:rFonts w:ascii="微软雅黑" w:eastAsia="微软雅黑" w:hAnsi="微软雅黑" w:hint="eastAsia"/>
          <w:b/>
          <w:sz w:val="21"/>
          <w:szCs w:val="21"/>
        </w:rPr>
        <w:t>：</w:t>
      </w:r>
      <w:r w:rsidR="007A64BD">
        <w:rPr>
          <w:rFonts w:ascii="微软雅黑" w:eastAsia="微软雅黑" w:hAnsi="微软雅黑" w:hint="eastAsia"/>
          <w:b/>
          <w:sz w:val="21"/>
          <w:szCs w:val="21"/>
        </w:rPr>
        <w:t>真诚性原则</w:t>
      </w:r>
    </w:p>
    <w:p w14:paraId="124D6E03" w14:textId="77777777" w:rsidR="00895606" w:rsidRDefault="00FE7F9C" w:rsidP="00451713">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在离职面谈过程中，需要遵守的第一个原则是真诚性原则。</w:t>
      </w:r>
    </w:p>
    <w:p w14:paraId="3F822E19" w14:textId="77777777" w:rsidR="00526402" w:rsidRDefault="00DB6009" w:rsidP="00526402">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由于面谈主持人</w:t>
      </w:r>
      <w:r w:rsidR="00526402">
        <w:rPr>
          <w:rFonts w:ascii="微软雅黑" w:eastAsia="微软雅黑" w:hAnsi="微软雅黑" w:hint="eastAsia"/>
          <w:sz w:val="21"/>
          <w:szCs w:val="21"/>
        </w:rPr>
        <w:t>代表着公司，离职员工对面谈人可能带有一定敌对情绪。如果离职员工认为你在例行公事，挑刺，或是站在他的对立面，你都无法得到有意义的反馈。因此，面试人需要在第一时间让员工感受到你的真诚，强调企业对他的尊重和关怀。</w:t>
      </w:r>
    </w:p>
    <w:p w14:paraId="002F5A17" w14:textId="77777777" w:rsidR="00680929" w:rsidRDefault="00680929" w:rsidP="00680929">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面谈主持人</w:t>
      </w:r>
      <w:r w:rsidRPr="00CD4A3A">
        <w:rPr>
          <w:rFonts w:ascii="微软雅黑" w:eastAsia="微软雅黑" w:hAnsi="微软雅黑"/>
          <w:sz w:val="21"/>
          <w:szCs w:val="21"/>
        </w:rPr>
        <w:t>不要</w:t>
      </w:r>
      <w:r>
        <w:rPr>
          <w:rFonts w:ascii="微软雅黑" w:eastAsia="微软雅黑" w:hAnsi="微软雅黑" w:hint="eastAsia"/>
          <w:sz w:val="21"/>
          <w:szCs w:val="21"/>
        </w:rPr>
        <w:t>将事先准备好的相关</w:t>
      </w:r>
      <w:r w:rsidRPr="00CD4A3A">
        <w:rPr>
          <w:rFonts w:ascii="微软雅黑" w:eastAsia="微软雅黑" w:hAnsi="微软雅黑"/>
          <w:sz w:val="21"/>
          <w:szCs w:val="21"/>
        </w:rPr>
        <w:t>资料</w:t>
      </w:r>
      <w:r>
        <w:rPr>
          <w:rFonts w:ascii="微软雅黑" w:eastAsia="微软雅黑" w:hAnsi="微软雅黑" w:hint="eastAsia"/>
          <w:sz w:val="21"/>
          <w:szCs w:val="21"/>
        </w:rPr>
        <w:t>铺放在桌面上</w:t>
      </w:r>
      <w:r w:rsidRPr="00CD4A3A">
        <w:rPr>
          <w:rFonts w:ascii="微软雅黑" w:eastAsia="微软雅黑" w:hAnsi="微软雅黑"/>
          <w:sz w:val="21"/>
          <w:szCs w:val="21"/>
        </w:rPr>
        <w:t>，更不要当场做面谈记录，</w:t>
      </w:r>
      <w:r w:rsidR="00BC52FD">
        <w:rPr>
          <w:rFonts w:ascii="微软雅黑" w:eastAsia="微软雅黑" w:hAnsi="微软雅黑" w:hint="eastAsia"/>
          <w:sz w:val="21"/>
          <w:szCs w:val="21"/>
        </w:rPr>
        <w:t>这些行为会给离职员工紧张感和压迫感。</w:t>
      </w:r>
    </w:p>
    <w:p w14:paraId="339FD223" w14:textId="77777777" w:rsidR="00DB6009" w:rsidRDefault="00713003" w:rsidP="004139DF">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在面谈过程中，面谈人首先</w:t>
      </w:r>
      <w:r w:rsidRPr="00A50C24">
        <w:rPr>
          <w:rFonts w:ascii="微软雅黑" w:eastAsia="微软雅黑" w:hAnsi="微软雅黑"/>
          <w:sz w:val="21"/>
          <w:szCs w:val="21"/>
        </w:rPr>
        <w:t>要告之</w:t>
      </w:r>
      <w:r w:rsidR="00732CC1">
        <w:rPr>
          <w:rFonts w:ascii="微软雅黑" w:eastAsia="微软雅黑" w:hAnsi="微软雅黑" w:hint="eastAsia"/>
          <w:sz w:val="21"/>
          <w:szCs w:val="21"/>
        </w:rPr>
        <w:t>离职面谈</w:t>
      </w:r>
      <w:r w:rsidRPr="00A50C24">
        <w:rPr>
          <w:rFonts w:ascii="微软雅黑" w:eastAsia="微软雅黑" w:hAnsi="微软雅黑"/>
          <w:sz w:val="21"/>
          <w:szCs w:val="21"/>
        </w:rPr>
        <w:t>的目的和保密性；其次，要分析对方</w:t>
      </w:r>
      <w:r w:rsidR="00396808">
        <w:rPr>
          <w:rFonts w:ascii="微软雅黑" w:eastAsia="微软雅黑" w:hAnsi="微软雅黑" w:hint="eastAsia"/>
          <w:sz w:val="21"/>
          <w:szCs w:val="21"/>
        </w:rPr>
        <w:t>是否有抵触情绪以及情绪</w:t>
      </w:r>
      <w:r w:rsidRPr="00A50C24">
        <w:rPr>
          <w:rFonts w:ascii="微软雅黑" w:eastAsia="微软雅黑" w:hAnsi="微软雅黑"/>
          <w:sz w:val="21"/>
          <w:szCs w:val="21"/>
        </w:rPr>
        <w:t>的源头</w:t>
      </w:r>
      <w:r w:rsidR="00396808">
        <w:rPr>
          <w:rFonts w:ascii="微软雅黑" w:eastAsia="微软雅黑" w:hAnsi="微软雅黑" w:hint="eastAsia"/>
          <w:sz w:val="21"/>
          <w:szCs w:val="21"/>
        </w:rPr>
        <w:t>；最后，面谈人可以</w:t>
      </w:r>
      <w:r w:rsidR="007812C8">
        <w:rPr>
          <w:rFonts w:ascii="微软雅黑" w:eastAsia="微软雅黑" w:hAnsi="微软雅黑" w:hint="eastAsia"/>
          <w:sz w:val="21"/>
          <w:szCs w:val="21"/>
        </w:rPr>
        <w:t>从</w:t>
      </w:r>
      <w:r w:rsidR="00DB6009" w:rsidRPr="00A50C24">
        <w:rPr>
          <w:rFonts w:ascii="微软雅黑" w:eastAsia="微软雅黑" w:hAnsi="微软雅黑"/>
          <w:sz w:val="21"/>
          <w:szCs w:val="21"/>
        </w:rPr>
        <w:t>第三方的角度</w:t>
      </w:r>
      <w:r>
        <w:rPr>
          <w:rFonts w:ascii="微软雅黑" w:eastAsia="微软雅黑" w:hAnsi="微软雅黑" w:hint="eastAsia"/>
          <w:sz w:val="21"/>
          <w:szCs w:val="21"/>
        </w:rPr>
        <w:t>进行提问与回应</w:t>
      </w:r>
      <w:r w:rsidR="00DB6009" w:rsidRPr="00A50C24">
        <w:rPr>
          <w:rFonts w:ascii="微软雅黑" w:eastAsia="微软雅黑" w:hAnsi="微软雅黑"/>
          <w:sz w:val="21"/>
          <w:szCs w:val="21"/>
        </w:rPr>
        <w:t>，</w:t>
      </w:r>
      <w:r w:rsidR="004F7F71">
        <w:rPr>
          <w:rFonts w:ascii="微软雅黑" w:eastAsia="微软雅黑" w:hAnsi="微软雅黑" w:hint="eastAsia"/>
          <w:sz w:val="21"/>
          <w:szCs w:val="21"/>
        </w:rPr>
        <w:t>避免显示自己的权威，</w:t>
      </w:r>
      <w:r w:rsidR="00DB6009" w:rsidRPr="00A50C24">
        <w:rPr>
          <w:rFonts w:ascii="微软雅黑" w:eastAsia="微软雅黑" w:hAnsi="微软雅黑"/>
          <w:sz w:val="21"/>
          <w:szCs w:val="21"/>
        </w:rPr>
        <w:t>不站</w:t>
      </w:r>
      <w:r w:rsidR="004F7F71">
        <w:rPr>
          <w:rFonts w:ascii="微软雅黑" w:eastAsia="微软雅黑" w:hAnsi="微软雅黑" w:hint="eastAsia"/>
          <w:sz w:val="21"/>
          <w:szCs w:val="21"/>
        </w:rPr>
        <w:t>与离职员工对立</w:t>
      </w:r>
      <w:r w:rsidR="00DB6009" w:rsidRPr="00A50C24">
        <w:rPr>
          <w:rFonts w:ascii="微软雅黑" w:eastAsia="微软雅黑" w:hAnsi="微软雅黑"/>
          <w:sz w:val="21"/>
          <w:szCs w:val="21"/>
        </w:rPr>
        <w:t>的角度对其进行批评、指责</w:t>
      </w:r>
      <w:r w:rsidR="00594ED3">
        <w:rPr>
          <w:rFonts w:ascii="微软雅黑" w:eastAsia="微软雅黑" w:hAnsi="微软雅黑" w:hint="eastAsia"/>
          <w:sz w:val="21"/>
          <w:szCs w:val="21"/>
        </w:rPr>
        <w:t>。</w:t>
      </w:r>
    </w:p>
    <w:p w14:paraId="154D61E2" w14:textId="77777777" w:rsidR="00AD4536" w:rsidRDefault="00AD4536" w:rsidP="00AD4536">
      <w:pPr>
        <w:pStyle w:val="3"/>
        <w:spacing w:line="360" w:lineRule="exact"/>
        <w:rPr>
          <w:rFonts w:ascii="微软雅黑" w:eastAsia="微软雅黑" w:hAnsi="微软雅黑"/>
          <w:b/>
          <w:sz w:val="21"/>
          <w:szCs w:val="21"/>
        </w:rPr>
      </w:pPr>
      <w:r w:rsidRPr="00AD4536">
        <w:rPr>
          <w:rFonts w:ascii="微软雅黑" w:eastAsia="微软雅黑" w:hAnsi="微软雅黑" w:hint="eastAsia"/>
          <w:b/>
          <w:sz w:val="21"/>
          <w:szCs w:val="21"/>
        </w:rPr>
        <w:t>0</w:t>
      </w:r>
      <w:r w:rsidRPr="00AD4536">
        <w:rPr>
          <w:rFonts w:ascii="微软雅黑" w:eastAsia="微软雅黑" w:hAnsi="微软雅黑"/>
          <w:b/>
          <w:sz w:val="21"/>
          <w:szCs w:val="21"/>
        </w:rPr>
        <w:t>2</w:t>
      </w:r>
      <w:r w:rsidRPr="00AD4536">
        <w:rPr>
          <w:rFonts w:ascii="微软雅黑" w:eastAsia="微软雅黑" w:hAnsi="微软雅黑" w:hint="eastAsia"/>
          <w:b/>
          <w:sz w:val="21"/>
          <w:szCs w:val="21"/>
        </w:rPr>
        <w:t>U</w:t>
      </w:r>
      <w:r w:rsidRPr="00AD4536">
        <w:rPr>
          <w:rFonts w:ascii="微软雅黑" w:eastAsia="微软雅黑" w:hAnsi="微软雅黑"/>
          <w:b/>
          <w:sz w:val="21"/>
          <w:szCs w:val="21"/>
        </w:rPr>
        <w:t>0</w:t>
      </w:r>
      <w:r w:rsidR="0057690A">
        <w:rPr>
          <w:rFonts w:ascii="微软雅黑" w:eastAsia="微软雅黑" w:hAnsi="微软雅黑"/>
          <w:b/>
          <w:sz w:val="21"/>
          <w:szCs w:val="21"/>
        </w:rPr>
        <w:t>5</w:t>
      </w:r>
      <w:r w:rsidRPr="00AD4536">
        <w:rPr>
          <w:rFonts w:ascii="微软雅黑" w:eastAsia="微软雅黑" w:hAnsi="微软雅黑" w:hint="eastAsia"/>
          <w:b/>
          <w:sz w:val="21"/>
          <w:szCs w:val="21"/>
        </w:rPr>
        <w:t>A</w:t>
      </w:r>
      <w:r w:rsidR="005C2B04">
        <w:rPr>
          <w:rFonts w:ascii="微软雅黑" w:eastAsia="微软雅黑" w:hAnsi="微软雅黑"/>
          <w:b/>
          <w:sz w:val="21"/>
          <w:szCs w:val="21"/>
        </w:rPr>
        <w:t xml:space="preserve"> </w:t>
      </w:r>
      <w:r w:rsidR="005C2B04">
        <w:rPr>
          <w:rFonts w:ascii="微软雅黑" w:eastAsia="微软雅黑" w:hAnsi="微软雅黑" w:hint="eastAsia"/>
          <w:b/>
          <w:sz w:val="21"/>
          <w:szCs w:val="21"/>
        </w:rPr>
        <w:t>小测验：</w:t>
      </w:r>
      <w:r w:rsidR="00C977B8">
        <w:rPr>
          <w:rFonts w:ascii="微软雅黑" w:eastAsia="微软雅黑" w:hAnsi="微软雅黑" w:hint="eastAsia"/>
          <w:b/>
          <w:sz w:val="21"/>
          <w:szCs w:val="21"/>
        </w:rPr>
        <w:t>你会如何传达真诚</w:t>
      </w:r>
    </w:p>
    <w:p w14:paraId="54B0E2CF" w14:textId="77777777" w:rsidR="00AD4536" w:rsidRDefault="00190D2D" w:rsidP="00AD4536">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假设你是上面</w:t>
      </w:r>
      <w:r w:rsidR="003E4B8A">
        <w:rPr>
          <w:rFonts w:ascii="微软雅黑" w:eastAsia="微软雅黑" w:hAnsi="微软雅黑" w:hint="eastAsia"/>
          <w:sz w:val="21"/>
          <w:szCs w:val="21"/>
        </w:rPr>
        <w:t>案例中的面谈主持人王丽，你会</w:t>
      </w:r>
      <w:r w:rsidR="008A4884">
        <w:rPr>
          <w:rFonts w:ascii="微软雅黑" w:eastAsia="微软雅黑" w:hAnsi="微软雅黑" w:hint="eastAsia"/>
          <w:sz w:val="21"/>
          <w:szCs w:val="21"/>
        </w:rPr>
        <w:t>如何</w:t>
      </w:r>
      <w:r w:rsidR="0015215A">
        <w:rPr>
          <w:rFonts w:ascii="微软雅黑" w:eastAsia="微软雅黑" w:hAnsi="微软雅黑" w:hint="eastAsia"/>
          <w:sz w:val="21"/>
          <w:szCs w:val="21"/>
        </w:rPr>
        <w:t>组织语言，向离职员工陈闯表达自己的真诚？</w:t>
      </w:r>
    </w:p>
    <w:tbl>
      <w:tblPr>
        <w:tblStyle w:val="afc"/>
        <w:tblW w:w="0" w:type="auto"/>
        <w:tblLook w:val="04A0" w:firstRow="1" w:lastRow="0" w:firstColumn="1" w:lastColumn="0" w:noHBand="0" w:noVBand="1"/>
      </w:tblPr>
      <w:tblGrid>
        <w:gridCol w:w="8296"/>
      </w:tblGrid>
      <w:tr w:rsidR="0015215A" w14:paraId="61EDA727" w14:textId="77777777" w:rsidTr="0015215A">
        <w:tc>
          <w:tcPr>
            <w:tcW w:w="8296" w:type="dxa"/>
          </w:tcPr>
          <w:p w14:paraId="20F9F286" w14:textId="77777777" w:rsidR="0015215A" w:rsidRDefault="0015215A" w:rsidP="00AD4536">
            <w:pPr>
              <w:spacing w:line="360" w:lineRule="exact"/>
              <w:rPr>
                <w:rFonts w:ascii="微软雅黑" w:eastAsia="微软雅黑" w:hAnsi="微软雅黑"/>
                <w:sz w:val="21"/>
                <w:szCs w:val="21"/>
              </w:rPr>
            </w:pPr>
          </w:p>
          <w:p w14:paraId="2FD9B18F" w14:textId="77777777" w:rsidR="0015215A" w:rsidRDefault="0015215A" w:rsidP="00AD4536">
            <w:pPr>
              <w:spacing w:line="360" w:lineRule="exact"/>
              <w:rPr>
                <w:rFonts w:ascii="微软雅黑" w:eastAsia="微软雅黑" w:hAnsi="微软雅黑"/>
                <w:sz w:val="21"/>
                <w:szCs w:val="21"/>
              </w:rPr>
            </w:pPr>
          </w:p>
          <w:p w14:paraId="4D7D7B3D" w14:textId="77777777" w:rsidR="0015215A" w:rsidRDefault="0015215A" w:rsidP="00AD4536">
            <w:pPr>
              <w:spacing w:line="360" w:lineRule="exact"/>
              <w:rPr>
                <w:rFonts w:ascii="微软雅黑" w:eastAsia="微软雅黑" w:hAnsi="微软雅黑"/>
                <w:sz w:val="21"/>
                <w:szCs w:val="21"/>
              </w:rPr>
            </w:pPr>
          </w:p>
        </w:tc>
      </w:tr>
    </w:tbl>
    <w:p w14:paraId="753274C2" w14:textId="77777777" w:rsidR="002E6AD4" w:rsidRPr="002E6AD4" w:rsidRDefault="002E6AD4" w:rsidP="002E6AD4">
      <w:pPr>
        <w:spacing w:before="0" w:after="0" w:line="360" w:lineRule="exact"/>
        <w:rPr>
          <w:rFonts w:ascii="微软雅黑" w:eastAsia="微软雅黑" w:hAnsi="微软雅黑"/>
          <w:sz w:val="21"/>
          <w:szCs w:val="21"/>
        </w:rPr>
      </w:pPr>
      <w:r w:rsidRPr="002E6AD4">
        <w:rPr>
          <w:rFonts w:ascii="微软雅黑" w:eastAsia="微软雅黑" w:hAnsi="微软雅黑"/>
          <w:sz w:val="21"/>
          <w:szCs w:val="21"/>
        </w:rPr>
        <w:t>【反馈】谢谢你的回答。我们建议你先和陈闯承诺此次离职面谈的保密性，并说明面谈想要了解他的离职原因，并了解他对销售工作、部门制度等的看法。接着，对于陈闯的回答，你应当表示理解。即使</w:t>
      </w:r>
      <w:proofErr w:type="gramStart"/>
      <w:r w:rsidRPr="002E6AD4">
        <w:rPr>
          <w:rFonts w:ascii="微软雅黑" w:eastAsia="微软雅黑" w:hAnsi="微软雅黑"/>
          <w:sz w:val="21"/>
          <w:szCs w:val="21"/>
        </w:rPr>
        <w:t>不</w:t>
      </w:r>
      <w:proofErr w:type="gramEnd"/>
      <w:r w:rsidRPr="002E6AD4">
        <w:rPr>
          <w:rFonts w:ascii="微软雅黑" w:eastAsia="微软雅黑" w:hAnsi="微软雅黑"/>
          <w:sz w:val="21"/>
          <w:szCs w:val="21"/>
        </w:rPr>
        <w:t>认同，也不当场反驳，不要企图纠正他的想法。</w:t>
      </w:r>
    </w:p>
    <w:p w14:paraId="2BB61E67" w14:textId="77777777" w:rsidR="00DB6009" w:rsidRPr="007758DA" w:rsidRDefault="007758DA" w:rsidP="002E6AD4">
      <w:pPr>
        <w:pStyle w:val="3"/>
        <w:spacing w:line="360" w:lineRule="exact"/>
        <w:rPr>
          <w:rFonts w:ascii="微软雅黑" w:eastAsia="微软雅黑" w:hAnsi="微软雅黑"/>
          <w:b/>
          <w:sz w:val="21"/>
          <w:szCs w:val="21"/>
        </w:rPr>
      </w:pPr>
      <w:r w:rsidRPr="007758DA">
        <w:rPr>
          <w:rFonts w:ascii="微软雅黑" w:eastAsia="微软雅黑" w:hAnsi="微软雅黑"/>
          <w:b/>
          <w:sz w:val="21"/>
          <w:szCs w:val="21"/>
        </w:rPr>
        <w:t>02</w:t>
      </w:r>
      <w:r w:rsidRPr="007758DA">
        <w:rPr>
          <w:rFonts w:ascii="微软雅黑" w:eastAsia="微软雅黑" w:hAnsi="微软雅黑" w:hint="eastAsia"/>
          <w:b/>
          <w:sz w:val="21"/>
          <w:szCs w:val="21"/>
        </w:rPr>
        <w:t>U</w:t>
      </w:r>
      <w:r w:rsidRPr="007758DA">
        <w:rPr>
          <w:rFonts w:ascii="微软雅黑" w:eastAsia="微软雅黑" w:hAnsi="微软雅黑"/>
          <w:b/>
          <w:sz w:val="21"/>
          <w:szCs w:val="21"/>
        </w:rPr>
        <w:t>0</w:t>
      </w:r>
      <w:r w:rsidR="0057690A">
        <w:rPr>
          <w:rFonts w:ascii="微软雅黑" w:eastAsia="微软雅黑" w:hAnsi="微软雅黑"/>
          <w:b/>
          <w:sz w:val="21"/>
          <w:szCs w:val="21"/>
        </w:rPr>
        <w:t>6</w:t>
      </w:r>
      <w:r w:rsidRPr="007758DA">
        <w:rPr>
          <w:rFonts w:ascii="微软雅黑" w:eastAsia="微软雅黑" w:hAnsi="微软雅黑"/>
          <w:b/>
          <w:sz w:val="21"/>
          <w:szCs w:val="21"/>
        </w:rPr>
        <w:t xml:space="preserve"> </w:t>
      </w:r>
      <w:r>
        <w:rPr>
          <w:rFonts w:ascii="微软雅黑" w:eastAsia="微软雅黑" w:hAnsi="微软雅黑" w:hint="eastAsia"/>
          <w:b/>
          <w:sz w:val="21"/>
          <w:szCs w:val="21"/>
        </w:rPr>
        <w:t>原则二：</w:t>
      </w:r>
      <w:r w:rsidR="007B7C4E">
        <w:rPr>
          <w:rFonts w:ascii="微软雅黑" w:eastAsia="微软雅黑" w:hAnsi="微软雅黑" w:hint="eastAsia"/>
          <w:b/>
          <w:sz w:val="21"/>
          <w:szCs w:val="21"/>
        </w:rPr>
        <w:t>开放性原则</w:t>
      </w:r>
    </w:p>
    <w:p w14:paraId="04B92CDD" w14:textId="77777777" w:rsidR="005E258A" w:rsidRDefault="006D5353" w:rsidP="00451713">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在离职面谈中，我们经常会遇到离职员工惜字如金、保持沉默的情况</w:t>
      </w:r>
      <w:r w:rsidR="008375E3">
        <w:rPr>
          <w:rFonts w:ascii="微软雅黑" w:eastAsia="微软雅黑" w:hAnsi="微软雅黑" w:hint="eastAsia"/>
          <w:sz w:val="21"/>
          <w:szCs w:val="21"/>
        </w:rPr>
        <w:t>。</w:t>
      </w:r>
      <w:r w:rsidR="005E258A">
        <w:rPr>
          <w:rFonts w:ascii="微软雅黑" w:eastAsia="微软雅黑" w:hAnsi="微软雅黑" w:hint="eastAsia"/>
          <w:sz w:val="21"/>
          <w:szCs w:val="21"/>
        </w:rPr>
        <w:t>想要破解局面，面谈人需要</w:t>
      </w:r>
      <w:r w:rsidR="005E258A" w:rsidRPr="00CD4A3A">
        <w:rPr>
          <w:rFonts w:ascii="微软雅黑" w:eastAsia="微软雅黑" w:hAnsi="微软雅黑"/>
          <w:sz w:val="21"/>
          <w:szCs w:val="21"/>
        </w:rPr>
        <w:t>善于诱导，旁敲侧击。</w:t>
      </w:r>
      <w:r w:rsidR="005E258A">
        <w:rPr>
          <w:rFonts w:ascii="微软雅黑" w:eastAsia="微软雅黑" w:hAnsi="微软雅黑" w:hint="eastAsia"/>
          <w:sz w:val="21"/>
          <w:szCs w:val="21"/>
        </w:rPr>
        <w:t>在面谈过程中，面谈人需要注意保证面谈的开放性，即遵循开放性原则。</w:t>
      </w:r>
    </w:p>
    <w:p w14:paraId="4EFACCC9" w14:textId="77777777" w:rsidR="00D26979" w:rsidRDefault="00A028B3" w:rsidP="00451713">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面谈人应当</w:t>
      </w:r>
      <w:r w:rsidR="005E258A">
        <w:rPr>
          <w:rFonts w:ascii="微软雅黑" w:eastAsia="微软雅黑" w:hAnsi="微软雅黑" w:hint="eastAsia"/>
          <w:sz w:val="21"/>
          <w:szCs w:val="21"/>
        </w:rPr>
        <w:t>多</w:t>
      </w:r>
      <w:r>
        <w:rPr>
          <w:rFonts w:ascii="微软雅黑" w:eastAsia="微软雅黑" w:hAnsi="微软雅黑" w:hint="eastAsia"/>
          <w:sz w:val="21"/>
          <w:szCs w:val="21"/>
        </w:rPr>
        <w:t>提开放问题</w:t>
      </w:r>
      <w:r w:rsidR="00B24930">
        <w:rPr>
          <w:rFonts w:ascii="微软雅黑" w:eastAsia="微软雅黑" w:hAnsi="微软雅黑" w:hint="eastAsia"/>
          <w:sz w:val="21"/>
          <w:szCs w:val="21"/>
        </w:rPr>
        <w:t>。例如，你可以提问“</w:t>
      </w:r>
      <w:r w:rsidR="00F20D7C">
        <w:rPr>
          <w:rFonts w:ascii="微软雅黑" w:eastAsia="微软雅黑" w:hAnsi="微软雅黑" w:hint="eastAsia"/>
          <w:sz w:val="21"/>
          <w:szCs w:val="21"/>
        </w:rPr>
        <w:t>你觉得</w:t>
      </w:r>
      <w:r w:rsidR="00452082">
        <w:rPr>
          <w:rFonts w:ascii="微软雅黑" w:eastAsia="微软雅黑" w:hAnsi="微软雅黑" w:hint="eastAsia"/>
          <w:sz w:val="21"/>
          <w:szCs w:val="21"/>
        </w:rPr>
        <w:t>公司</w:t>
      </w:r>
      <w:r w:rsidR="00F20D7C">
        <w:rPr>
          <w:rFonts w:ascii="微软雅黑" w:eastAsia="微软雅黑" w:hAnsi="微软雅黑" w:hint="eastAsia"/>
          <w:sz w:val="21"/>
          <w:szCs w:val="21"/>
        </w:rPr>
        <w:t>有哪些可以改进的制度</w:t>
      </w:r>
      <w:r w:rsidR="00B24930">
        <w:rPr>
          <w:rFonts w:ascii="微软雅黑" w:eastAsia="微软雅黑" w:hAnsi="微软雅黑" w:hint="eastAsia"/>
          <w:sz w:val="21"/>
          <w:szCs w:val="21"/>
        </w:rPr>
        <w:t>？”，而不是直接提问“你认为</w:t>
      </w:r>
      <w:r w:rsidR="00452082">
        <w:rPr>
          <w:rFonts w:ascii="微软雅黑" w:eastAsia="微软雅黑" w:hAnsi="微软雅黑" w:hint="eastAsia"/>
          <w:sz w:val="21"/>
          <w:szCs w:val="21"/>
        </w:rPr>
        <w:t>公司</w:t>
      </w:r>
      <w:r w:rsidR="00B24930">
        <w:rPr>
          <w:rFonts w:ascii="微软雅黑" w:eastAsia="微软雅黑" w:hAnsi="微软雅黑" w:hint="eastAsia"/>
          <w:sz w:val="21"/>
          <w:szCs w:val="21"/>
        </w:rPr>
        <w:t>有</w:t>
      </w:r>
      <w:r w:rsidR="00452082">
        <w:rPr>
          <w:rFonts w:ascii="微软雅黑" w:eastAsia="微软雅黑" w:hAnsi="微软雅黑" w:hint="eastAsia"/>
          <w:sz w:val="21"/>
          <w:szCs w:val="21"/>
        </w:rPr>
        <w:t>没有</w:t>
      </w:r>
      <w:r w:rsidR="00F20D7C">
        <w:rPr>
          <w:rFonts w:ascii="微软雅黑" w:eastAsia="微软雅黑" w:hAnsi="微软雅黑" w:hint="eastAsia"/>
          <w:sz w:val="21"/>
          <w:szCs w:val="21"/>
        </w:rPr>
        <w:t>做的不好</w:t>
      </w:r>
      <w:r w:rsidR="00B24930">
        <w:rPr>
          <w:rFonts w:ascii="微软雅黑" w:eastAsia="微软雅黑" w:hAnsi="微软雅黑" w:hint="eastAsia"/>
          <w:sz w:val="21"/>
          <w:szCs w:val="21"/>
        </w:rPr>
        <w:t>的地方吗？”。</w:t>
      </w:r>
      <w:r w:rsidR="006D5353">
        <w:rPr>
          <w:rFonts w:ascii="微软雅黑" w:eastAsia="微软雅黑" w:hAnsi="微软雅黑" w:hint="eastAsia"/>
          <w:sz w:val="21"/>
          <w:szCs w:val="21"/>
        </w:rPr>
        <w:t>相比而言，第一种</w:t>
      </w:r>
      <w:r w:rsidR="00B24930">
        <w:rPr>
          <w:rFonts w:ascii="微软雅黑" w:eastAsia="微软雅黑" w:hAnsi="微软雅黑" w:hint="eastAsia"/>
          <w:sz w:val="21"/>
          <w:szCs w:val="21"/>
        </w:rPr>
        <w:t>提问方式</w:t>
      </w:r>
      <w:r w:rsidR="006D5353">
        <w:rPr>
          <w:rFonts w:ascii="微软雅黑" w:eastAsia="微软雅黑" w:hAnsi="微软雅黑" w:hint="eastAsia"/>
          <w:sz w:val="21"/>
          <w:szCs w:val="21"/>
        </w:rPr>
        <w:t>更</w:t>
      </w:r>
      <w:r w:rsidR="00F20D7C">
        <w:rPr>
          <w:rFonts w:ascii="微软雅黑" w:eastAsia="微软雅黑" w:hAnsi="微软雅黑" w:hint="eastAsia"/>
          <w:sz w:val="21"/>
          <w:szCs w:val="21"/>
        </w:rPr>
        <w:t>为开放，这样的问题能</w:t>
      </w:r>
      <w:r w:rsidR="00D26979">
        <w:rPr>
          <w:rFonts w:ascii="微软雅黑" w:eastAsia="微软雅黑" w:hAnsi="微软雅黑" w:hint="eastAsia"/>
          <w:sz w:val="21"/>
          <w:szCs w:val="21"/>
        </w:rPr>
        <w:t>在一定程度上避免员工回答“是”或“否”后继续陷入沉默的尴尬局面。</w:t>
      </w:r>
    </w:p>
    <w:p w14:paraId="068F2532" w14:textId="77777777" w:rsidR="00D26979" w:rsidRPr="00D26979" w:rsidRDefault="00D26979" w:rsidP="00451713">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另外，</w:t>
      </w:r>
      <w:r w:rsidR="005E2C04">
        <w:rPr>
          <w:rFonts w:ascii="微软雅黑" w:eastAsia="微软雅黑" w:hAnsi="微软雅黑" w:hint="eastAsia"/>
          <w:sz w:val="21"/>
          <w:szCs w:val="21"/>
        </w:rPr>
        <w:t>有一些</w:t>
      </w:r>
      <w:r>
        <w:rPr>
          <w:rFonts w:ascii="微软雅黑" w:eastAsia="微软雅黑" w:hAnsi="微软雅黑" w:hint="eastAsia"/>
          <w:sz w:val="21"/>
          <w:szCs w:val="21"/>
        </w:rPr>
        <w:t>员工会</w:t>
      </w:r>
      <w:r w:rsidR="005E2C04">
        <w:rPr>
          <w:rFonts w:ascii="微软雅黑" w:eastAsia="微软雅黑" w:hAnsi="微软雅黑" w:hint="eastAsia"/>
          <w:sz w:val="21"/>
          <w:szCs w:val="21"/>
        </w:rPr>
        <w:t>认为</w:t>
      </w:r>
      <w:r>
        <w:rPr>
          <w:rFonts w:ascii="微软雅黑" w:eastAsia="微软雅黑" w:hAnsi="微软雅黑" w:hint="eastAsia"/>
          <w:sz w:val="21"/>
          <w:szCs w:val="21"/>
        </w:rPr>
        <w:t>自己的回答</w:t>
      </w:r>
      <w:r w:rsidR="005E2C04">
        <w:rPr>
          <w:rFonts w:ascii="微软雅黑" w:eastAsia="微软雅黑" w:hAnsi="微软雅黑" w:hint="eastAsia"/>
          <w:sz w:val="21"/>
          <w:szCs w:val="21"/>
        </w:rPr>
        <w:t>可能产生不好的影响</w:t>
      </w:r>
      <w:r>
        <w:rPr>
          <w:rFonts w:ascii="微软雅黑" w:eastAsia="微软雅黑" w:hAnsi="微软雅黑" w:hint="eastAsia"/>
          <w:sz w:val="21"/>
          <w:szCs w:val="21"/>
        </w:rPr>
        <w:t>，而</w:t>
      </w:r>
      <w:r w:rsidR="005E2C04">
        <w:rPr>
          <w:rFonts w:ascii="微软雅黑" w:eastAsia="微软雅黑" w:hAnsi="微软雅黑" w:hint="eastAsia"/>
          <w:sz w:val="21"/>
          <w:szCs w:val="21"/>
        </w:rPr>
        <w:t>拒绝</w:t>
      </w:r>
      <w:r>
        <w:rPr>
          <w:rFonts w:ascii="微软雅黑" w:eastAsia="微软雅黑" w:hAnsi="微软雅黑" w:hint="eastAsia"/>
          <w:sz w:val="21"/>
          <w:szCs w:val="21"/>
        </w:rPr>
        <w:t>做出回答。</w:t>
      </w:r>
      <w:r w:rsidR="008C0B49">
        <w:rPr>
          <w:rFonts w:ascii="微软雅黑" w:eastAsia="微软雅黑" w:hAnsi="微软雅黑" w:hint="eastAsia"/>
          <w:sz w:val="21"/>
          <w:szCs w:val="21"/>
        </w:rPr>
        <w:t>面谈人可以结合员工的性格分析</w:t>
      </w:r>
      <w:r w:rsidR="005E2C04">
        <w:rPr>
          <w:rFonts w:ascii="微软雅黑" w:eastAsia="微软雅黑" w:hAnsi="微软雅黑" w:hint="eastAsia"/>
          <w:sz w:val="21"/>
          <w:szCs w:val="21"/>
        </w:rPr>
        <w:t>，</w:t>
      </w:r>
      <w:r w:rsidR="008C0B49">
        <w:rPr>
          <w:rFonts w:ascii="微软雅黑" w:eastAsia="微软雅黑" w:hAnsi="微软雅黑" w:hint="eastAsia"/>
          <w:sz w:val="21"/>
          <w:szCs w:val="21"/>
        </w:rPr>
        <w:t>该离职员工是否可能有这种心理。如果有，</w:t>
      </w:r>
      <w:r w:rsidR="00316F7C">
        <w:rPr>
          <w:rFonts w:ascii="微软雅黑" w:eastAsia="微软雅黑" w:hAnsi="微软雅黑" w:hint="eastAsia"/>
          <w:sz w:val="21"/>
          <w:szCs w:val="21"/>
        </w:rPr>
        <w:t>面谈人可以更加婉转地提出问题。</w:t>
      </w:r>
      <w:r w:rsidR="008C0B49">
        <w:rPr>
          <w:rFonts w:ascii="微软雅黑" w:eastAsia="微软雅黑" w:hAnsi="微软雅黑" w:hint="eastAsia"/>
          <w:sz w:val="21"/>
          <w:szCs w:val="21"/>
        </w:rPr>
        <w:t>例如上面的问题“你觉得公司有哪些可以改进的制度？”，面谈人可以这么问：“在找新工作时，你会关注哪些方面的制度？”</w:t>
      </w:r>
    </w:p>
    <w:p w14:paraId="3C92B167" w14:textId="77777777" w:rsidR="0038486A" w:rsidRPr="009021C6" w:rsidRDefault="00C977B8" w:rsidP="003430A8">
      <w:pPr>
        <w:pStyle w:val="3"/>
        <w:spacing w:line="360" w:lineRule="exact"/>
        <w:rPr>
          <w:rFonts w:ascii="微软雅黑" w:eastAsia="微软雅黑" w:hAnsi="微软雅黑"/>
          <w:b/>
          <w:sz w:val="21"/>
          <w:szCs w:val="21"/>
        </w:rPr>
      </w:pPr>
      <w:r w:rsidRPr="009021C6">
        <w:rPr>
          <w:rFonts w:ascii="微软雅黑" w:eastAsia="微软雅黑" w:hAnsi="微软雅黑" w:hint="eastAsia"/>
          <w:b/>
          <w:sz w:val="21"/>
          <w:szCs w:val="21"/>
        </w:rPr>
        <w:t>0</w:t>
      </w:r>
      <w:r w:rsidRPr="009021C6">
        <w:rPr>
          <w:rFonts w:ascii="微软雅黑" w:eastAsia="微软雅黑" w:hAnsi="微软雅黑"/>
          <w:b/>
          <w:sz w:val="21"/>
          <w:szCs w:val="21"/>
        </w:rPr>
        <w:t>2</w:t>
      </w:r>
      <w:r w:rsidRPr="009021C6">
        <w:rPr>
          <w:rFonts w:ascii="微软雅黑" w:eastAsia="微软雅黑" w:hAnsi="微软雅黑" w:hint="eastAsia"/>
          <w:b/>
          <w:sz w:val="21"/>
          <w:szCs w:val="21"/>
        </w:rPr>
        <w:t>U</w:t>
      </w:r>
      <w:r w:rsidRPr="009021C6">
        <w:rPr>
          <w:rFonts w:ascii="微软雅黑" w:eastAsia="微软雅黑" w:hAnsi="微软雅黑"/>
          <w:b/>
          <w:sz w:val="21"/>
          <w:szCs w:val="21"/>
        </w:rPr>
        <w:t>0</w:t>
      </w:r>
      <w:r w:rsidR="00485F0A">
        <w:rPr>
          <w:rFonts w:ascii="微软雅黑" w:eastAsia="微软雅黑" w:hAnsi="微软雅黑"/>
          <w:b/>
          <w:sz w:val="21"/>
          <w:szCs w:val="21"/>
        </w:rPr>
        <w:t>7</w:t>
      </w:r>
      <w:r w:rsidRPr="009021C6">
        <w:rPr>
          <w:rFonts w:ascii="微软雅黑" w:eastAsia="微软雅黑" w:hAnsi="微软雅黑" w:hint="eastAsia"/>
          <w:b/>
          <w:sz w:val="21"/>
          <w:szCs w:val="21"/>
        </w:rPr>
        <w:t>A</w:t>
      </w:r>
      <w:r w:rsidRPr="009021C6">
        <w:rPr>
          <w:rFonts w:ascii="微软雅黑" w:eastAsia="微软雅黑" w:hAnsi="微软雅黑"/>
          <w:b/>
          <w:sz w:val="21"/>
          <w:szCs w:val="21"/>
        </w:rPr>
        <w:t xml:space="preserve"> </w:t>
      </w:r>
      <w:r w:rsidRPr="009021C6">
        <w:rPr>
          <w:rFonts w:ascii="微软雅黑" w:eastAsia="微软雅黑" w:hAnsi="微软雅黑" w:hint="eastAsia"/>
          <w:b/>
          <w:sz w:val="21"/>
          <w:szCs w:val="21"/>
        </w:rPr>
        <w:t>小测验：</w:t>
      </w:r>
      <w:r w:rsidR="006C17D3" w:rsidRPr="009021C6">
        <w:rPr>
          <w:rFonts w:ascii="微软雅黑" w:eastAsia="微软雅黑" w:hAnsi="微软雅黑" w:hint="eastAsia"/>
          <w:b/>
          <w:sz w:val="21"/>
          <w:szCs w:val="21"/>
        </w:rPr>
        <w:t>你会提出什么样的问题</w:t>
      </w:r>
    </w:p>
    <w:p w14:paraId="62AC85C5" w14:textId="77777777" w:rsidR="002E6AD4" w:rsidRPr="009021C6" w:rsidRDefault="002E6AD4" w:rsidP="002E6AD4">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lastRenderedPageBreak/>
        <w:t>回到上面陈闯的离职面谈案例中，面对陈闯的沉默不语，如果你是王丽，你会提出什么样的问题，旁敲侧击，引导陈闯说出心里话呢？</w:t>
      </w:r>
    </w:p>
    <w:p w14:paraId="0F94D01A" w14:textId="77777777" w:rsidR="002E6AD4" w:rsidRPr="009021C6" w:rsidRDefault="002E6AD4" w:rsidP="002E6AD4">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请从下面选项中选出适宜的提问方式：</w:t>
      </w:r>
    </w:p>
    <w:p w14:paraId="5B0040BF" w14:textId="77777777" w:rsidR="002E6AD4" w:rsidRPr="009021C6" w:rsidRDefault="002E6AD4" w:rsidP="002E6AD4">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A.    你是否满意目前的薪资？</w:t>
      </w:r>
    </w:p>
    <w:p w14:paraId="33C0CE48" w14:textId="77777777" w:rsidR="002E6AD4" w:rsidRPr="009021C6" w:rsidRDefault="002E6AD4" w:rsidP="002E6AD4">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B.    你希望公司给你什么样的帮助，以提升业绩？</w:t>
      </w:r>
    </w:p>
    <w:p w14:paraId="06B67368" w14:textId="77777777" w:rsidR="002E6AD4" w:rsidRPr="009021C6" w:rsidRDefault="002E6AD4" w:rsidP="002E6AD4">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 xml:space="preserve">C. </w:t>
      </w:r>
      <w:r w:rsidRPr="009021C6">
        <w:rPr>
          <w:rFonts w:ascii="微软雅黑" w:eastAsia="微软雅黑" w:hAnsi="微软雅黑"/>
          <w:sz w:val="21"/>
          <w:szCs w:val="21"/>
        </w:rPr>
        <w:tab/>
        <w:t xml:space="preserve"> 谈谈你对张总监的看法吧，你认为他是什么样的人？</w:t>
      </w:r>
    </w:p>
    <w:p w14:paraId="207608B1" w14:textId="77777777" w:rsidR="002E6AD4" w:rsidRPr="009021C6" w:rsidRDefault="002E6AD4" w:rsidP="002E6AD4">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【答案】B C</w:t>
      </w:r>
    </w:p>
    <w:p w14:paraId="6B3832B5" w14:textId="77777777" w:rsidR="00EC5DDD" w:rsidRPr="009021C6" w:rsidRDefault="002E6AD4" w:rsidP="00AC35FF">
      <w:pPr>
        <w:spacing w:before="0" w:after="0" w:line="360" w:lineRule="exact"/>
        <w:rPr>
          <w:rFonts w:ascii="微软雅黑" w:eastAsia="微软雅黑" w:hAnsi="微软雅黑"/>
          <w:sz w:val="21"/>
          <w:szCs w:val="21"/>
        </w:rPr>
      </w:pPr>
      <w:r w:rsidRPr="009021C6">
        <w:rPr>
          <w:rFonts w:ascii="微软雅黑" w:eastAsia="微软雅黑" w:hAnsi="微软雅黑" w:hint="eastAsia"/>
          <w:sz w:val="21"/>
          <w:szCs w:val="21"/>
        </w:rPr>
        <w:t>【反馈】正确答案是B、C。</w:t>
      </w:r>
      <w:r w:rsidR="00BA1137" w:rsidRPr="009021C6">
        <w:rPr>
          <w:rFonts w:ascii="微软雅黑" w:eastAsia="微软雅黑" w:hAnsi="微软雅黑" w:hint="eastAsia"/>
          <w:sz w:val="21"/>
          <w:szCs w:val="21"/>
        </w:rPr>
        <w:t>面谈人应当提出开放问题，</w:t>
      </w:r>
      <w:r w:rsidR="00A42243" w:rsidRPr="009021C6">
        <w:rPr>
          <w:rFonts w:ascii="微软雅黑" w:eastAsia="微软雅黑" w:hAnsi="微软雅黑" w:hint="eastAsia"/>
          <w:sz w:val="21"/>
          <w:szCs w:val="21"/>
        </w:rPr>
        <w:t>以引导员工说出自己的想法。</w:t>
      </w:r>
    </w:p>
    <w:p w14:paraId="65FE43BC" w14:textId="77777777" w:rsidR="009021C6" w:rsidRPr="009021C6" w:rsidRDefault="009021C6" w:rsidP="009021C6">
      <w:pPr>
        <w:pStyle w:val="3"/>
        <w:spacing w:line="360" w:lineRule="exact"/>
        <w:rPr>
          <w:rFonts w:ascii="微软雅黑" w:eastAsia="微软雅黑" w:hAnsi="微软雅黑"/>
          <w:b/>
          <w:sz w:val="21"/>
          <w:szCs w:val="21"/>
        </w:rPr>
      </w:pPr>
      <w:r w:rsidRPr="009021C6">
        <w:rPr>
          <w:rFonts w:ascii="微软雅黑" w:eastAsia="微软雅黑" w:hAnsi="微软雅黑"/>
          <w:b/>
          <w:sz w:val="21"/>
          <w:szCs w:val="21"/>
        </w:rPr>
        <w:t>02U0</w:t>
      </w:r>
      <w:r w:rsidR="000C290D">
        <w:rPr>
          <w:rFonts w:ascii="微软雅黑" w:eastAsia="微软雅黑" w:hAnsi="微软雅黑"/>
          <w:b/>
          <w:sz w:val="21"/>
          <w:szCs w:val="21"/>
        </w:rPr>
        <w:t>8</w:t>
      </w:r>
      <w:r w:rsidRPr="009021C6">
        <w:rPr>
          <w:rFonts w:ascii="微软雅黑" w:eastAsia="微软雅黑" w:hAnsi="微软雅黑"/>
          <w:b/>
          <w:sz w:val="21"/>
          <w:szCs w:val="21"/>
        </w:rPr>
        <w:t xml:space="preserve"> 原则三：倾听性原则</w:t>
      </w:r>
    </w:p>
    <w:p w14:paraId="66797868"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离职面谈的第三个原则是倾听性原则。</w:t>
      </w:r>
    </w:p>
    <w:p w14:paraId="4684F530" w14:textId="65B196E8" w:rsidR="00A95A80"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在面谈过程中，面谈主持人要特别注意，自己的角色是离职员工的倾听者，应该多听少说，不要在离职面谈会中对员工做出承诺或试图当场解决问题。</w:t>
      </w:r>
      <w:r w:rsidR="00A95A80">
        <w:rPr>
          <w:rFonts w:ascii="微软雅黑" w:eastAsia="微软雅黑" w:hAnsi="微软雅黑" w:hint="eastAsia"/>
          <w:sz w:val="21"/>
          <w:szCs w:val="21"/>
        </w:rPr>
        <w:t>做出承诺或尝试当场解决问题表面上看来，或许可以帮助你达成面谈目的，但如果后续无法及时兑现承诺，无疑是给公司埋下一颗定时炸弹。</w:t>
      </w:r>
    </w:p>
    <w:p w14:paraId="5D0D2A50" w14:textId="7520F509" w:rsidR="009021C6" w:rsidRPr="009021C6" w:rsidRDefault="00A95A80" w:rsidP="009021C6">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总之，</w:t>
      </w:r>
      <w:r w:rsidR="009021C6" w:rsidRPr="009021C6">
        <w:rPr>
          <w:rFonts w:ascii="微软雅黑" w:eastAsia="微软雅黑" w:hAnsi="微软雅黑"/>
          <w:sz w:val="21"/>
          <w:szCs w:val="21"/>
        </w:rPr>
        <w:t>面谈人要提供足够时间供员工畅所欲言，并适时保持沉默，让离职员工有时间思考。有些面谈对象比较健谈，会出现离题万里又滔滔不绝的情况。这时，面谈主持人要适时将话题拉回正规。</w:t>
      </w:r>
    </w:p>
    <w:p w14:paraId="5D1D148E" w14:textId="77777777" w:rsidR="009021C6" w:rsidRPr="009021C6" w:rsidRDefault="009021C6" w:rsidP="009021C6">
      <w:pPr>
        <w:pStyle w:val="3"/>
        <w:spacing w:line="360" w:lineRule="exact"/>
        <w:rPr>
          <w:rFonts w:ascii="微软雅黑" w:eastAsia="微软雅黑" w:hAnsi="微软雅黑"/>
          <w:b/>
          <w:sz w:val="21"/>
          <w:szCs w:val="21"/>
        </w:rPr>
      </w:pPr>
      <w:r w:rsidRPr="009021C6">
        <w:rPr>
          <w:rFonts w:ascii="微软雅黑" w:eastAsia="微软雅黑" w:hAnsi="微软雅黑"/>
          <w:b/>
          <w:sz w:val="21"/>
          <w:szCs w:val="21"/>
        </w:rPr>
        <w:t>02U0</w:t>
      </w:r>
      <w:r w:rsidR="000C290D">
        <w:rPr>
          <w:rFonts w:ascii="微软雅黑" w:eastAsia="微软雅黑" w:hAnsi="微软雅黑"/>
          <w:b/>
          <w:sz w:val="21"/>
          <w:szCs w:val="21"/>
        </w:rPr>
        <w:t>9</w:t>
      </w:r>
      <w:r w:rsidRPr="009021C6">
        <w:rPr>
          <w:rFonts w:ascii="微软雅黑" w:eastAsia="微软雅黑" w:hAnsi="微软雅黑"/>
          <w:b/>
          <w:sz w:val="21"/>
          <w:szCs w:val="21"/>
        </w:rPr>
        <w:t xml:space="preserve"> </w:t>
      </w:r>
      <w:r w:rsidR="002B0767">
        <w:rPr>
          <w:rFonts w:ascii="微软雅黑" w:eastAsia="微软雅黑" w:hAnsi="微软雅黑" w:hint="eastAsia"/>
          <w:b/>
          <w:sz w:val="21"/>
          <w:szCs w:val="21"/>
        </w:rPr>
        <w:t>案例分析：</w:t>
      </w:r>
      <w:r w:rsidRPr="009021C6">
        <w:rPr>
          <w:rFonts w:ascii="微软雅黑" w:eastAsia="微软雅黑" w:hAnsi="微软雅黑"/>
          <w:b/>
          <w:sz w:val="21"/>
          <w:szCs w:val="21"/>
        </w:rPr>
        <w:t>王丽的第二次面谈</w:t>
      </w:r>
    </w:p>
    <w:p w14:paraId="3FAA6F17"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在上面的课程中，我们了解到在实施离职面谈中，面谈主持人需要遵守的三条准则：真诚性原则、开放性原则和倾听性原则。</w:t>
      </w:r>
    </w:p>
    <w:p w14:paraId="0874A797"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了解完这些原则，王丽再次约谈提出离职的销售陈闯。在王丽的引导下，陈闯回顾了自己与销售总监发生的几次不愉快，发现每次冲突的根源都在于公司对销售的管理规定和审批流程都有严格的把控，与自己先前的工作经历差别很大。在面谈中，陈闯也与王丽分享了他了解的几家同类公司的销售管理制度。陈闯慢慢意识到这并不是张总监和公司故意给他使绊子，但因为实在无法适应目前公司对销售的要求，加上薪资在行业内偏低，最终</w:t>
      </w:r>
      <w:r w:rsidR="00A91045">
        <w:rPr>
          <w:rFonts w:ascii="微软雅黑" w:eastAsia="微软雅黑" w:hAnsi="微软雅黑"/>
          <w:sz w:val="21"/>
          <w:szCs w:val="21"/>
        </w:rPr>
        <w:t>陈闯</w:t>
      </w:r>
      <w:r w:rsidRPr="009021C6">
        <w:rPr>
          <w:rFonts w:ascii="微软雅黑" w:eastAsia="微软雅黑" w:hAnsi="微软雅黑"/>
          <w:sz w:val="21"/>
          <w:szCs w:val="21"/>
        </w:rPr>
        <w:t>还是决定离职。</w:t>
      </w:r>
    </w:p>
    <w:p w14:paraId="7E4E0459"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虽然王丽未能通过这次离职面谈成功挽留陈闯，但在面谈中，她也收集到了一些对公司有意义的信息和可能需要改进的制度，例如销售规定、审批流程和薪酬体系等。</w:t>
      </w:r>
    </w:p>
    <w:p w14:paraId="1209C8E4"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最后让我们通过一则案例分析，判断一下你是否理解并记住了离职面谈过程中需遵守的三个原则。</w:t>
      </w:r>
    </w:p>
    <w:p w14:paraId="1C6C7E5D" w14:textId="77777777" w:rsidR="000C290D" w:rsidRPr="000C290D" w:rsidRDefault="009021C6" w:rsidP="000C290D">
      <w:pPr>
        <w:pStyle w:val="3"/>
        <w:spacing w:line="360" w:lineRule="exact"/>
        <w:rPr>
          <w:rFonts w:ascii="微软雅黑" w:eastAsia="微软雅黑" w:hAnsi="微软雅黑"/>
          <w:b/>
          <w:sz w:val="21"/>
          <w:szCs w:val="21"/>
        </w:rPr>
      </w:pPr>
      <w:r w:rsidRPr="009021C6">
        <w:rPr>
          <w:rFonts w:ascii="微软雅黑" w:eastAsia="微软雅黑" w:hAnsi="微软雅黑"/>
          <w:b/>
          <w:sz w:val="21"/>
          <w:szCs w:val="21"/>
        </w:rPr>
        <w:t>02U</w:t>
      </w:r>
      <w:r w:rsidR="000C290D">
        <w:rPr>
          <w:rFonts w:ascii="微软雅黑" w:eastAsia="微软雅黑" w:hAnsi="微软雅黑"/>
          <w:b/>
          <w:sz w:val="21"/>
          <w:szCs w:val="21"/>
        </w:rPr>
        <w:t>10</w:t>
      </w:r>
      <w:r w:rsidRPr="009021C6">
        <w:rPr>
          <w:rFonts w:ascii="微软雅黑" w:eastAsia="微软雅黑" w:hAnsi="微软雅黑"/>
          <w:b/>
          <w:sz w:val="21"/>
          <w:szCs w:val="21"/>
        </w:rPr>
        <w:t xml:space="preserve"> 案例：</w:t>
      </w:r>
      <w:r w:rsidR="00A91045" w:rsidRPr="000C290D">
        <w:rPr>
          <w:rFonts w:ascii="微软雅黑" w:eastAsia="微软雅黑" w:hAnsi="微软雅黑"/>
          <w:b/>
          <w:sz w:val="21"/>
          <w:szCs w:val="21"/>
        </w:rPr>
        <w:t>吴星的离职</w:t>
      </w:r>
    </w:p>
    <w:p w14:paraId="09387DB8" w14:textId="77777777" w:rsidR="009021C6" w:rsidRPr="009021C6" w:rsidRDefault="009021C6" w:rsidP="00EB55AD">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让我们回到佳星公司的案例，王丽即将进行一次离职面谈，这次的离职员工是市场部的推广吴星。吴星是</w:t>
      </w:r>
      <w:proofErr w:type="gramStart"/>
      <w:r w:rsidRPr="009021C6">
        <w:rPr>
          <w:rFonts w:ascii="微软雅黑" w:eastAsia="微软雅黑" w:hAnsi="微软雅黑"/>
          <w:sz w:val="21"/>
          <w:szCs w:val="21"/>
        </w:rPr>
        <w:t>一名职场新人</w:t>
      </w:r>
      <w:proofErr w:type="gramEnd"/>
      <w:r w:rsidRPr="009021C6">
        <w:rPr>
          <w:rFonts w:ascii="微软雅黑" w:eastAsia="微软雅黑" w:hAnsi="微软雅黑"/>
          <w:sz w:val="21"/>
          <w:szCs w:val="21"/>
        </w:rPr>
        <w:t>，工作积极主动，个性开朗大方，是市场推广这一职位的不二之选。王丽通过离职面谈前10分钟的交流了解到，吴</w:t>
      </w:r>
      <w:proofErr w:type="gramStart"/>
      <w:r w:rsidRPr="009021C6">
        <w:rPr>
          <w:rFonts w:ascii="微软雅黑" w:eastAsia="微软雅黑" w:hAnsi="微软雅黑"/>
          <w:sz w:val="21"/>
          <w:szCs w:val="21"/>
        </w:rPr>
        <w:t>星对于</w:t>
      </w:r>
      <w:proofErr w:type="gramEnd"/>
      <w:r w:rsidRPr="009021C6">
        <w:rPr>
          <w:rFonts w:ascii="微软雅黑" w:eastAsia="微软雅黑" w:hAnsi="微软雅黑"/>
          <w:sz w:val="21"/>
          <w:szCs w:val="21"/>
        </w:rPr>
        <w:t>现有的工作内容似乎不太满意。让我们一起看</w:t>
      </w:r>
      <w:proofErr w:type="gramStart"/>
      <w:r w:rsidRPr="009021C6">
        <w:rPr>
          <w:rFonts w:ascii="微软雅黑" w:eastAsia="微软雅黑" w:hAnsi="微软雅黑"/>
          <w:sz w:val="21"/>
          <w:szCs w:val="21"/>
        </w:rPr>
        <w:t>一下吴</w:t>
      </w:r>
      <w:proofErr w:type="gramEnd"/>
      <w:r w:rsidRPr="009021C6">
        <w:rPr>
          <w:rFonts w:ascii="微软雅黑" w:eastAsia="微软雅黑" w:hAnsi="微软雅黑"/>
          <w:sz w:val="21"/>
          <w:szCs w:val="21"/>
        </w:rPr>
        <w:t>星和王丽离职面谈的片段：</w:t>
      </w:r>
    </w:p>
    <w:p w14:paraId="573BBDB4"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lastRenderedPageBreak/>
        <w:t>吴星：开始来公司想做的是市场调研，后来稀里糊涂的就被安排去做推广。我觉得特别没意思，也不知道自己能从中收获什么……</w:t>
      </w:r>
    </w:p>
    <w:p w14:paraId="29E995A2"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王丽：我理解你的想法。工作总会有一个瓶颈期，我刚工作不久的时候也有过和你一样的感觉，那会儿我还在另外一家公司，做的人事专员，天天就是做一些复印打印统计设备的杂活……（动画表示王丽滔滔不绝）……</w:t>
      </w:r>
      <w:proofErr w:type="gramStart"/>
      <w:r w:rsidRPr="009021C6">
        <w:rPr>
          <w:rFonts w:ascii="微软雅黑" w:eastAsia="微软雅黑" w:hAnsi="微软雅黑"/>
          <w:sz w:val="21"/>
          <w:szCs w:val="21"/>
        </w:rPr>
        <w:t>……</w:t>
      </w:r>
      <w:proofErr w:type="gramEnd"/>
    </w:p>
    <w:p w14:paraId="011E2945"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吴星：额，我的情况可能和你不太一样。我担心我再继续在推广这个岗上混久了，很难转到其他方向上。</w:t>
      </w:r>
    </w:p>
    <w:p w14:paraId="7D21DF21"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王丽：我觉得你的考虑还是很有道理的，公司也很鼓励员工有自己的想法……（动画表示王丽滔滔不绝）……</w:t>
      </w:r>
    </w:p>
    <w:p w14:paraId="1779F57F" w14:textId="77777777" w:rsidR="009021C6" w:rsidRPr="009021C6" w:rsidRDefault="009021C6" w:rsidP="009021C6">
      <w:pPr>
        <w:pStyle w:val="3"/>
        <w:spacing w:line="360" w:lineRule="exact"/>
        <w:rPr>
          <w:rFonts w:ascii="微软雅黑" w:eastAsia="微软雅黑" w:hAnsi="微软雅黑"/>
          <w:b/>
          <w:sz w:val="21"/>
          <w:szCs w:val="21"/>
        </w:rPr>
      </w:pPr>
      <w:r w:rsidRPr="009021C6">
        <w:rPr>
          <w:rFonts w:ascii="微软雅黑" w:eastAsia="微软雅黑" w:hAnsi="微软雅黑"/>
          <w:b/>
          <w:sz w:val="21"/>
          <w:szCs w:val="21"/>
        </w:rPr>
        <w:t>02U1</w:t>
      </w:r>
      <w:r w:rsidR="00AF4723">
        <w:rPr>
          <w:rFonts w:ascii="微软雅黑" w:eastAsia="微软雅黑" w:hAnsi="微软雅黑"/>
          <w:b/>
          <w:sz w:val="21"/>
          <w:szCs w:val="21"/>
        </w:rPr>
        <w:t>1</w:t>
      </w:r>
      <w:r w:rsidRPr="009021C6">
        <w:rPr>
          <w:rFonts w:ascii="微软雅黑" w:eastAsia="微软雅黑" w:hAnsi="微软雅黑"/>
          <w:b/>
          <w:sz w:val="21"/>
          <w:szCs w:val="21"/>
        </w:rPr>
        <w:t>A 小测验：王丽是否遵循了离职面谈的原则？</w:t>
      </w:r>
    </w:p>
    <w:p w14:paraId="3CCBB592"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在上面的片段中，王丽是否遵循离职面谈的原则完成了面谈任务？为什么？</w:t>
      </w:r>
    </w:p>
    <w:tbl>
      <w:tblPr>
        <w:tblStyle w:val="afc"/>
        <w:tblW w:w="0" w:type="auto"/>
        <w:tblLook w:val="04A0" w:firstRow="1" w:lastRow="0" w:firstColumn="1" w:lastColumn="0" w:noHBand="0" w:noVBand="1"/>
      </w:tblPr>
      <w:tblGrid>
        <w:gridCol w:w="8296"/>
      </w:tblGrid>
      <w:tr w:rsidR="009021C6" w:rsidRPr="009021C6" w14:paraId="66A0410F" w14:textId="77777777" w:rsidTr="009021C6">
        <w:tc>
          <w:tcPr>
            <w:tcW w:w="8296" w:type="dxa"/>
          </w:tcPr>
          <w:p w14:paraId="6E0170DC" w14:textId="77777777" w:rsidR="009021C6" w:rsidRPr="009021C6" w:rsidRDefault="009021C6" w:rsidP="009021C6">
            <w:pPr>
              <w:spacing w:line="360" w:lineRule="exact"/>
              <w:rPr>
                <w:rFonts w:ascii="微软雅黑" w:eastAsia="微软雅黑" w:hAnsi="微软雅黑"/>
                <w:sz w:val="21"/>
                <w:szCs w:val="21"/>
              </w:rPr>
            </w:pPr>
          </w:p>
          <w:p w14:paraId="4853AB6C" w14:textId="77777777" w:rsidR="009021C6" w:rsidRPr="009021C6" w:rsidRDefault="009021C6" w:rsidP="009021C6">
            <w:pPr>
              <w:spacing w:line="360" w:lineRule="exact"/>
              <w:rPr>
                <w:rFonts w:ascii="微软雅黑" w:eastAsia="微软雅黑" w:hAnsi="微软雅黑"/>
                <w:sz w:val="21"/>
                <w:szCs w:val="21"/>
              </w:rPr>
            </w:pPr>
          </w:p>
          <w:p w14:paraId="4CE41FAE" w14:textId="77777777" w:rsidR="009021C6" w:rsidRPr="009021C6" w:rsidRDefault="009021C6" w:rsidP="009021C6">
            <w:pPr>
              <w:spacing w:line="360" w:lineRule="exact"/>
              <w:rPr>
                <w:rFonts w:ascii="微软雅黑" w:eastAsia="微软雅黑" w:hAnsi="微软雅黑"/>
                <w:sz w:val="21"/>
                <w:szCs w:val="21"/>
              </w:rPr>
            </w:pPr>
          </w:p>
        </w:tc>
      </w:tr>
    </w:tbl>
    <w:p w14:paraId="2CECB70A" w14:textId="207BAA3A"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【反馈】谢谢你的回答。我们认为王丽没有遵守倾听性原则。在这个片段中，我们可以看出王丽虽然表现出了自己的真诚，但反客为主，导致离职面谈主体</w:t>
      </w:r>
      <w:r w:rsidR="00667AC2">
        <w:rPr>
          <w:rFonts w:ascii="微软雅黑" w:eastAsia="微软雅黑" w:hAnsi="微软雅黑" w:hint="eastAsia"/>
          <w:sz w:val="21"/>
          <w:szCs w:val="21"/>
        </w:rPr>
        <w:t>和</w:t>
      </w:r>
      <w:r w:rsidRPr="009021C6">
        <w:rPr>
          <w:rFonts w:ascii="微软雅黑" w:eastAsia="微软雅黑" w:hAnsi="微软雅黑"/>
          <w:sz w:val="21"/>
          <w:szCs w:val="21"/>
        </w:rPr>
        <w:t>面谈主持人</w:t>
      </w:r>
      <w:r w:rsidR="00667AC2">
        <w:rPr>
          <w:rFonts w:ascii="微软雅黑" w:eastAsia="微软雅黑" w:hAnsi="微软雅黑" w:hint="eastAsia"/>
          <w:sz w:val="21"/>
          <w:szCs w:val="21"/>
        </w:rPr>
        <w:t>的角色混淆</w:t>
      </w:r>
      <w:r w:rsidRPr="009021C6">
        <w:rPr>
          <w:rFonts w:ascii="微软雅黑" w:eastAsia="微软雅黑" w:hAnsi="微软雅黑"/>
          <w:sz w:val="21"/>
          <w:szCs w:val="21"/>
        </w:rPr>
        <w:t>。</w:t>
      </w:r>
    </w:p>
    <w:p w14:paraId="1036C544" w14:textId="2F96C439" w:rsidR="009021C6" w:rsidRPr="009021C6" w:rsidRDefault="009021C6" w:rsidP="009021C6">
      <w:pPr>
        <w:pStyle w:val="3"/>
        <w:spacing w:line="360" w:lineRule="exact"/>
        <w:rPr>
          <w:rFonts w:ascii="微软雅黑" w:eastAsia="微软雅黑" w:hAnsi="微软雅黑"/>
          <w:b/>
          <w:sz w:val="21"/>
          <w:szCs w:val="21"/>
        </w:rPr>
      </w:pPr>
      <w:r w:rsidRPr="009021C6">
        <w:rPr>
          <w:rFonts w:ascii="微软雅黑" w:eastAsia="微软雅黑" w:hAnsi="微软雅黑"/>
          <w:b/>
          <w:sz w:val="21"/>
          <w:szCs w:val="21"/>
        </w:rPr>
        <w:t>02U1</w:t>
      </w:r>
      <w:ins w:id="6" w:author="Gejing Zhang" w:date="2018-09-28T09:52:00Z">
        <w:r w:rsidR="00AF561B">
          <w:rPr>
            <w:rFonts w:ascii="微软雅黑" w:eastAsia="微软雅黑" w:hAnsi="微软雅黑"/>
            <w:b/>
            <w:sz w:val="21"/>
            <w:szCs w:val="21"/>
          </w:rPr>
          <w:t>2</w:t>
        </w:r>
      </w:ins>
      <w:del w:id="7" w:author="Gejing Zhang" w:date="2018-09-28T09:52:00Z">
        <w:r w:rsidRPr="009021C6" w:rsidDel="00AF561B">
          <w:rPr>
            <w:rFonts w:ascii="微软雅黑" w:eastAsia="微软雅黑" w:hAnsi="微软雅黑"/>
            <w:b/>
            <w:sz w:val="21"/>
            <w:szCs w:val="21"/>
          </w:rPr>
          <w:delText>1</w:delText>
        </w:r>
      </w:del>
      <w:r w:rsidRPr="009021C6">
        <w:rPr>
          <w:rFonts w:ascii="微软雅黑" w:eastAsia="微软雅黑" w:hAnsi="微软雅黑"/>
          <w:b/>
          <w:sz w:val="21"/>
          <w:szCs w:val="21"/>
        </w:rPr>
        <w:t xml:space="preserve"> 对面谈会议进行整理记录</w:t>
      </w:r>
    </w:p>
    <w:p w14:paraId="203A71E2" w14:textId="77777777" w:rsidR="004877DA" w:rsidRPr="009021C6" w:rsidRDefault="004877DA" w:rsidP="004877DA">
      <w:pPr>
        <w:spacing w:before="0" w:after="0" w:line="360" w:lineRule="exact"/>
        <w:rPr>
          <w:rFonts w:ascii="微软雅黑" w:eastAsia="微软雅黑" w:hAnsi="微软雅黑"/>
          <w:sz w:val="21"/>
          <w:szCs w:val="21"/>
        </w:rPr>
      </w:pPr>
      <w:r w:rsidRPr="009021C6">
        <w:rPr>
          <w:rFonts w:ascii="微软雅黑" w:eastAsia="微软雅黑" w:hAnsi="微软雅黑" w:hint="eastAsia"/>
          <w:sz w:val="21"/>
          <w:szCs w:val="21"/>
        </w:rPr>
        <w:t>在上面的课程中，我们了解到在实施离职面谈中，面谈主持人需要遵守的三条准则：真诚性原则、开放性原则和倾听性原则</w:t>
      </w:r>
      <w:r w:rsidR="00BC52FD" w:rsidRPr="009021C6">
        <w:rPr>
          <w:rFonts w:ascii="微软雅黑" w:eastAsia="微软雅黑" w:hAnsi="微软雅黑" w:hint="eastAsia"/>
          <w:sz w:val="21"/>
          <w:szCs w:val="21"/>
        </w:rPr>
        <w:t>。</w:t>
      </w:r>
    </w:p>
    <w:p w14:paraId="7D2FBD12"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与离职员工的面谈结束不代表完成了本次离职面谈的所有工作，面谈主持人还应当将面谈会议的内容进行整理汇总，针对谈话内容分析、整理并记录出离职真正原因，并特别注意记录下面谈过程中离职员工提出的意见和改进建议，定期与相关人员分享这些信息，以避免类似原因再度发生。这就是离职面谈的最后一步，对面谈会议进行整理记录。</w:t>
      </w:r>
    </w:p>
    <w:p w14:paraId="2B7550CE"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这是一份离职面谈记录模板</w:t>
      </w:r>
      <w:r>
        <w:rPr>
          <w:rStyle w:val="aff"/>
          <w:rFonts w:ascii="微软雅黑" w:eastAsia="微软雅黑" w:hAnsi="微软雅黑"/>
          <w:sz w:val="21"/>
          <w:szCs w:val="21"/>
        </w:rPr>
        <w:footnoteReference w:id="9"/>
      </w:r>
      <w:r w:rsidRPr="009021C6">
        <w:rPr>
          <w:rFonts w:ascii="微软雅黑" w:eastAsia="微软雅黑" w:hAnsi="微软雅黑"/>
          <w:sz w:val="21"/>
          <w:szCs w:val="21"/>
        </w:rPr>
        <w:t>，你可以根据你和你所在企业的情况对表格做出调整，记录离职员工的面谈情况。</w:t>
      </w:r>
    </w:p>
    <w:tbl>
      <w:tblPr>
        <w:tblW w:w="8838" w:type="dxa"/>
        <w:tblLayout w:type="fixed"/>
        <w:tblCellMar>
          <w:top w:w="15" w:type="dxa"/>
          <w:left w:w="15" w:type="dxa"/>
          <w:bottom w:w="15" w:type="dxa"/>
          <w:right w:w="15" w:type="dxa"/>
        </w:tblCellMar>
        <w:tblLook w:val="04A0" w:firstRow="1" w:lastRow="0" w:firstColumn="1" w:lastColumn="0" w:noHBand="0" w:noVBand="1"/>
      </w:tblPr>
      <w:tblGrid>
        <w:gridCol w:w="1124"/>
        <w:gridCol w:w="1560"/>
        <w:gridCol w:w="1559"/>
        <w:gridCol w:w="1843"/>
        <w:gridCol w:w="1919"/>
        <w:gridCol w:w="833"/>
      </w:tblGrid>
      <w:tr w:rsidR="009021C6" w:rsidRPr="009021C6" w14:paraId="77914B27" w14:textId="77777777" w:rsidTr="009021C6">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9ACA7"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部门</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156E3" w14:textId="77777777" w:rsidR="009021C6" w:rsidRPr="009021C6" w:rsidRDefault="009021C6" w:rsidP="009021C6">
            <w:pPr>
              <w:spacing w:before="0" w:after="0" w:line="360" w:lineRule="exact"/>
              <w:rPr>
                <w:rFonts w:ascii="微软雅黑" w:eastAsia="微软雅黑" w:hAnsi="微软雅黑"/>
                <w:sz w:val="21"/>
                <w:szCs w:val="21"/>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F2298"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姓名</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F2325" w14:textId="77777777" w:rsidR="009021C6" w:rsidRPr="009021C6" w:rsidRDefault="009021C6" w:rsidP="009021C6">
            <w:pPr>
              <w:spacing w:before="0" w:after="0" w:line="360" w:lineRule="exact"/>
              <w:rPr>
                <w:rFonts w:ascii="微软雅黑" w:eastAsia="微软雅黑" w:hAnsi="微软雅黑"/>
                <w:sz w:val="21"/>
                <w:szCs w:val="21"/>
              </w:rPr>
            </w:pPr>
          </w:p>
        </w:tc>
        <w:tc>
          <w:tcPr>
            <w:tcW w:w="19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41B16"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入</w:t>
            </w:r>
            <w:proofErr w:type="gramStart"/>
            <w:r w:rsidRPr="009021C6">
              <w:rPr>
                <w:rFonts w:ascii="微软雅黑" w:eastAsia="微软雅黑" w:hAnsi="微软雅黑"/>
                <w:sz w:val="21"/>
                <w:szCs w:val="21"/>
              </w:rPr>
              <w:t>职时间</w:t>
            </w:r>
            <w:proofErr w:type="gramEnd"/>
          </w:p>
        </w:tc>
        <w:tc>
          <w:tcPr>
            <w:tcW w:w="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FC9E5" w14:textId="77777777" w:rsidR="009021C6" w:rsidRPr="009021C6" w:rsidRDefault="009021C6" w:rsidP="009021C6">
            <w:pPr>
              <w:spacing w:before="0" w:after="0" w:line="360" w:lineRule="exact"/>
              <w:rPr>
                <w:rFonts w:ascii="微软雅黑" w:eastAsia="微软雅黑" w:hAnsi="微软雅黑"/>
                <w:sz w:val="21"/>
                <w:szCs w:val="21"/>
              </w:rPr>
            </w:pPr>
          </w:p>
        </w:tc>
      </w:tr>
      <w:tr w:rsidR="009021C6" w:rsidRPr="009021C6" w14:paraId="2A511F4A" w14:textId="77777777" w:rsidTr="009021C6">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D05D7"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职位</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5C785" w14:textId="77777777" w:rsidR="009021C6" w:rsidRPr="009021C6" w:rsidRDefault="009021C6" w:rsidP="009021C6">
            <w:pPr>
              <w:spacing w:before="0" w:after="0" w:line="360" w:lineRule="exact"/>
              <w:rPr>
                <w:rFonts w:ascii="微软雅黑" w:eastAsia="微软雅黑" w:hAnsi="微软雅黑"/>
                <w:sz w:val="21"/>
                <w:szCs w:val="21"/>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41EEC"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联系方式</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302E6" w14:textId="77777777" w:rsidR="009021C6" w:rsidRPr="009021C6" w:rsidRDefault="009021C6" w:rsidP="009021C6">
            <w:pPr>
              <w:spacing w:before="0" w:after="0" w:line="360" w:lineRule="exact"/>
              <w:rPr>
                <w:rFonts w:ascii="微软雅黑" w:eastAsia="微软雅黑" w:hAnsi="微软雅黑"/>
                <w:sz w:val="21"/>
                <w:szCs w:val="21"/>
              </w:rPr>
            </w:pPr>
          </w:p>
        </w:tc>
        <w:tc>
          <w:tcPr>
            <w:tcW w:w="19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3101D"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离职时间</w:t>
            </w:r>
          </w:p>
        </w:tc>
        <w:tc>
          <w:tcPr>
            <w:tcW w:w="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E0B36" w14:textId="77777777" w:rsidR="009021C6" w:rsidRPr="009021C6" w:rsidRDefault="009021C6" w:rsidP="009021C6">
            <w:pPr>
              <w:spacing w:before="0" w:after="0" w:line="360" w:lineRule="exact"/>
              <w:rPr>
                <w:rFonts w:ascii="微软雅黑" w:eastAsia="微软雅黑" w:hAnsi="微软雅黑"/>
                <w:sz w:val="21"/>
                <w:szCs w:val="21"/>
              </w:rPr>
            </w:pPr>
          </w:p>
        </w:tc>
      </w:tr>
      <w:tr w:rsidR="009021C6" w:rsidRPr="009021C6" w14:paraId="610FD5D8" w14:textId="77777777" w:rsidTr="009021C6">
        <w:trPr>
          <w:trHeight w:val="4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A195A"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面谈人</w:t>
            </w:r>
          </w:p>
        </w:tc>
        <w:tc>
          <w:tcPr>
            <w:tcW w:w="496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B3F67" w14:textId="77777777" w:rsidR="009021C6" w:rsidRPr="009021C6" w:rsidRDefault="009021C6" w:rsidP="009021C6">
            <w:pPr>
              <w:spacing w:before="0" w:after="0" w:line="360" w:lineRule="exact"/>
              <w:rPr>
                <w:rFonts w:ascii="微软雅黑" w:eastAsia="微软雅黑" w:hAnsi="微软雅黑"/>
                <w:sz w:val="21"/>
                <w:szCs w:val="21"/>
              </w:rPr>
            </w:pPr>
          </w:p>
        </w:tc>
        <w:tc>
          <w:tcPr>
            <w:tcW w:w="19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C249E"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面谈日期</w:t>
            </w:r>
          </w:p>
        </w:tc>
        <w:tc>
          <w:tcPr>
            <w:tcW w:w="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57ED7" w14:textId="77777777" w:rsidR="009021C6" w:rsidRPr="009021C6" w:rsidRDefault="009021C6" w:rsidP="009021C6">
            <w:pPr>
              <w:spacing w:before="0" w:after="0" w:line="360" w:lineRule="exact"/>
              <w:rPr>
                <w:rFonts w:ascii="微软雅黑" w:eastAsia="微软雅黑" w:hAnsi="微软雅黑"/>
                <w:sz w:val="21"/>
                <w:szCs w:val="21"/>
              </w:rPr>
            </w:pPr>
          </w:p>
        </w:tc>
      </w:tr>
      <w:tr w:rsidR="009021C6" w:rsidRPr="009021C6" w14:paraId="767399FD" w14:textId="77777777" w:rsidTr="009021C6">
        <w:trPr>
          <w:trHeight w:val="4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BB435" w14:textId="77777777" w:rsid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离职原因</w:t>
            </w:r>
          </w:p>
          <w:p w14:paraId="058D2EF2" w14:textId="5EAD5A89" w:rsidR="007D3EDB" w:rsidRPr="009021C6" w:rsidRDefault="007D3EDB" w:rsidP="009021C6">
            <w:pPr>
              <w:spacing w:before="0" w:after="0" w:line="360" w:lineRule="exact"/>
              <w:rPr>
                <w:rFonts w:ascii="微软雅黑" w:eastAsia="微软雅黑" w:hAnsi="微软雅黑"/>
                <w:sz w:val="21"/>
                <w:szCs w:val="21"/>
              </w:rPr>
            </w:pPr>
          </w:p>
        </w:tc>
        <w:tc>
          <w:tcPr>
            <w:tcW w:w="7714"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9BF48" w14:textId="5FDBFB75" w:rsidR="00777222" w:rsidRPr="00081F48" w:rsidRDefault="00777222" w:rsidP="00777222">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个人职业规划</w:t>
            </w:r>
          </w:p>
          <w:p w14:paraId="154AA0DB" w14:textId="6E464255" w:rsidR="00777222" w:rsidRPr="00081F48" w:rsidRDefault="00777222" w:rsidP="00777222">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工作程式化</w:t>
            </w:r>
          </w:p>
          <w:p w14:paraId="43E256C7" w14:textId="7CE56D8D" w:rsidR="00777222" w:rsidRPr="00081F48" w:rsidRDefault="00777222" w:rsidP="007172EC">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培训</w:t>
            </w:r>
          </w:p>
          <w:p w14:paraId="692168B4" w14:textId="6DE3811D" w:rsidR="00777222" w:rsidRPr="00081F48" w:rsidRDefault="00777222" w:rsidP="007172EC">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晋升机会</w:t>
            </w:r>
          </w:p>
          <w:p w14:paraId="2E67542D" w14:textId="57618490" w:rsidR="00777222" w:rsidRPr="00081F48" w:rsidRDefault="00777222" w:rsidP="007172EC">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lastRenderedPageBreak/>
              <w:t>薪酬</w:t>
            </w:r>
            <w:r w:rsidR="00081F48" w:rsidRPr="00081F48">
              <w:rPr>
                <w:rFonts w:ascii="微软雅黑" w:eastAsia="微软雅黑" w:hAnsi="微软雅黑" w:hint="eastAsia"/>
                <w:sz w:val="21"/>
                <w:szCs w:val="21"/>
              </w:rPr>
              <w:t>福利</w:t>
            </w:r>
          </w:p>
          <w:p w14:paraId="4BA3216E" w14:textId="2A291355" w:rsidR="00777222" w:rsidRPr="00081F48" w:rsidRDefault="00081F48" w:rsidP="007172EC">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工作参与度</w:t>
            </w:r>
          </w:p>
          <w:p w14:paraId="04D75B7B" w14:textId="24074388" w:rsidR="00081F48" w:rsidRPr="00081F48" w:rsidRDefault="00081F48" w:rsidP="007172EC">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工作自主权</w:t>
            </w:r>
          </w:p>
          <w:p w14:paraId="45B68249" w14:textId="7390C8A0" w:rsidR="00081F48" w:rsidRPr="00081F48" w:rsidRDefault="00081F48" w:rsidP="007172EC">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分配公平</w:t>
            </w:r>
          </w:p>
          <w:p w14:paraId="0B497C60" w14:textId="146D93A5" w:rsidR="00777222" w:rsidRPr="00081F48" w:rsidRDefault="00777222" w:rsidP="007172EC">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工作压力</w:t>
            </w:r>
          </w:p>
          <w:p w14:paraId="4AC5DB9C" w14:textId="06380965" w:rsidR="00081F48" w:rsidRPr="00081F48" w:rsidRDefault="00081F48" w:rsidP="007172EC">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社会支持</w:t>
            </w:r>
          </w:p>
          <w:p w14:paraId="290CE26B" w14:textId="20BE35AE" w:rsidR="00081F48" w:rsidRPr="00081F48" w:rsidRDefault="00081F48" w:rsidP="007172EC">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亲属责任</w:t>
            </w:r>
          </w:p>
          <w:p w14:paraId="0C372866" w14:textId="50B8D04F" w:rsidR="00777222" w:rsidRDefault="00777222" w:rsidP="007172EC">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其他个人因素</w:t>
            </w:r>
          </w:p>
          <w:p w14:paraId="55BEFB6F" w14:textId="4C8A0F7E" w:rsidR="009021C6" w:rsidRPr="00777222" w:rsidRDefault="00777222" w:rsidP="00777222">
            <w:pPr>
              <w:pBdr>
                <w:bottom w:val="single" w:sz="6" w:space="1" w:color="auto"/>
              </w:pBdr>
              <w:spacing w:before="0" w:after="0" w:line="360" w:lineRule="exact"/>
              <w:rPr>
                <w:rFonts w:ascii="微软雅黑" w:eastAsia="微软雅黑" w:hAnsi="微软雅黑"/>
                <w:sz w:val="21"/>
                <w:szCs w:val="21"/>
                <w:u w:val="single"/>
              </w:rPr>
            </w:pPr>
            <w:r w:rsidRPr="00777222">
              <w:rPr>
                <w:rFonts w:ascii="微软雅黑" w:eastAsia="微软雅黑" w:hAnsi="微软雅黑" w:hint="eastAsia"/>
                <w:sz w:val="21"/>
                <w:szCs w:val="21"/>
                <w:u w:val="single"/>
              </w:rPr>
              <w:t xml:space="preserve"> </w:t>
            </w:r>
            <w:r w:rsidRPr="00777222">
              <w:rPr>
                <w:rFonts w:ascii="微软雅黑" w:eastAsia="微软雅黑" w:hAnsi="微软雅黑"/>
                <w:sz w:val="21"/>
                <w:szCs w:val="21"/>
                <w:u w:val="single"/>
              </w:rPr>
              <w:t xml:space="preserve">                                                                       </w:t>
            </w:r>
          </w:p>
          <w:p w14:paraId="7F32B8AE" w14:textId="77777777" w:rsidR="00777222" w:rsidRPr="00777222" w:rsidRDefault="00777222" w:rsidP="00777222">
            <w:pPr>
              <w:pBdr>
                <w:bottom w:val="single" w:sz="6" w:space="1" w:color="auto"/>
              </w:pBdr>
              <w:spacing w:before="0" w:after="0" w:line="360" w:lineRule="exact"/>
              <w:rPr>
                <w:rFonts w:ascii="微软雅黑" w:eastAsia="微软雅黑" w:hAnsi="微软雅黑"/>
                <w:sz w:val="21"/>
                <w:szCs w:val="21"/>
                <w:u w:val="single"/>
              </w:rPr>
            </w:pPr>
            <w:r w:rsidRPr="00777222">
              <w:rPr>
                <w:rFonts w:ascii="微软雅黑" w:eastAsia="微软雅黑" w:hAnsi="微软雅黑" w:hint="eastAsia"/>
                <w:sz w:val="21"/>
                <w:szCs w:val="21"/>
                <w:u w:val="single"/>
              </w:rPr>
              <w:t xml:space="preserve"> </w:t>
            </w:r>
            <w:r w:rsidRPr="00777222">
              <w:rPr>
                <w:rFonts w:ascii="微软雅黑" w:eastAsia="微软雅黑" w:hAnsi="微软雅黑"/>
                <w:sz w:val="21"/>
                <w:szCs w:val="21"/>
                <w:u w:val="single"/>
              </w:rPr>
              <w:t xml:space="preserve">                                                                       </w:t>
            </w:r>
          </w:p>
          <w:p w14:paraId="57E3F933" w14:textId="77777777" w:rsidR="00777222" w:rsidRPr="00777222" w:rsidRDefault="00777222" w:rsidP="00777222">
            <w:pPr>
              <w:pBdr>
                <w:bottom w:val="single" w:sz="6" w:space="1" w:color="auto"/>
              </w:pBdr>
              <w:spacing w:before="0" w:after="0" w:line="360" w:lineRule="exact"/>
              <w:rPr>
                <w:rFonts w:ascii="微软雅黑" w:eastAsia="微软雅黑" w:hAnsi="微软雅黑"/>
                <w:sz w:val="21"/>
                <w:szCs w:val="21"/>
                <w:u w:val="single"/>
              </w:rPr>
            </w:pPr>
            <w:r w:rsidRPr="00777222">
              <w:rPr>
                <w:rFonts w:ascii="微软雅黑" w:eastAsia="微软雅黑" w:hAnsi="微软雅黑" w:hint="eastAsia"/>
                <w:sz w:val="21"/>
                <w:szCs w:val="21"/>
                <w:u w:val="single"/>
              </w:rPr>
              <w:t xml:space="preserve"> </w:t>
            </w:r>
            <w:r w:rsidRPr="00777222">
              <w:rPr>
                <w:rFonts w:ascii="微软雅黑" w:eastAsia="微软雅黑" w:hAnsi="微软雅黑"/>
                <w:sz w:val="21"/>
                <w:szCs w:val="21"/>
                <w:u w:val="single"/>
              </w:rPr>
              <w:t xml:space="preserve">                                                                       </w:t>
            </w:r>
          </w:p>
          <w:p w14:paraId="226ACE28" w14:textId="52B3C5FA" w:rsidR="007172EC" w:rsidRPr="009021C6" w:rsidRDefault="007172EC" w:rsidP="007172EC">
            <w:pPr>
              <w:pBdr>
                <w:bottom w:val="single" w:sz="6" w:space="1" w:color="auto"/>
              </w:pBdr>
              <w:spacing w:before="0" w:after="0" w:line="360" w:lineRule="exact"/>
              <w:rPr>
                <w:rFonts w:ascii="微软雅黑" w:eastAsia="微软雅黑" w:hAnsi="微软雅黑"/>
                <w:sz w:val="21"/>
                <w:szCs w:val="21"/>
              </w:rPr>
            </w:pPr>
          </w:p>
        </w:tc>
      </w:tr>
      <w:tr w:rsidR="009021C6" w:rsidRPr="009021C6" w14:paraId="7AE196ED" w14:textId="77777777" w:rsidTr="009021C6">
        <w:trPr>
          <w:trHeight w:val="4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7675C" w14:textId="77777777" w:rsid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lastRenderedPageBreak/>
              <w:t>员工的</w:t>
            </w:r>
          </w:p>
          <w:p w14:paraId="0775165B"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建议</w:t>
            </w:r>
          </w:p>
        </w:tc>
        <w:tc>
          <w:tcPr>
            <w:tcW w:w="7714"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7640C" w14:textId="77777777" w:rsidR="009021C6" w:rsidRDefault="009021C6" w:rsidP="009021C6">
            <w:pPr>
              <w:spacing w:before="0" w:after="0" w:line="360" w:lineRule="exact"/>
              <w:rPr>
                <w:rFonts w:ascii="微软雅黑" w:eastAsia="微软雅黑" w:hAnsi="微软雅黑"/>
                <w:sz w:val="21"/>
                <w:szCs w:val="21"/>
              </w:rPr>
            </w:pPr>
          </w:p>
          <w:p w14:paraId="14F5E2AD" w14:textId="77777777" w:rsidR="009021C6" w:rsidRDefault="009021C6" w:rsidP="009021C6">
            <w:pPr>
              <w:pBdr>
                <w:top w:val="single" w:sz="6" w:space="1" w:color="auto"/>
                <w:bottom w:val="single" w:sz="6" w:space="1" w:color="auto"/>
              </w:pBdr>
              <w:spacing w:before="0" w:after="0" w:line="360" w:lineRule="exact"/>
              <w:rPr>
                <w:rFonts w:ascii="微软雅黑" w:eastAsia="微软雅黑" w:hAnsi="微软雅黑"/>
                <w:sz w:val="21"/>
                <w:szCs w:val="21"/>
              </w:rPr>
            </w:pPr>
          </w:p>
          <w:p w14:paraId="3805B0CF" w14:textId="77777777" w:rsidR="009021C6" w:rsidRDefault="009021C6" w:rsidP="009021C6">
            <w:pPr>
              <w:pBdr>
                <w:bottom w:val="single" w:sz="6" w:space="1" w:color="auto"/>
                <w:between w:val="single" w:sz="6" w:space="1" w:color="auto"/>
              </w:pBdr>
              <w:spacing w:before="0" w:after="0" w:line="360" w:lineRule="exact"/>
              <w:rPr>
                <w:rFonts w:ascii="微软雅黑" w:eastAsia="微软雅黑" w:hAnsi="微软雅黑"/>
                <w:sz w:val="21"/>
                <w:szCs w:val="21"/>
              </w:rPr>
            </w:pPr>
          </w:p>
          <w:p w14:paraId="4D5CC440" w14:textId="77777777" w:rsidR="009021C6" w:rsidRPr="009021C6" w:rsidRDefault="009021C6" w:rsidP="009021C6">
            <w:pPr>
              <w:spacing w:before="0" w:after="0" w:line="360" w:lineRule="exact"/>
              <w:rPr>
                <w:rFonts w:ascii="微软雅黑" w:eastAsia="微软雅黑" w:hAnsi="微软雅黑"/>
                <w:sz w:val="21"/>
                <w:szCs w:val="21"/>
              </w:rPr>
            </w:pPr>
          </w:p>
        </w:tc>
      </w:tr>
    </w:tbl>
    <w:p w14:paraId="3B67ED78" w14:textId="45F27D32" w:rsidR="009021C6" w:rsidRPr="009021C6" w:rsidRDefault="009021C6" w:rsidP="009021C6">
      <w:pPr>
        <w:pStyle w:val="3"/>
        <w:spacing w:line="360" w:lineRule="exact"/>
        <w:rPr>
          <w:rFonts w:ascii="微软雅黑" w:eastAsia="微软雅黑" w:hAnsi="微软雅黑"/>
          <w:b/>
          <w:sz w:val="21"/>
          <w:szCs w:val="21"/>
        </w:rPr>
      </w:pPr>
      <w:r w:rsidRPr="009021C6">
        <w:rPr>
          <w:rFonts w:ascii="微软雅黑" w:eastAsia="微软雅黑" w:hAnsi="微软雅黑"/>
          <w:b/>
          <w:sz w:val="21"/>
          <w:szCs w:val="21"/>
        </w:rPr>
        <w:t>02U1</w:t>
      </w:r>
      <w:ins w:id="8" w:author="Gejing Zhang" w:date="2018-09-28T09:52:00Z">
        <w:r w:rsidR="00AF561B">
          <w:rPr>
            <w:rFonts w:ascii="微软雅黑" w:eastAsia="微软雅黑" w:hAnsi="微软雅黑"/>
            <w:b/>
            <w:sz w:val="21"/>
            <w:szCs w:val="21"/>
          </w:rPr>
          <w:t>3</w:t>
        </w:r>
      </w:ins>
      <w:del w:id="9" w:author="Gejing Zhang" w:date="2018-09-28T09:52:00Z">
        <w:r w:rsidRPr="009021C6" w:rsidDel="00AF561B">
          <w:rPr>
            <w:rFonts w:ascii="微软雅黑" w:eastAsia="微软雅黑" w:hAnsi="微软雅黑"/>
            <w:b/>
            <w:sz w:val="21"/>
            <w:szCs w:val="21"/>
          </w:rPr>
          <w:delText>2</w:delText>
        </w:r>
      </w:del>
      <w:r w:rsidRPr="009021C6">
        <w:rPr>
          <w:rFonts w:ascii="微软雅黑" w:eastAsia="微软雅黑" w:hAnsi="微软雅黑"/>
          <w:b/>
          <w:sz w:val="21"/>
          <w:szCs w:val="21"/>
        </w:rPr>
        <w:t xml:space="preserve">A 小测验： </w:t>
      </w:r>
      <w:r w:rsidR="007D3EDB">
        <w:rPr>
          <w:rFonts w:ascii="微软雅黑" w:eastAsia="微软雅黑" w:hAnsi="微软雅黑"/>
          <w:b/>
          <w:sz w:val="21"/>
          <w:szCs w:val="21"/>
        </w:rPr>
        <w:t>帮助</w:t>
      </w:r>
      <w:r w:rsidRPr="009021C6">
        <w:rPr>
          <w:rFonts w:ascii="微软雅黑" w:eastAsia="微软雅黑" w:hAnsi="微软雅黑"/>
          <w:b/>
          <w:sz w:val="21"/>
          <w:szCs w:val="21"/>
        </w:rPr>
        <w:t>王丽</w:t>
      </w:r>
      <w:r w:rsidR="007D3EDB" w:rsidRPr="00154F71">
        <w:rPr>
          <w:rFonts w:ascii="微软雅黑" w:eastAsia="微软雅黑" w:hAnsi="微软雅黑"/>
          <w:b/>
          <w:sz w:val="21"/>
          <w:szCs w:val="21"/>
        </w:rPr>
        <w:t>完成离职面谈记录</w:t>
      </w:r>
    </w:p>
    <w:p w14:paraId="1D0DF9AD"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请回顾</w:t>
      </w:r>
      <w:r w:rsidR="007D3EDB">
        <w:rPr>
          <w:rFonts w:ascii="微软雅黑" w:eastAsia="微软雅黑" w:hAnsi="微软雅黑"/>
          <w:sz w:val="21"/>
          <w:szCs w:val="21"/>
        </w:rPr>
        <w:t>案例二中</w:t>
      </w:r>
      <w:r w:rsidRPr="009021C6">
        <w:rPr>
          <w:rFonts w:ascii="微软雅黑" w:eastAsia="微软雅黑" w:hAnsi="微软雅黑"/>
          <w:sz w:val="21"/>
          <w:szCs w:val="21"/>
        </w:rPr>
        <w:t>王丽与陈闯的离职面谈，帮助王丽完成离职面谈记录。</w:t>
      </w:r>
    </w:p>
    <w:p w14:paraId="3C301699" w14:textId="77777777" w:rsidR="007D3EDB" w:rsidRDefault="007D3EDB" w:rsidP="009021C6">
      <w:pPr>
        <w:spacing w:before="0" w:after="0" w:line="360" w:lineRule="exact"/>
        <w:rPr>
          <w:rFonts w:ascii="微软雅黑" w:eastAsia="微软雅黑" w:hAnsi="微软雅黑"/>
          <w:sz w:val="21"/>
          <w:szCs w:val="21"/>
        </w:rPr>
      </w:pPr>
    </w:p>
    <w:p w14:paraId="1BDFC0A1"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【文字版案例回看】</w:t>
      </w:r>
    </w:p>
    <w:p w14:paraId="71ED9A2E"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近期，佳星公司的招聘经理王丽又收到了一封辞职申请。申请人是销售经理陈闯，根据王丽的初步了解，陈闯与销售总监张雪华气场不合。前不久，陈闯手上的一个重要客户提出了特殊需求，陈闯认为没什么问题，便一口答应下来。张雪华</w:t>
      </w:r>
      <w:proofErr w:type="gramStart"/>
      <w:r w:rsidRPr="009021C6">
        <w:rPr>
          <w:rFonts w:ascii="微软雅黑" w:eastAsia="微软雅黑" w:hAnsi="微软雅黑"/>
          <w:sz w:val="21"/>
          <w:szCs w:val="21"/>
        </w:rPr>
        <w:t>不</w:t>
      </w:r>
      <w:proofErr w:type="gramEnd"/>
      <w:r w:rsidRPr="009021C6">
        <w:rPr>
          <w:rFonts w:ascii="微软雅黑" w:eastAsia="微软雅黑" w:hAnsi="微软雅黑"/>
          <w:sz w:val="21"/>
          <w:szCs w:val="21"/>
        </w:rPr>
        <w:t>认同陈闯直接答应客户的做法，而陈闯认为张雪华故意给他穿小鞋，两人大吵一架，在公司内引起了不小的议论。过了两天，陈闯就提出了离职。</w:t>
      </w:r>
    </w:p>
    <w:p w14:paraId="4340D1AB" w14:textId="77777777" w:rsid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王丽将离职面谈的时间定在了陈闯提出离职申请后的一个星期，面谈主持人是她自己。在王丽的引导下，陈闯回顾了自己与销售总监发生的几次不愉快，发现每次冲突的根源都在于公司对销售的管理规定和审批流程都有严格的把控，与自己先前的工作经历差别很大。陈闯认为目前公司的规定太过死板，给销售的空间过小，不利于开展业务。另外，繁琐的审批流程会导致进度缓慢，可能造成客户流失。在面谈中，陈闯也与王丽分享了他了解的几家同类公司的销售管理制度，建议公司可以适当放宽销售的管理规定。陈闯慢慢意识到这并不是张总监和公司故意给他使绊子，但因为实在无法适应目前公司对销售的要求，加上薪资在行业内偏低，最终还是决定离职。</w:t>
      </w:r>
    </w:p>
    <w:p w14:paraId="28B869CF" w14:textId="77777777" w:rsidR="007D3EDB" w:rsidRDefault="007D3EDB" w:rsidP="009021C6">
      <w:pPr>
        <w:spacing w:before="0" w:after="0" w:line="360" w:lineRule="exact"/>
        <w:rPr>
          <w:rFonts w:ascii="微软雅黑" w:eastAsia="微软雅黑" w:hAnsi="微软雅黑"/>
          <w:sz w:val="21"/>
          <w:szCs w:val="21"/>
        </w:rPr>
      </w:pPr>
    </w:p>
    <w:tbl>
      <w:tblPr>
        <w:tblW w:w="8838" w:type="dxa"/>
        <w:tblLayout w:type="fixed"/>
        <w:tblCellMar>
          <w:top w:w="15" w:type="dxa"/>
          <w:left w:w="15" w:type="dxa"/>
          <w:bottom w:w="15" w:type="dxa"/>
          <w:right w:w="15" w:type="dxa"/>
        </w:tblCellMar>
        <w:tblLook w:val="04A0" w:firstRow="1" w:lastRow="0" w:firstColumn="1" w:lastColumn="0" w:noHBand="0" w:noVBand="1"/>
      </w:tblPr>
      <w:tblGrid>
        <w:gridCol w:w="1124"/>
        <w:gridCol w:w="1560"/>
        <w:gridCol w:w="1559"/>
        <w:gridCol w:w="1843"/>
        <w:gridCol w:w="1417"/>
        <w:gridCol w:w="1335"/>
      </w:tblGrid>
      <w:tr w:rsidR="009021C6" w:rsidRPr="009021C6" w14:paraId="24C894D0" w14:textId="77777777" w:rsidTr="009021C6">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FF820"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部门</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EB9DD"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销售部</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D561D"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姓名</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D4FB4"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陈闯</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79CEF"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入</w:t>
            </w:r>
            <w:proofErr w:type="gramStart"/>
            <w:r w:rsidRPr="009021C6">
              <w:rPr>
                <w:rFonts w:ascii="微软雅黑" w:eastAsia="微软雅黑" w:hAnsi="微软雅黑"/>
                <w:sz w:val="21"/>
                <w:szCs w:val="21"/>
              </w:rPr>
              <w:t>职时间</w:t>
            </w:r>
            <w:proofErr w:type="gram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C5012"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2017.09.02</w:t>
            </w:r>
          </w:p>
        </w:tc>
      </w:tr>
      <w:tr w:rsidR="009021C6" w:rsidRPr="009021C6" w14:paraId="3F848AE9" w14:textId="77777777" w:rsidTr="009021C6">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1B3F9"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lastRenderedPageBreak/>
              <w:t>职位</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22B13" w14:textId="77777777" w:rsidR="009021C6" w:rsidRPr="009021C6" w:rsidRDefault="009021C6" w:rsidP="009021C6">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销售顾问</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B6D03"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联系方式</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208A0"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135********</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19168"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离职时间</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40DDC"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2018.12.30</w:t>
            </w:r>
          </w:p>
        </w:tc>
      </w:tr>
      <w:tr w:rsidR="009021C6" w:rsidRPr="009021C6" w14:paraId="654E2558" w14:textId="77777777" w:rsidTr="009021C6">
        <w:trPr>
          <w:trHeight w:val="4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1EC40"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面谈人</w:t>
            </w:r>
          </w:p>
        </w:tc>
        <w:tc>
          <w:tcPr>
            <w:tcW w:w="496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14AC3"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王丽（招聘经理）</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DE9D1"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面谈日期</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FBBA2"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2018.12.06</w:t>
            </w:r>
          </w:p>
        </w:tc>
      </w:tr>
      <w:tr w:rsidR="00081F48" w:rsidRPr="009021C6" w14:paraId="0D20DD6D" w14:textId="77777777" w:rsidTr="00E21AA6">
        <w:trPr>
          <w:trHeight w:val="4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B859A" w14:textId="77777777" w:rsidR="00081F48" w:rsidRPr="009021C6" w:rsidRDefault="00081F48" w:rsidP="00081F48">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离职原因</w:t>
            </w:r>
          </w:p>
        </w:tc>
        <w:tc>
          <w:tcPr>
            <w:tcW w:w="7714"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B072B"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个人职业规划</w:t>
            </w:r>
          </w:p>
          <w:p w14:paraId="0EBEFD20"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工作程式化</w:t>
            </w:r>
          </w:p>
          <w:p w14:paraId="50017BE2"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培训</w:t>
            </w:r>
          </w:p>
          <w:p w14:paraId="63FA5CF9"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晋升机会</w:t>
            </w:r>
          </w:p>
          <w:p w14:paraId="16CDAE6D"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薪酬福利</w:t>
            </w:r>
          </w:p>
          <w:p w14:paraId="6BA949A3"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工作参与度</w:t>
            </w:r>
          </w:p>
          <w:p w14:paraId="587ADB57"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工作自主权</w:t>
            </w:r>
          </w:p>
          <w:p w14:paraId="7C3D6C72"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分配公平</w:t>
            </w:r>
          </w:p>
          <w:p w14:paraId="5B765B6E"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工作压力</w:t>
            </w:r>
          </w:p>
          <w:p w14:paraId="669E7B47"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社会支持</w:t>
            </w:r>
          </w:p>
          <w:p w14:paraId="68EC3758"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亲属责任</w:t>
            </w:r>
          </w:p>
          <w:p w14:paraId="49142208" w14:textId="77777777" w:rsid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其他个人因素</w:t>
            </w:r>
          </w:p>
          <w:p w14:paraId="246A5870" w14:textId="77777777" w:rsidR="00081F48" w:rsidRPr="00777222" w:rsidRDefault="00081F48" w:rsidP="00081F48">
            <w:pPr>
              <w:pBdr>
                <w:bottom w:val="single" w:sz="6" w:space="1" w:color="auto"/>
              </w:pBdr>
              <w:spacing w:before="0" w:after="0" w:line="360" w:lineRule="exact"/>
              <w:rPr>
                <w:rFonts w:ascii="微软雅黑" w:eastAsia="微软雅黑" w:hAnsi="微软雅黑"/>
                <w:sz w:val="21"/>
                <w:szCs w:val="21"/>
                <w:u w:val="single"/>
              </w:rPr>
            </w:pPr>
            <w:r w:rsidRPr="00777222">
              <w:rPr>
                <w:rFonts w:ascii="微软雅黑" w:eastAsia="微软雅黑" w:hAnsi="微软雅黑" w:hint="eastAsia"/>
                <w:sz w:val="21"/>
                <w:szCs w:val="21"/>
                <w:u w:val="single"/>
              </w:rPr>
              <w:t xml:space="preserve"> </w:t>
            </w:r>
            <w:r w:rsidRPr="00777222">
              <w:rPr>
                <w:rFonts w:ascii="微软雅黑" w:eastAsia="微软雅黑" w:hAnsi="微软雅黑"/>
                <w:sz w:val="21"/>
                <w:szCs w:val="21"/>
                <w:u w:val="single"/>
              </w:rPr>
              <w:t xml:space="preserve">                                                                       </w:t>
            </w:r>
          </w:p>
          <w:p w14:paraId="1ECF77C3" w14:textId="77777777" w:rsidR="00081F48" w:rsidRPr="00777222" w:rsidRDefault="00081F48" w:rsidP="00081F48">
            <w:pPr>
              <w:pBdr>
                <w:bottom w:val="single" w:sz="6" w:space="1" w:color="auto"/>
              </w:pBdr>
              <w:spacing w:before="0" w:after="0" w:line="360" w:lineRule="exact"/>
              <w:rPr>
                <w:rFonts w:ascii="微软雅黑" w:eastAsia="微软雅黑" w:hAnsi="微软雅黑"/>
                <w:sz w:val="21"/>
                <w:szCs w:val="21"/>
                <w:u w:val="single"/>
              </w:rPr>
            </w:pPr>
            <w:r w:rsidRPr="00777222">
              <w:rPr>
                <w:rFonts w:ascii="微软雅黑" w:eastAsia="微软雅黑" w:hAnsi="微软雅黑" w:hint="eastAsia"/>
                <w:sz w:val="21"/>
                <w:szCs w:val="21"/>
                <w:u w:val="single"/>
              </w:rPr>
              <w:t xml:space="preserve"> </w:t>
            </w:r>
            <w:r w:rsidRPr="00777222">
              <w:rPr>
                <w:rFonts w:ascii="微软雅黑" w:eastAsia="微软雅黑" w:hAnsi="微软雅黑"/>
                <w:sz w:val="21"/>
                <w:szCs w:val="21"/>
                <w:u w:val="single"/>
              </w:rPr>
              <w:t xml:space="preserve">                                                                       </w:t>
            </w:r>
          </w:p>
          <w:p w14:paraId="07D76CB4" w14:textId="0DD838D4" w:rsidR="00081F48" w:rsidRDefault="00081F48" w:rsidP="00081F48">
            <w:pPr>
              <w:pBdr>
                <w:bottom w:val="single" w:sz="6" w:space="1" w:color="auto"/>
              </w:pBdr>
              <w:spacing w:before="0" w:after="0" w:line="360" w:lineRule="exact"/>
              <w:rPr>
                <w:rFonts w:ascii="微软雅黑" w:eastAsia="微软雅黑" w:hAnsi="微软雅黑"/>
                <w:sz w:val="21"/>
                <w:szCs w:val="21"/>
                <w:u w:val="single"/>
              </w:rPr>
            </w:pPr>
            <w:r w:rsidRPr="00777222">
              <w:rPr>
                <w:rFonts w:ascii="微软雅黑" w:eastAsia="微软雅黑" w:hAnsi="微软雅黑" w:hint="eastAsia"/>
                <w:sz w:val="21"/>
                <w:szCs w:val="21"/>
                <w:u w:val="single"/>
              </w:rPr>
              <w:t xml:space="preserve"> </w:t>
            </w:r>
            <w:r w:rsidRPr="00777222">
              <w:rPr>
                <w:rFonts w:ascii="微软雅黑" w:eastAsia="微软雅黑" w:hAnsi="微软雅黑"/>
                <w:sz w:val="21"/>
                <w:szCs w:val="21"/>
                <w:u w:val="single"/>
              </w:rPr>
              <w:t xml:space="preserve">                                                                       </w:t>
            </w:r>
          </w:p>
          <w:p w14:paraId="3B08CD45" w14:textId="77777777" w:rsidR="00081F48" w:rsidRDefault="00081F48" w:rsidP="00081F48">
            <w:pPr>
              <w:pBdr>
                <w:bottom w:val="single" w:sz="6" w:space="1" w:color="auto"/>
              </w:pBdr>
              <w:spacing w:before="0" w:after="0" w:line="360" w:lineRule="exact"/>
              <w:rPr>
                <w:rFonts w:ascii="微软雅黑" w:eastAsia="微软雅黑" w:hAnsi="微软雅黑"/>
                <w:sz w:val="21"/>
                <w:szCs w:val="21"/>
                <w:u w:val="single"/>
              </w:rPr>
            </w:pPr>
          </w:p>
          <w:p w14:paraId="394AFEE1" w14:textId="57E85A27" w:rsidR="00081F48" w:rsidRPr="00081F48" w:rsidRDefault="00081F48" w:rsidP="00081F48"/>
        </w:tc>
      </w:tr>
      <w:tr w:rsidR="00081F48" w:rsidRPr="009021C6" w14:paraId="6CEF388C" w14:textId="77777777" w:rsidTr="00E21AA6">
        <w:trPr>
          <w:trHeight w:val="4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B505A" w14:textId="77777777" w:rsidR="00081F48" w:rsidRDefault="00081F48" w:rsidP="00081F48">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员工的</w:t>
            </w:r>
          </w:p>
          <w:p w14:paraId="38A6578D" w14:textId="77777777" w:rsidR="00081F48" w:rsidRPr="009021C6" w:rsidRDefault="00081F48" w:rsidP="00081F48">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建议</w:t>
            </w:r>
          </w:p>
        </w:tc>
        <w:tc>
          <w:tcPr>
            <w:tcW w:w="7714"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9814E" w14:textId="77777777" w:rsidR="00081F48" w:rsidRDefault="00081F48" w:rsidP="00081F48">
            <w:pPr>
              <w:spacing w:before="0" w:after="0" w:line="360" w:lineRule="exact"/>
              <w:rPr>
                <w:rFonts w:ascii="微软雅黑" w:eastAsia="微软雅黑" w:hAnsi="微软雅黑"/>
                <w:sz w:val="21"/>
                <w:szCs w:val="21"/>
              </w:rPr>
            </w:pPr>
          </w:p>
          <w:p w14:paraId="3062794F" w14:textId="77777777" w:rsidR="00081F48" w:rsidRDefault="00081F48" w:rsidP="00081F48">
            <w:pPr>
              <w:pBdr>
                <w:top w:val="single" w:sz="6" w:space="1" w:color="auto"/>
                <w:bottom w:val="single" w:sz="6" w:space="1" w:color="auto"/>
              </w:pBdr>
              <w:spacing w:before="0" w:after="0" w:line="360" w:lineRule="exact"/>
              <w:rPr>
                <w:rFonts w:ascii="微软雅黑" w:eastAsia="微软雅黑" w:hAnsi="微软雅黑"/>
                <w:sz w:val="21"/>
                <w:szCs w:val="21"/>
              </w:rPr>
            </w:pPr>
          </w:p>
          <w:p w14:paraId="4CD49BB9" w14:textId="77777777" w:rsidR="00081F48" w:rsidRDefault="00081F48" w:rsidP="00081F48">
            <w:pPr>
              <w:pBdr>
                <w:bottom w:val="single" w:sz="6" w:space="1" w:color="auto"/>
                <w:between w:val="single" w:sz="6" w:space="1" w:color="auto"/>
              </w:pBdr>
              <w:spacing w:before="0" w:after="0" w:line="360" w:lineRule="exact"/>
              <w:rPr>
                <w:rFonts w:ascii="微软雅黑" w:eastAsia="微软雅黑" w:hAnsi="微软雅黑"/>
                <w:sz w:val="21"/>
                <w:szCs w:val="21"/>
              </w:rPr>
            </w:pPr>
          </w:p>
          <w:p w14:paraId="1366E1C0" w14:textId="77777777" w:rsidR="00081F48" w:rsidRPr="009021C6" w:rsidRDefault="00081F48" w:rsidP="00081F48">
            <w:pPr>
              <w:spacing w:before="0" w:after="0" w:line="360" w:lineRule="exact"/>
              <w:rPr>
                <w:rFonts w:ascii="微软雅黑" w:eastAsia="微软雅黑" w:hAnsi="微软雅黑"/>
                <w:sz w:val="21"/>
                <w:szCs w:val="21"/>
              </w:rPr>
            </w:pPr>
          </w:p>
        </w:tc>
      </w:tr>
    </w:tbl>
    <w:p w14:paraId="30593CBC" w14:textId="77777777" w:rsidR="009021C6" w:rsidRDefault="009021C6" w:rsidP="009021C6">
      <w:pPr>
        <w:spacing w:before="0" w:after="0" w:line="360" w:lineRule="exact"/>
        <w:rPr>
          <w:rFonts w:ascii="微软雅黑" w:eastAsia="微软雅黑" w:hAnsi="微软雅黑"/>
          <w:sz w:val="21"/>
          <w:szCs w:val="21"/>
        </w:rPr>
      </w:pPr>
    </w:p>
    <w:p w14:paraId="6A7BC519" w14:textId="77777777" w:rsid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【参考答案】</w:t>
      </w:r>
    </w:p>
    <w:p w14:paraId="294530E4" w14:textId="77777777" w:rsidR="009021C6" w:rsidRDefault="009021C6" w:rsidP="009021C6">
      <w:pPr>
        <w:spacing w:before="0" w:after="0" w:line="360" w:lineRule="exact"/>
        <w:rPr>
          <w:rFonts w:ascii="微软雅黑" w:eastAsia="微软雅黑" w:hAnsi="微软雅黑"/>
          <w:sz w:val="21"/>
          <w:szCs w:val="21"/>
        </w:rPr>
      </w:pPr>
    </w:p>
    <w:tbl>
      <w:tblPr>
        <w:tblW w:w="8838" w:type="dxa"/>
        <w:tblLayout w:type="fixed"/>
        <w:tblCellMar>
          <w:top w:w="15" w:type="dxa"/>
          <w:left w:w="15" w:type="dxa"/>
          <w:bottom w:w="15" w:type="dxa"/>
          <w:right w:w="15" w:type="dxa"/>
        </w:tblCellMar>
        <w:tblLook w:val="04A0" w:firstRow="1" w:lastRow="0" w:firstColumn="1" w:lastColumn="0" w:noHBand="0" w:noVBand="1"/>
      </w:tblPr>
      <w:tblGrid>
        <w:gridCol w:w="1124"/>
        <w:gridCol w:w="1560"/>
        <w:gridCol w:w="1559"/>
        <w:gridCol w:w="1843"/>
        <w:gridCol w:w="1417"/>
        <w:gridCol w:w="1335"/>
      </w:tblGrid>
      <w:tr w:rsidR="009021C6" w:rsidRPr="009021C6" w14:paraId="1B3E439E" w14:textId="77777777" w:rsidTr="00E21AA6">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16861"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部门</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E2B01"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销售部</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49010"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姓名</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7B9AF"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陈闯</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B62CA"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入</w:t>
            </w:r>
            <w:proofErr w:type="gramStart"/>
            <w:r w:rsidRPr="009021C6">
              <w:rPr>
                <w:rFonts w:ascii="微软雅黑" w:eastAsia="微软雅黑" w:hAnsi="微软雅黑"/>
                <w:sz w:val="21"/>
                <w:szCs w:val="21"/>
              </w:rPr>
              <w:t>职时间</w:t>
            </w:r>
            <w:proofErr w:type="gram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9AEA7"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2017.09.02</w:t>
            </w:r>
          </w:p>
        </w:tc>
      </w:tr>
      <w:tr w:rsidR="009021C6" w:rsidRPr="009021C6" w14:paraId="4FEB87EF" w14:textId="77777777" w:rsidTr="00E21AA6">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4BD1F"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职位</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814FF" w14:textId="77777777" w:rsidR="009021C6" w:rsidRPr="009021C6" w:rsidRDefault="009021C6" w:rsidP="00E21AA6">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销售顾问</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A4019"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联系方式</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9C12B"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135********</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47067"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离职时间</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8FAD5"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2018.12.30</w:t>
            </w:r>
          </w:p>
        </w:tc>
      </w:tr>
      <w:tr w:rsidR="009021C6" w:rsidRPr="009021C6" w14:paraId="2C16C2F0" w14:textId="77777777" w:rsidTr="00E21AA6">
        <w:trPr>
          <w:trHeight w:val="4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AAB67"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面谈人</w:t>
            </w:r>
          </w:p>
        </w:tc>
        <w:tc>
          <w:tcPr>
            <w:tcW w:w="496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E3E27"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王丽（招聘经理）</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30655"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面谈日期</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6AC25"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2018.12.06</w:t>
            </w:r>
          </w:p>
        </w:tc>
      </w:tr>
      <w:tr w:rsidR="009021C6" w:rsidRPr="009021C6" w14:paraId="5D532F25" w14:textId="77777777" w:rsidTr="00E21AA6">
        <w:trPr>
          <w:trHeight w:val="4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12D36"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离职原因</w:t>
            </w:r>
          </w:p>
        </w:tc>
        <w:tc>
          <w:tcPr>
            <w:tcW w:w="7714"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FB2C8"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个人职业规划</w:t>
            </w:r>
          </w:p>
          <w:p w14:paraId="0D6A65B8"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工作程式化</w:t>
            </w:r>
          </w:p>
          <w:p w14:paraId="45CD0D20"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培训</w:t>
            </w:r>
          </w:p>
          <w:p w14:paraId="667D50D3"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lastRenderedPageBreak/>
              <w:t>晋升机会</w:t>
            </w:r>
          </w:p>
          <w:p w14:paraId="7092A470" w14:textId="13FB220C" w:rsidR="00081F48" w:rsidRPr="00941F28" w:rsidRDefault="00941F28" w:rsidP="00941F28">
            <w:pPr>
              <w:pBdr>
                <w:bottom w:val="single" w:sz="6" w:space="1" w:color="auto"/>
              </w:pBdr>
              <w:spacing w:before="0" w:after="0" w:line="360" w:lineRule="exact"/>
              <w:rPr>
                <w:rFonts w:ascii="微软雅黑" w:eastAsia="微软雅黑" w:hAnsi="微软雅黑"/>
                <w:sz w:val="21"/>
                <w:szCs w:val="21"/>
              </w:rPr>
            </w:pPr>
            <w:r>
              <w:sym w:font="Wingdings 2" w:char="F052"/>
            </w:r>
            <w:r>
              <w:t xml:space="preserve">   </w:t>
            </w:r>
            <w:r w:rsidR="00081F48" w:rsidRPr="00941F28">
              <w:rPr>
                <w:rFonts w:ascii="微软雅黑" w:eastAsia="微软雅黑" w:hAnsi="微软雅黑" w:hint="eastAsia"/>
                <w:sz w:val="21"/>
                <w:szCs w:val="21"/>
              </w:rPr>
              <w:t>薪酬福利</w:t>
            </w:r>
          </w:p>
          <w:p w14:paraId="44BB4B35"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工作参与度</w:t>
            </w:r>
          </w:p>
          <w:p w14:paraId="60410718" w14:textId="619C037A" w:rsidR="00081F48" w:rsidRPr="00941F28" w:rsidRDefault="00941F28" w:rsidP="00941F28">
            <w:pPr>
              <w:pBdr>
                <w:bottom w:val="single" w:sz="6" w:space="1" w:color="auto"/>
              </w:pBdr>
              <w:spacing w:before="0" w:after="0" w:line="360" w:lineRule="exact"/>
              <w:rPr>
                <w:rFonts w:ascii="微软雅黑" w:eastAsia="微软雅黑" w:hAnsi="微软雅黑"/>
                <w:sz w:val="21"/>
                <w:szCs w:val="21"/>
              </w:rPr>
            </w:pPr>
            <w:r>
              <w:sym w:font="Wingdings 2" w:char="F052"/>
            </w:r>
            <w:r>
              <w:t xml:space="preserve">   </w:t>
            </w:r>
            <w:r w:rsidR="00081F48" w:rsidRPr="00941F28">
              <w:rPr>
                <w:rFonts w:ascii="微软雅黑" w:eastAsia="微软雅黑" w:hAnsi="微软雅黑" w:hint="eastAsia"/>
                <w:sz w:val="21"/>
                <w:szCs w:val="21"/>
              </w:rPr>
              <w:t>工作自主权</w:t>
            </w:r>
          </w:p>
          <w:p w14:paraId="39BA1190"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分配公平</w:t>
            </w:r>
          </w:p>
          <w:p w14:paraId="3240A618"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工作压力</w:t>
            </w:r>
          </w:p>
          <w:p w14:paraId="7530A5F5" w14:textId="01640C5B" w:rsidR="00081F48" w:rsidRPr="00941F28" w:rsidRDefault="00941F28" w:rsidP="00941F28">
            <w:pPr>
              <w:pBdr>
                <w:bottom w:val="single" w:sz="6" w:space="1" w:color="auto"/>
              </w:pBdr>
              <w:spacing w:before="0" w:after="0" w:line="360" w:lineRule="exact"/>
              <w:rPr>
                <w:rFonts w:ascii="微软雅黑" w:eastAsia="微软雅黑" w:hAnsi="微软雅黑"/>
                <w:sz w:val="21"/>
                <w:szCs w:val="21"/>
              </w:rPr>
            </w:pPr>
            <w:r>
              <w:sym w:font="Wingdings 2" w:char="F052"/>
            </w:r>
            <w:r>
              <w:t xml:space="preserve">   </w:t>
            </w:r>
            <w:r w:rsidR="00081F48" w:rsidRPr="00941F28">
              <w:rPr>
                <w:rFonts w:ascii="微软雅黑" w:eastAsia="微软雅黑" w:hAnsi="微软雅黑" w:hint="eastAsia"/>
                <w:sz w:val="21"/>
                <w:szCs w:val="21"/>
              </w:rPr>
              <w:t>社会支持</w:t>
            </w:r>
          </w:p>
          <w:p w14:paraId="665B8D88" w14:textId="77777777" w:rsidR="00081F48" w:rsidRP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sidRPr="00081F48">
              <w:rPr>
                <w:rFonts w:ascii="微软雅黑" w:eastAsia="微软雅黑" w:hAnsi="微软雅黑" w:hint="eastAsia"/>
                <w:sz w:val="21"/>
                <w:szCs w:val="21"/>
              </w:rPr>
              <w:t>亲属责任</w:t>
            </w:r>
          </w:p>
          <w:p w14:paraId="6151790A" w14:textId="0689357B" w:rsidR="00081F48" w:rsidRDefault="00081F48" w:rsidP="00081F48">
            <w:pPr>
              <w:pStyle w:val="a3"/>
              <w:numPr>
                <w:ilvl w:val="0"/>
                <w:numId w:val="21"/>
              </w:numPr>
              <w:pBdr>
                <w:bottom w:val="single" w:sz="6" w:space="1" w:color="auto"/>
              </w:pBd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其他个人因素</w:t>
            </w:r>
          </w:p>
          <w:p w14:paraId="271162EA" w14:textId="77777777" w:rsidR="00941F28" w:rsidRDefault="00941F28" w:rsidP="00941F28">
            <w:pPr>
              <w:pBdr>
                <w:bottom w:val="single" w:sz="6" w:space="1" w:color="auto"/>
              </w:pBd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员工反映薪资水平低于行业平均水平。</w:t>
            </w:r>
          </w:p>
          <w:p w14:paraId="56DFE25F" w14:textId="7C3FB92F" w:rsidR="00941F28" w:rsidRPr="00941F28" w:rsidRDefault="00941F28" w:rsidP="00941F28">
            <w:pPr>
              <w:spacing w:before="0" w:after="0" w:line="360" w:lineRule="exact"/>
              <w:rPr>
                <w:rFonts w:ascii="微软雅黑" w:eastAsia="微软雅黑" w:hAnsi="微软雅黑"/>
                <w:sz w:val="21"/>
                <w:szCs w:val="21"/>
                <w:u w:val="single"/>
              </w:rPr>
            </w:pPr>
            <w:r w:rsidRPr="00941F28">
              <w:rPr>
                <w:rFonts w:ascii="微软雅黑" w:eastAsia="微软雅黑" w:hAnsi="微软雅黑"/>
                <w:sz w:val="21"/>
                <w:szCs w:val="21"/>
                <w:u w:val="single"/>
              </w:rPr>
              <w:t>销售的管理规定较死板、审批流程繁琐，自由度小，</w:t>
            </w:r>
            <w:r w:rsidRPr="00941F28">
              <w:rPr>
                <w:rFonts w:ascii="微软雅黑" w:eastAsia="微软雅黑" w:hAnsi="微软雅黑" w:hint="eastAsia"/>
                <w:sz w:val="21"/>
                <w:szCs w:val="21"/>
                <w:u w:val="single"/>
              </w:rPr>
              <w:t>给员工缺乏工作自主权的感觉。</w:t>
            </w:r>
            <w:r>
              <w:rPr>
                <w:rFonts w:ascii="微软雅黑" w:eastAsia="微软雅黑" w:hAnsi="微软雅黑" w:hint="eastAsia"/>
                <w:sz w:val="21"/>
                <w:szCs w:val="21"/>
                <w:u w:val="single"/>
              </w:rPr>
              <w:t xml:space="preserve"> </w:t>
            </w:r>
            <w:r>
              <w:rPr>
                <w:rFonts w:ascii="微软雅黑" w:eastAsia="微软雅黑" w:hAnsi="微软雅黑"/>
                <w:sz w:val="21"/>
                <w:szCs w:val="21"/>
                <w:u w:val="single"/>
              </w:rPr>
              <w:t xml:space="preserve">                                                                   </w:t>
            </w:r>
          </w:p>
          <w:p w14:paraId="455DA978" w14:textId="199AED2B" w:rsidR="00941F28" w:rsidRPr="00941F28" w:rsidRDefault="00941F28" w:rsidP="00941F28">
            <w:pPr>
              <w:pBdr>
                <w:bottom w:val="single" w:sz="6" w:space="1" w:color="auto"/>
              </w:pBd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与</w:t>
            </w:r>
            <w:r w:rsidRPr="009021C6">
              <w:rPr>
                <w:rFonts w:ascii="微软雅黑" w:eastAsia="微软雅黑" w:hAnsi="微软雅黑"/>
                <w:sz w:val="21"/>
                <w:szCs w:val="21"/>
              </w:rPr>
              <w:t>上级</w:t>
            </w:r>
            <w:r>
              <w:rPr>
                <w:rFonts w:ascii="微软雅黑" w:eastAsia="微软雅黑" w:hAnsi="微软雅黑" w:hint="eastAsia"/>
                <w:sz w:val="21"/>
                <w:szCs w:val="21"/>
              </w:rPr>
              <w:t>之间的</w:t>
            </w:r>
            <w:proofErr w:type="gramStart"/>
            <w:r w:rsidRPr="009021C6">
              <w:rPr>
                <w:rFonts w:ascii="微软雅黑" w:eastAsia="微软雅黑" w:hAnsi="微软雅黑"/>
                <w:sz w:val="21"/>
                <w:szCs w:val="21"/>
              </w:rPr>
              <w:t>冲突</w:t>
            </w:r>
            <w:r>
              <w:rPr>
                <w:rFonts w:ascii="微软雅黑" w:eastAsia="微软雅黑" w:hAnsi="微软雅黑" w:hint="eastAsia"/>
                <w:sz w:val="21"/>
                <w:szCs w:val="21"/>
              </w:rPr>
              <w:t>让</w:t>
            </w:r>
            <w:proofErr w:type="gramEnd"/>
            <w:r>
              <w:rPr>
                <w:rFonts w:ascii="微软雅黑" w:eastAsia="微软雅黑" w:hAnsi="微软雅黑" w:hint="eastAsia"/>
                <w:sz w:val="21"/>
                <w:szCs w:val="21"/>
              </w:rPr>
              <w:t>员工感到缺乏社会支持。</w:t>
            </w:r>
          </w:p>
          <w:p w14:paraId="6AD634AD" w14:textId="77777777" w:rsidR="00081F48" w:rsidRDefault="00081F48" w:rsidP="00E21AA6">
            <w:pPr>
              <w:spacing w:before="0" w:after="0" w:line="360" w:lineRule="exact"/>
              <w:rPr>
                <w:rFonts w:ascii="微软雅黑" w:eastAsia="微软雅黑" w:hAnsi="微软雅黑"/>
                <w:sz w:val="21"/>
                <w:szCs w:val="21"/>
              </w:rPr>
            </w:pPr>
          </w:p>
          <w:p w14:paraId="0030705C" w14:textId="35C1E761" w:rsidR="00081F48" w:rsidRPr="009021C6" w:rsidRDefault="00081F48" w:rsidP="00E21AA6">
            <w:pPr>
              <w:spacing w:before="0" w:after="0" w:line="360" w:lineRule="exact"/>
              <w:rPr>
                <w:rFonts w:ascii="微软雅黑" w:eastAsia="微软雅黑" w:hAnsi="微软雅黑"/>
                <w:sz w:val="21"/>
                <w:szCs w:val="21"/>
              </w:rPr>
            </w:pPr>
          </w:p>
        </w:tc>
      </w:tr>
      <w:tr w:rsidR="009021C6" w:rsidRPr="009021C6" w14:paraId="14BEE869" w14:textId="77777777" w:rsidTr="00E21AA6">
        <w:trPr>
          <w:trHeight w:val="4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48159" w14:textId="77777777" w:rsid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lastRenderedPageBreak/>
              <w:t>员工的</w:t>
            </w:r>
          </w:p>
          <w:p w14:paraId="6E231290" w14:textId="77777777" w:rsidR="009021C6" w:rsidRPr="009021C6" w:rsidRDefault="009021C6" w:rsidP="00E21AA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建议</w:t>
            </w:r>
          </w:p>
        </w:tc>
        <w:tc>
          <w:tcPr>
            <w:tcW w:w="7714"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C1958" w14:textId="77777777" w:rsidR="009021C6" w:rsidRDefault="003E5356" w:rsidP="00E21AA6">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放宽对销售的管理规定</w:t>
            </w:r>
          </w:p>
          <w:p w14:paraId="63B528B2" w14:textId="77777777" w:rsidR="009021C6" w:rsidRDefault="009021C6" w:rsidP="00E21AA6">
            <w:pPr>
              <w:pBdr>
                <w:top w:val="single" w:sz="6" w:space="1" w:color="auto"/>
                <w:bottom w:val="single" w:sz="6" w:space="1" w:color="auto"/>
              </w:pBdr>
              <w:spacing w:before="0" w:after="0" w:line="360" w:lineRule="exact"/>
              <w:rPr>
                <w:rFonts w:ascii="微软雅黑" w:eastAsia="微软雅黑" w:hAnsi="微软雅黑"/>
                <w:sz w:val="21"/>
                <w:szCs w:val="21"/>
              </w:rPr>
            </w:pPr>
          </w:p>
          <w:p w14:paraId="37E72BCD" w14:textId="77777777" w:rsidR="009021C6" w:rsidRDefault="009021C6" w:rsidP="00E21AA6">
            <w:pPr>
              <w:pBdr>
                <w:bottom w:val="single" w:sz="6" w:space="1" w:color="auto"/>
                <w:between w:val="single" w:sz="6" w:space="1" w:color="auto"/>
              </w:pBdr>
              <w:spacing w:before="0" w:after="0" w:line="360" w:lineRule="exact"/>
              <w:rPr>
                <w:rFonts w:ascii="微软雅黑" w:eastAsia="微软雅黑" w:hAnsi="微软雅黑"/>
                <w:sz w:val="21"/>
                <w:szCs w:val="21"/>
              </w:rPr>
            </w:pPr>
          </w:p>
          <w:p w14:paraId="3A8829F8" w14:textId="77777777" w:rsidR="009021C6" w:rsidRPr="009021C6" w:rsidRDefault="009021C6" w:rsidP="00E21AA6">
            <w:pPr>
              <w:spacing w:before="0" w:after="0" w:line="360" w:lineRule="exact"/>
              <w:rPr>
                <w:rFonts w:ascii="微软雅黑" w:eastAsia="微软雅黑" w:hAnsi="微软雅黑"/>
                <w:sz w:val="21"/>
                <w:szCs w:val="21"/>
              </w:rPr>
            </w:pPr>
          </w:p>
        </w:tc>
      </w:tr>
    </w:tbl>
    <w:p w14:paraId="7AE6CB66" w14:textId="77777777" w:rsidR="009021C6" w:rsidRPr="009021C6" w:rsidRDefault="009021C6" w:rsidP="009021C6">
      <w:pPr>
        <w:spacing w:before="0" w:after="0" w:line="360" w:lineRule="exact"/>
        <w:rPr>
          <w:rFonts w:ascii="微软雅黑" w:eastAsia="微软雅黑" w:hAnsi="微软雅黑"/>
          <w:sz w:val="21"/>
          <w:szCs w:val="21"/>
        </w:rPr>
      </w:pPr>
    </w:p>
    <w:p w14:paraId="0315FE4C" w14:textId="77777777" w:rsidR="009021C6" w:rsidRPr="009021C6" w:rsidRDefault="009021C6" w:rsidP="009021C6">
      <w:pPr>
        <w:pStyle w:val="2"/>
        <w:spacing w:line="360" w:lineRule="exact"/>
        <w:rPr>
          <w:rFonts w:ascii="微软雅黑" w:eastAsia="微软雅黑" w:hAnsi="微软雅黑"/>
          <w:b/>
          <w:sz w:val="21"/>
          <w:szCs w:val="21"/>
        </w:rPr>
      </w:pPr>
      <w:r w:rsidRPr="009021C6">
        <w:rPr>
          <w:rFonts w:ascii="微软雅黑" w:eastAsia="微软雅黑" w:hAnsi="微软雅黑"/>
          <w:b/>
          <w:sz w:val="21"/>
          <w:szCs w:val="21"/>
        </w:rPr>
        <w:t xml:space="preserve">03U </w:t>
      </w:r>
      <w:proofErr w:type="gramStart"/>
      <w:r w:rsidRPr="009021C6">
        <w:rPr>
          <w:rFonts w:ascii="微软雅黑" w:eastAsia="微软雅黑" w:hAnsi="微软雅黑"/>
          <w:b/>
          <w:sz w:val="21"/>
          <w:szCs w:val="21"/>
        </w:rPr>
        <w:t>课末小结</w:t>
      </w:r>
      <w:proofErr w:type="gramEnd"/>
    </w:p>
    <w:p w14:paraId="7DC94EFF" w14:textId="77777777" w:rsidR="009021C6" w:rsidRPr="009021C6" w:rsidRDefault="009021C6" w:rsidP="009021C6">
      <w:pPr>
        <w:pStyle w:val="3"/>
        <w:spacing w:line="360" w:lineRule="exact"/>
        <w:rPr>
          <w:rFonts w:ascii="微软雅黑" w:eastAsia="微软雅黑" w:hAnsi="微软雅黑"/>
          <w:b/>
          <w:sz w:val="21"/>
          <w:szCs w:val="21"/>
        </w:rPr>
      </w:pPr>
      <w:r w:rsidRPr="009021C6">
        <w:rPr>
          <w:rFonts w:ascii="微软雅黑" w:eastAsia="微软雅黑" w:hAnsi="微软雅黑"/>
          <w:b/>
          <w:sz w:val="21"/>
          <w:szCs w:val="21"/>
        </w:rPr>
        <w:t>03U01 总结</w:t>
      </w:r>
    </w:p>
    <w:p w14:paraId="2EE87EFB" w14:textId="4E98ACA4"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很多公司认为离职面谈就是离职员工“吐槽大会”，对企业来说是没有任何收益的无用功。但事实上，企业可以从离职面谈中获得很多重要信息</w:t>
      </w:r>
      <w:r w:rsidR="00667AC2">
        <w:rPr>
          <w:rFonts w:ascii="微软雅黑" w:eastAsia="微软雅黑" w:hAnsi="微软雅黑" w:hint="eastAsia"/>
          <w:sz w:val="21"/>
          <w:szCs w:val="21"/>
        </w:rPr>
        <w:t>，成为改善</w:t>
      </w:r>
      <w:r w:rsidR="00D316AC">
        <w:rPr>
          <w:rFonts w:ascii="微软雅黑" w:eastAsia="微软雅黑" w:hAnsi="微软雅黑" w:hint="eastAsia"/>
          <w:sz w:val="21"/>
          <w:szCs w:val="21"/>
        </w:rPr>
        <w:t>管理和</w:t>
      </w:r>
      <w:r w:rsidR="00667AC2">
        <w:rPr>
          <w:rFonts w:ascii="微软雅黑" w:eastAsia="微软雅黑" w:hAnsi="微软雅黑" w:hint="eastAsia"/>
          <w:sz w:val="21"/>
          <w:szCs w:val="21"/>
        </w:rPr>
        <w:t>领导力水平，人才保留甚至人才回流的重要契机。</w:t>
      </w:r>
    </w:p>
    <w:p w14:paraId="285C34C8"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让我们一起回顾一下本课的关键知识点：</w:t>
      </w:r>
    </w:p>
    <w:p w14:paraId="7461AF13"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在本课中，我们首先介绍了如何为离职面谈做准备。第一步是确定离职面谈的主要目的，接着根据离职者的情况和面谈目的选择合适的面谈主持人，第三部是整理离职面谈的相关资料，最后再确定面谈的时间。</w:t>
      </w:r>
    </w:p>
    <w:p w14:paraId="6286649C"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接着，我们还说明了在面谈过程中，面谈主持人需要遵守的三个原则，它们分别是：真诚性原则、开放性原则、倾听性原则。另外，我们在课程的最后强调了离职面谈结束后，还要注意对面谈会议进行整理记录。</w:t>
      </w:r>
    </w:p>
    <w:p w14:paraId="58CEA67D"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最后，让我们一起通过一则案例测试题巩固所学的内容。</w:t>
      </w:r>
    </w:p>
    <w:p w14:paraId="0AD5DFE2" w14:textId="77777777" w:rsidR="009021C6" w:rsidRPr="009021C6" w:rsidRDefault="009021C6" w:rsidP="009021C6">
      <w:pPr>
        <w:pStyle w:val="2"/>
        <w:spacing w:line="360" w:lineRule="exact"/>
        <w:rPr>
          <w:rFonts w:ascii="微软雅黑" w:eastAsia="微软雅黑" w:hAnsi="微软雅黑"/>
          <w:b/>
          <w:sz w:val="21"/>
          <w:szCs w:val="21"/>
        </w:rPr>
      </w:pPr>
      <w:r w:rsidRPr="009021C6">
        <w:rPr>
          <w:rFonts w:ascii="微软雅黑" w:eastAsia="微软雅黑" w:hAnsi="微软雅黑"/>
          <w:b/>
          <w:sz w:val="21"/>
          <w:szCs w:val="21"/>
        </w:rPr>
        <w:t>04U 学以致用</w:t>
      </w:r>
    </w:p>
    <w:p w14:paraId="49FA85BE" w14:textId="77777777" w:rsidR="009021C6" w:rsidRPr="009021C6" w:rsidRDefault="009021C6" w:rsidP="009021C6">
      <w:pPr>
        <w:pStyle w:val="3"/>
        <w:spacing w:line="360" w:lineRule="exact"/>
        <w:rPr>
          <w:rFonts w:ascii="微软雅黑" w:eastAsia="微软雅黑" w:hAnsi="微软雅黑"/>
          <w:b/>
          <w:sz w:val="21"/>
          <w:szCs w:val="21"/>
        </w:rPr>
      </w:pPr>
      <w:r w:rsidRPr="009021C6">
        <w:rPr>
          <w:rFonts w:ascii="微软雅黑" w:eastAsia="微软雅黑" w:hAnsi="微软雅黑"/>
          <w:b/>
          <w:sz w:val="21"/>
          <w:szCs w:val="21"/>
        </w:rPr>
        <w:lastRenderedPageBreak/>
        <w:t>04U01 案例：XY集团的离职风波</w:t>
      </w:r>
    </w:p>
    <w:p w14:paraId="5D2CC32C" w14:textId="77777777" w:rsidR="0060670F" w:rsidRDefault="00B566C0" w:rsidP="009021C6">
      <w:pPr>
        <w:spacing w:before="0" w:after="0" w:line="360" w:lineRule="exact"/>
        <w:rPr>
          <w:ins w:id="10" w:author="Gejing Zhang" w:date="2018-09-28T09:48:00Z"/>
          <w:rFonts w:ascii="微软雅黑" w:eastAsia="微软雅黑" w:hAnsi="微软雅黑"/>
          <w:sz w:val="21"/>
          <w:szCs w:val="21"/>
        </w:rPr>
      </w:pPr>
      <w:ins w:id="11" w:author="Gejing Zhang" w:date="2018-09-28T09:47:00Z">
        <w:r>
          <w:rPr>
            <w:rFonts w:ascii="微软雅黑" w:eastAsia="微软雅黑" w:hAnsi="微软雅黑" w:hint="eastAsia"/>
            <w:sz w:val="21"/>
            <w:szCs w:val="21"/>
          </w:rPr>
          <w:t>请阅读</w:t>
        </w:r>
      </w:ins>
      <w:ins w:id="12" w:author="Gejing Zhang" w:date="2018-09-28T09:48:00Z">
        <w:r>
          <w:rPr>
            <w:rFonts w:ascii="微软雅黑" w:eastAsia="微软雅黑" w:hAnsi="微软雅黑" w:hint="eastAsia"/>
            <w:sz w:val="21"/>
            <w:szCs w:val="21"/>
          </w:rPr>
          <w:t>下面一段案例，</w:t>
        </w:r>
        <w:r w:rsidR="0060670F">
          <w:rPr>
            <w:rFonts w:ascii="微软雅黑" w:eastAsia="微软雅黑" w:hAnsi="微软雅黑" w:hint="eastAsia"/>
            <w:sz w:val="21"/>
            <w:szCs w:val="21"/>
          </w:rPr>
          <w:t>对案例中的离职面谈事件进行分析。</w:t>
        </w:r>
      </w:ins>
    </w:p>
    <w:p w14:paraId="3B82A57E" w14:textId="77777777" w:rsidR="0060670F" w:rsidRDefault="0060670F" w:rsidP="009021C6">
      <w:pPr>
        <w:spacing w:before="0" w:after="0" w:line="360" w:lineRule="exact"/>
        <w:rPr>
          <w:ins w:id="13" w:author="Gejing Zhang" w:date="2018-09-28T09:48:00Z"/>
          <w:rFonts w:ascii="微软雅黑" w:eastAsia="微软雅黑" w:hAnsi="微软雅黑"/>
          <w:sz w:val="21"/>
          <w:szCs w:val="21"/>
        </w:rPr>
      </w:pPr>
      <w:ins w:id="14" w:author="Gejing Zhang" w:date="2018-09-28T09:48:00Z">
        <w:r>
          <w:rPr>
            <w:rFonts w:ascii="微软雅黑" w:eastAsia="微软雅黑" w:hAnsi="微软雅黑" w:hint="eastAsia"/>
            <w:sz w:val="21"/>
            <w:szCs w:val="21"/>
          </w:rPr>
          <w:t>文字：</w:t>
        </w:r>
      </w:ins>
    </w:p>
    <w:p w14:paraId="2AE99D0C" w14:textId="26663EC4"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姚远是XY集团下分公司的一名部门经理，他自分公司成立开始，便加入了公司，到现在已经有三年时间了。在今年的5月10日，他向公司提出了离职。姚远所在的岗位对能力要求很高，而且，即使招聘到能力相当的新人，也需要花费大量时间培训。因此，公司高层要求人事部尽全力挽留姚远。</w:t>
      </w:r>
    </w:p>
    <w:p w14:paraId="5F3A92B9"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人事部的主管立刻安排招聘专员马玉芬来跟进此事。马玉芬刚刚步入职场，接到这个任务后感到压力很大，同时也想尽全力把领导交给她的任务办妥。为了留有充足的时间对面谈做准备，马玉芬与姚远约定在5月22日进行面谈，面谈主持人是她自己。</w:t>
      </w:r>
    </w:p>
    <w:p w14:paraId="651BBA57"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在面谈前，马玉芬分析了</w:t>
      </w:r>
      <w:proofErr w:type="gramStart"/>
      <w:r w:rsidRPr="009021C6">
        <w:rPr>
          <w:rFonts w:ascii="微软雅黑" w:eastAsia="微软雅黑" w:hAnsi="微软雅黑"/>
          <w:sz w:val="21"/>
          <w:szCs w:val="21"/>
        </w:rPr>
        <w:t>姚</w:t>
      </w:r>
      <w:proofErr w:type="gramEnd"/>
      <w:r w:rsidRPr="009021C6">
        <w:rPr>
          <w:rFonts w:ascii="微软雅黑" w:eastAsia="微软雅黑" w:hAnsi="微软雅黑"/>
          <w:sz w:val="21"/>
          <w:szCs w:val="21"/>
        </w:rPr>
        <w:t>远近期的工作表现和团队关系，发现姚远近几个月的工作主动性有所下降。而前几个月恰逢公司涨薪，而姚远没有得到加薪，马玉芬猜想姚远提出离职大概率是因为钱没有给到位。因为公司高层已经示意，如有必要，可以给姚远提高20%-40%的薪资，马玉芬认为这次面谈一定能够成功挽留姚远。</w:t>
      </w:r>
    </w:p>
    <w:p w14:paraId="73C89476"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马玉芬认为既然已经了解了姚远提出离职的原因，在离职面谈中也没有必要拐弯抹角浪费时间。在面谈当日，马玉芬开门见山，直接抛出了加薪的橄榄枝，并向姚远说明年初没有给他加薪，主要是因为公司规定近一年内</w:t>
      </w:r>
      <w:proofErr w:type="gramStart"/>
      <w:r w:rsidRPr="009021C6">
        <w:rPr>
          <w:rFonts w:ascii="微软雅黑" w:eastAsia="微软雅黑" w:hAnsi="微软雅黑"/>
          <w:sz w:val="21"/>
          <w:szCs w:val="21"/>
        </w:rPr>
        <w:t>加过薪的</w:t>
      </w:r>
      <w:proofErr w:type="gramEnd"/>
      <w:r w:rsidRPr="009021C6">
        <w:rPr>
          <w:rFonts w:ascii="微软雅黑" w:eastAsia="微软雅黑" w:hAnsi="微软雅黑"/>
          <w:sz w:val="21"/>
          <w:szCs w:val="21"/>
        </w:rPr>
        <w:t>不在年初名单。没想到，姚远不但对此不为所动，反而生气了起来，吐</w:t>
      </w:r>
      <w:proofErr w:type="gramStart"/>
      <w:r w:rsidRPr="009021C6">
        <w:rPr>
          <w:rFonts w:ascii="微软雅黑" w:eastAsia="微软雅黑" w:hAnsi="微软雅黑"/>
          <w:sz w:val="21"/>
          <w:szCs w:val="21"/>
        </w:rPr>
        <w:t>槽公司</w:t>
      </w:r>
      <w:proofErr w:type="gramEnd"/>
      <w:r w:rsidRPr="009021C6">
        <w:rPr>
          <w:rFonts w:ascii="微软雅黑" w:eastAsia="微软雅黑" w:hAnsi="微软雅黑"/>
          <w:sz w:val="21"/>
          <w:szCs w:val="21"/>
        </w:rPr>
        <w:t>起公司的氛围冷漠以及对他所管理的部门不上心等等一列问题。马玉芬有点措手不及，也不知道如何回应，只好反问姚远公司如何做出改变，他才愿意留下。姚远提出如果公司对部门的主要业务有更多的支持和投入，他会考虑留下。这时，马玉芬才醒悟姚远提出离职的原因是认为目前工作的前景不佳，或是在工作中缺乏支持。于是，马玉芬告诉姚远公司高</w:t>
      </w:r>
      <w:proofErr w:type="gramStart"/>
      <w:r w:rsidRPr="009021C6">
        <w:rPr>
          <w:rFonts w:ascii="微软雅黑" w:eastAsia="微软雅黑" w:hAnsi="微软雅黑"/>
          <w:sz w:val="21"/>
          <w:szCs w:val="21"/>
        </w:rPr>
        <w:t>管十分</w:t>
      </w:r>
      <w:proofErr w:type="gramEnd"/>
      <w:r w:rsidRPr="009021C6">
        <w:rPr>
          <w:rFonts w:ascii="微软雅黑" w:eastAsia="微软雅黑" w:hAnsi="微软雅黑"/>
          <w:sz w:val="21"/>
          <w:szCs w:val="21"/>
        </w:rPr>
        <w:t>看重姚远和他所带领的团队，的确会加强对他们部门的投入和支持，想要以此来稳住姚远。</w:t>
      </w:r>
    </w:p>
    <w:p w14:paraId="70F4728B" w14:textId="77777777"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马玉芬的一番话的确起到了效果，姚远虽将信将疑，但还是承诺收回离职申请。没想到过了仅仅两周，姚远以公司未能兑现在离职面谈上给出的承诺为由，再一次提出了离职……</w:t>
      </w:r>
    </w:p>
    <w:p w14:paraId="6CDB2C1D" w14:textId="3B096B54" w:rsidR="009021C6" w:rsidRPr="009021C6" w:rsidRDefault="009021C6" w:rsidP="009021C6">
      <w:pPr>
        <w:pStyle w:val="3"/>
        <w:spacing w:line="360" w:lineRule="exact"/>
        <w:rPr>
          <w:rFonts w:ascii="微软雅黑" w:eastAsia="微软雅黑" w:hAnsi="微软雅黑"/>
          <w:b/>
          <w:sz w:val="21"/>
          <w:szCs w:val="21"/>
        </w:rPr>
      </w:pPr>
      <w:r w:rsidRPr="009021C6">
        <w:rPr>
          <w:rFonts w:ascii="微软雅黑" w:eastAsia="微软雅黑" w:hAnsi="微软雅黑"/>
          <w:b/>
          <w:sz w:val="21"/>
          <w:szCs w:val="21"/>
        </w:rPr>
        <w:t>04U02A 小测验：</w:t>
      </w:r>
      <w:r w:rsidR="00182ACB">
        <w:rPr>
          <w:rFonts w:ascii="微软雅黑" w:eastAsia="微软雅黑" w:hAnsi="微软雅黑" w:hint="eastAsia"/>
          <w:b/>
          <w:sz w:val="21"/>
          <w:szCs w:val="21"/>
        </w:rPr>
        <w:t>XY集团离职风波</w:t>
      </w:r>
      <w:r w:rsidRPr="009021C6">
        <w:rPr>
          <w:rFonts w:ascii="微软雅黑" w:eastAsia="微软雅黑" w:hAnsi="微软雅黑"/>
          <w:b/>
          <w:sz w:val="21"/>
          <w:szCs w:val="21"/>
        </w:rPr>
        <w:t>案例分析</w:t>
      </w:r>
      <w:r w:rsidR="00182ACB">
        <w:rPr>
          <w:rFonts w:ascii="微软雅黑" w:eastAsia="微软雅黑" w:hAnsi="微软雅黑" w:hint="eastAsia"/>
          <w:b/>
          <w:sz w:val="21"/>
          <w:szCs w:val="21"/>
        </w:rPr>
        <w:t>（1）</w:t>
      </w:r>
    </w:p>
    <w:p w14:paraId="2F384AD9" w14:textId="77777777" w:rsidR="00154F71" w:rsidRDefault="00154F71" w:rsidP="00154F71">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在</w:t>
      </w:r>
      <w:r w:rsidR="009021C6" w:rsidRPr="009021C6">
        <w:rPr>
          <w:rFonts w:ascii="微软雅黑" w:eastAsia="微软雅黑" w:hAnsi="微软雅黑"/>
          <w:sz w:val="21"/>
          <w:szCs w:val="21"/>
        </w:rPr>
        <w:t>上面的案例</w:t>
      </w:r>
      <w:r>
        <w:rPr>
          <w:rFonts w:ascii="微软雅黑" w:eastAsia="微软雅黑" w:hAnsi="微软雅黑" w:hint="eastAsia"/>
          <w:sz w:val="21"/>
          <w:szCs w:val="21"/>
        </w:rPr>
        <w:t>中，</w:t>
      </w:r>
      <w:proofErr w:type="gramStart"/>
      <w:r>
        <w:rPr>
          <w:rFonts w:ascii="微软雅黑" w:eastAsia="微软雅黑" w:hAnsi="微软雅黑" w:hint="eastAsia"/>
          <w:sz w:val="21"/>
          <w:szCs w:val="21"/>
        </w:rPr>
        <w:t>马云芬</w:t>
      </w:r>
      <w:r w:rsidR="00182ACB">
        <w:rPr>
          <w:rFonts w:ascii="微软雅黑" w:eastAsia="微软雅黑" w:hAnsi="微软雅黑" w:hint="eastAsia"/>
          <w:sz w:val="21"/>
          <w:szCs w:val="21"/>
        </w:rPr>
        <w:t>在</w:t>
      </w:r>
      <w:proofErr w:type="gramEnd"/>
      <w:r w:rsidR="00182ACB">
        <w:rPr>
          <w:rFonts w:ascii="微软雅黑" w:eastAsia="微软雅黑" w:hAnsi="微软雅黑" w:hint="eastAsia"/>
          <w:sz w:val="21"/>
          <w:szCs w:val="21"/>
        </w:rPr>
        <w:t>那几点没有做好，导致了离职面谈的失败？</w:t>
      </w:r>
    </w:p>
    <w:p w14:paraId="1D9C397B" w14:textId="77777777" w:rsidR="00182ACB" w:rsidRDefault="00182ACB" w:rsidP="00182ACB">
      <w:pPr>
        <w:pStyle w:val="a3"/>
        <w:numPr>
          <w:ilvl w:val="0"/>
          <w:numId w:val="18"/>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面谈主持人的选择</w:t>
      </w:r>
    </w:p>
    <w:p w14:paraId="0D55E493" w14:textId="77777777" w:rsidR="00182ACB" w:rsidRDefault="00182ACB" w:rsidP="00182ACB">
      <w:pPr>
        <w:pStyle w:val="a3"/>
        <w:numPr>
          <w:ilvl w:val="0"/>
          <w:numId w:val="18"/>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面谈时间的确定</w:t>
      </w:r>
    </w:p>
    <w:p w14:paraId="332E9A6B" w14:textId="77777777" w:rsidR="00182ACB" w:rsidRDefault="00182ACB" w:rsidP="00182ACB">
      <w:pPr>
        <w:pStyle w:val="a3"/>
        <w:numPr>
          <w:ilvl w:val="0"/>
          <w:numId w:val="18"/>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面谈资料准备不全</w:t>
      </w:r>
    </w:p>
    <w:p w14:paraId="1DE6CB7F" w14:textId="77777777" w:rsidR="00182ACB" w:rsidRDefault="00182ACB" w:rsidP="00182ACB">
      <w:pPr>
        <w:pStyle w:val="a3"/>
        <w:numPr>
          <w:ilvl w:val="0"/>
          <w:numId w:val="18"/>
        </w:numPr>
        <w:spacing w:before="0" w:after="0" w:line="360" w:lineRule="exact"/>
        <w:ind w:firstLineChars="0"/>
        <w:rPr>
          <w:rFonts w:ascii="微软雅黑" w:eastAsia="微软雅黑" w:hAnsi="微软雅黑"/>
          <w:sz w:val="21"/>
          <w:szCs w:val="21"/>
        </w:rPr>
      </w:pPr>
      <w:r>
        <w:rPr>
          <w:rFonts w:ascii="微软雅黑" w:eastAsia="微软雅黑" w:hAnsi="微软雅黑" w:hint="eastAsia"/>
          <w:sz w:val="21"/>
          <w:szCs w:val="21"/>
        </w:rPr>
        <w:t>面谈过程中</w:t>
      </w:r>
      <w:proofErr w:type="gramStart"/>
      <w:r>
        <w:rPr>
          <w:rFonts w:ascii="微软雅黑" w:eastAsia="微软雅黑" w:hAnsi="微软雅黑" w:hint="eastAsia"/>
          <w:sz w:val="21"/>
          <w:szCs w:val="21"/>
        </w:rPr>
        <w:t>没有准守面谈</w:t>
      </w:r>
      <w:proofErr w:type="gramEnd"/>
      <w:r>
        <w:rPr>
          <w:rFonts w:ascii="微软雅黑" w:eastAsia="微软雅黑" w:hAnsi="微软雅黑" w:hint="eastAsia"/>
          <w:sz w:val="21"/>
          <w:szCs w:val="21"/>
        </w:rPr>
        <w:t>的基本原则</w:t>
      </w:r>
    </w:p>
    <w:p w14:paraId="3A198BB2" w14:textId="77777777" w:rsidR="00182ACB" w:rsidRDefault="00182ACB" w:rsidP="00182ACB">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【答案】A</w:t>
      </w:r>
      <w:r>
        <w:rPr>
          <w:rFonts w:ascii="微软雅黑" w:eastAsia="微软雅黑" w:hAnsi="微软雅黑"/>
          <w:sz w:val="21"/>
          <w:szCs w:val="21"/>
        </w:rPr>
        <w:t xml:space="preserve"> </w:t>
      </w:r>
      <w:r>
        <w:rPr>
          <w:rFonts w:ascii="微软雅黑" w:eastAsia="微软雅黑" w:hAnsi="微软雅黑" w:hint="eastAsia"/>
          <w:sz w:val="21"/>
          <w:szCs w:val="21"/>
        </w:rPr>
        <w:t>B</w:t>
      </w:r>
      <w:r>
        <w:rPr>
          <w:rFonts w:ascii="微软雅黑" w:eastAsia="微软雅黑" w:hAnsi="微软雅黑"/>
          <w:sz w:val="21"/>
          <w:szCs w:val="21"/>
        </w:rPr>
        <w:t xml:space="preserve"> </w:t>
      </w:r>
      <w:r>
        <w:rPr>
          <w:rFonts w:ascii="微软雅黑" w:eastAsia="微软雅黑" w:hAnsi="微软雅黑" w:hint="eastAsia"/>
          <w:sz w:val="21"/>
          <w:szCs w:val="21"/>
        </w:rPr>
        <w:t>C</w:t>
      </w:r>
      <w:r>
        <w:rPr>
          <w:rFonts w:ascii="微软雅黑" w:eastAsia="微软雅黑" w:hAnsi="微软雅黑"/>
          <w:sz w:val="21"/>
          <w:szCs w:val="21"/>
        </w:rPr>
        <w:t xml:space="preserve"> </w:t>
      </w:r>
      <w:r>
        <w:rPr>
          <w:rFonts w:ascii="微软雅黑" w:eastAsia="微软雅黑" w:hAnsi="微软雅黑" w:hint="eastAsia"/>
          <w:sz w:val="21"/>
          <w:szCs w:val="21"/>
        </w:rPr>
        <w:t>D</w:t>
      </w:r>
    </w:p>
    <w:p w14:paraId="01110D3A" w14:textId="08CDE6E3" w:rsidR="00182ACB" w:rsidRDefault="00182ACB" w:rsidP="00182ACB">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【反馈】谢谢你的回答，我们认为</w:t>
      </w:r>
      <w:proofErr w:type="gramStart"/>
      <w:r>
        <w:rPr>
          <w:rFonts w:ascii="微软雅黑" w:eastAsia="微软雅黑" w:hAnsi="微软雅黑" w:hint="eastAsia"/>
          <w:sz w:val="21"/>
          <w:szCs w:val="21"/>
        </w:rPr>
        <w:t>马云芬在</w:t>
      </w:r>
      <w:proofErr w:type="gramEnd"/>
      <w:r>
        <w:rPr>
          <w:rFonts w:ascii="微软雅黑" w:eastAsia="微软雅黑" w:hAnsi="微软雅黑" w:hint="eastAsia"/>
          <w:sz w:val="21"/>
          <w:szCs w:val="21"/>
        </w:rPr>
        <w:t>准备离职面谈与实施离职面谈时都有做得不好的地方。</w:t>
      </w:r>
    </w:p>
    <w:p w14:paraId="06350A38" w14:textId="3B735CB6" w:rsidR="00182ACB" w:rsidRPr="00182ACB" w:rsidRDefault="00182ACB" w:rsidP="00182ACB">
      <w:pPr>
        <w:pStyle w:val="3"/>
        <w:spacing w:line="360" w:lineRule="exact"/>
        <w:rPr>
          <w:rFonts w:ascii="微软雅黑" w:eastAsia="微软雅黑" w:hAnsi="微软雅黑"/>
          <w:b/>
          <w:sz w:val="21"/>
          <w:szCs w:val="21"/>
        </w:rPr>
      </w:pPr>
      <w:r w:rsidRPr="00182ACB">
        <w:rPr>
          <w:rFonts w:ascii="微软雅黑" w:eastAsia="微软雅黑" w:hAnsi="微软雅黑" w:hint="eastAsia"/>
          <w:b/>
          <w:sz w:val="21"/>
          <w:szCs w:val="21"/>
        </w:rPr>
        <w:t>0</w:t>
      </w:r>
      <w:r w:rsidRPr="00182ACB">
        <w:rPr>
          <w:rFonts w:ascii="微软雅黑" w:eastAsia="微软雅黑" w:hAnsi="微软雅黑"/>
          <w:b/>
          <w:sz w:val="21"/>
          <w:szCs w:val="21"/>
        </w:rPr>
        <w:t>4</w:t>
      </w:r>
      <w:r w:rsidRPr="00182ACB">
        <w:rPr>
          <w:rFonts w:ascii="微软雅黑" w:eastAsia="微软雅黑" w:hAnsi="微软雅黑" w:hint="eastAsia"/>
          <w:b/>
          <w:sz w:val="21"/>
          <w:szCs w:val="21"/>
        </w:rPr>
        <w:t>U</w:t>
      </w:r>
      <w:r w:rsidRPr="00182ACB">
        <w:rPr>
          <w:rFonts w:ascii="微软雅黑" w:eastAsia="微软雅黑" w:hAnsi="微软雅黑"/>
          <w:b/>
          <w:sz w:val="21"/>
          <w:szCs w:val="21"/>
        </w:rPr>
        <w:t>03</w:t>
      </w:r>
      <w:r w:rsidRPr="00182ACB">
        <w:rPr>
          <w:rFonts w:ascii="微软雅黑" w:eastAsia="微软雅黑" w:hAnsi="微软雅黑" w:hint="eastAsia"/>
          <w:b/>
          <w:sz w:val="21"/>
          <w:szCs w:val="21"/>
        </w:rPr>
        <w:t>A</w:t>
      </w:r>
      <w:r w:rsidRPr="00182ACB">
        <w:rPr>
          <w:rFonts w:ascii="微软雅黑" w:eastAsia="微软雅黑" w:hAnsi="微软雅黑"/>
          <w:b/>
          <w:sz w:val="21"/>
          <w:szCs w:val="21"/>
        </w:rPr>
        <w:t xml:space="preserve"> </w:t>
      </w:r>
      <w:r w:rsidRPr="00182ACB">
        <w:rPr>
          <w:rFonts w:ascii="微软雅黑" w:eastAsia="微软雅黑" w:hAnsi="微软雅黑" w:hint="eastAsia"/>
          <w:b/>
          <w:sz w:val="21"/>
          <w:szCs w:val="21"/>
        </w:rPr>
        <w:t>小测验：</w:t>
      </w:r>
      <w:r>
        <w:rPr>
          <w:rFonts w:ascii="微软雅黑" w:eastAsia="微软雅黑" w:hAnsi="微软雅黑" w:hint="eastAsia"/>
          <w:b/>
          <w:sz w:val="21"/>
          <w:szCs w:val="21"/>
        </w:rPr>
        <w:t>XY集团离职风波</w:t>
      </w:r>
      <w:r w:rsidRPr="009021C6">
        <w:rPr>
          <w:rFonts w:ascii="微软雅黑" w:eastAsia="微软雅黑" w:hAnsi="微软雅黑"/>
          <w:b/>
          <w:sz w:val="21"/>
          <w:szCs w:val="21"/>
        </w:rPr>
        <w:t>案例分析</w:t>
      </w:r>
      <w:r>
        <w:rPr>
          <w:rFonts w:ascii="微软雅黑" w:eastAsia="微软雅黑" w:hAnsi="微软雅黑" w:hint="eastAsia"/>
          <w:b/>
          <w:sz w:val="21"/>
          <w:szCs w:val="21"/>
        </w:rPr>
        <w:t>（</w:t>
      </w:r>
      <w:r w:rsidR="005B33EE">
        <w:rPr>
          <w:rFonts w:ascii="微软雅黑" w:eastAsia="微软雅黑" w:hAnsi="微软雅黑"/>
          <w:b/>
          <w:sz w:val="21"/>
          <w:szCs w:val="21"/>
        </w:rPr>
        <w:t>2</w:t>
      </w:r>
      <w:bookmarkStart w:id="15" w:name="_GoBack"/>
      <w:bookmarkEnd w:id="15"/>
      <w:r>
        <w:rPr>
          <w:rFonts w:ascii="微软雅黑" w:eastAsia="微软雅黑" w:hAnsi="微软雅黑" w:hint="eastAsia"/>
          <w:b/>
          <w:sz w:val="21"/>
          <w:szCs w:val="21"/>
        </w:rPr>
        <w:t>）</w:t>
      </w:r>
    </w:p>
    <w:p w14:paraId="3BD5B6E6" w14:textId="77777777" w:rsidR="009021C6" w:rsidRPr="009021C6" w:rsidRDefault="00182ACB" w:rsidP="009021C6">
      <w:pPr>
        <w:spacing w:before="0" w:after="0" w:line="360" w:lineRule="exact"/>
        <w:rPr>
          <w:rFonts w:ascii="微软雅黑" w:eastAsia="微软雅黑" w:hAnsi="微软雅黑"/>
          <w:sz w:val="21"/>
          <w:szCs w:val="21"/>
        </w:rPr>
      </w:pPr>
      <w:r>
        <w:rPr>
          <w:rFonts w:ascii="微软雅黑" w:eastAsia="微软雅黑" w:hAnsi="微软雅黑" w:hint="eastAsia"/>
          <w:sz w:val="21"/>
          <w:szCs w:val="21"/>
        </w:rPr>
        <w:t>如果你是</w:t>
      </w:r>
      <w:r w:rsidRPr="009021C6">
        <w:rPr>
          <w:rFonts w:ascii="微软雅黑" w:eastAsia="微软雅黑" w:hAnsi="微软雅黑"/>
          <w:sz w:val="21"/>
          <w:szCs w:val="21"/>
        </w:rPr>
        <w:t>马玉芬</w:t>
      </w:r>
      <w:r>
        <w:rPr>
          <w:rFonts w:ascii="微软雅黑" w:eastAsia="微软雅黑" w:hAnsi="微软雅黑" w:hint="eastAsia"/>
          <w:sz w:val="21"/>
          <w:szCs w:val="21"/>
        </w:rPr>
        <w:t>，你会如何做出改进？</w:t>
      </w:r>
    </w:p>
    <w:tbl>
      <w:tblPr>
        <w:tblStyle w:val="afc"/>
        <w:tblW w:w="0" w:type="auto"/>
        <w:tblLook w:val="04A0" w:firstRow="1" w:lastRow="0" w:firstColumn="1" w:lastColumn="0" w:noHBand="0" w:noVBand="1"/>
      </w:tblPr>
      <w:tblGrid>
        <w:gridCol w:w="8296"/>
      </w:tblGrid>
      <w:tr w:rsidR="009021C6" w14:paraId="3CD704F5" w14:textId="77777777" w:rsidTr="009021C6">
        <w:tc>
          <w:tcPr>
            <w:tcW w:w="8296" w:type="dxa"/>
          </w:tcPr>
          <w:p w14:paraId="10D66F81" w14:textId="77777777" w:rsidR="009021C6" w:rsidRDefault="009021C6" w:rsidP="009021C6">
            <w:pPr>
              <w:spacing w:line="360" w:lineRule="exact"/>
              <w:rPr>
                <w:rFonts w:ascii="微软雅黑" w:eastAsia="微软雅黑" w:hAnsi="微软雅黑"/>
                <w:sz w:val="21"/>
                <w:szCs w:val="21"/>
              </w:rPr>
            </w:pPr>
          </w:p>
          <w:p w14:paraId="0D806934" w14:textId="77777777" w:rsidR="009021C6" w:rsidRDefault="009021C6" w:rsidP="009021C6">
            <w:pPr>
              <w:spacing w:line="360" w:lineRule="exact"/>
              <w:rPr>
                <w:rFonts w:ascii="微软雅黑" w:eastAsia="微软雅黑" w:hAnsi="微软雅黑"/>
                <w:sz w:val="21"/>
                <w:szCs w:val="21"/>
              </w:rPr>
            </w:pPr>
          </w:p>
          <w:p w14:paraId="1250B25B" w14:textId="77777777" w:rsidR="009021C6" w:rsidRDefault="009021C6" w:rsidP="009021C6">
            <w:pPr>
              <w:spacing w:line="360" w:lineRule="exact"/>
              <w:rPr>
                <w:rFonts w:ascii="微软雅黑" w:eastAsia="微软雅黑" w:hAnsi="微软雅黑"/>
                <w:sz w:val="21"/>
                <w:szCs w:val="21"/>
              </w:rPr>
            </w:pPr>
          </w:p>
        </w:tc>
      </w:tr>
    </w:tbl>
    <w:p w14:paraId="1FE5F1D0" w14:textId="0FC69F19" w:rsidR="00182ACB"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【反馈】谢谢你的回答。</w:t>
      </w:r>
      <w:r w:rsidR="00783BAD">
        <w:rPr>
          <w:rFonts w:ascii="微软雅黑" w:eastAsia="微软雅黑" w:hAnsi="微软雅黑" w:hint="eastAsia"/>
          <w:sz w:val="21"/>
          <w:szCs w:val="21"/>
        </w:rPr>
        <w:t>请参考我们的答案：</w:t>
      </w:r>
    </w:p>
    <w:p w14:paraId="537A84FD" w14:textId="1B60CB3B" w:rsidR="009021C6" w:rsidRPr="009021C6"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首先在面谈主持人的选择上，虽然理论上来说马玉芬可以是面谈主持人，但在这个案例中，姚远是公司极力挽留的员工，最好</w:t>
      </w:r>
      <w:r w:rsidR="00182ACB">
        <w:rPr>
          <w:rFonts w:ascii="微软雅黑" w:eastAsia="微软雅黑" w:hAnsi="微软雅黑" w:hint="eastAsia"/>
          <w:sz w:val="21"/>
          <w:szCs w:val="21"/>
        </w:rPr>
        <w:t>请</w:t>
      </w:r>
      <w:r w:rsidR="00667AC2">
        <w:rPr>
          <w:rFonts w:ascii="微软雅黑" w:eastAsia="微软雅黑" w:hAnsi="微软雅黑" w:hint="eastAsia"/>
          <w:sz w:val="21"/>
          <w:szCs w:val="21"/>
        </w:rPr>
        <w:t>高出两级的管理层</w:t>
      </w:r>
      <w:r w:rsidR="00182ACB">
        <w:rPr>
          <w:rFonts w:ascii="微软雅黑" w:eastAsia="微软雅黑" w:hAnsi="微软雅黑" w:hint="eastAsia"/>
          <w:sz w:val="21"/>
          <w:szCs w:val="21"/>
        </w:rPr>
        <w:t>来主持面谈</w:t>
      </w:r>
      <w:r w:rsidRPr="009021C6">
        <w:rPr>
          <w:rFonts w:ascii="微软雅黑" w:eastAsia="微软雅黑" w:hAnsi="微软雅黑"/>
          <w:sz w:val="21"/>
          <w:szCs w:val="21"/>
        </w:rPr>
        <w:t>，以表示公司对姚远的重视。其次，</w:t>
      </w:r>
      <w:r w:rsidR="00E21AA6">
        <w:rPr>
          <w:rFonts w:ascii="微软雅黑" w:eastAsia="微软雅黑" w:hAnsi="微软雅黑" w:hint="eastAsia"/>
          <w:sz w:val="21"/>
          <w:szCs w:val="21"/>
        </w:rPr>
        <w:t>想要</w:t>
      </w:r>
      <w:r w:rsidRPr="009021C6">
        <w:rPr>
          <w:rFonts w:ascii="微软雅黑" w:eastAsia="微软雅黑" w:hAnsi="微软雅黑"/>
          <w:sz w:val="21"/>
          <w:szCs w:val="21"/>
        </w:rPr>
        <w:t>让离职面谈发挥出很好的效用</w:t>
      </w:r>
      <w:r w:rsidR="00E21AA6">
        <w:rPr>
          <w:rFonts w:ascii="微软雅黑" w:eastAsia="微软雅黑" w:hAnsi="微软雅黑" w:hint="eastAsia"/>
          <w:sz w:val="21"/>
          <w:szCs w:val="21"/>
        </w:rPr>
        <w:t>，应当在收到离职申请后尽快安排面谈</w:t>
      </w:r>
      <w:r w:rsidRPr="009021C6">
        <w:rPr>
          <w:rFonts w:ascii="微软雅黑" w:eastAsia="微软雅黑" w:hAnsi="微软雅黑"/>
          <w:sz w:val="21"/>
          <w:szCs w:val="21"/>
        </w:rPr>
        <w:t>。另外，在准备离职面谈的时候</w:t>
      </w:r>
      <w:r w:rsidR="00E21AA6">
        <w:rPr>
          <w:rFonts w:ascii="微软雅黑" w:eastAsia="微软雅黑" w:hAnsi="微软雅黑" w:hint="eastAsia"/>
          <w:sz w:val="21"/>
          <w:szCs w:val="21"/>
        </w:rPr>
        <w:t>，不能</w:t>
      </w:r>
      <w:r w:rsidRPr="009021C6">
        <w:rPr>
          <w:rFonts w:ascii="微软雅黑" w:eastAsia="微软雅黑" w:hAnsi="微软雅黑"/>
          <w:sz w:val="21"/>
          <w:szCs w:val="21"/>
        </w:rPr>
        <w:t>根据自己的主观推断为姚远的离职定性，</w:t>
      </w:r>
      <w:r w:rsidR="00E21AA6">
        <w:rPr>
          <w:rFonts w:ascii="微软雅黑" w:eastAsia="微软雅黑" w:hAnsi="微软雅黑" w:hint="eastAsia"/>
          <w:sz w:val="21"/>
          <w:szCs w:val="21"/>
        </w:rPr>
        <w:t>应当进行充分的调查，</w:t>
      </w:r>
      <w:r w:rsidR="00667AC2">
        <w:rPr>
          <w:rFonts w:ascii="微软雅黑" w:eastAsia="微软雅黑" w:hAnsi="微软雅黑" w:hint="eastAsia"/>
          <w:sz w:val="21"/>
          <w:szCs w:val="21"/>
        </w:rPr>
        <w:t>挖掘</w:t>
      </w:r>
      <w:r w:rsidR="00E21AA6">
        <w:rPr>
          <w:rFonts w:ascii="微软雅黑" w:eastAsia="微软雅黑" w:hAnsi="微软雅黑" w:hint="eastAsia"/>
          <w:sz w:val="21"/>
          <w:szCs w:val="21"/>
        </w:rPr>
        <w:t>某些看起来</w:t>
      </w:r>
      <w:r w:rsidR="00783BAD">
        <w:rPr>
          <w:rFonts w:ascii="微软雅黑" w:eastAsia="微软雅黑" w:hAnsi="微软雅黑" w:hint="eastAsia"/>
          <w:sz w:val="21"/>
          <w:szCs w:val="21"/>
        </w:rPr>
        <w:t>不起眼却至关重要的</w:t>
      </w:r>
      <w:r w:rsidRPr="009021C6">
        <w:rPr>
          <w:rFonts w:ascii="微软雅黑" w:eastAsia="微软雅黑" w:hAnsi="微软雅黑"/>
          <w:sz w:val="21"/>
          <w:szCs w:val="21"/>
        </w:rPr>
        <w:t>因素</w:t>
      </w:r>
      <w:r w:rsidR="00667AC2">
        <w:rPr>
          <w:rFonts w:ascii="微软雅黑" w:eastAsia="微软雅黑" w:hAnsi="微软雅黑" w:hint="eastAsia"/>
          <w:sz w:val="21"/>
          <w:szCs w:val="21"/>
        </w:rPr>
        <w:t>，避免误判。</w:t>
      </w:r>
    </w:p>
    <w:p w14:paraId="08F0BEC5" w14:textId="74693763" w:rsidR="00783BAD" w:rsidRDefault="009021C6" w:rsidP="009021C6">
      <w:pPr>
        <w:spacing w:before="0" w:after="0" w:line="360" w:lineRule="exact"/>
        <w:rPr>
          <w:rFonts w:ascii="微软雅黑" w:eastAsia="微软雅黑" w:hAnsi="微软雅黑"/>
          <w:sz w:val="21"/>
          <w:szCs w:val="21"/>
        </w:rPr>
      </w:pPr>
      <w:r w:rsidRPr="009021C6">
        <w:rPr>
          <w:rFonts w:ascii="微软雅黑" w:eastAsia="微软雅黑" w:hAnsi="微软雅黑"/>
          <w:sz w:val="21"/>
          <w:szCs w:val="21"/>
        </w:rPr>
        <w:t>在面谈过程中，</w:t>
      </w:r>
      <w:r w:rsidR="00783BAD">
        <w:rPr>
          <w:rFonts w:ascii="微软雅黑" w:eastAsia="微软雅黑" w:hAnsi="微软雅黑" w:hint="eastAsia"/>
          <w:sz w:val="21"/>
          <w:szCs w:val="21"/>
        </w:rPr>
        <w:t>需要遵守真诚性、</w:t>
      </w:r>
      <w:r w:rsidRPr="009021C6">
        <w:rPr>
          <w:rFonts w:ascii="微软雅黑" w:eastAsia="微软雅黑" w:hAnsi="微软雅黑"/>
          <w:sz w:val="21"/>
          <w:szCs w:val="21"/>
        </w:rPr>
        <w:t>开放性和倾听性原则，</w:t>
      </w:r>
      <w:r w:rsidR="00783BAD">
        <w:rPr>
          <w:rFonts w:ascii="微软雅黑" w:eastAsia="微软雅黑" w:hAnsi="微软雅黑" w:hint="eastAsia"/>
          <w:sz w:val="21"/>
          <w:szCs w:val="21"/>
        </w:rPr>
        <w:t>表达自己的真诚并给离职员工充分的表达空间。</w:t>
      </w:r>
    </w:p>
    <w:p w14:paraId="01C48052" w14:textId="77777777" w:rsidR="003E2347" w:rsidRDefault="003E2347" w:rsidP="009021C6">
      <w:pPr>
        <w:pStyle w:val="a5"/>
        <w:spacing w:before="0" w:beforeAutospacing="0" w:after="0" w:afterAutospacing="0"/>
      </w:pPr>
    </w:p>
    <w:p w14:paraId="6A7B7B50" w14:textId="77777777" w:rsidR="00EE7C2C" w:rsidRDefault="00EE7C2C" w:rsidP="009021C6">
      <w:pPr>
        <w:pStyle w:val="a5"/>
        <w:spacing w:before="0" w:beforeAutospacing="0" w:after="0" w:afterAutospacing="0"/>
      </w:pPr>
    </w:p>
    <w:p w14:paraId="1E36AEBE" w14:textId="77777777" w:rsidR="00EE7C2C" w:rsidRDefault="00EE7C2C" w:rsidP="009021C6">
      <w:pPr>
        <w:pStyle w:val="a5"/>
        <w:spacing w:before="0" w:beforeAutospacing="0" w:after="0" w:afterAutospacing="0"/>
      </w:pPr>
    </w:p>
    <w:p w14:paraId="32DA711C" w14:textId="77777777" w:rsidR="00EE7C2C" w:rsidRDefault="00EE7C2C" w:rsidP="009021C6">
      <w:pPr>
        <w:pStyle w:val="a5"/>
        <w:spacing w:before="0" w:beforeAutospacing="0" w:after="0" w:afterAutospacing="0"/>
      </w:pPr>
    </w:p>
    <w:p w14:paraId="013220F5" w14:textId="77777777" w:rsidR="00EE7C2C" w:rsidRDefault="00EE7C2C" w:rsidP="009021C6">
      <w:pPr>
        <w:pStyle w:val="a5"/>
        <w:spacing w:before="0" w:beforeAutospacing="0" w:after="0" w:afterAutospacing="0"/>
      </w:pPr>
    </w:p>
    <w:p w14:paraId="7B270C0D" w14:textId="77777777" w:rsidR="00EE7C2C" w:rsidRDefault="00EE7C2C" w:rsidP="009021C6">
      <w:pPr>
        <w:pStyle w:val="a5"/>
        <w:spacing w:before="0" w:beforeAutospacing="0" w:after="0" w:afterAutospacing="0"/>
      </w:pPr>
    </w:p>
    <w:p w14:paraId="24063FA5" w14:textId="77777777" w:rsidR="00EE7C2C" w:rsidRDefault="00EE7C2C" w:rsidP="009021C6">
      <w:pPr>
        <w:pStyle w:val="a5"/>
        <w:spacing w:before="0" w:beforeAutospacing="0" w:after="0" w:afterAutospacing="0"/>
      </w:pPr>
    </w:p>
    <w:p w14:paraId="1EC451C5" w14:textId="77777777" w:rsidR="00EE7C2C" w:rsidRPr="00EE7C2C" w:rsidRDefault="00EE7C2C" w:rsidP="00EE7C2C">
      <w:pPr>
        <w:rPr>
          <w:rFonts w:ascii="微软雅黑" w:eastAsia="微软雅黑" w:hAnsi="微软雅黑"/>
          <w:b/>
          <w:sz w:val="21"/>
          <w:szCs w:val="21"/>
        </w:rPr>
      </w:pPr>
      <w:r w:rsidRPr="00EE7C2C">
        <w:rPr>
          <w:rFonts w:ascii="微软雅黑" w:eastAsia="微软雅黑" w:hAnsi="微软雅黑"/>
          <w:b/>
          <w:sz w:val="21"/>
          <w:szCs w:val="21"/>
        </w:rPr>
        <w:t>Reference</w:t>
      </w:r>
    </w:p>
    <w:p w14:paraId="6C81A836" w14:textId="77777777" w:rsidR="00EE7C2C" w:rsidRPr="00EE7C2C" w:rsidRDefault="00EE7C2C" w:rsidP="00EE7C2C">
      <w:pPr>
        <w:pStyle w:val="afd"/>
        <w:spacing w:before="0" w:after="0" w:line="240" w:lineRule="auto"/>
        <w:rPr>
          <w:rFonts w:ascii="微软雅黑" w:eastAsia="微软雅黑" w:hAnsi="微软雅黑"/>
        </w:rPr>
      </w:pPr>
      <w:r>
        <w:rPr>
          <w:rFonts w:ascii="微软雅黑" w:eastAsia="微软雅黑" w:hAnsi="微软雅黑"/>
        </w:rPr>
        <w:t>[1]</w:t>
      </w:r>
      <w:r>
        <w:rPr>
          <w:rFonts w:ascii="微软雅黑" w:eastAsia="微软雅黑" w:hAnsi="微软雅黑" w:hint="eastAsia"/>
        </w:rPr>
        <w:t xml:space="preserve"> </w:t>
      </w:r>
      <w:r w:rsidRPr="00EE7C2C">
        <w:rPr>
          <w:rFonts w:ascii="微软雅黑" w:eastAsia="微软雅黑" w:hAnsi="微软雅黑" w:cs="Arial"/>
          <w:color w:val="222222"/>
          <w:shd w:val="clear" w:color="auto" w:fill="FFFFFF"/>
        </w:rPr>
        <w:t xml:space="preserve">Spain, E., &amp; </w:t>
      </w:r>
      <w:proofErr w:type="spellStart"/>
      <w:r w:rsidRPr="00EE7C2C">
        <w:rPr>
          <w:rFonts w:ascii="微软雅黑" w:eastAsia="微软雅黑" w:hAnsi="微软雅黑" w:cs="Arial"/>
          <w:color w:val="222222"/>
          <w:shd w:val="clear" w:color="auto" w:fill="FFFFFF"/>
        </w:rPr>
        <w:t>Groysberg</w:t>
      </w:r>
      <w:proofErr w:type="spellEnd"/>
      <w:r w:rsidRPr="00EE7C2C">
        <w:rPr>
          <w:rFonts w:ascii="微软雅黑" w:eastAsia="微软雅黑" w:hAnsi="微软雅黑" w:cs="Arial"/>
          <w:color w:val="222222"/>
          <w:shd w:val="clear" w:color="auto" w:fill="FFFFFF"/>
        </w:rPr>
        <w:t>, B. (2016). Making exit interviews count. </w:t>
      </w:r>
      <w:r w:rsidRPr="00EE7C2C">
        <w:rPr>
          <w:rFonts w:ascii="微软雅黑" w:eastAsia="微软雅黑" w:hAnsi="微软雅黑" w:cs="Arial"/>
          <w:i/>
          <w:iCs/>
          <w:color w:val="222222"/>
          <w:shd w:val="clear" w:color="auto" w:fill="FFFFFF"/>
        </w:rPr>
        <w:t>Harvard business review</w:t>
      </w:r>
      <w:r w:rsidRPr="00EE7C2C">
        <w:rPr>
          <w:rFonts w:ascii="微软雅黑" w:eastAsia="微软雅黑" w:hAnsi="微软雅黑" w:cs="Arial"/>
          <w:color w:val="222222"/>
          <w:shd w:val="clear" w:color="auto" w:fill="FFFFFF"/>
        </w:rPr>
        <w:t>, </w:t>
      </w:r>
      <w:r w:rsidRPr="00EE7C2C">
        <w:rPr>
          <w:rFonts w:ascii="微软雅黑" w:eastAsia="微软雅黑" w:hAnsi="微软雅黑" w:cs="Arial"/>
          <w:i/>
          <w:iCs/>
          <w:color w:val="222222"/>
          <w:shd w:val="clear" w:color="auto" w:fill="FFFFFF"/>
        </w:rPr>
        <w:t>94</w:t>
      </w:r>
      <w:r w:rsidRPr="00EE7C2C">
        <w:rPr>
          <w:rFonts w:ascii="微软雅黑" w:eastAsia="微软雅黑" w:hAnsi="微软雅黑" w:cs="Arial"/>
          <w:color w:val="222222"/>
          <w:shd w:val="clear" w:color="auto" w:fill="FFFFFF"/>
        </w:rPr>
        <w:t>(4), 20.</w:t>
      </w:r>
    </w:p>
    <w:p w14:paraId="451F21EB" w14:textId="77777777" w:rsidR="00EE7C2C" w:rsidRDefault="00EE7C2C" w:rsidP="00EE7C2C">
      <w:pPr>
        <w:pStyle w:val="afd"/>
        <w:spacing w:before="0" w:after="0" w:line="240" w:lineRule="auto"/>
        <w:rPr>
          <w:rFonts w:ascii="微软雅黑" w:eastAsia="微软雅黑" w:hAnsi="微软雅黑"/>
        </w:rPr>
      </w:pPr>
      <w:r>
        <w:rPr>
          <w:rFonts w:ascii="微软雅黑" w:eastAsia="微软雅黑" w:hAnsi="微软雅黑" w:hint="eastAsia"/>
        </w:rPr>
        <w:t>[</w:t>
      </w:r>
      <w:r>
        <w:rPr>
          <w:rFonts w:ascii="微软雅黑" w:eastAsia="微软雅黑" w:hAnsi="微软雅黑"/>
        </w:rPr>
        <w:t>2]</w:t>
      </w:r>
      <w:r>
        <w:rPr>
          <w:rFonts w:ascii="微软雅黑" w:eastAsia="微软雅黑" w:hAnsi="微软雅黑" w:hint="eastAsia"/>
        </w:rPr>
        <w:t xml:space="preserve"> 陈少</w:t>
      </w:r>
      <w:proofErr w:type="gramStart"/>
      <w:r w:rsidRPr="00EE7C2C">
        <w:rPr>
          <w:rFonts w:ascii="微软雅黑" w:eastAsia="微软雅黑" w:hAnsi="微软雅黑" w:hint="eastAsia"/>
        </w:rPr>
        <w:t>晦</w:t>
      </w:r>
      <w:proofErr w:type="gramEnd"/>
      <w:r>
        <w:rPr>
          <w:rFonts w:ascii="微软雅黑" w:eastAsia="微软雅黑" w:hAnsi="微软雅黑" w:hint="eastAsia"/>
        </w:rPr>
        <w:t>教授.</w:t>
      </w:r>
      <w:r>
        <w:rPr>
          <w:rFonts w:ascii="微软雅黑" w:eastAsia="微软雅黑" w:hAnsi="微软雅黑"/>
        </w:rPr>
        <w:t xml:space="preserve"> </w:t>
      </w:r>
      <w:r w:rsidRPr="00EE7C2C">
        <w:rPr>
          <w:rFonts w:ascii="微软雅黑" w:eastAsia="微软雅黑" w:hAnsi="微软雅黑" w:hint="eastAsia"/>
        </w:rPr>
        <w:t>人才保留</w:t>
      </w:r>
      <w:r>
        <w:rPr>
          <w:rFonts w:ascii="微软雅黑" w:eastAsia="微软雅黑" w:hAnsi="微软雅黑" w:hint="eastAsia"/>
        </w:rPr>
        <w:t>：</w:t>
      </w:r>
      <w:r w:rsidRPr="00EE7C2C">
        <w:rPr>
          <w:rFonts w:ascii="微软雅黑" w:eastAsia="微软雅黑" w:hAnsi="微软雅黑" w:hint="eastAsia"/>
        </w:rPr>
        <w:t>别让不该走的人走了</w:t>
      </w:r>
      <w:r>
        <w:rPr>
          <w:rFonts w:ascii="微软雅黑" w:eastAsia="微软雅黑" w:hAnsi="微软雅黑" w:hint="eastAsia"/>
        </w:rPr>
        <w:t>(教学</w:t>
      </w:r>
      <w:r>
        <w:rPr>
          <w:rFonts w:ascii="微软雅黑" w:eastAsia="微软雅黑" w:hAnsi="微软雅黑"/>
        </w:rPr>
        <w:t>PPT</w:t>
      </w:r>
      <w:r>
        <w:rPr>
          <w:rFonts w:ascii="微软雅黑" w:eastAsia="微软雅黑" w:hAnsi="微软雅黑" w:hint="eastAsia"/>
        </w:rPr>
        <w:t>)</w:t>
      </w:r>
    </w:p>
    <w:p w14:paraId="5665096A" w14:textId="77777777" w:rsidR="00EE7C2C" w:rsidRDefault="00EE7C2C" w:rsidP="00EE7C2C">
      <w:pPr>
        <w:pStyle w:val="afd"/>
        <w:spacing w:before="0" w:after="0" w:line="240" w:lineRule="auto"/>
        <w:rPr>
          <w:rFonts w:ascii="微软雅黑" w:eastAsia="微软雅黑" w:hAnsi="微软雅黑" w:cs="Arial"/>
          <w:color w:val="000000"/>
          <w:shd w:val="clear" w:color="auto" w:fill="FFFFFF"/>
        </w:rPr>
      </w:pPr>
      <w:r>
        <w:rPr>
          <w:rFonts w:ascii="微软雅黑" w:eastAsia="微软雅黑" w:hAnsi="微软雅黑" w:cs="Arial" w:hint="eastAsia"/>
          <w:color w:val="000000"/>
          <w:shd w:val="clear" w:color="auto" w:fill="FFFFFF"/>
        </w:rPr>
        <w:t>[</w:t>
      </w:r>
      <w:r>
        <w:rPr>
          <w:rFonts w:ascii="微软雅黑" w:eastAsia="微软雅黑" w:hAnsi="微软雅黑" w:cs="Arial"/>
          <w:color w:val="000000"/>
          <w:shd w:val="clear" w:color="auto" w:fill="FFFFFF"/>
        </w:rPr>
        <w:t xml:space="preserve">3] </w:t>
      </w:r>
      <w:r w:rsidRPr="00EE7C2C">
        <w:rPr>
          <w:rFonts w:ascii="微软雅黑" w:eastAsia="微软雅黑" w:hAnsi="微软雅黑" w:cs="Arial"/>
          <w:color w:val="000000"/>
          <w:shd w:val="clear" w:color="auto" w:fill="FFFFFF"/>
        </w:rPr>
        <w:t>布拉纳姆. (2011). </w:t>
      </w:r>
      <w:r w:rsidRPr="00EE7C2C">
        <w:rPr>
          <w:rFonts w:ascii="微软雅黑" w:eastAsia="微软雅黑" w:hAnsi="微软雅黑" w:cs="Arial"/>
          <w:i/>
          <w:iCs/>
          <w:color w:val="000000"/>
          <w:shd w:val="clear" w:color="auto" w:fill="FFFFFF"/>
        </w:rPr>
        <w:t>留住好员工: 揭开员工流失的7大隐密</w:t>
      </w:r>
      <w:r w:rsidRPr="00EE7C2C">
        <w:rPr>
          <w:rFonts w:ascii="微软雅黑" w:eastAsia="微软雅黑" w:hAnsi="微软雅黑" w:cs="Arial"/>
          <w:color w:val="000000"/>
          <w:shd w:val="clear" w:color="auto" w:fill="FFFFFF"/>
        </w:rPr>
        <w:t>. 经济科学出版社.</w:t>
      </w:r>
    </w:p>
    <w:p w14:paraId="7D270790" w14:textId="77777777" w:rsidR="00EE7C2C" w:rsidRPr="00EE7C2C" w:rsidRDefault="00EE7C2C" w:rsidP="00EE7C2C">
      <w:pPr>
        <w:pStyle w:val="afd"/>
        <w:spacing w:before="0" w:after="0" w:line="240" w:lineRule="auto"/>
        <w:rPr>
          <w:rFonts w:ascii="微软雅黑" w:eastAsia="微软雅黑" w:hAnsi="微软雅黑"/>
        </w:rPr>
      </w:pPr>
      <w:r>
        <w:rPr>
          <w:rFonts w:ascii="微软雅黑" w:eastAsia="微软雅黑" w:hAnsi="微软雅黑" w:cs="Arial" w:hint="eastAsia"/>
          <w:color w:val="222222"/>
          <w:shd w:val="clear" w:color="auto" w:fill="FFFFFF"/>
        </w:rPr>
        <w:t>[</w:t>
      </w:r>
      <w:r>
        <w:rPr>
          <w:rFonts w:ascii="微软雅黑" w:eastAsia="微软雅黑" w:hAnsi="微软雅黑" w:cs="Arial"/>
          <w:color w:val="222222"/>
          <w:shd w:val="clear" w:color="auto" w:fill="FFFFFF"/>
        </w:rPr>
        <w:t xml:space="preserve">4] </w:t>
      </w:r>
      <w:proofErr w:type="gramStart"/>
      <w:r w:rsidRPr="00EE7C2C">
        <w:rPr>
          <w:rFonts w:ascii="微软雅黑" w:eastAsia="微软雅黑" w:hAnsi="微软雅黑" w:cs="Arial"/>
          <w:color w:val="222222"/>
          <w:shd w:val="clear" w:color="auto" w:fill="FFFFFF"/>
        </w:rPr>
        <w:t>高振勇</w:t>
      </w:r>
      <w:proofErr w:type="gramEnd"/>
      <w:r w:rsidRPr="00EE7C2C">
        <w:rPr>
          <w:rFonts w:ascii="微软雅黑" w:eastAsia="微软雅黑" w:hAnsi="微软雅黑" w:cs="Arial"/>
          <w:color w:val="222222"/>
          <w:shd w:val="clear" w:color="auto" w:fill="FFFFFF"/>
        </w:rPr>
        <w:t>, &amp; 赵心. (2013). 如何做好离职员工管理. </w:t>
      </w:r>
      <w:r w:rsidRPr="00EE7C2C">
        <w:rPr>
          <w:rFonts w:ascii="微软雅黑" w:eastAsia="微软雅黑" w:hAnsi="微软雅黑" w:cs="Arial"/>
          <w:i/>
          <w:iCs/>
          <w:color w:val="222222"/>
          <w:shd w:val="clear" w:color="auto" w:fill="FFFFFF"/>
        </w:rPr>
        <w:t>中国人力资源开发</w:t>
      </w:r>
      <w:r w:rsidRPr="00EE7C2C">
        <w:rPr>
          <w:rFonts w:ascii="微软雅黑" w:eastAsia="微软雅黑" w:hAnsi="微软雅黑" w:cs="Arial"/>
          <w:color w:val="222222"/>
          <w:shd w:val="clear" w:color="auto" w:fill="FFFFFF"/>
        </w:rPr>
        <w:t>, </w:t>
      </w:r>
      <w:r w:rsidRPr="00EE7C2C">
        <w:rPr>
          <w:rFonts w:ascii="微软雅黑" w:eastAsia="微软雅黑" w:hAnsi="微软雅黑" w:cs="Arial"/>
          <w:i/>
          <w:iCs/>
          <w:color w:val="222222"/>
          <w:shd w:val="clear" w:color="auto" w:fill="FFFFFF"/>
        </w:rPr>
        <w:t>5</w:t>
      </w:r>
      <w:r w:rsidRPr="00EE7C2C">
        <w:rPr>
          <w:rFonts w:ascii="微软雅黑" w:eastAsia="微软雅黑" w:hAnsi="微软雅黑" w:cs="Arial"/>
          <w:color w:val="222222"/>
          <w:shd w:val="clear" w:color="auto" w:fill="FFFFFF"/>
        </w:rPr>
        <w:t>, 30-33.</w:t>
      </w:r>
    </w:p>
    <w:p w14:paraId="5D5A1A45" w14:textId="77777777" w:rsidR="00EE7C2C" w:rsidRPr="00EE7C2C" w:rsidRDefault="00EE7C2C" w:rsidP="00EE7C2C">
      <w:pPr>
        <w:pStyle w:val="afd"/>
        <w:spacing w:before="0" w:after="0" w:line="240" w:lineRule="auto"/>
        <w:rPr>
          <w:rFonts w:ascii="微软雅黑" w:eastAsia="微软雅黑" w:hAnsi="微软雅黑"/>
        </w:rPr>
      </w:pPr>
      <w:r>
        <w:rPr>
          <w:rFonts w:ascii="微软雅黑" w:eastAsia="微软雅黑" w:hAnsi="微软雅黑" w:cs="Arial" w:hint="eastAsia"/>
          <w:color w:val="000000"/>
          <w:shd w:val="clear" w:color="auto" w:fill="FFFFFF"/>
        </w:rPr>
        <w:t>[</w:t>
      </w:r>
      <w:r>
        <w:rPr>
          <w:rFonts w:ascii="微软雅黑" w:eastAsia="微软雅黑" w:hAnsi="微软雅黑" w:cs="Arial"/>
          <w:color w:val="000000"/>
          <w:shd w:val="clear" w:color="auto" w:fill="FFFFFF"/>
        </w:rPr>
        <w:t xml:space="preserve">5] </w:t>
      </w:r>
      <w:r w:rsidRPr="00EE7C2C">
        <w:rPr>
          <w:rFonts w:ascii="微软雅黑" w:eastAsia="微软雅黑" w:hAnsi="微软雅黑" w:cs="Arial"/>
          <w:color w:val="000000"/>
          <w:shd w:val="clear" w:color="auto" w:fill="FFFFFF"/>
        </w:rPr>
        <w:t>金雪雯. (2011). 如何做好离职面谈?. </w:t>
      </w:r>
      <w:r w:rsidRPr="00EE7C2C">
        <w:rPr>
          <w:rFonts w:ascii="微软雅黑" w:eastAsia="微软雅黑" w:hAnsi="微软雅黑" w:cs="Arial"/>
          <w:i/>
          <w:iCs/>
          <w:color w:val="000000"/>
          <w:shd w:val="clear" w:color="auto" w:fill="FFFFFF"/>
        </w:rPr>
        <w:t>企业管理</w:t>
      </w:r>
      <w:r w:rsidRPr="00EE7C2C">
        <w:rPr>
          <w:rFonts w:ascii="微软雅黑" w:eastAsia="微软雅黑" w:hAnsi="微软雅黑" w:cs="Arial"/>
          <w:color w:val="000000"/>
          <w:shd w:val="clear" w:color="auto" w:fill="FFFFFF"/>
        </w:rPr>
        <w:t>(11), 85-87.</w:t>
      </w:r>
    </w:p>
    <w:p w14:paraId="1B19AB0B" w14:textId="5318AB73" w:rsidR="00EE7C2C" w:rsidRPr="00A26163" w:rsidRDefault="00EE7C2C" w:rsidP="00A26163">
      <w:pPr>
        <w:pStyle w:val="afd"/>
        <w:spacing w:before="0" w:after="0" w:line="240" w:lineRule="auto"/>
        <w:rPr>
          <w:rFonts w:ascii="微软雅黑" w:eastAsia="微软雅黑" w:hAnsi="微软雅黑"/>
        </w:rPr>
      </w:pPr>
      <w:r>
        <w:rPr>
          <w:rFonts w:ascii="微软雅黑" w:eastAsia="微软雅黑" w:hAnsi="微软雅黑" w:cs="Arial" w:hint="eastAsia"/>
          <w:color w:val="000000"/>
          <w:shd w:val="clear" w:color="auto" w:fill="FFFFFF"/>
        </w:rPr>
        <w:t>[</w:t>
      </w:r>
      <w:r>
        <w:rPr>
          <w:rFonts w:ascii="微软雅黑" w:eastAsia="微软雅黑" w:hAnsi="微软雅黑" w:cs="Arial"/>
          <w:color w:val="000000"/>
          <w:shd w:val="clear" w:color="auto" w:fill="FFFFFF"/>
        </w:rPr>
        <w:t xml:space="preserve">6] </w:t>
      </w:r>
      <w:r w:rsidRPr="00EE7C2C">
        <w:rPr>
          <w:rFonts w:ascii="微软雅黑" w:eastAsia="微软雅黑" w:hAnsi="微软雅黑" w:cs="Arial"/>
          <w:color w:val="000000"/>
          <w:shd w:val="clear" w:color="auto" w:fill="FFFFFF"/>
        </w:rPr>
        <w:t>李发彬, &amp; 孙泽厚. (2002). 如何做好离职面谈. </w:t>
      </w:r>
      <w:r w:rsidRPr="00EE7C2C">
        <w:rPr>
          <w:rFonts w:ascii="微软雅黑" w:eastAsia="微软雅黑" w:hAnsi="微软雅黑" w:cs="Arial"/>
          <w:i/>
          <w:iCs/>
          <w:color w:val="000000"/>
          <w:shd w:val="clear" w:color="auto" w:fill="FFFFFF"/>
        </w:rPr>
        <w:t>中国人力资源开发</w:t>
      </w:r>
      <w:r w:rsidRPr="00EE7C2C">
        <w:rPr>
          <w:rFonts w:ascii="微软雅黑" w:eastAsia="微软雅黑" w:hAnsi="微软雅黑" w:cs="Arial"/>
          <w:color w:val="000000"/>
          <w:shd w:val="clear" w:color="auto" w:fill="FFFFFF"/>
        </w:rPr>
        <w:t>(2), 54-56.</w:t>
      </w:r>
    </w:p>
    <w:sectPr w:rsidR="00EE7C2C" w:rsidRPr="00A261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B8B40C" w14:textId="77777777" w:rsidR="002E36E5" w:rsidRDefault="002E36E5" w:rsidP="00CD5804">
      <w:pPr>
        <w:spacing w:before="0" w:after="0" w:line="240" w:lineRule="auto"/>
      </w:pPr>
      <w:r>
        <w:separator/>
      </w:r>
    </w:p>
  </w:endnote>
  <w:endnote w:type="continuationSeparator" w:id="0">
    <w:p w14:paraId="4B51EF05" w14:textId="77777777" w:rsidR="002E36E5" w:rsidRDefault="002E36E5" w:rsidP="00CD580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uardian Text Egyptian Web">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D06E49" w14:textId="77777777" w:rsidR="002E36E5" w:rsidRDefault="002E36E5" w:rsidP="00CD5804">
      <w:pPr>
        <w:spacing w:before="0" w:after="0" w:line="240" w:lineRule="auto"/>
      </w:pPr>
      <w:r>
        <w:separator/>
      </w:r>
    </w:p>
  </w:footnote>
  <w:footnote w:type="continuationSeparator" w:id="0">
    <w:p w14:paraId="50300B42" w14:textId="77777777" w:rsidR="002E36E5" w:rsidRDefault="002E36E5" w:rsidP="00CD5804">
      <w:pPr>
        <w:spacing w:before="0" w:after="0" w:line="240" w:lineRule="auto"/>
      </w:pPr>
      <w:r>
        <w:continuationSeparator/>
      </w:r>
    </w:p>
  </w:footnote>
  <w:footnote w:id="1">
    <w:p w14:paraId="56FB071B" w14:textId="77777777" w:rsidR="00E21AA6" w:rsidRPr="00D177A5" w:rsidRDefault="00E21AA6" w:rsidP="00D177A5">
      <w:pPr>
        <w:pStyle w:val="afd"/>
        <w:spacing w:before="0" w:after="0" w:line="240" w:lineRule="auto"/>
        <w:rPr>
          <w:rFonts w:ascii="微软雅黑" w:eastAsia="微软雅黑" w:hAnsi="微软雅黑"/>
        </w:rPr>
      </w:pPr>
      <w:r w:rsidRPr="00D177A5">
        <w:rPr>
          <w:rStyle w:val="aff"/>
          <w:rFonts w:ascii="微软雅黑" w:eastAsia="微软雅黑" w:hAnsi="微软雅黑"/>
        </w:rPr>
        <w:footnoteRef/>
      </w:r>
      <w:r w:rsidRPr="00D177A5">
        <w:rPr>
          <w:rFonts w:ascii="微软雅黑" w:eastAsia="微软雅黑" w:hAnsi="微软雅黑"/>
        </w:rPr>
        <w:t xml:space="preserve"> </w:t>
      </w:r>
      <w:r w:rsidRPr="00D177A5">
        <w:rPr>
          <w:rFonts w:ascii="微软雅黑" w:eastAsia="微软雅黑" w:hAnsi="微软雅黑" w:cs="Arial"/>
          <w:color w:val="000000"/>
          <w:shd w:val="clear" w:color="auto" w:fill="FFFFFF"/>
        </w:rPr>
        <w:t>李发彬, &amp; 孙泽厚. (2002). 如何做好离职面谈. </w:t>
      </w:r>
      <w:r w:rsidRPr="00D177A5">
        <w:rPr>
          <w:rFonts w:ascii="微软雅黑" w:eastAsia="微软雅黑" w:hAnsi="微软雅黑" w:cs="Arial"/>
          <w:i/>
          <w:iCs/>
          <w:color w:val="000000"/>
          <w:shd w:val="clear" w:color="auto" w:fill="FFFFFF"/>
        </w:rPr>
        <w:t>中国人力资源开发</w:t>
      </w:r>
      <w:r w:rsidRPr="00D177A5">
        <w:rPr>
          <w:rFonts w:ascii="微软雅黑" w:eastAsia="微软雅黑" w:hAnsi="微软雅黑" w:cs="Arial"/>
          <w:color w:val="000000"/>
          <w:shd w:val="clear" w:color="auto" w:fill="FFFFFF"/>
        </w:rPr>
        <w:t>(2), 54-56.</w:t>
      </w:r>
    </w:p>
  </w:footnote>
  <w:footnote w:id="2">
    <w:p w14:paraId="774C6867" w14:textId="77777777" w:rsidR="00E21AA6" w:rsidRPr="008B16D9" w:rsidRDefault="00E21AA6" w:rsidP="008B16D9">
      <w:pPr>
        <w:pStyle w:val="afd"/>
        <w:spacing w:before="0" w:after="0" w:line="240" w:lineRule="auto"/>
        <w:rPr>
          <w:rFonts w:ascii="微软雅黑" w:eastAsia="微软雅黑" w:hAnsi="微软雅黑"/>
        </w:rPr>
      </w:pPr>
      <w:r w:rsidRPr="008B16D9">
        <w:rPr>
          <w:rStyle w:val="aff"/>
          <w:rFonts w:ascii="微软雅黑" w:eastAsia="微软雅黑" w:hAnsi="微软雅黑"/>
        </w:rPr>
        <w:footnoteRef/>
      </w:r>
      <w:r w:rsidRPr="008B16D9">
        <w:rPr>
          <w:rFonts w:ascii="微软雅黑" w:eastAsia="微软雅黑" w:hAnsi="微软雅黑"/>
        </w:rPr>
        <w:t xml:space="preserve"> </w:t>
      </w:r>
      <w:r w:rsidRPr="008B16D9">
        <w:rPr>
          <w:rFonts w:ascii="微软雅黑" w:eastAsia="微软雅黑" w:hAnsi="微软雅黑" w:cs="Arial"/>
          <w:color w:val="000000"/>
          <w:shd w:val="clear" w:color="auto" w:fill="FFFFFF"/>
        </w:rPr>
        <w:t>布拉纳姆. (2011). </w:t>
      </w:r>
      <w:r w:rsidRPr="008B16D9">
        <w:rPr>
          <w:rFonts w:ascii="微软雅黑" w:eastAsia="微软雅黑" w:hAnsi="微软雅黑" w:cs="Arial"/>
          <w:i/>
          <w:iCs/>
          <w:color w:val="000000"/>
          <w:shd w:val="clear" w:color="auto" w:fill="FFFFFF"/>
        </w:rPr>
        <w:t>留住好员工: 揭开员工流失的7大隐密</w:t>
      </w:r>
      <w:r w:rsidRPr="008B16D9">
        <w:rPr>
          <w:rFonts w:ascii="微软雅黑" w:eastAsia="微软雅黑" w:hAnsi="微软雅黑" w:cs="Arial"/>
          <w:color w:val="000000"/>
          <w:shd w:val="clear" w:color="auto" w:fill="FFFFFF"/>
        </w:rPr>
        <w:t>. 经济科学出版社.</w:t>
      </w:r>
    </w:p>
  </w:footnote>
  <w:footnote w:id="3">
    <w:p w14:paraId="494E3034" w14:textId="77777777" w:rsidR="00E21AA6" w:rsidRPr="008B16D9" w:rsidRDefault="00E21AA6" w:rsidP="008B16D9">
      <w:pPr>
        <w:pStyle w:val="afd"/>
        <w:spacing w:before="0" w:after="0" w:line="240" w:lineRule="auto"/>
        <w:rPr>
          <w:rFonts w:ascii="微软雅黑" w:eastAsia="微软雅黑" w:hAnsi="微软雅黑"/>
        </w:rPr>
      </w:pPr>
      <w:r w:rsidRPr="008B16D9">
        <w:rPr>
          <w:rStyle w:val="aff"/>
          <w:rFonts w:ascii="微软雅黑" w:eastAsia="微软雅黑" w:hAnsi="微软雅黑"/>
        </w:rPr>
        <w:footnoteRef/>
      </w:r>
      <w:r w:rsidRPr="008B16D9">
        <w:rPr>
          <w:rFonts w:ascii="微软雅黑" w:eastAsia="微软雅黑" w:hAnsi="微软雅黑"/>
        </w:rPr>
        <w:t xml:space="preserve"> </w:t>
      </w:r>
      <w:r w:rsidRPr="008B16D9">
        <w:rPr>
          <w:rFonts w:ascii="微软雅黑" w:eastAsia="微软雅黑" w:hAnsi="微软雅黑" w:cs="Arial"/>
          <w:color w:val="222222"/>
          <w:shd w:val="clear" w:color="auto" w:fill="FFFFFF"/>
        </w:rPr>
        <w:t xml:space="preserve">Spain, E., &amp; </w:t>
      </w:r>
      <w:proofErr w:type="spellStart"/>
      <w:r w:rsidRPr="008B16D9">
        <w:rPr>
          <w:rFonts w:ascii="微软雅黑" w:eastAsia="微软雅黑" w:hAnsi="微软雅黑" w:cs="Arial"/>
          <w:color w:val="222222"/>
          <w:shd w:val="clear" w:color="auto" w:fill="FFFFFF"/>
        </w:rPr>
        <w:t>Groysberg</w:t>
      </w:r>
      <w:proofErr w:type="spellEnd"/>
      <w:r w:rsidRPr="008B16D9">
        <w:rPr>
          <w:rFonts w:ascii="微软雅黑" w:eastAsia="微软雅黑" w:hAnsi="微软雅黑" w:cs="Arial"/>
          <w:color w:val="222222"/>
          <w:shd w:val="clear" w:color="auto" w:fill="FFFFFF"/>
        </w:rPr>
        <w:t>, B. (2016). Making exit interviews count. </w:t>
      </w:r>
      <w:r w:rsidRPr="008B16D9">
        <w:rPr>
          <w:rFonts w:ascii="微软雅黑" w:eastAsia="微软雅黑" w:hAnsi="微软雅黑" w:cs="Arial"/>
          <w:i/>
          <w:iCs/>
          <w:color w:val="222222"/>
          <w:shd w:val="clear" w:color="auto" w:fill="FFFFFF"/>
        </w:rPr>
        <w:t>Harvard business review</w:t>
      </w:r>
      <w:r w:rsidRPr="008B16D9">
        <w:rPr>
          <w:rFonts w:ascii="微软雅黑" w:eastAsia="微软雅黑" w:hAnsi="微软雅黑" w:cs="Arial"/>
          <w:color w:val="222222"/>
          <w:shd w:val="clear" w:color="auto" w:fill="FFFFFF"/>
        </w:rPr>
        <w:t>, </w:t>
      </w:r>
      <w:r w:rsidRPr="008B16D9">
        <w:rPr>
          <w:rFonts w:ascii="微软雅黑" w:eastAsia="微软雅黑" w:hAnsi="微软雅黑" w:cs="Arial"/>
          <w:i/>
          <w:iCs/>
          <w:color w:val="222222"/>
          <w:shd w:val="clear" w:color="auto" w:fill="FFFFFF"/>
        </w:rPr>
        <w:t>94</w:t>
      </w:r>
      <w:r w:rsidRPr="008B16D9">
        <w:rPr>
          <w:rFonts w:ascii="微软雅黑" w:eastAsia="微软雅黑" w:hAnsi="微软雅黑" w:cs="Arial"/>
          <w:color w:val="222222"/>
          <w:shd w:val="clear" w:color="auto" w:fill="FFFFFF"/>
        </w:rPr>
        <w:t>(4), 20.</w:t>
      </w:r>
    </w:p>
  </w:footnote>
  <w:footnote w:id="4">
    <w:p w14:paraId="579C0D3C" w14:textId="77777777" w:rsidR="00E21AA6" w:rsidRPr="00A95FE2" w:rsidRDefault="00E21AA6" w:rsidP="00E03094">
      <w:pPr>
        <w:pStyle w:val="afd"/>
        <w:spacing w:before="0" w:after="0" w:line="240" w:lineRule="auto"/>
        <w:rPr>
          <w:rFonts w:ascii="微软雅黑" w:eastAsia="微软雅黑" w:hAnsi="微软雅黑"/>
        </w:rPr>
      </w:pPr>
      <w:r w:rsidRPr="00A95FE2">
        <w:rPr>
          <w:rStyle w:val="aff"/>
          <w:rFonts w:ascii="微软雅黑" w:eastAsia="微软雅黑" w:hAnsi="微软雅黑"/>
        </w:rPr>
        <w:footnoteRef/>
      </w:r>
      <w:r w:rsidRPr="00A95FE2">
        <w:rPr>
          <w:rFonts w:ascii="微软雅黑" w:eastAsia="微软雅黑" w:hAnsi="微软雅黑"/>
        </w:rPr>
        <w:t xml:space="preserve"> </w:t>
      </w:r>
      <w:proofErr w:type="gramStart"/>
      <w:r w:rsidRPr="00A95FE2">
        <w:rPr>
          <w:rFonts w:ascii="微软雅黑" w:eastAsia="微软雅黑" w:hAnsi="微软雅黑" w:cs="Arial"/>
          <w:color w:val="222222"/>
          <w:shd w:val="clear" w:color="auto" w:fill="FFFFFF"/>
        </w:rPr>
        <w:t>高振勇</w:t>
      </w:r>
      <w:proofErr w:type="gramEnd"/>
      <w:r w:rsidRPr="00A95FE2">
        <w:rPr>
          <w:rFonts w:ascii="微软雅黑" w:eastAsia="微软雅黑" w:hAnsi="微软雅黑" w:cs="Arial"/>
          <w:color w:val="222222"/>
          <w:shd w:val="clear" w:color="auto" w:fill="FFFFFF"/>
        </w:rPr>
        <w:t>, &amp; 赵心. (2013). 如何做好离职员工管理. </w:t>
      </w:r>
      <w:r w:rsidRPr="00A95FE2">
        <w:rPr>
          <w:rFonts w:ascii="微软雅黑" w:eastAsia="微软雅黑" w:hAnsi="微软雅黑" w:cs="Arial"/>
          <w:i/>
          <w:iCs/>
          <w:color w:val="222222"/>
          <w:shd w:val="clear" w:color="auto" w:fill="FFFFFF"/>
        </w:rPr>
        <w:t>中国人力资源开发</w:t>
      </w:r>
      <w:r w:rsidRPr="00A95FE2">
        <w:rPr>
          <w:rFonts w:ascii="微软雅黑" w:eastAsia="微软雅黑" w:hAnsi="微软雅黑" w:cs="Arial"/>
          <w:color w:val="222222"/>
          <w:shd w:val="clear" w:color="auto" w:fill="FFFFFF"/>
        </w:rPr>
        <w:t>, </w:t>
      </w:r>
      <w:r w:rsidRPr="00A95FE2">
        <w:rPr>
          <w:rFonts w:ascii="微软雅黑" w:eastAsia="微软雅黑" w:hAnsi="微软雅黑" w:cs="Arial"/>
          <w:i/>
          <w:iCs/>
          <w:color w:val="222222"/>
          <w:shd w:val="clear" w:color="auto" w:fill="FFFFFF"/>
        </w:rPr>
        <w:t>5</w:t>
      </w:r>
      <w:r w:rsidRPr="00A95FE2">
        <w:rPr>
          <w:rFonts w:ascii="微软雅黑" w:eastAsia="微软雅黑" w:hAnsi="微软雅黑" w:cs="Arial"/>
          <w:color w:val="222222"/>
          <w:shd w:val="clear" w:color="auto" w:fill="FFFFFF"/>
        </w:rPr>
        <w:t>, 30-33.</w:t>
      </w:r>
    </w:p>
  </w:footnote>
  <w:footnote w:id="5">
    <w:p w14:paraId="18B4A88A" w14:textId="77777777" w:rsidR="00E21AA6" w:rsidRDefault="00E21AA6" w:rsidP="00E03094">
      <w:pPr>
        <w:pStyle w:val="afd"/>
        <w:spacing w:before="0" w:after="0" w:line="240" w:lineRule="auto"/>
      </w:pPr>
      <w:r>
        <w:rPr>
          <w:rStyle w:val="aff"/>
        </w:rPr>
        <w:footnoteRef/>
      </w:r>
      <w:r>
        <w:t xml:space="preserve"> </w:t>
      </w:r>
      <w:r w:rsidRPr="008B16D9">
        <w:rPr>
          <w:rFonts w:ascii="微软雅黑" w:eastAsia="微软雅黑" w:hAnsi="微软雅黑" w:cs="Arial"/>
          <w:color w:val="222222"/>
          <w:shd w:val="clear" w:color="auto" w:fill="FFFFFF"/>
        </w:rPr>
        <w:t xml:space="preserve">Spain, E., &amp; </w:t>
      </w:r>
      <w:proofErr w:type="spellStart"/>
      <w:r w:rsidRPr="008B16D9">
        <w:rPr>
          <w:rFonts w:ascii="微软雅黑" w:eastAsia="微软雅黑" w:hAnsi="微软雅黑" w:cs="Arial"/>
          <w:color w:val="222222"/>
          <w:shd w:val="clear" w:color="auto" w:fill="FFFFFF"/>
        </w:rPr>
        <w:t>Groysberg</w:t>
      </w:r>
      <w:proofErr w:type="spellEnd"/>
      <w:r w:rsidRPr="008B16D9">
        <w:rPr>
          <w:rFonts w:ascii="微软雅黑" w:eastAsia="微软雅黑" w:hAnsi="微软雅黑" w:cs="Arial"/>
          <w:color w:val="222222"/>
          <w:shd w:val="clear" w:color="auto" w:fill="FFFFFF"/>
        </w:rPr>
        <w:t>, B. (2016). Making exit interviews count. </w:t>
      </w:r>
      <w:r w:rsidRPr="008B16D9">
        <w:rPr>
          <w:rFonts w:ascii="微软雅黑" w:eastAsia="微软雅黑" w:hAnsi="微软雅黑" w:cs="Arial"/>
          <w:i/>
          <w:iCs/>
          <w:color w:val="222222"/>
          <w:shd w:val="clear" w:color="auto" w:fill="FFFFFF"/>
        </w:rPr>
        <w:t>Harvard business review</w:t>
      </w:r>
      <w:r w:rsidRPr="008B16D9">
        <w:rPr>
          <w:rFonts w:ascii="微软雅黑" w:eastAsia="微软雅黑" w:hAnsi="微软雅黑" w:cs="Arial"/>
          <w:color w:val="222222"/>
          <w:shd w:val="clear" w:color="auto" w:fill="FFFFFF"/>
        </w:rPr>
        <w:t>, </w:t>
      </w:r>
      <w:r w:rsidRPr="008B16D9">
        <w:rPr>
          <w:rFonts w:ascii="微软雅黑" w:eastAsia="微软雅黑" w:hAnsi="微软雅黑" w:cs="Arial"/>
          <w:i/>
          <w:iCs/>
          <w:color w:val="222222"/>
          <w:shd w:val="clear" w:color="auto" w:fill="FFFFFF"/>
        </w:rPr>
        <w:t>94</w:t>
      </w:r>
      <w:r w:rsidRPr="008B16D9">
        <w:rPr>
          <w:rFonts w:ascii="微软雅黑" w:eastAsia="微软雅黑" w:hAnsi="微软雅黑" w:cs="Arial"/>
          <w:color w:val="222222"/>
          <w:shd w:val="clear" w:color="auto" w:fill="FFFFFF"/>
        </w:rPr>
        <w:t>(4), 20.</w:t>
      </w:r>
    </w:p>
  </w:footnote>
  <w:footnote w:id="6">
    <w:p w14:paraId="65B285A1" w14:textId="77777777" w:rsidR="00E21AA6" w:rsidRPr="003E5356" w:rsidRDefault="00E21AA6" w:rsidP="003E5356">
      <w:pPr>
        <w:pStyle w:val="afd"/>
        <w:spacing w:before="0" w:after="0" w:line="240" w:lineRule="auto"/>
        <w:rPr>
          <w:rFonts w:ascii="微软雅黑" w:eastAsia="微软雅黑" w:hAnsi="微软雅黑"/>
        </w:rPr>
      </w:pPr>
      <w:r w:rsidRPr="003E5356">
        <w:rPr>
          <w:rStyle w:val="aff"/>
          <w:rFonts w:ascii="微软雅黑" w:eastAsia="微软雅黑" w:hAnsi="微软雅黑"/>
        </w:rPr>
        <w:footnoteRef/>
      </w:r>
      <w:r w:rsidRPr="003E5356">
        <w:rPr>
          <w:rFonts w:ascii="微软雅黑" w:eastAsia="微软雅黑" w:hAnsi="微软雅黑"/>
        </w:rPr>
        <w:t xml:space="preserve"> </w:t>
      </w:r>
      <w:r w:rsidRPr="003E5356">
        <w:rPr>
          <w:rFonts w:ascii="微软雅黑" w:eastAsia="微软雅黑" w:hAnsi="微软雅黑" w:hint="eastAsia"/>
        </w:rPr>
        <w:t>参考陈教授PPT第</w:t>
      </w:r>
      <w:r>
        <w:rPr>
          <w:rFonts w:ascii="微软雅黑" w:eastAsia="微软雅黑" w:hAnsi="微软雅黑"/>
        </w:rPr>
        <w:t>1</w:t>
      </w:r>
      <w:r w:rsidRPr="003E5356">
        <w:rPr>
          <w:rFonts w:ascii="微软雅黑" w:eastAsia="微软雅黑" w:hAnsi="微软雅黑"/>
        </w:rPr>
        <w:t>6</w:t>
      </w:r>
      <w:r w:rsidRPr="003E5356">
        <w:rPr>
          <w:rFonts w:ascii="微软雅黑" w:eastAsia="微软雅黑" w:hAnsi="微软雅黑" w:hint="eastAsia"/>
        </w:rPr>
        <w:t>页</w:t>
      </w:r>
    </w:p>
  </w:footnote>
  <w:footnote w:id="7">
    <w:p w14:paraId="0CBD66FB" w14:textId="77777777" w:rsidR="00E21AA6" w:rsidRPr="00717772" w:rsidRDefault="00E21AA6" w:rsidP="00717772">
      <w:pPr>
        <w:pStyle w:val="afd"/>
        <w:spacing w:before="0" w:after="0" w:line="240" w:lineRule="auto"/>
      </w:pPr>
      <w:r>
        <w:rPr>
          <w:rStyle w:val="aff"/>
        </w:rPr>
        <w:footnoteRef/>
      </w:r>
      <w:r>
        <w:t xml:space="preserve"> </w:t>
      </w:r>
      <w:r w:rsidRPr="008B16D9">
        <w:rPr>
          <w:rFonts w:ascii="微软雅黑" w:eastAsia="微软雅黑" w:hAnsi="微软雅黑" w:cs="Arial"/>
          <w:color w:val="222222"/>
          <w:shd w:val="clear" w:color="auto" w:fill="FFFFFF"/>
        </w:rPr>
        <w:t xml:space="preserve">Spain, E., &amp; </w:t>
      </w:r>
      <w:proofErr w:type="spellStart"/>
      <w:r w:rsidRPr="008B16D9">
        <w:rPr>
          <w:rFonts w:ascii="微软雅黑" w:eastAsia="微软雅黑" w:hAnsi="微软雅黑" w:cs="Arial"/>
          <w:color w:val="222222"/>
          <w:shd w:val="clear" w:color="auto" w:fill="FFFFFF"/>
        </w:rPr>
        <w:t>Groysberg</w:t>
      </w:r>
      <w:proofErr w:type="spellEnd"/>
      <w:r w:rsidRPr="008B16D9">
        <w:rPr>
          <w:rFonts w:ascii="微软雅黑" w:eastAsia="微软雅黑" w:hAnsi="微软雅黑" w:cs="Arial"/>
          <w:color w:val="222222"/>
          <w:shd w:val="clear" w:color="auto" w:fill="FFFFFF"/>
        </w:rPr>
        <w:t>, B. (2016). Making exit interviews count. </w:t>
      </w:r>
      <w:r w:rsidRPr="008B16D9">
        <w:rPr>
          <w:rFonts w:ascii="微软雅黑" w:eastAsia="微软雅黑" w:hAnsi="微软雅黑" w:cs="Arial"/>
          <w:i/>
          <w:iCs/>
          <w:color w:val="222222"/>
          <w:shd w:val="clear" w:color="auto" w:fill="FFFFFF"/>
        </w:rPr>
        <w:t>Harvard business review</w:t>
      </w:r>
      <w:r w:rsidRPr="008B16D9">
        <w:rPr>
          <w:rFonts w:ascii="微软雅黑" w:eastAsia="微软雅黑" w:hAnsi="微软雅黑" w:cs="Arial"/>
          <w:color w:val="222222"/>
          <w:shd w:val="clear" w:color="auto" w:fill="FFFFFF"/>
        </w:rPr>
        <w:t>, </w:t>
      </w:r>
      <w:r w:rsidRPr="008B16D9">
        <w:rPr>
          <w:rFonts w:ascii="微软雅黑" w:eastAsia="微软雅黑" w:hAnsi="微软雅黑" w:cs="Arial"/>
          <w:i/>
          <w:iCs/>
          <w:color w:val="222222"/>
          <w:shd w:val="clear" w:color="auto" w:fill="FFFFFF"/>
        </w:rPr>
        <w:t>94</w:t>
      </w:r>
      <w:r w:rsidRPr="008B16D9">
        <w:rPr>
          <w:rFonts w:ascii="微软雅黑" w:eastAsia="微软雅黑" w:hAnsi="微软雅黑" w:cs="Arial"/>
          <w:color w:val="222222"/>
          <w:shd w:val="clear" w:color="auto" w:fill="FFFFFF"/>
        </w:rPr>
        <w:t>(4), 20.</w:t>
      </w:r>
    </w:p>
  </w:footnote>
  <w:footnote w:id="8">
    <w:p w14:paraId="59245777" w14:textId="77777777" w:rsidR="00E21AA6" w:rsidRPr="00154887" w:rsidRDefault="00E21AA6" w:rsidP="00717772">
      <w:pPr>
        <w:pStyle w:val="afd"/>
        <w:spacing w:before="0" w:after="0" w:line="240" w:lineRule="auto"/>
        <w:rPr>
          <w:rFonts w:ascii="微软雅黑" w:eastAsia="微软雅黑" w:hAnsi="微软雅黑"/>
        </w:rPr>
      </w:pPr>
      <w:r w:rsidRPr="00154887">
        <w:rPr>
          <w:rStyle w:val="aff"/>
          <w:rFonts w:ascii="微软雅黑" w:eastAsia="微软雅黑" w:hAnsi="微软雅黑"/>
        </w:rPr>
        <w:footnoteRef/>
      </w:r>
      <w:r w:rsidRPr="00154887">
        <w:rPr>
          <w:rFonts w:ascii="微软雅黑" w:eastAsia="微软雅黑" w:hAnsi="微软雅黑"/>
        </w:rPr>
        <w:t xml:space="preserve"> </w:t>
      </w:r>
      <w:r w:rsidRPr="00154887">
        <w:rPr>
          <w:rFonts w:ascii="微软雅黑" w:eastAsia="微软雅黑" w:hAnsi="微软雅黑" w:cs="Arial"/>
          <w:color w:val="000000"/>
          <w:shd w:val="clear" w:color="auto" w:fill="FFFFFF"/>
        </w:rPr>
        <w:t>李发彬, &amp; 孙泽厚. (2002). 如何做好离职面谈. </w:t>
      </w:r>
      <w:r w:rsidRPr="00154887">
        <w:rPr>
          <w:rFonts w:ascii="微软雅黑" w:eastAsia="微软雅黑" w:hAnsi="微软雅黑" w:cs="Arial"/>
          <w:i/>
          <w:iCs/>
          <w:color w:val="000000"/>
          <w:shd w:val="clear" w:color="auto" w:fill="FFFFFF"/>
        </w:rPr>
        <w:t>中国人力资源开发</w:t>
      </w:r>
      <w:r w:rsidRPr="00154887">
        <w:rPr>
          <w:rFonts w:ascii="微软雅黑" w:eastAsia="微软雅黑" w:hAnsi="微软雅黑" w:cs="Arial"/>
          <w:color w:val="000000"/>
          <w:shd w:val="clear" w:color="auto" w:fill="FFFFFF"/>
        </w:rPr>
        <w:t>(2), 54-56.</w:t>
      </w:r>
    </w:p>
  </w:footnote>
  <w:footnote w:id="9">
    <w:p w14:paraId="623C577B" w14:textId="77777777" w:rsidR="00E21AA6" w:rsidRPr="009021C6" w:rsidRDefault="00E21AA6" w:rsidP="009021C6">
      <w:pPr>
        <w:pStyle w:val="afd"/>
        <w:spacing w:before="0" w:after="0" w:line="240" w:lineRule="auto"/>
        <w:rPr>
          <w:rFonts w:ascii="微软雅黑" w:eastAsia="微软雅黑" w:hAnsi="微软雅黑"/>
        </w:rPr>
      </w:pPr>
      <w:r w:rsidRPr="009021C6">
        <w:rPr>
          <w:rStyle w:val="aff"/>
          <w:rFonts w:ascii="微软雅黑" w:eastAsia="微软雅黑" w:hAnsi="微软雅黑"/>
        </w:rPr>
        <w:footnoteRef/>
      </w:r>
      <w:r w:rsidRPr="009021C6">
        <w:rPr>
          <w:rFonts w:ascii="微软雅黑" w:eastAsia="微软雅黑" w:hAnsi="微软雅黑"/>
        </w:rPr>
        <w:t xml:space="preserve"> </w:t>
      </w:r>
      <w:r w:rsidRPr="009021C6">
        <w:rPr>
          <w:rFonts w:ascii="微软雅黑" w:eastAsia="微软雅黑" w:hAnsi="微软雅黑" w:cs="Arial"/>
          <w:color w:val="000000"/>
          <w:shd w:val="clear" w:color="auto" w:fill="FFFFFF"/>
        </w:rPr>
        <w:t>金雪雯. (2011). 如何做好离职面谈?. </w:t>
      </w:r>
      <w:r w:rsidRPr="009021C6">
        <w:rPr>
          <w:rFonts w:ascii="微软雅黑" w:eastAsia="微软雅黑" w:hAnsi="微软雅黑" w:cs="Arial"/>
          <w:i/>
          <w:iCs/>
          <w:color w:val="000000"/>
          <w:shd w:val="clear" w:color="auto" w:fill="FFFFFF"/>
        </w:rPr>
        <w:t>企业管理</w:t>
      </w:r>
      <w:r w:rsidRPr="009021C6">
        <w:rPr>
          <w:rFonts w:ascii="微软雅黑" w:eastAsia="微软雅黑" w:hAnsi="微软雅黑" w:cs="Arial"/>
          <w:color w:val="000000"/>
          <w:shd w:val="clear" w:color="auto" w:fill="FFFFFF"/>
        </w:rPr>
        <w:t>(11), 85-87.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520DE"/>
    <w:multiLevelType w:val="hybridMultilevel"/>
    <w:tmpl w:val="678848FE"/>
    <w:lvl w:ilvl="0" w:tplc="FF0289A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CB0458"/>
    <w:multiLevelType w:val="hybridMultilevel"/>
    <w:tmpl w:val="956CB3E8"/>
    <w:lvl w:ilvl="0" w:tplc="CE1A7A24">
      <w:start w:val="1"/>
      <w:numFmt w:val="bullet"/>
      <w:lvlText w:val="□"/>
      <w:lvlJc w:val="left"/>
      <w:pPr>
        <w:ind w:left="360" w:hanging="36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23273D"/>
    <w:multiLevelType w:val="multilevel"/>
    <w:tmpl w:val="06EE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2B4FC0"/>
    <w:multiLevelType w:val="hybridMultilevel"/>
    <w:tmpl w:val="ADF634EE"/>
    <w:lvl w:ilvl="0" w:tplc="47726C50">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00B30A2"/>
    <w:multiLevelType w:val="hybridMultilevel"/>
    <w:tmpl w:val="A2C02508"/>
    <w:lvl w:ilvl="0" w:tplc="8E54BB9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B8A3770"/>
    <w:multiLevelType w:val="hybridMultilevel"/>
    <w:tmpl w:val="82242E26"/>
    <w:lvl w:ilvl="0" w:tplc="B2807E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AC16194"/>
    <w:multiLevelType w:val="hybridMultilevel"/>
    <w:tmpl w:val="8544EA1E"/>
    <w:lvl w:ilvl="0" w:tplc="CE1A7A24">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BE36FE8"/>
    <w:multiLevelType w:val="hybridMultilevel"/>
    <w:tmpl w:val="B1FEFDE2"/>
    <w:lvl w:ilvl="0" w:tplc="47726C50">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51C382A"/>
    <w:multiLevelType w:val="hybridMultilevel"/>
    <w:tmpl w:val="7C7289BE"/>
    <w:lvl w:ilvl="0" w:tplc="949EEA5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5772FB0"/>
    <w:multiLevelType w:val="hybridMultilevel"/>
    <w:tmpl w:val="A614CD8E"/>
    <w:lvl w:ilvl="0" w:tplc="B3182DB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7F83E2F"/>
    <w:multiLevelType w:val="hybridMultilevel"/>
    <w:tmpl w:val="9CD07A3C"/>
    <w:lvl w:ilvl="0" w:tplc="B5B8CB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5E32C87"/>
    <w:multiLevelType w:val="hybridMultilevel"/>
    <w:tmpl w:val="CBBC98FE"/>
    <w:lvl w:ilvl="0" w:tplc="B2DC3984">
      <w:start w:val="1"/>
      <w:numFmt w:val="bullet"/>
      <w:lvlText w:val="•"/>
      <w:lvlJc w:val="left"/>
      <w:pPr>
        <w:tabs>
          <w:tab w:val="num" w:pos="720"/>
        </w:tabs>
        <w:ind w:left="720" w:hanging="360"/>
      </w:pPr>
      <w:rPr>
        <w:rFonts w:ascii="Arial" w:hAnsi="Arial" w:hint="default"/>
      </w:rPr>
    </w:lvl>
    <w:lvl w:ilvl="1" w:tplc="E7741234" w:tentative="1">
      <w:start w:val="1"/>
      <w:numFmt w:val="bullet"/>
      <w:lvlText w:val="•"/>
      <w:lvlJc w:val="left"/>
      <w:pPr>
        <w:tabs>
          <w:tab w:val="num" w:pos="1440"/>
        </w:tabs>
        <w:ind w:left="1440" w:hanging="360"/>
      </w:pPr>
      <w:rPr>
        <w:rFonts w:ascii="Arial" w:hAnsi="Arial" w:hint="default"/>
      </w:rPr>
    </w:lvl>
    <w:lvl w:ilvl="2" w:tplc="A964D600" w:tentative="1">
      <w:start w:val="1"/>
      <w:numFmt w:val="bullet"/>
      <w:lvlText w:val="•"/>
      <w:lvlJc w:val="left"/>
      <w:pPr>
        <w:tabs>
          <w:tab w:val="num" w:pos="2160"/>
        </w:tabs>
        <w:ind w:left="2160" w:hanging="360"/>
      </w:pPr>
      <w:rPr>
        <w:rFonts w:ascii="Arial" w:hAnsi="Arial" w:hint="default"/>
      </w:rPr>
    </w:lvl>
    <w:lvl w:ilvl="3" w:tplc="5C3E0B36" w:tentative="1">
      <w:start w:val="1"/>
      <w:numFmt w:val="bullet"/>
      <w:lvlText w:val="•"/>
      <w:lvlJc w:val="left"/>
      <w:pPr>
        <w:tabs>
          <w:tab w:val="num" w:pos="2880"/>
        </w:tabs>
        <w:ind w:left="2880" w:hanging="360"/>
      </w:pPr>
      <w:rPr>
        <w:rFonts w:ascii="Arial" w:hAnsi="Arial" w:hint="default"/>
      </w:rPr>
    </w:lvl>
    <w:lvl w:ilvl="4" w:tplc="58CC256E" w:tentative="1">
      <w:start w:val="1"/>
      <w:numFmt w:val="bullet"/>
      <w:lvlText w:val="•"/>
      <w:lvlJc w:val="left"/>
      <w:pPr>
        <w:tabs>
          <w:tab w:val="num" w:pos="3600"/>
        </w:tabs>
        <w:ind w:left="3600" w:hanging="360"/>
      </w:pPr>
      <w:rPr>
        <w:rFonts w:ascii="Arial" w:hAnsi="Arial" w:hint="default"/>
      </w:rPr>
    </w:lvl>
    <w:lvl w:ilvl="5" w:tplc="6220F7B0" w:tentative="1">
      <w:start w:val="1"/>
      <w:numFmt w:val="bullet"/>
      <w:lvlText w:val="•"/>
      <w:lvlJc w:val="left"/>
      <w:pPr>
        <w:tabs>
          <w:tab w:val="num" w:pos="4320"/>
        </w:tabs>
        <w:ind w:left="4320" w:hanging="360"/>
      </w:pPr>
      <w:rPr>
        <w:rFonts w:ascii="Arial" w:hAnsi="Arial" w:hint="default"/>
      </w:rPr>
    </w:lvl>
    <w:lvl w:ilvl="6" w:tplc="E578C8F2" w:tentative="1">
      <w:start w:val="1"/>
      <w:numFmt w:val="bullet"/>
      <w:lvlText w:val="•"/>
      <w:lvlJc w:val="left"/>
      <w:pPr>
        <w:tabs>
          <w:tab w:val="num" w:pos="5040"/>
        </w:tabs>
        <w:ind w:left="5040" w:hanging="360"/>
      </w:pPr>
      <w:rPr>
        <w:rFonts w:ascii="Arial" w:hAnsi="Arial" w:hint="default"/>
      </w:rPr>
    </w:lvl>
    <w:lvl w:ilvl="7" w:tplc="954AA32A" w:tentative="1">
      <w:start w:val="1"/>
      <w:numFmt w:val="bullet"/>
      <w:lvlText w:val="•"/>
      <w:lvlJc w:val="left"/>
      <w:pPr>
        <w:tabs>
          <w:tab w:val="num" w:pos="5760"/>
        </w:tabs>
        <w:ind w:left="5760" w:hanging="360"/>
      </w:pPr>
      <w:rPr>
        <w:rFonts w:ascii="Arial" w:hAnsi="Arial" w:hint="default"/>
      </w:rPr>
    </w:lvl>
    <w:lvl w:ilvl="8" w:tplc="205AA33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9DB6083"/>
    <w:multiLevelType w:val="hybridMultilevel"/>
    <w:tmpl w:val="4A90D144"/>
    <w:lvl w:ilvl="0" w:tplc="DC42825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E02347E"/>
    <w:multiLevelType w:val="hybridMultilevel"/>
    <w:tmpl w:val="1FA8C338"/>
    <w:lvl w:ilvl="0" w:tplc="9C4EECC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2896D5D"/>
    <w:multiLevelType w:val="hybridMultilevel"/>
    <w:tmpl w:val="9D7AD09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62A0661D"/>
    <w:multiLevelType w:val="hybridMultilevel"/>
    <w:tmpl w:val="0EFC1724"/>
    <w:lvl w:ilvl="0" w:tplc="8F6CC22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65C3693"/>
    <w:multiLevelType w:val="hybridMultilevel"/>
    <w:tmpl w:val="2FE82DAC"/>
    <w:lvl w:ilvl="0" w:tplc="3D486D78">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75E4482"/>
    <w:multiLevelType w:val="hybridMultilevel"/>
    <w:tmpl w:val="83D0621A"/>
    <w:lvl w:ilvl="0" w:tplc="5464F56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629556E"/>
    <w:multiLevelType w:val="hybridMultilevel"/>
    <w:tmpl w:val="B87E32FA"/>
    <w:lvl w:ilvl="0" w:tplc="66D4343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7AC47CE"/>
    <w:multiLevelType w:val="hybridMultilevel"/>
    <w:tmpl w:val="F416A27A"/>
    <w:lvl w:ilvl="0" w:tplc="CE1A7A24">
      <w:start w:val="1"/>
      <w:numFmt w:val="bullet"/>
      <w:lvlText w:val="□"/>
      <w:lvlJc w:val="left"/>
      <w:pPr>
        <w:tabs>
          <w:tab w:val="num" w:pos="720"/>
        </w:tabs>
        <w:ind w:left="720" w:hanging="360"/>
      </w:pPr>
      <w:rPr>
        <w:rFonts w:ascii="宋体" w:eastAsia="宋体" w:hAnsi="宋体" w:hint="eastAsia"/>
      </w:rPr>
    </w:lvl>
    <w:lvl w:ilvl="1" w:tplc="E7741234" w:tentative="1">
      <w:start w:val="1"/>
      <w:numFmt w:val="bullet"/>
      <w:lvlText w:val="•"/>
      <w:lvlJc w:val="left"/>
      <w:pPr>
        <w:tabs>
          <w:tab w:val="num" w:pos="1440"/>
        </w:tabs>
        <w:ind w:left="1440" w:hanging="360"/>
      </w:pPr>
      <w:rPr>
        <w:rFonts w:ascii="Arial" w:hAnsi="Arial" w:hint="default"/>
      </w:rPr>
    </w:lvl>
    <w:lvl w:ilvl="2" w:tplc="A964D600" w:tentative="1">
      <w:start w:val="1"/>
      <w:numFmt w:val="bullet"/>
      <w:lvlText w:val="•"/>
      <w:lvlJc w:val="left"/>
      <w:pPr>
        <w:tabs>
          <w:tab w:val="num" w:pos="2160"/>
        </w:tabs>
        <w:ind w:left="2160" w:hanging="360"/>
      </w:pPr>
      <w:rPr>
        <w:rFonts w:ascii="Arial" w:hAnsi="Arial" w:hint="default"/>
      </w:rPr>
    </w:lvl>
    <w:lvl w:ilvl="3" w:tplc="5C3E0B36" w:tentative="1">
      <w:start w:val="1"/>
      <w:numFmt w:val="bullet"/>
      <w:lvlText w:val="•"/>
      <w:lvlJc w:val="left"/>
      <w:pPr>
        <w:tabs>
          <w:tab w:val="num" w:pos="2880"/>
        </w:tabs>
        <w:ind w:left="2880" w:hanging="360"/>
      </w:pPr>
      <w:rPr>
        <w:rFonts w:ascii="Arial" w:hAnsi="Arial" w:hint="default"/>
      </w:rPr>
    </w:lvl>
    <w:lvl w:ilvl="4" w:tplc="58CC256E" w:tentative="1">
      <w:start w:val="1"/>
      <w:numFmt w:val="bullet"/>
      <w:lvlText w:val="•"/>
      <w:lvlJc w:val="left"/>
      <w:pPr>
        <w:tabs>
          <w:tab w:val="num" w:pos="3600"/>
        </w:tabs>
        <w:ind w:left="3600" w:hanging="360"/>
      </w:pPr>
      <w:rPr>
        <w:rFonts w:ascii="Arial" w:hAnsi="Arial" w:hint="default"/>
      </w:rPr>
    </w:lvl>
    <w:lvl w:ilvl="5" w:tplc="6220F7B0" w:tentative="1">
      <w:start w:val="1"/>
      <w:numFmt w:val="bullet"/>
      <w:lvlText w:val="•"/>
      <w:lvlJc w:val="left"/>
      <w:pPr>
        <w:tabs>
          <w:tab w:val="num" w:pos="4320"/>
        </w:tabs>
        <w:ind w:left="4320" w:hanging="360"/>
      </w:pPr>
      <w:rPr>
        <w:rFonts w:ascii="Arial" w:hAnsi="Arial" w:hint="default"/>
      </w:rPr>
    </w:lvl>
    <w:lvl w:ilvl="6" w:tplc="E578C8F2" w:tentative="1">
      <w:start w:val="1"/>
      <w:numFmt w:val="bullet"/>
      <w:lvlText w:val="•"/>
      <w:lvlJc w:val="left"/>
      <w:pPr>
        <w:tabs>
          <w:tab w:val="num" w:pos="5040"/>
        </w:tabs>
        <w:ind w:left="5040" w:hanging="360"/>
      </w:pPr>
      <w:rPr>
        <w:rFonts w:ascii="Arial" w:hAnsi="Arial" w:hint="default"/>
      </w:rPr>
    </w:lvl>
    <w:lvl w:ilvl="7" w:tplc="954AA32A" w:tentative="1">
      <w:start w:val="1"/>
      <w:numFmt w:val="bullet"/>
      <w:lvlText w:val="•"/>
      <w:lvlJc w:val="left"/>
      <w:pPr>
        <w:tabs>
          <w:tab w:val="num" w:pos="5760"/>
        </w:tabs>
        <w:ind w:left="5760" w:hanging="360"/>
      </w:pPr>
      <w:rPr>
        <w:rFonts w:ascii="Arial" w:hAnsi="Arial" w:hint="default"/>
      </w:rPr>
    </w:lvl>
    <w:lvl w:ilvl="8" w:tplc="205AA33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82F0725"/>
    <w:multiLevelType w:val="hybridMultilevel"/>
    <w:tmpl w:val="52DC23C0"/>
    <w:lvl w:ilvl="0" w:tplc="40649B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6"/>
  </w:num>
  <w:num w:numId="3">
    <w:abstractNumId w:val="2"/>
  </w:num>
  <w:num w:numId="4">
    <w:abstractNumId w:val="7"/>
  </w:num>
  <w:num w:numId="5">
    <w:abstractNumId w:val="9"/>
  </w:num>
  <w:num w:numId="6">
    <w:abstractNumId w:val="20"/>
  </w:num>
  <w:num w:numId="7">
    <w:abstractNumId w:val="13"/>
  </w:num>
  <w:num w:numId="8">
    <w:abstractNumId w:val="4"/>
  </w:num>
  <w:num w:numId="9">
    <w:abstractNumId w:val="5"/>
  </w:num>
  <w:num w:numId="10">
    <w:abstractNumId w:val="17"/>
  </w:num>
  <w:num w:numId="11">
    <w:abstractNumId w:val="11"/>
  </w:num>
  <w:num w:numId="12">
    <w:abstractNumId w:val="10"/>
  </w:num>
  <w:num w:numId="13">
    <w:abstractNumId w:val="14"/>
  </w:num>
  <w:num w:numId="14">
    <w:abstractNumId w:val="0"/>
  </w:num>
  <w:num w:numId="15">
    <w:abstractNumId w:val="1"/>
  </w:num>
  <w:num w:numId="16">
    <w:abstractNumId w:val="19"/>
  </w:num>
  <w:num w:numId="17">
    <w:abstractNumId w:val="12"/>
  </w:num>
  <w:num w:numId="18">
    <w:abstractNumId w:val="15"/>
  </w:num>
  <w:num w:numId="19">
    <w:abstractNumId w:val="18"/>
  </w:num>
  <w:num w:numId="20">
    <w:abstractNumId w:val="8"/>
  </w:num>
  <w:num w:numId="2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un Mingze">
    <w15:presenceInfo w15:providerId="Windows Live" w15:userId="4ae1b8d8ad88f46d"/>
  </w15:person>
  <w15:person w15:author="Gejing Zhang">
    <w15:presenceInfo w15:providerId="Windows Live" w15:userId="6c070aa9140b58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5B2D"/>
    <w:rsid w:val="00000A5D"/>
    <w:rsid w:val="00001072"/>
    <w:rsid w:val="00003B6B"/>
    <w:rsid w:val="00006AD7"/>
    <w:rsid w:val="0003024C"/>
    <w:rsid w:val="00031B54"/>
    <w:rsid w:val="0003559A"/>
    <w:rsid w:val="000412C2"/>
    <w:rsid w:val="000418D0"/>
    <w:rsid w:val="0004730E"/>
    <w:rsid w:val="00050F00"/>
    <w:rsid w:val="00055656"/>
    <w:rsid w:val="000566B0"/>
    <w:rsid w:val="000655BE"/>
    <w:rsid w:val="000656A6"/>
    <w:rsid w:val="000658EC"/>
    <w:rsid w:val="00080E5A"/>
    <w:rsid w:val="00081538"/>
    <w:rsid w:val="00081F48"/>
    <w:rsid w:val="0008471A"/>
    <w:rsid w:val="00090D9C"/>
    <w:rsid w:val="000959A7"/>
    <w:rsid w:val="000973AA"/>
    <w:rsid w:val="00097BD0"/>
    <w:rsid w:val="000A1330"/>
    <w:rsid w:val="000A55E3"/>
    <w:rsid w:val="000A7938"/>
    <w:rsid w:val="000B06EB"/>
    <w:rsid w:val="000B169E"/>
    <w:rsid w:val="000B2BE1"/>
    <w:rsid w:val="000C2218"/>
    <w:rsid w:val="000C290D"/>
    <w:rsid w:val="000D0134"/>
    <w:rsid w:val="000D0AF5"/>
    <w:rsid w:val="000E5D75"/>
    <w:rsid w:val="000E7FDE"/>
    <w:rsid w:val="0010057C"/>
    <w:rsid w:val="00106648"/>
    <w:rsid w:val="00106DBE"/>
    <w:rsid w:val="00112047"/>
    <w:rsid w:val="00113551"/>
    <w:rsid w:val="00126FCC"/>
    <w:rsid w:val="00133AFE"/>
    <w:rsid w:val="00136366"/>
    <w:rsid w:val="0013759C"/>
    <w:rsid w:val="001404AE"/>
    <w:rsid w:val="00141860"/>
    <w:rsid w:val="00142792"/>
    <w:rsid w:val="00143633"/>
    <w:rsid w:val="0015215A"/>
    <w:rsid w:val="00154887"/>
    <w:rsid w:val="00154F71"/>
    <w:rsid w:val="001611B1"/>
    <w:rsid w:val="00163785"/>
    <w:rsid w:val="001674C7"/>
    <w:rsid w:val="0017258B"/>
    <w:rsid w:val="00172886"/>
    <w:rsid w:val="00182ACB"/>
    <w:rsid w:val="00187E8D"/>
    <w:rsid w:val="00190D2D"/>
    <w:rsid w:val="001A0EB6"/>
    <w:rsid w:val="001A1A22"/>
    <w:rsid w:val="001B163F"/>
    <w:rsid w:val="001C3F9B"/>
    <w:rsid w:val="001C51D2"/>
    <w:rsid w:val="001D0A27"/>
    <w:rsid w:val="001D5F05"/>
    <w:rsid w:val="001E06C3"/>
    <w:rsid w:val="001E4E07"/>
    <w:rsid w:val="001E6A2D"/>
    <w:rsid w:val="001F2D68"/>
    <w:rsid w:val="001F429C"/>
    <w:rsid w:val="001F63F3"/>
    <w:rsid w:val="00206F8B"/>
    <w:rsid w:val="00214F9F"/>
    <w:rsid w:val="00216C34"/>
    <w:rsid w:val="00220902"/>
    <w:rsid w:val="00240F77"/>
    <w:rsid w:val="00244A64"/>
    <w:rsid w:val="00254224"/>
    <w:rsid w:val="00256051"/>
    <w:rsid w:val="00267C7A"/>
    <w:rsid w:val="00272164"/>
    <w:rsid w:val="00272323"/>
    <w:rsid w:val="002751AD"/>
    <w:rsid w:val="00281C8E"/>
    <w:rsid w:val="00283126"/>
    <w:rsid w:val="00284060"/>
    <w:rsid w:val="002872AE"/>
    <w:rsid w:val="0028788B"/>
    <w:rsid w:val="00287A8B"/>
    <w:rsid w:val="00296C0E"/>
    <w:rsid w:val="002A2662"/>
    <w:rsid w:val="002A5741"/>
    <w:rsid w:val="002A6805"/>
    <w:rsid w:val="002B0767"/>
    <w:rsid w:val="002B58DD"/>
    <w:rsid w:val="002B6BA9"/>
    <w:rsid w:val="002C2B04"/>
    <w:rsid w:val="002C7B1C"/>
    <w:rsid w:val="002D29D4"/>
    <w:rsid w:val="002D40BB"/>
    <w:rsid w:val="002D5CDB"/>
    <w:rsid w:val="002E3379"/>
    <w:rsid w:val="002E36E5"/>
    <w:rsid w:val="002E4F15"/>
    <w:rsid w:val="002E57B6"/>
    <w:rsid w:val="002E6AD4"/>
    <w:rsid w:val="003006DD"/>
    <w:rsid w:val="003036ED"/>
    <w:rsid w:val="00307071"/>
    <w:rsid w:val="00316F7C"/>
    <w:rsid w:val="003307ED"/>
    <w:rsid w:val="0033237F"/>
    <w:rsid w:val="00332518"/>
    <w:rsid w:val="00340511"/>
    <w:rsid w:val="003430A8"/>
    <w:rsid w:val="0035220E"/>
    <w:rsid w:val="00352A5C"/>
    <w:rsid w:val="003624F9"/>
    <w:rsid w:val="00365F0F"/>
    <w:rsid w:val="00367D14"/>
    <w:rsid w:val="003700F9"/>
    <w:rsid w:val="00373007"/>
    <w:rsid w:val="00374C0E"/>
    <w:rsid w:val="00380D67"/>
    <w:rsid w:val="00381FB4"/>
    <w:rsid w:val="00382ADF"/>
    <w:rsid w:val="0038486A"/>
    <w:rsid w:val="003849F5"/>
    <w:rsid w:val="00384E43"/>
    <w:rsid w:val="00396808"/>
    <w:rsid w:val="00397864"/>
    <w:rsid w:val="003A4707"/>
    <w:rsid w:val="003A601E"/>
    <w:rsid w:val="003B0604"/>
    <w:rsid w:val="003B11F7"/>
    <w:rsid w:val="003B2868"/>
    <w:rsid w:val="003B6E08"/>
    <w:rsid w:val="003C16C6"/>
    <w:rsid w:val="003C37D0"/>
    <w:rsid w:val="003C42EB"/>
    <w:rsid w:val="003D0830"/>
    <w:rsid w:val="003D1323"/>
    <w:rsid w:val="003D1953"/>
    <w:rsid w:val="003D35E3"/>
    <w:rsid w:val="003D407A"/>
    <w:rsid w:val="003E2347"/>
    <w:rsid w:val="003E4B8A"/>
    <w:rsid w:val="003E5356"/>
    <w:rsid w:val="003F4DAF"/>
    <w:rsid w:val="00401530"/>
    <w:rsid w:val="0040716D"/>
    <w:rsid w:val="004139DF"/>
    <w:rsid w:val="004154DF"/>
    <w:rsid w:val="00422BB0"/>
    <w:rsid w:val="00444043"/>
    <w:rsid w:val="00445848"/>
    <w:rsid w:val="004462E5"/>
    <w:rsid w:val="00451713"/>
    <w:rsid w:val="00452082"/>
    <w:rsid w:val="00453772"/>
    <w:rsid w:val="004732A1"/>
    <w:rsid w:val="00477DF7"/>
    <w:rsid w:val="00482997"/>
    <w:rsid w:val="00482F21"/>
    <w:rsid w:val="00484332"/>
    <w:rsid w:val="00485C0B"/>
    <w:rsid w:val="00485F0A"/>
    <w:rsid w:val="004877DA"/>
    <w:rsid w:val="00494896"/>
    <w:rsid w:val="004A2FAE"/>
    <w:rsid w:val="004C2C72"/>
    <w:rsid w:val="004C4883"/>
    <w:rsid w:val="004C5CE9"/>
    <w:rsid w:val="004D3E86"/>
    <w:rsid w:val="004E3293"/>
    <w:rsid w:val="004F29DF"/>
    <w:rsid w:val="004F7F71"/>
    <w:rsid w:val="00502929"/>
    <w:rsid w:val="00503289"/>
    <w:rsid w:val="005078B4"/>
    <w:rsid w:val="00507D3A"/>
    <w:rsid w:val="00512988"/>
    <w:rsid w:val="00512F43"/>
    <w:rsid w:val="005163ED"/>
    <w:rsid w:val="005224BE"/>
    <w:rsid w:val="005224ED"/>
    <w:rsid w:val="00526402"/>
    <w:rsid w:val="005300F4"/>
    <w:rsid w:val="0053221B"/>
    <w:rsid w:val="00534755"/>
    <w:rsid w:val="00536BAA"/>
    <w:rsid w:val="00547770"/>
    <w:rsid w:val="005509CB"/>
    <w:rsid w:val="00554F71"/>
    <w:rsid w:val="00555B2B"/>
    <w:rsid w:val="00560433"/>
    <w:rsid w:val="00574191"/>
    <w:rsid w:val="0057601C"/>
    <w:rsid w:val="0057690A"/>
    <w:rsid w:val="00576CE8"/>
    <w:rsid w:val="00577E19"/>
    <w:rsid w:val="00583067"/>
    <w:rsid w:val="0058617D"/>
    <w:rsid w:val="0058672A"/>
    <w:rsid w:val="00593A96"/>
    <w:rsid w:val="00594ED3"/>
    <w:rsid w:val="005A2327"/>
    <w:rsid w:val="005A71EF"/>
    <w:rsid w:val="005B15AE"/>
    <w:rsid w:val="005B3262"/>
    <w:rsid w:val="005B33EE"/>
    <w:rsid w:val="005C06C8"/>
    <w:rsid w:val="005C095E"/>
    <w:rsid w:val="005C2B04"/>
    <w:rsid w:val="005C2EFF"/>
    <w:rsid w:val="005C3711"/>
    <w:rsid w:val="005C4EF3"/>
    <w:rsid w:val="005D08E6"/>
    <w:rsid w:val="005E258A"/>
    <w:rsid w:val="005E2C04"/>
    <w:rsid w:val="005E3FDD"/>
    <w:rsid w:val="005F2867"/>
    <w:rsid w:val="005F3C81"/>
    <w:rsid w:val="005F4515"/>
    <w:rsid w:val="005F4807"/>
    <w:rsid w:val="00606372"/>
    <w:rsid w:val="0060670F"/>
    <w:rsid w:val="006117F0"/>
    <w:rsid w:val="00612740"/>
    <w:rsid w:val="0061427E"/>
    <w:rsid w:val="006236EC"/>
    <w:rsid w:val="00624204"/>
    <w:rsid w:val="00632035"/>
    <w:rsid w:val="00640937"/>
    <w:rsid w:val="00647D24"/>
    <w:rsid w:val="00652EC7"/>
    <w:rsid w:val="00655E86"/>
    <w:rsid w:val="006663F5"/>
    <w:rsid w:val="00667AC2"/>
    <w:rsid w:val="00672B66"/>
    <w:rsid w:val="00680929"/>
    <w:rsid w:val="006967AD"/>
    <w:rsid w:val="006C11E5"/>
    <w:rsid w:val="006C17D3"/>
    <w:rsid w:val="006C58FD"/>
    <w:rsid w:val="006D0472"/>
    <w:rsid w:val="006D1390"/>
    <w:rsid w:val="006D2D36"/>
    <w:rsid w:val="006D5353"/>
    <w:rsid w:val="006E071C"/>
    <w:rsid w:val="006F0890"/>
    <w:rsid w:val="006F348D"/>
    <w:rsid w:val="00700C27"/>
    <w:rsid w:val="00705304"/>
    <w:rsid w:val="00713003"/>
    <w:rsid w:val="00715BDD"/>
    <w:rsid w:val="0071651A"/>
    <w:rsid w:val="007172EC"/>
    <w:rsid w:val="00717772"/>
    <w:rsid w:val="00721389"/>
    <w:rsid w:val="0072155D"/>
    <w:rsid w:val="00725C68"/>
    <w:rsid w:val="00730308"/>
    <w:rsid w:val="007308CA"/>
    <w:rsid w:val="007321B3"/>
    <w:rsid w:val="00732CC1"/>
    <w:rsid w:val="00734406"/>
    <w:rsid w:val="00734CFD"/>
    <w:rsid w:val="007374E3"/>
    <w:rsid w:val="007374F2"/>
    <w:rsid w:val="00737EED"/>
    <w:rsid w:val="007419DE"/>
    <w:rsid w:val="007433FE"/>
    <w:rsid w:val="0074432E"/>
    <w:rsid w:val="007520D9"/>
    <w:rsid w:val="0075266B"/>
    <w:rsid w:val="0075267E"/>
    <w:rsid w:val="0075634A"/>
    <w:rsid w:val="00756C6A"/>
    <w:rsid w:val="0076195D"/>
    <w:rsid w:val="00761C20"/>
    <w:rsid w:val="0076552F"/>
    <w:rsid w:val="00772E09"/>
    <w:rsid w:val="00775065"/>
    <w:rsid w:val="007758DA"/>
    <w:rsid w:val="00775F93"/>
    <w:rsid w:val="0077692C"/>
    <w:rsid w:val="00776E9A"/>
    <w:rsid w:val="00776EEB"/>
    <w:rsid w:val="00777222"/>
    <w:rsid w:val="00777308"/>
    <w:rsid w:val="007812C8"/>
    <w:rsid w:val="00783BAD"/>
    <w:rsid w:val="0079034F"/>
    <w:rsid w:val="00791B61"/>
    <w:rsid w:val="007A3C85"/>
    <w:rsid w:val="007A64BD"/>
    <w:rsid w:val="007A7753"/>
    <w:rsid w:val="007B5472"/>
    <w:rsid w:val="007B7C4E"/>
    <w:rsid w:val="007C1919"/>
    <w:rsid w:val="007C237D"/>
    <w:rsid w:val="007D3EDB"/>
    <w:rsid w:val="007D7C24"/>
    <w:rsid w:val="007E24CA"/>
    <w:rsid w:val="007E41D8"/>
    <w:rsid w:val="007E51DB"/>
    <w:rsid w:val="007E522A"/>
    <w:rsid w:val="007F2138"/>
    <w:rsid w:val="007F5EEC"/>
    <w:rsid w:val="007F73E5"/>
    <w:rsid w:val="007F7A4A"/>
    <w:rsid w:val="00801AFF"/>
    <w:rsid w:val="0080663B"/>
    <w:rsid w:val="00810BBF"/>
    <w:rsid w:val="00813828"/>
    <w:rsid w:val="00814151"/>
    <w:rsid w:val="00815B99"/>
    <w:rsid w:val="00822FEE"/>
    <w:rsid w:val="00826A0A"/>
    <w:rsid w:val="00827DA9"/>
    <w:rsid w:val="00834A17"/>
    <w:rsid w:val="008375E3"/>
    <w:rsid w:val="00845C56"/>
    <w:rsid w:val="00850490"/>
    <w:rsid w:val="00851675"/>
    <w:rsid w:val="0085671D"/>
    <w:rsid w:val="008619A1"/>
    <w:rsid w:val="008634EF"/>
    <w:rsid w:val="008646D1"/>
    <w:rsid w:val="00871EBA"/>
    <w:rsid w:val="008721CC"/>
    <w:rsid w:val="00872206"/>
    <w:rsid w:val="008778F9"/>
    <w:rsid w:val="00891D88"/>
    <w:rsid w:val="0089448F"/>
    <w:rsid w:val="00895606"/>
    <w:rsid w:val="008A4884"/>
    <w:rsid w:val="008A7B8C"/>
    <w:rsid w:val="008B13C4"/>
    <w:rsid w:val="008B16D9"/>
    <w:rsid w:val="008B19F5"/>
    <w:rsid w:val="008B65F4"/>
    <w:rsid w:val="008C0B49"/>
    <w:rsid w:val="008C384E"/>
    <w:rsid w:val="008C6E30"/>
    <w:rsid w:val="008C7394"/>
    <w:rsid w:val="008C7C69"/>
    <w:rsid w:val="008D009E"/>
    <w:rsid w:val="008D3D77"/>
    <w:rsid w:val="008D4F77"/>
    <w:rsid w:val="008D50F6"/>
    <w:rsid w:val="008E2AC6"/>
    <w:rsid w:val="008E3890"/>
    <w:rsid w:val="008F206D"/>
    <w:rsid w:val="008F3110"/>
    <w:rsid w:val="008F6F96"/>
    <w:rsid w:val="00901DE6"/>
    <w:rsid w:val="009021C6"/>
    <w:rsid w:val="00905B43"/>
    <w:rsid w:val="00922BC6"/>
    <w:rsid w:val="00923E77"/>
    <w:rsid w:val="00933091"/>
    <w:rsid w:val="00933103"/>
    <w:rsid w:val="009353D3"/>
    <w:rsid w:val="0093737B"/>
    <w:rsid w:val="009405FB"/>
    <w:rsid w:val="0094109A"/>
    <w:rsid w:val="00941F28"/>
    <w:rsid w:val="00942980"/>
    <w:rsid w:val="00952F8B"/>
    <w:rsid w:val="0095401A"/>
    <w:rsid w:val="00954FC0"/>
    <w:rsid w:val="00961D45"/>
    <w:rsid w:val="00962CF4"/>
    <w:rsid w:val="009754D1"/>
    <w:rsid w:val="0097637D"/>
    <w:rsid w:val="00982729"/>
    <w:rsid w:val="00985D57"/>
    <w:rsid w:val="0098708B"/>
    <w:rsid w:val="00993AA5"/>
    <w:rsid w:val="00994C2F"/>
    <w:rsid w:val="009A6739"/>
    <w:rsid w:val="009A676A"/>
    <w:rsid w:val="009B0FB2"/>
    <w:rsid w:val="009B3371"/>
    <w:rsid w:val="009B68C8"/>
    <w:rsid w:val="009C05E1"/>
    <w:rsid w:val="009C5B87"/>
    <w:rsid w:val="009D10CD"/>
    <w:rsid w:val="009D2272"/>
    <w:rsid w:val="009D2E81"/>
    <w:rsid w:val="009D7C4B"/>
    <w:rsid w:val="009E2A9D"/>
    <w:rsid w:val="00A003A7"/>
    <w:rsid w:val="00A00E2C"/>
    <w:rsid w:val="00A028B3"/>
    <w:rsid w:val="00A071CF"/>
    <w:rsid w:val="00A07B5A"/>
    <w:rsid w:val="00A10515"/>
    <w:rsid w:val="00A13412"/>
    <w:rsid w:val="00A15B21"/>
    <w:rsid w:val="00A257EA"/>
    <w:rsid w:val="00A26163"/>
    <w:rsid w:val="00A3011E"/>
    <w:rsid w:val="00A32ED6"/>
    <w:rsid w:val="00A34377"/>
    <w:rsid w:val="00A35974"/>
    <w:rsid w:val="00A362EB"/>
    <w:rsid w:val="00A42243"/>
    <w:rsid w:val="00A508D2"/>
    <w:rsid w:val="00A50C24"/>
    <w:rsid w:val="00A5302E"/>
    <w:rsid w:val="00A53AAE"/>
    <w:rsid w:val="00A61CF4"/>
    <w:rsid w:val="00A6293D"/>
    <w:rsid w:val="00A65B2D"/>
    <w:rsid w:val="00A71B8B"/>
    <w:rsid w:val="00A74036"/>
    <w:rsid w:val="00A74206"/>
    <w:rsid w:val="00A7437A"/>
    <w:rsid w:val="00A819BE"/>
    <w:rsid w:val="00A91045"/>
    <w:rsid w:val="00A95A80"/>
    <w:rsid w:val="00A95FE2"/>
    <w:rsid w:val="00AA6630"/>
    <w:rsid w:val="00AA6AAC"/>
    <w:rsid w:val="00AB3410"/>
    <w:rsid w:val="00AB348F"/>
    <w:rsid w:val="00AB4C6D"/>
    <w:rsid w:val="00AB5245"/>
    <w:rsid w:val="00AC35FF"/>
    <w:rsid w:val="00AC6933"/>
    <w:rsid w:val="00AD27A8"/>
    <w:rsid w:val="00AD4536"/>
    <w:rsid w:val="00AD6B46"/>
    <w:rsid w:val="00AD786D"/>
    <w:rsid w:val="00AE0946"/>
    <w:rsid w:val="00AE0A23"/>
    <w:rsid w:val="00AE0E70"/>
    <w:rsid w:val="00AE143A"/>
    <w:rsid w:val="00AE5AFB"/>
    <w:rsid w:val="00AE7BBA"/>
    <w:rsid w:val="00AF276E"/>
    <w:rsid w:val="00AF4723"/>
    <w:rsid w:val="00AF561B"/>
    <w:rsid w:val="00AF58F5"/>
    <w:rsid w:val="00AF6607"/>
    <w:rsid w:val="00B015E8"/>
    <w:rsid w:val="00B07463"/>
    <w:rsid w:val="00B10869"/>
    <w:rsid w:val="00B13CAE"/>
    <w:rsid w:val="00B17670"/>
    <w:rsid w:val="00B20162"/>
    <w:rsid w:val="00B20FF4"/>
    <w:rsid w:val="00B248C0"/>
    <w:rsid w:val="00B24930"/>
    <w:rsid w:val="00B27310"/>
    <w:rsid w:val="00B3061F"/>
    <w:rsid w:val="00B4498F"/>
    <w:rsid w:val="00B44E5A"/>
    <w:rsid w:val="00B464A9"/>
    <w:rsid w:val="00B474FF"/>
    <w:rsid w:val="00B566C0"/>
    <w:rsid w:val="00B64414"/>
    <w:rsid w:val="00B711EA"/>
    <w:rsid w:val="00B72C3B"/>
    <w:rsid w:val="00B74BEC"/>
    <w:rsid w:val="00B86786"/>
    <w:rsid w:val="00B873B5"/>
    <w:rsid w:val="00B946DC"/>
    <w:rsid w:val="00B96EC9"/>
    <w:rsid w:val="00BA1137"/>
    <w:rsid w:val="00BA3976"/>
    <w:rsid w:val="00BB2D7E"/>
    <w:rsid w:val="00BB7EBF"/>
    <w:rsid w:val="00BC2E70"/>
    <w:rsid w:val="00BC52FD"/>
    <w:rsid w:val="00BC7511"/>
    <w:rsid w:val="00BD2F7F"/>
    <w:rsid w:val="00BE280F"/>
    <w:rsid w:val="00BE3148"/>
    <w:rsid w:val="00BE3360"/>
    <w:rsid w:val="00BE4B2A"/>
    <w:rsid w:val="00BF73F1"/>
    <w:rsid w:val="00C10D7E"/>
    <w:rsid w:val="00C22C0E"/>
    <w:rsid w:val="00C25337"/>
    <w:rsid w:val="00C26ECF"/>
    <w:rsid w:val="00C278AF"/>
    <w:rsid w:val="00C30F03"/>
    <w:rsid w:val="00C31E39"/>
    <w:rsid w:val="00C34266"/>
    <w:rsid w:val="00C35B94"/>
    <w:rsid w:val="00C421E1"/>
    <w:rsid w:val="00C46181"/>
    <w:rsid w:val="00C469B1"/>
    <w:rsid w:val="00C50714"/>
    <w:rsid w:val="00C50D7E"/>
    <w:rsid w:val="00C54A5C"/>
    <w:rsid w:val="00C56357"/>
    <w:rsid w:val="00C60292"/>
    <w:rsid w:val="00C62375"/>
    <w:rsid w:val="00C67084"/>
    <w:rsid w:val="00C72516"/>
    <w:rsid w:val="00C7407A"/>
    <w:rsid w:val="00C745DA"/>
    <w:rsid w:val="00C75116"/>
    <w:rsid w:val="00C81CE5"/>
    <w:rsid w:val="00C81F54"/>
    <w:rsid w:val="00C8586D"/>
    <w:rsid w:val="00C87BE7"/>
    <w:rsid w:val="00C93092"/>
    <w:rsid w:val="00C94297"/>
    <w:rsid w:val="00C94449"/>
    <w:rsid w:val="00C977B8"/>
    <w:rsid w:val="00CA1A6D"/>
    <w:rsid w:val="00CA2373"/>
    <w:rsid w:val="00CA2AC0"/>
    <w:rsid w:val="00CB1164"/>
    <w:rsid w:val="00CB397A"/>
    <w:rsid w:val="00CB78CE"/>
    <w:rsid w:val="00CC2AFB"/>
    <w:rsid w:val="00CC2E12"/>
    <w:rsid w:val="00CC63A6"/>
    <w:rsid w:val="00CC7041"/>
    <w:rsid w:val="00CD4A3A"/>
    <w:rsid w:val="00CD5804"/>
    <w:rsid w:val="00CE3474"/>
    <w:rsid w:val="00CE4705"/>
    <w:rsid w:val="00CE5FE9"/>
    <w:rsid w:val="00CF39CD"/>
    <w:rsid w:val="00CF72B8"/>
    <w:rsid w:val="00D063FF"/>
    <w:rsid w:val="00D15876"/>
    <w:rsid w:val="00D17556"/>
    <w:rsid w:val="00D177A5"/>
    <w:rsid w:val="00D212BC"/>
    <w:rsid w:val="00D2354B"/>
    <w:rsid w:val="00D2534A"/>
    <w:rsid w:val="00D26979"/>
    <w:rsid w:val="00D27014"/>
    <w:rsid w:val="00D276FC"/>
    <w:rsid w:val="00D277C3"/>
    <w:rsid w:val="00D316AC"/>
    <w:rsid w:val="00D32B5C"/>
    <w:rsid w:val="00D34244"/>
    <w:rsid w:val="00D3627E"/>
    <w:rsid w:val="00D3655F"/>
    <w:rsid w:val="00D377AC"/>
    <w:rsid w:val="00D47197"/>
    <w:rsid w:val="00D51BEA"/>
    <w:rsid w:val="00D72704"/>
    <w:rsid w:val="00D83D9E"/>
    <w:rsid w:val="00D910CF"/>
    <w:rsid w:val="00DB1F46"/>
    <w:rsid w:val="00DB54A9"/>
    <w:rsid w:val="00DB6009"/>
    <w:rsid w:val="00DB7691"/>
    <w:rsid w:val="00DD0257"/>
    <w:rsid w:val="00DD31DC"/>
    <w:rsid w:val="00DD7A3D"/>
    <w:rsid w:val="00DE206D"/>
    <w:rsid w:val="00DE7A9B"/>
    <w:rsid w:val="00E03094"/>
    <w:rsid w:val="00E04FF6"/>
    <w:rsid w:val="00E16E34"/>
    <w:rsid w:val="00E175BE"/>
    <w:rsid w:val="00E2045A"/>
    <w:rsid w:val="00E21AA6"/>
    <w:rsid w:val="00E25C10"/>
    <w:rsid w:val="00E26074"/>
    <w:rsid w:val="00E528D9"/>
    <w:rsid w:val="00E55978"/>
    <w:rsid w:val="00E60FFE"/>
    <w:rsid w:val="00E75C49"/>
    <w:rsid w:val="00E7647B"/>
    <w:rsid w:val="00E77732"/>
    <w:rsid w:val="00E83089"/>
    <w:rsid w:val="00E834C4"/>
    <w:rsid w:val="00E83C63"/>
    <w:rsid w:val="00E859E8"/>
    <w:rsid w:val="00E87370"/>
    <w:rsid w:val="00E903CA"/>
    <w:rsid w:val="00E956BC"/>
    <w:rsid w:val="00EA0E61"/>
    <w:rsid w:val="00EA3FF6"/>
    <w:rsid w:val="00EB0E49"/>
    <w:rsid w:val="00EB3593"/>
    <w:rsid w:val="00EB5262"/>
    <w:rsid w:val="00EB55AD"/>
    <w:rsid w:val="00EC5DDD"/>
    <w:rsid w:val="00EC7BAC"/>
    <w:rsid w:val="00ED522B"/>
    <w:rsid w:val="00EE4D85"/>
    <w:rsid w:val="00EE7C2C"/>
    <w:rsid w:val="00EF50BF"/>
    <w:rsid w:val="00EF5262"/>
    <w:rsid w:val="00F07C39"/>
    <w:rsid w:val="00F10EBD"/>
    <w:rsid w:val="00F12E93"/>
    <w:rsid w:val="00F160E5"/>
    <w:rsid w:val="00F16AFD"/>
    <w:rsid w:val="00F171B7"/>
    <w:rsid w:val="00F20D7C"/>
    <w:rsid w:val="00F2358C"/>
    <w:rsid w:val="00F31874"/>
    <w:rsid w:val="00F3573C"/>
    <w:rsid w:val="00F36785"/>
    <w:rsid w:val="00F431BA"/>
    <w:rsid w:val="00F53543"/>
    <w:rsid w:val="00F6024D"/>
    <w:rsid w:val="00F604EC"/>
    <w:rsid w:val="00F6198E"/>
    <w:rsid w:val="00F63636"/>
    <w:rsid w:val="00F71061"/>
    <w:rsid w:val="00F805F2"/>
    <w:rsid w:val="00F846BB"/>
    <w:rsid w:val="00F93DA0"/>
    <w:rsid w:val="00FA66AE"/>
    <w:rsid w:val="00FA745C"/>
    <w:rsid w:val="00FB1C7A"/>
    <w:rsid w:val="00FB41B5"/>
    <w:rsid w:val="00FB429B"/>
    <w:rsid w:val="00FB514D"/>
    <w:rsid w:val="00FC6371"/>
    <w:rsid w:val="00FD070A"/>
    <w:rsid w:val="00FD0F5D"/>
    <w:rsid w:val="00FD4BD9"/>
    <w:rsid w:val="00FD5895"/>
    <w:rsid w:val="00FD5D45"/>
    <w:rsid w:val="00FD71BD"/>
    <w:rsid w:val="00FD79CF"/>
    <w:rsid w:val="00FE58CF"/>
    <w:rsid w:val="00FE6102"/>
    <w:rsid w:val="00FE75F7"/>
    <w:rsid w:val="00FE7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E6AD240"/>
  <w15:docId w15:val="{61D7EE9B-0FDF-4FE8-AE33-5220ACB29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D5804"/>
  </w:style>
  <w:style w:type="paragraph" w:styleId="1">
    <w:name w:val="heading 1"/>
    <w:basedOn w:val="a"/>
    <w:next w:val="a"/>
    <w:link w:val="10"/>
    <w:uiPriority w:val="9"/>
    <w:qFormat/>
    <w:rsid w:val="00CD5804"/>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CCE8CF" w:themeColor="background1"/>
      <w:spacing w:val="15"/>
      <w:sz w:val="22"/>
      <w:szCs w:val="22"/>
    </w:rPr>
  </w:style>
  <w:style w:type="paragraph" w:styleId="2">
    <w:name w:val="heading 2"/>
    <w:basedOn w:val="a"/>
    <w:next w:val="a"/>
    <w:link w:val="20"/>
    <w:uiPriority w:val="9"/>
    <w:unhideWhenUsed/>
    <w:qFormat/>
    <w:rsid w:val="00CD5804"/>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3">
    <w:name w:val="heading 3"/>
    <w:basedOn w:val="a"/>
    <w:next w:val="a"/>
    <w:link w:val="30"/>
    <w:uiPriority w:val="9"/>
    <w:unhideWhenUsed/>
    <w:qFormat/>
    <w:rsid w:val="00CD5804"/>
    <w:pPr>
      <w:pBdr>
        <w:top w:val="single" w:sz="6" w:space="2" w:color="5B9BD5" w:themeColor="accent1"/>
      </w:pBdr>
      <w:spacing w:before="300" w:after="0"/>
      <w:outlineLvl w:val="2"/>
    </w:pPr>
    <w:rPr>
      <w:caps/>
      <w:color w:val="1F4D78" w:themeColor="accent1" w:themeShade="7F"/>
      <w:spacing w:val="15"/>
    </w:rPr>
  </w:style>
  <w:style w:type="paragraph" w:styleId="4">
    <w:name w:val="heading 4"/>
    <w:basedOn w:val="a"/>
    <w:next w:val="a"/>
    <w:link w:val="40"/>
    <w:uiPriority w:val="9"/>
    <w:semiHidden/>
    <w:unhideWhenUsed/>
    <w:qFormat/>
    <w:rsid w:val="00CD5804"/>
    <w:pPr>
      <w:pBdr>
        <w:top w:val="dotted" w:sz="6" w:space="2" w:color="5B9BD5" w:themeColor="accent1"/>
      </w:pBdr>
      <w:spacing w:before="200" w:after="0"/>
      <w:outlineLvl w:val="3"/>
    </w:pPr>
    <w:rPr>
      <w:caps/>
      <w:color w:val="2E74B5" w:themeColor="accent1" w:themeShade="BF"/>
      <w:spacing w:val="10"/>
    </w:rPr>
  </w:style>
  <w:style w:type="paragraph" w:styleId="5">
    <w:name w:val="heading 5"/>
    <w:basedOn w:val="a"/>
    <w:next w:val="a"/>
    <w:link w:val="50"/>
    <w:uiPriority w:val="9"/>
    <w:semiHidden/>
    <w:unhideWhenUsed/>
    <w:qFormat/>
    <w:rsid w:val="00CD5804"/>
    <w:pPr>
      <w:pBdr>
        <w:bottom w:val="single" w:sz="6" w:space="1" w:color="5B9BD5" w:themeColor="accent1"/>
      </w:pBdr>
      <w:spacing w:before="200" w:after="0"/>
      <w:outlineLvl w:val="4"/>
    </w:pPr>
    <w:rPr>
      <w:caps/>
      <w:color w:val="2E74B5" w:themeColor="accent1" w:themeShade="BF"/>
      <w:spacing w:val="10"/>
    </w:rPr>
  </w:style>
  <w:style w:type="paragraph" w:styleId="6">
    <w:name w:val="heading 6"/>
    <w:basedOn w:val="a"/>
    <w:next w:val="a"/>
    <w:link w:val="60"/>
    <w:uiPriority w:val="9"/>
    <w:semiHidden/>
    <w:unhideWhenUsed/>
    <w:qFormat/>
    <w:rsid w:val="00CD5804"/>
    <w:pPr>
      <w:pBdr>
        <w:bottom w:val="dotted" w:sz="6" w:space="1" w:color="5B9BD5" w:themeColor="accent1"/>
      </w:pBdr>
      <w:spacing w:before="200" w:after="0"/>
      <w:outlineLvl w:val="5"/>
    </w:pPr>
    <w:rPr>
      <w:caps/>
      <w:color w:val="2E74B5" w:themeColor="accent1" w:themeShade="BF"/>
      <w:spacing w:val="10"/>
    </w:rPr>
  </w:style>
  <w:style w:type="paragraph" w:styleId="7">
    <w:name w:val="heading 7"/>
    <w:basedOn w:val="a"/>
    <w:next w:val="a"/>
    <w:link w:val="70"/>
    <w:uiPriority w:val="9"/>
    <w:semiHidden/>
    <w:unhideWhenUsed/>
    <w:qFormat/>
    <w:rsid w:val="00CD5804"/>
    <w:pPr>
      <w:spacing w:before="200" w:after="0"/>
      <w:outlineLvl w:val="6"/>
    </w:pPr>
    <w:rPr>
      <w:caps/>
      <w:color w:val="2E74B5" w:themeColor="accent1" w:themeShade="BF"/>
      <w:spacing w:val="10"/>
    </w:rPr>
  </w:style>
  <w:style w:type="paragraph" w:styleId="8">
    <w:name w:val="heading 8"/>
    <w:basedOn w:val="a"/>
    <w:next w:val="a"/>
    <w:link w:val="80"/>
    <w:uiPriority w:val="9"/>
    <w:semiHidden/>
    <w:unhideWhenUsed/>
    <w:qFormat/>
    <w:rsid w:val="00CD5804"/>
    <w:pPr>
      <w:spacing w:before="200" w:after="0"/>
      <w:outlineLvl w:val="7"/>
    </w:pPr>
    <w:rPr>
      <w:caps/>
      <w:spacing w:val="10"/>
      <w:sz w:val="18"/>
      <w:szCs w:val="18"/>
    </w:rPr>
  </w:style>
  <w:style w:type="paragraph" w:styleId="9">
    <w:name w:val="heading 9"/>
    <w:basedOn w:val="a"/>
    <w:next w:val="a"/>
    <w:link w:val="90"/>
    <w:uiPriority w:val="9"/>
    <w:semiHidden/>
    <w:unhideWhenUsed/>
    <w:qFormat/>
    <w:rsid w:val="00CD5804"/>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56C6A"/>
    <w:pPr>
      <w:ind w:firstLineChars="200" w:firstLine="420"/>
    </w:pPr>
  </w:style>
  <w:style w:type="character" w:customStyle="1" w:styleId="fontstyle01">
    <w:name w:val="fontstyle01"/>
    <w:basedOn w:val="a0"/>
    <w:rsid w:val="00C94297"/>
    <w:rPr>
      <w:rFonts w:ascii="Guardian Text Egyptian Web" w:hAnsi="Guardian Text Egyptian Web" w:hint="default"/>
      <w:b w:val="0"/>
      <w:bCs w:val="0"/>
      <w:i w:val="0"/>
      <w:iCs w:val="0"/>
      <w:color w:val="000000"/>
      <w:sz w:val="24"/>
      <w:szCs w:val="24"/>
    </w:rPr>
  </w:style>
  <w:style w:type="character" w:styleId="a4">
    <w:name w:val="Hyperlink"/>
    <w:basedOn w:val="a0"/>
    <w:uiPriority w:val="99"/>
    <w:unhideWhenUsed/>
    <w:rsid w:val="00C62375"/>
    <w:rPr>
      <w:color w:val="0000FF"/>
      <w:u w:val="single"/>
    </w:rPr>
  </w:style>
  <w:style w:type="character" w:customStyle="1" w:styleId="11">
    <w:name w:val="未处理的提及1"/>
    <w:basedOn w:val="a0"/>
    <w:uiPriority w:val="99"/>
    <w:semiHidden/>
    <w:unhideWhenUsed/>
    <w:rsid w:val="00C62375"/>
    <w:rPr>
      <w:color w:val="808080"/>
      <w:shd w:val="clear" w:color="auto" w:fill="E6E6E6"/>
    </w:rPr>
  </w:style>
  <w:style w:type="paragraph" w:styleId="a5">
    <w:name w:val="Normal (Web)"/>
    <w:basedOn w:val="a"/>
    <w:uiPriority w:val="99"/>
    <w:unhideWhenUsed/>
    <w:rsid w:val="0077692C"/>
    <w:pPr>
      <w:spacing w:beforeAutospacing="1" w:after="100" w:afterAutospacing="1"/>
    </w:pPr>
    <w:rPr>
      <w:rFonts w:ascii="宋体" w:eastAsia="宋体" w:hAnsi="宋体" w:cs="宋体"/>
      <w:sz w:val="24"/>
      <w:szCs w:val="24"/>
    </w:rPr>
  </w:style>
  <w:style w:type="character" w:styleId="a6">
    <w:name w:val="Strong"/>
    <w:uiPriority w:val="22"/>
    <w:qFormat/>
    <w:rsid w:val="00CD5804"/>
    <w:rPr>
      <w:b/>
      <w:bCs/>
    </w:rPr>
  </w:style>
  <w:style w:type="paragraph" w:styleId="a7">
    <w:name w:val="header"/>
    <w:basedOn w:val="a"/>
    <w:link w:val="a8"/>
    <w:uiPriority w:val="99"/>
    <w:unhideWhenUsed/>
    <w:rsid w:val="00CD5804"/>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D5804"/>
    <w:rPr>
      <w:sz w:val="18"/>
      <w:szCs w:val="18"/>
    </w:rPr>
  </w:style>
  <w:style w:type="paragraph" w:styleId="a9">
    <w:name w:val="footer"/>
    <w:basedOn w:val="a"/>
    <w:link w:val="aa"/>
    <w:uiPriority w:val="99"/>
    <w:unhideWhenUsed/>
    <w:rsid w:val="00CD5804"/>
    <w:pPr>
      <w:tabs>
        <w:tab w:val="center" w:pos="4153"/>
        <w:tab w:val="right" w:pos="8306"/>
      </w:tabs>
      <w:snapToGrid w:val="0"/>
    </w:pPr>
    <w:rPr>
      <w:sz w:val="18"/>
      <w:szCs w:val="18"/>
    </w:rPr>
  </w:style>
  <w:style w:type="character" w:customStyle="1" w:styleId="aa">
    <w:name w:val="页脚 字符"/>
    <w:basedOn w:val="a0"/>
    <w:link w:val="a9"/>
    <w:uiPriority w:val="99"/>
    <w:rsid w:val="00CD5804"/>
    <w:rPr>
      <w:sz w:val="18"/>
      <w:szCs w:val="18"/>
    </w:rPr>
  </w:style>
  <w:style w:type="character" w:customStyle="1" w:styleId="10">
    <w:name w:val="标题 1 字符"/>
    <w:basedOn w:val="a0"/>
    <w:link w:val="1"/>
    <w:uiPriority w:val="9"/>
    <w:rsid w:val="00CD5804"/>
    <w:rPr>
      <w:caps/>
      <w:color w:val="CCE8CF" w:themeColor="background1"/>
      <w:spacing w:val="15"/>
      <w:sz w:val="22"/>
      <w:szCs w:val="22"/>
      <w:shd w:val="clear" w:color="auto" w:fill="5B9BD5" w:themeFill="accent1"/>
    </w:rPr>
  </w:style>
  <w:style w:type="character" w:customStyle="1" w:styleId="20">
    <w:name w:val="标题 2 字符"/>
    <w:basedOn w:val="a0"/>
    <w:link w:val="2"/>
    <w:uiPriority w:val="9"/>
    <w:rsid w:val="00CD5804"/>
    <w:rPr>
      <w:caps/>
      <w:spacing w:val="15"/>
      <w:shd w:val="clear" w:color="auto" w:fill="DEEAF6" w:themeFill="accent1" w:themeFillTint="33"/>
    </w:rPr>
  </w:style>
  <w:style w:type="character" w:customStyle="1" w:styleId="30">
    <w:name w:val="标题 3 字符"/>
    <w:basedOn w:val="a0"/>
    <w:link w:val="3"/>
    <w:uiPriority w:val="9"/>
    <w:rsid w:val="00CD5804"/>
    <w:rPr>
      <w:caps/>
      <w:color w:val="1F4D78" w:themeColor="accent1" w:themeShade="7F"/>
      <w:spacing w:val="15"/>
    </w:rPr>
  </w:style>
  <w:style w:type="character" w:customStyle="1" w:styleId="40">
    <w:name w:val="标题 4 字符"/>
    <w:basedOn w:val="a0"/>
    <w:link w:val="4"/>
    <w:uiPriority w:val="9"/>
    <w:semiHidden/>
    <w:rsid w:val="00CD5804"/>
    <w:rPr>
      <w:caps/>
      <w:color w:val="2E74B5" w:themeColor="accent1" w:themeShade="BF"/>
      <w:spacing w:val="10"/>
    </w:rPr>
  </w:style>
  <w:style w:type="character" w:customStyle="1" w:styleId="50">
    <w:name w:val="标题 5 字符"/>
    <w:basedOn w:val="a0"/>
    <w:link w:val="5"/>
    <w:uiPriority w:val="9"/>
    <w:semiHidden/>
    <w:rsid w:val="00CD5804"/>
    <w:rPr>
      <w:caps/>
      <w:color w:val="2E74B5" w:themeColor="accent1" w:themeShade="BF"/>
      <w:spacing w:val="10"/>
    </w:rPr>
  </w:style>
  <w:style w:type="character" w:customStyle="1" w:styleId="60">
    <w:name w:val="标题 6 字符"/>
    <w:basedOn w:val="a0"/>
    <w:link w:val="6"/>
    <w:uiPriority w:val="9"/>
    <w:semiHidden/>
    <w:rsid w:val="00CD5804"/>
    <w:rPr>
      <w:caps/>
      <w:color w:val="2E74B5" w:themeColor="accent1" w:themeShade="BF"/>
      <w:spacing w:val="10"/>
    </w:rPr>
  </w:style>
  <w:style w:type="character" w:customStyle="1" w:styleId="70">
    <w:name w:val="标题 7 字符"/>
    <w:basedOn w:val="a0"/>
    <w:link w:val="7"/>
    <w:uiPriority w:val="9"/>
    <w:semiHidden/>
    <w:rsid w:val="00CD5804"/>
    <w:rPr>
      <w:caps/>
      <w:color w:val="2E74B5" w:themeColor="accent1" w:themeShade="BF"/>
      <w:spacing w:val="10"/>
    </w:rPr>
  </w:style>
  <w:style w:type="character" w:customStyle="1" w:styleId="80">
    <w:name w:val="标题 8 字符"/>
    <w:basedOn w:val="a0"/>
    <w:link w:val="8"/>
    <w:uiPriority w:val="9"/>
    <w:semiHidden/>
    <w:rsid w:val="00CD5804"/>
    <w:rPr>
      <w:caps/>
      <w:spacing w:val="10"/>
      <w:sz w:val="18"/>
      <w:szCs w:val="18"/>
    </w:rPr>
  </w:style>
  <w:style w:type="character" w:customStyle="1" w:styleId="90">
    <w:name w:val="标题 9 字符"/>
    <w:basedOn w:val="a0"/>
    <w:link w:val="9"/>
    <w:uiPriority w:val="9"/>
    <w:semiHidden/>
    <w:rsid w:val="00CD5804"/>
    <w:rPr>
      <w:i/>
      <w:iCs/>
      <w:caps/>
      <w:spacing w:val="10"/>
      <w:sz w:val="18"/>
      <w:szCs w:val="18"/>
    </w:rPr>
  </w:style>
  <w:style w:type="paragraph" w:styleId="ab">
    <w:name w:val="caption"/>
    <w:basedOn w:val="a"/>
    <w:next w:val="a"/>
    <w:uiPriority w:val="35"/>
    <w:semiHidden/>
    <w:unhideWhenUsed/>
    <w:qFormat/>
    <w:rsid w:val="00CD5804"/>
    <w:rPr>
      <w:b/>
      <w:bCs/>
      <w:color w:val="2E74B5" w:themeColor="accent1" w:themeShade="BF"/>
      <w:sz w:val="16"/>
      <w:szCs w:val="16"/>
    </w:rPr>
  </w:style>
  <w:style w:type="paragraph" w:styleId="ac">
    <w:name w:val="Title"/>
    <w:basedOn w:val="a"/>
    <w:next w:val="a"/>
    <w:link w:val="ad"/>
    <w:uiPriority w:val="10"/>
    <w:qFormat/>
    <w:rsid w:val="00CD5804"/>
    <w:pPr>
      <w:spacing w:before="0" w:after="0"/>
    </w:pPr>
    <w:rPr>
      <w:rFonts w:asciiTheme="majorHAnsi" w:eastAsiaTheme="majorEastAsia" w:hAnsiTheme="majorHAnsi" w:cstheme="majorBidi"/>
      <w:caps/>
      <w:color w:val="5B9BD5" w:themeColor="accent1"/>
      <w:spacing w:val="10"/>
      <w:sz w:val="52"/>
      <w:szCs w:val="52"/>
    </w:rPr>
  </w:style>
  <w:style w:type="character" w:customStyle="1" w:styleId="ad">
    <w:name w:val="标题 字符"/>
    <w:basedOn w:val="a0"/>
    <w:link w:val="ac"/>
    <w:uiPriority w:val="10"/>
    <w:rsid w:val="00CD5804"/>
    <w:rPr>
      <w:rFonts w:asciiTheme="majorHAnsi" w:eastAsiaTheme="majorEastAsia" w:hAnsiTheme="majorHAnsi" w:cstheme="majorBidi"/>
      <w:caps/>
      <w:color w:val="5B9BD5" w:themeColor="accent1"/>
      <w:spacing w:val="10"/>
      <w:sz w:val="52"/>
      <w:szCs w:val="52"/>
    </w:rPr>
  </w:style>
  <w:style w:type="paragraph" w:styleId="ae">
    <w:name w:val="Subtitle"/>
    <w:basedOn w:val="a"/>
    <w:next w:val="a"/>
    <w:link w:val="af"/>
    <w:uiPriority w:val="11"/>
    <w:qFormat/>
    <w:rsid w:val="00CD5804"/>
    <w:pPr>
      <w:spacing w:before="0" w:after="500" w:line="240" w:lineRule="auto"/>
    </w:pPr>
    <w:rPr>
      <w:caps/>
      <w:color w:val="595959" w:themeColor="text1" w:themeTint="A6"/>
      <w:spacing w:val="10"/>
      <w:sz w:val="21"/>
      <w:szCs w:val="21"/>
    </w:rPr>
  </w:style>
  <w:style w:type="character" w:customStyle="1" w:styleId="af">
    <w:name w:val="副标题 字符"/>
    <w:basedOn w:val="a0"/>
    <w:link w:val="ae"/>
    <w:uiPriority w:val="11"/>
    <w:rsid w:val="00CD5804"/>
    <w:rPr>
      <w:caps/>
      <w:color w:val="595959" w:themeColor="text1" w:themeTint="A6"/>
      <w:spacing w:val="10"/>
      <w:sz w:val="21"/>
      <w:szCs w:val="21"/>
    </w:rPr>
  </w:style>
  <w:style w:type="character" w:styleId="af0">
    <w:name w:val="Emphasis"/>
    <w:uiPriority w:val="20"/>
    <w:qFormat/>
    <w:rsid w:val="00CD5804"/>
    <w:rPr>
      <w:caps/>
      <w:color w:val="1F4D78" w:themeColor="accent1" w:themeShade="7F"/>
      <w:spacing w:val="5"/>
    </w:rPr>
  </w:style>
  <w:style w:type="paragraph" w:styleId="af1">
    <w:name w:val="No Spacing"/>
    <w:uiPriority w:val="1"/>
    <w:qFormat/>
    <w:rsid w:val="00CD5804"/>
    <w:pPr>
      <w:spacing w:after="0" w:line="240" w:lineRule="auto"/>
    </w:pPr>
  </w:style>
  <w:style w:type="paragraph" w:styleId="af2">
    <w:name w:val="Quote"/>
    <w:basedOn w:val="a"/>
    <w:next w:val="a"/>
    <w:link w:val="af3"/>
    <w:uiPriority w:val="29"/>
    <w:qFormat/>
    <w:rsid w:val="00CD5804"/>
    <w:rPr>
      <w:i/>
      <w:iCs/>
      <w:sz w:val="24"/>
      <w:szCs w:val="24"/>
    </w:rPr>
  </w:style>
  <w:style w:type="character" w:customStyle="1" w:styleId="af3">
    <w:name w:val="引用 字符"/>
    <w:basedOn w:val="a0"/>
    <w:link w:val="af2"/>
    <w:uiPriority w:val="29"/>
    <w:rsid w:val="00CD5804"/>
    <w:rPr>
      <w:i/>
      <w:iCs/>
      <w:sz w:val="24"/>
      <w:szCs w:val="24"/>
    </w:rPr>
  </w:style>
  <w:style w:type="paragraph" w:styleId="af4">
    <w:name w:val="Intense Quote"/>
    <w:basedOn w:val="a"/>
    <w:next w:val="a"/>
    <w:link w:val="af5"/>
    <w:uiPriority w:val="30"/>
    <w:qFormat/>
    <w:rsid w:val="00CD5804"/>
    <w:pPr>
      <w:spacing w:before="240" w:after="240" w:line="240" w:lineRule="auto"/>
      <w:ind w:left="1080" w:right="1080"/>
      <w:jc w:val="center"/>
    </w:pPr>
    <w:rPr>
      <w:color w:val="5B9BD5" w:themeColor="accent1"/>
      <w:sz w:val="24"/>
      <w:szCs w:val="24"/>
    </w:rPr>
  </w:style>
  <w:style w:type="character" w:customStyle="1" w:styleId="af5">
    <w:name w:val="明显引用 字符"/>
    <w:basedOn w:val="a0"/>
    <w:link w:val="af4"/>
    <w:uiPriority w:val="30"/>
    <w:rsid w:val="00CD5804"/>
    <w:rPr>
      <w:color w:val="5B9BD5" w:themeColor="accent1"/>
      <w:sz w:val="24"/>
      <w:szCs w:val="24"/>
    </w:rPr>
  </w:style>
  <w:style w:type="character" w:styleId="af6">
    <w:name w:val="Subtle Emphasis"/>
    <w:uiPriority w:val="19"/>
    <w:qFormat/>
    <w:rsid w:val="00CD5804"/>
    <w:rPr>
      <w:i/>
      <w:iCs/>
      <w:color w:val="1F4D78" w:themeColor="accent1" w:themeShade="7F"/>
    </w:rPr>
  </w:style>
  <w:style w:type="character" w:styleId="af7">
    <w:name w:val="Intense Emphasis"/>
    <w:uiPriority w:val="21"/>
    <w:qFormat/>
    <w:rsid w:val="00CD5804"/>
    <w:rPr>
      <w:b/>
      <w:bCs/>
      <w:caps/>
      <w:color w:val="1F4D78" w:themeColor="accent1" w:themeShade="7F"/>
      <w:spacing w:val="10"/>
    </w:rPr>
  </w:style>
  <w:style w:type="character" w:styleId="af8">
    <w:name w:val="Subtle Reference"/>
    <w:uiPriority w:val="31"/>
    <w:qFormat/>
    <w:rsid w:val="00CD5804"/>
    <w:rPr>
      <w:b/>
      <w:bCs/>
      <w:color w:val="5B9BD5" w:themeColor="accent1"/>
    </w:rPr>
  </w:style>
  <w:style w:type="character" w:styleId="af9">
    <w:name w:val="Intense Reference"/>
    <w:uiPriority w:val="32"/>
    <w:qFormat/>
    <w:rsid w:val="00CD5804"/>
    <w:rPr>
      <w:b/>
      <w:bCs/>
      <w:i/>
      <w:iCs/>
      <w:caps/>
      <w:color w:val="5B9BD5" w:themeColor="accent1"/>
    </w:rPr>
  </w:style>
  <w:style w:type="character" w:styleId="afa">
    <w:name w:val="Book Title"/>
    <w:uiPriority w:val="33"/>
    <w:qFormat/>
    <w:rsid w:val="00CD5804"/>
    <w:rPr>
      <w:b/>
      <w:bCs/>
      <w:i/>
      <w:iCs/>
      <w:spacing w:val="0"/>
    </w:rPr>
  </w:style>
  <w:style w:type="paragraph" w:styleId="TOC">
    <w:name w:val="TOC Heading"/>
    <w:basedOn w:val="1"/>
    <w:next w:val="a"/>
    <w:uiPriority w:val="39"/>
    <w:semiHidden/>
    <w:unhideWhenUsed/>
    <w:qFormat/>
    <w:rsid w:val="00CD5804"/>
    <w:pPr>
      <w:outlineLvl w:val="9"/>
    </w:pPr>
  </w:style>
  <w:style w:type="paragraph" w:customStyle="1" w:styleId="picbox">
    <w:name w:val="picbox"/>
    <w:basedOn w:val="a"/>
    <w:rsid w:val="00576CE8"/>
    <w:pPr>
      <w:spacing w:beforeAutospacing="1" w:after="100" w:afterAutospacing="1" w:line="240" w:lineRule="auto"/>
    </w:pPr>
    <w:rPr>
      <w:rFonts w:ascii="宋体" w:eastAsia="宋体" w:hAnsi="宋体" w:cs="宋体"/>
      <w:sz w:val="24"/>
      <w:szCs w:val="24"/>
    </w:rPr>
  </w:style>
  <w:style w:type="character" w:customStyle="1" w:styleId="picinfo">
    <w:name w:val="picinfo"/>
    <w:basedOn w:val="a0"/>
    <w:rsid w:val="00576CE8"/>
  </w:style>
  <w:style w:type="character" w:styleId="afb">
    <w:name w:val="FollowedHyperlink"/>
    <w:basedOn w:val="a0"/>
    <w:uiPriority w:val="99"/>
    <w:semiHidden/>
    <w:unhideWhenUsed/>
    <w:rsid w:val="0093737B"/>
    <w:rPr>
      <w:color w:val="954F72" w:themeColor="followedHyperlink"/>
      <w:u w:val="single"/>
    </w:rPr>
  </w:style>
  <w:style w:type="table" w:styleId="afc">
    <w:name w:val="Table Grid"/>
    <w:basedOn w:val="a1"/>
    <w:uiPriority w:val="39"/>
    <w:rsid w:val="00BE314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footnote text"/>
    <w:basedOn w:val="a"/>
    <w:link w:val="afe"/>
    <w:uiPriority w:val="99"/>
    <w:unhideWhenUsed/>
    <w:rsid w:val="00B4498F"/>
    <w:pPr>
      <w:snapToGrid w:val="0"/>
    </w:pPr>
    <w:rPr>
      <w:sz w:val="18"/>
      <w:szCs w:val="18"/>
    </w:rPr>
  </w:style>
  <w:style w:type="character" w:customStyle="1" w:styleId="afe">
    <w:name w:val="脚注文本 字符"/>
    <w:basedOn w:val="a0"/>
    <w:link w:val="afd"/>
    <w:uiPriority w:val="99"/>
    <w:rsid w:val="00B4498F"/>
    <w:rPr>
      <w:sz w:val="18"/>
      <w:szCs w:val="18"/>
    </w:rPr>
  </w:style>
  <w:style w:type="character" w:styleId="aff">
    <w:name w:val="footnote reference"/>
    <w:basedOn w:val="a0"/>
    <w:uiPriority w:val="99"/>
    <w:semiHidden/>
    <w:unhideWhenUsed/>
    <w:rsid w:val="00B4498F"/>
    <w:rPr>
      <w:vertAlign w:val="superscript"/>
    </w:rPr>
  </w:style>
  <w:style w:type="paragraph" w:styleId="HTML">
    <w:name w:val="HTML Preformatted"/>
    <w:basedOn w:val="a"/>
    <w:link w:val="HTML0"/>
    <w:uiPriority w:val="99"/>
    <w:semiHidden/>
    <w:unhideWhenUsed/>
    <w:rsid w:val="00F63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宋体" w:eastAsia="宋体" w:hAnsi="宋体" w:cs="宋体"/>
      <w:sz w:val="24"/>
      <w:szCs w:val="24"/>
    </w:rPr>
  </w:style>
  <w:style w:type="character" w:customStyle="1" w:styleId="HTML0">
    <w:name w:val="HTML 预设格式 字符"/>
    <w:basedOn w:val="a0"/>
    <w:link w:val="HTML"/>
    <w:uiPriority w:val="99"/>
    <w:semiHidden/>
    <w:rsid w:val="00F63636"/>
    <w:rPr>
      <w:rFonts w:ascii="宋体" w:eastAsia="宋体" w:hAnsi="宋体" w:cs="宋体"/>
      <w:sz w:val="24"/>
      <w:szCs w:val="24"/>
    </w:rPr>
  </w:style>
  <w:style w:type="character" w:styleId="aff0">
    <w:name w:val="annotation reference"/>
    <w:basedOn w:val="a0"/>
    <w:uiPriority w:val="99"/>
    <w:semiHidden/>
    <w:unhideWhenUsed/>
    <w:rsid w:val="00775065"/>
    <w:rPr>
      <w:sz w:val="21"/>
      <w:szCs w:val="21"/>
    </w:rPr>
  </w:style>
  <w:style w:type="paragraph" w:styleId="aff1">
    <w:name w:val="annotation text"/>
    <w:basedOn w:val="a"/>
    <w:link w:val="aff2"/>
    <w:uiPriority w:val="99"/>
    <w:semiHidden/>
    <w:unhideWhenUsed/>
    <w:rsid w:val="00775065"/>
  </w:style>
  <w:style w:type="character" w:customStyle="1" w:styleId="aff2">
    <w:name w:val="批注文字 字符"/>
    <w:basedOn w:val="a0"/>
    <w:link w:val="aff1"/>
    <w:uiPriority w:val="99"/>
    <w:semiHidden/>
    <w:rsid w:val="00775065"/>
  </w:style>
  <w:style w:type="paragraph" w:styleId="aff3">
    <w:name w:val="annotation subject"/>
    <w:basedOn w:val="aff1"/>
    <w:next w:val="aff1"/>
    <w:link w:val="aff4"/>
    <w:uiPriority w:val="99"/>
    <w:semiHidden/>
    <w:unhideWhenUsed/>
    <w:rsid w:val="00775065"/>
    <w:rPr>
      <w:b/>
      <w:bCs/>
    </w:rPr>
  </w:style>
  <w:style w:type="character" w:customStyle="1" w:styleId="aff4">
    <w:name w:val="批注主题 字符"/>
    <w:basedOn w:val="aff2"/>
    <w:link w:val="aff3"/>
    <w:uiPriority w:val="99"/>
    <w:semiHidden/>
    <w:rsid w:val="00775065"/>
    <w:rPr>
      <w:b/>
      <w:bCs/>
    </w:rPr>
  </w:style>
  <w:style w:type="paragraph" w:styleId="aff5">
    <w:name w:val="Balloon Text"/>
    <w:basedOn w:val="a"/>
    <w:link w:val="aff6"/>
    <w:uiPriority w:val="99"/>
    <w:semiHidden/>
    <w:unhideWhenUsed/>
    <w:rsid w:val="00775065"/>
    <w:pPr>
      <w:spacing w:before="0" w:after="0" w:line="240" w:lineRule="auto"/>
    </w:pPr>
    <w:rPr>
      <w:sz w:val="18"/>
      <w:szCs w:val="18"/>
    </w:rPr>
  </w:style>
  <w:style w:type="character" w:customStyle="1" w:styleId="aff6">
    <w:name w:val="批注框文本 字符"/>
    <w:basedOn w:val="a0"/>
    <w:link w:val="aff5"/>
    <w:uiPriority w:val="99"/>
    <w:semiHidden/>
    <w:rsid w:val="00775065"/>
    <w:rPr>
      <w:sz w:val="18"/>
      <w:szCs w:val="18"/>
    </w:rPr>
  </w:style>
  <w:style w:type="character" w:customStyle="1" w:styleId="apple-tab-span">
    <w:name w:val="apple-tab-span"/>
    <w:basedOn w:val="a0"/>
    <w:rsid w:val="002E6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58727">
      <w:bodyDiv w:val="1"/>
      <w:marLeft w:val="0"/>
      <w:marRight w:val="0"/>
      <w:marTop w:val="0"/>
      <w:marBottom w:val="0"/>
      <w:divBdr>
        <w:top w:val="none" w:sz="0" w:space="0" w:color="auto"/>
        <w:left w:val="none" w:sz="0" w:space="0" w:color="auto"/>
        <w:bottom w:val="none" w:sz="0" w:space="0" w:color="auto"/>
        <w:right w:val="none" w:sz="0" w:space="0" w:color="auto"/>
      </w:divBdr>
    </w:div>
    <w:div w:id="137650166">
      <w:bodyDiv w:val="1"/>
      <w:marLeft w:val="0"/>
      <w:marRight w:val="0"/>
      <w:marTop w:val="0"/>
      <w:marBottom w:val="0"/>
      <w:divBdr>
        <w:top w:val="none" w:sz="0" w:space="0" w:color="auto"/>
        <w:left w:val="none" w:sz="0" w:space="0" w:color="auto"/>
        <w:bottom w:val="none" w:sz="0" w:space="0" w:color="auto"/>
        <w:right w:val="none" w:sz="0" w:space="0" w:color="auto"/>
      </w:divBdr>
    </w:div>
    <w:div w:id="266811561">
      <w:bodyDiv w:val="1"/>
      <w:marLeft w:val="0"/>
      <w:marRight w:val="0"/>
      <w:marTop w:val="0"/>
      <w:marBottom w:val="0"/>
      <w:divBdr>
        <w:top w:val="none" w:sz="0" w:space="0" w:color="auto"/>
        <w:left w:val="none" w:sz="0" w:space="0" w:color="auto"/>
        <w:bottom w:val="none" w:sz="0" w:space="0" w:color="auto"/>
        <w:right w:val="none" w:sz="0" w:space="0" w:color="auto"/>
      </w:divBdr>
    </w:div>
    <w:div w:id="288980194">
      <w:bodyDiv w:val="1"/>
      <w:marLeft w:val="0"/>
      <w:marRight w:val="0"/>
      <w:marTop w:val="0"/>
      <w:marBottom w:val="0"/>
      <w:divBdr>
        <w:top w:val="none" w:sz="0" w:space="0" w:color="auto"/>
        <w:left w:val="none" w:sz="0" w:space="0" w:color="auto"/>
        <w:bottom w:val="none" w:sz="0" w:space="0" w:color="auto"/>
        <w:right w:val="none" w:sz="0" w:space="0" w:color="auto"/>
      </w:divBdr>
    </w:div>
    <w:div w:id="321664552">
      <w:bodyDiv w:val="1"/>
      <w:marLeft w:val="0"/>
      <w:marRight w:val="0"/>
      <w:marTop w:val="0"/>
      <w:marBottom w:val="0"/>
      <w:divBdr>
        <w:top w:val="none" w:sz="0" w:space="0" w:color="auto"/>
        <w:left w:val="none" w:sz="0" w:space="0" w:color="auto"/>
        <w:bottom w:val="none" w:sz="0" w:space="0" w:color="auto"/>
        <w:right w:val="none" w:sz="0" w:space="0" w:color="auto"/>
      </w:divBdr>
      <w:divsChild>
        <w:div w:id="1539123935">
          <w:marLeft w:val="0"/>
          <w:marRight w:val="0"/>
          <w:marTop w:val="0"/>
          <w:marBottom w:val="0"/>
          <w:divBdr>
            <w:top w:val="none" w:sz="0" w:space="0" w:color="auto"/>
            <w:left w:val="none" w:sz="0" w:space="0" w:color="auto"/>
            <w:bottom w:val="none" w:sz="0" w:space="0" w:color="auto"/>
            <w:right w:val="none" w:sz="0" w:space="0" w:color="auto"/>
          </w:divBdr>
        </w:div>
        <w:div w:id="1980459019">
          <w:marLeft w:val="0"/>
          <w:marRight w:val="0"/>
          <w:marTop w:val="0"/>
          <w:marBottom w:val="0"/>
          <w:divBdr>
            <w:top w:val="none" w:sz="0" w:space="0" w:color="auto"/>
            <w:left w:val="none" w:sz="0" w:space="0" w:color="auto"/>
            <w:bottom w:val="none" w:sz="0" w:space="0" w:color="auto"/>
            <w:right w:val="none" w:sz="0" w:space="0" w:color="auto"/>
          </w:divBdr>
        </w:div>
      </w:divsChild>
    </w:div>
    <w:div w:id="386682774">
      <w:bodyDiv w:val="1"/>
      <w:marLeft w:val="0"/>
      <w:marRight w:val="0"/>
      <w:marTop w:val="0"/>
      <w:marBottom w:val="0"/>
      <w:divBdr>
        <w:top w:val="none" w:sz="0" w:space="0" w:color="auto"/>
        <w:left w:val="none" w:sz="0" w:space="0" w:color="auto"/>
        <w:bottom w:val="none" w:sz="0" w:space="0" w:color="auto"/>
        <w:right w:val="none" w:sz="0" w:space="0" w:color="auto"/>
      </w:divBdr>
    </w:div>
    <w:div w:id="399599335">
      <w:bodyDiv w:val="1"/>
      <w:marLeft w:val="0"/>
      <w:marRight w:val="0"/>
      <w:marTop w:val="0"/>
      <w:marBottom w:val="0"/>
      <w:divBdr>
        <w:top w:val="none" w:sz="0" w:space="0" w:color="auto"/>
        <w:left w:val="none" w:sz="0" w:space="0" w:color="auto"/>
        <w:bottom w:val="none" w:sz="0" w:space="0" w:color="auto"/>
        <w:right w:val="none" w:sz="0" w:space="0" w:color="auto"/>
      </w:divBdr>
      <w:divsChild>
        <w:div w:id="410346637">
          <w:marLeft w:val="0"/>
          <w:marRight w:val="0"/>
          <w:marTop w:val="0"/>
          <w:marBottom w:val="0"/>
          <w:divBdr>
            <w:top w:val="none" w:sz="0" w:space="0" w:color="auto"/>
            <w:left w:val="none" w:sz="0" w:space="0" w:color="auto"/>
            <w:bottom w:val="none" w:sz="0" w:space="0" w:color="auto"/>
            <w:right w:val="none" w:sz="0" w:space="0" w:color="auto"/>
          </w:divBdr>
        </w:div>
      </w:divsChild>
    </w:div>
    <w:div w:id="475151498">
      <w:bodyDiv w:val="1"/>
      <w:marLeft w:val="0"/>
      <w:marRight w:val="0"/>
      <w:marTop w:val="0"/>
      <w:marBottom w:val="0"/>
      <w:divBdr>
        <w:top w:val="none" w:sz="0" w:space="0" w:color="auto"/>
        <w:left w:val="none" w:sz="0" w:space="0" w:color="auto"/>
        <w:bottom w:val="none" w:sz="0" w:space="0" w:color="auto"/>
        <w:right w:val="none" w:sz="0" w:space="0" w:color="auto"/>
      </w:divBdr>
    </w:div>
    <w:div w:id="482308917">
      <w:bodyDiv w:val="1"/>
      <w:marLeft w:val="0"/>
      <w:marRight w:val="0"/>
      <w:marTop w:val="0"/>
      <w:marBottom w:val="0"/>
      <w:divBdr>
        <w:top w:val="none" w:sz="0" w:space="0" w:color="auto"/>
        <w:left w:val="none" w:sz="0" w:space="0" w:color="auto"/>
        <w:bottom w:val="none" w:sz="0" w:space="0" w:color="auto"/>
        <w:right w:val="none" w:sz="0" w:space="0" w:color="auto"/>
      </w:divBdr>
    </w:div>
    <w:div w:id="882867513">
      <w:bodyDiv w:val="1"/>
      <w:marLeft w:val="0"/>
      <w:marRight w:val="0"/>
      <w:marTop w:val="0"/>
      <w:marBottom w:val="0"/>
      <w:divBdr>
        <w:top w:val="none" w:sz="0" w:space="0" w:color="auto"/>
        <w:left w:val="none" w:sz="0" w:space="0" w:color="auto"/>
        <w:bottom w:val="none" w:sz="0" w:space="0" w:color="auto"/>
        <w:right w:val="none" w:sz="0" w:space="0" w:color="auto"/>
      </w:divBdr>
      <w:divsChild>
        <w:div w:id="600987532">
          <w:marLeft w:val="0"/>
          <w:marRight w:val="0"/>
          <w:marTop w:val="0"/>
          <w:marBottom w:val="0"/>
          <w:divBdr>
            <w:top w:val="none" w:sz="0" w:space="0" w:color="auto"/>
            <w:left w:val="none" w:sz="0" w:space="0" w:color="auto"/>
            <w:bottom w:val="none" w:sz="0" w:space="0" w:color="auto"/>
            <w:right w:val="none" w:sz="0" w:space="0" w:color="auto"/>
          </w:divBdr>
          <w:divsChild>
            <w:div w:id="12950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26954">
      <w:bodyDiv w:val="1"/>
      <w:marLeft w:val="0"/>
      <w:marRight w:val="0"/>
      <w:marTop w:val="0"/>
      <w:marBottom w:val="0"/>
      <w:divBdr>
        <w:top w:val="none" w:sz="0" w:space="0" w:color="auto"/>
        <w:left w:val="none" w:sz="0" w:space="0" w:color="auto"/>
        <w:bottom w:val="none" w:sz="0" w:space="0" w:color="auto"/>
        <w:right w:val="none" w:sz="0" w:space="0" w:color="auto"/>
      </w:divBdr>
    </w:div>
    <w:div w:id="929237773">
      <w:bodyDiv w:val="1"/>
      <w:marLeft w:val="0"/>
      <w:marRight w:val="0"/>
      <w:marTop w:val="0"/>
      <w:marBottom w:val="0"/>
      <w:divBdr>
        <w:top w:val="none" w:sz="0" w:space="0" w:color="auto"/>
        <w:left w:val="none" w:sz="0" w:space="0" w:color="auto"/>
        <w:bottom w:val="none" w:sz="0" w:space="0" w:color="auto"/>
        <w:right w:val="none" w:sz="0" w:space="0" w:color="auto"/>
      </w:divBdr>
    </w:div>
    <w:div w:id="1003972220">
      <w:bodyDiv w:val="1"/>
      <w:marLeft w:val="0"/>
      <w:marRight w:val="0"/>
      <w:marTop w:val="0"/>
      <w:marBottom w:val="0"/>
      <w:divBdr>
        <w:top w:val="none" w:sz="0" w:space="0" w:color="auto"/>
        <w:left w:val="none" w:sz="0" w:space="0" w:color="auto"/>
        <w:bottom w:val="none" w:sz="0" w:space="0" w:color="auto"/>
        <w:right w:val="none" w:sz="0" w:space="0" w:color="auto"/>
      </w:divBdr>
      <w:divsChild>
        <w:div w:id="1352026862">
          <w:marLeft w:val="0"/>
          <w:marRight w:val="0"/>
          <w:marTop w:val="0"/>
          <w:marBottom w:val="0"/>
          <w:divBdr>
            <w:top w:val="none" w:sz="0" w:space="0" w:color="auto"/>
            <w:left w:val="none" w:sz="0" w:space="0" w:color="auto"/>
            <w:bottom w:val="none" w:sz="0" w:space="0" w:color="auto"/>
            <w:right w:val="none" w:sz="0" w:space="0" w:color="auto"/>
          </w:divBdr>
        </w:div>
      </w:divsChild>
    </w:div>
    <w:div w:id="1010765154">
      <w:bodyDiv w:val="1"/>
      <w:marLeft w:val="0"/>
      <w:marRight w:val="0"/>
      <w:marTop w:val="0"/>
      <w:marBottom w:val="0"/>
      <w:divBdr>
        <w:top w:val="none" w:sz="0" w:space="0" w:color="auto"/>
        <w:left w:val="none" w:sz="0" w:space="0" w:color="auto"/>
        <w:bottom w:val="none" w:sz="0" w:space="0" w:color="auto"/>
        <w:right w:val="none" w:sz="0" w:space="0" w:color="auto"/>
      </w:divBdr>
    </w:div>
    <w:div w:id="1106656974">
      <w:bodyDiv w:val="1"/>
      <w:marLeft w:val="0"/>
      <w:marRight w:val="0"/>
      <w:marTop w:val="0"/>
      <w:marBottom w:val="0"/>
      <w:divBdr>
        <w:top w:val="none" w:sz="0" w:space="0" w:color="auto"/>
        <w:left w:val="none" w:sz="0" w:space="0" w:color="auto"/>
        <w:bottom w:val="none" w:sz="0" w:space="0" w:color="auto"/>
        <w:right w:val="none" w:sz="0" w:space="0" w:color="auto"/>
      </w:divBdr>
    </w:div>
    <w:div w:id="1143043117">
      <w:bodyDiv w:val="1"/>
      <w:marLeft w:val="0"/>
      <w:marRight w:val="0"/>
      <w:marTop w:val="0"/>
      <w:marBottom w:val="0"/>
      <w:divBdr>
        <w:top w:val="none" w:sz="0" w:space="0" w:color="auto"/>
        <w:left w:val="none" w:sz="0" w:space="0" w:color="auto"/>
        <w:bottom w:val="none" w:sz="0" w:space="0" w:color="auto"/>
        <w:right w:val="none" w:sz="0" w:space="0" w:color="auto"/>
      </w:divBdr>
    </w:div>
    <w:div w:id="1197355893">
      <w:bodyDiv w:val="1"/>
      <w:marLeft w:val="0"/>
      <w:marRight w:val="0"/>
      <w:marTop w:val="0"/>
      <w:marBottom w:val="0"/>
      <w:divBdr>
        <w:top w:val="none" w:sz="0" w:space="0" w:color="auto"/>
        <w:left w:val="none" w:sz="0" w:space="0" w:color="auto"/>
        <w:bottom w:val="none" w:sz="0" w:space="0" w:color="auto"/>
        <w:right w:val="none" w:sz="0" w:space="0" w:color="auto"/>
      </w:divBdr>
    </w:div>
    <w:div w:id="1317102277">
      <w:bodyDiv w:val="1"/>
      <w:marLeft w:val="0"/>
      <w:marRight w:val="0"/>
      <w:marTop w:val="0"/>
      <w:marBottom w:val="0"/>
      <w:divBdr>
        <w:top w:val="none" w:sz="0" w:space="0" w:color="auto"/>
        <w:left w:val="none" w:sz="0" w:space="0" w:color="auto"/>
        <w:bottom w:val="none" w:sz="0" w:space="0" w:color="auto"/>
        <w:right w:val="none" w:sz="0" w:space="0" w:color="auto"/>
      </w:divBdr>
      <w:divsChild>
        <w:div w:id="1968389532">
          <w:marLeft w:val="547"/>
          <w:marRight w:val="0"/>
          <w:marTop w:val="134"/>
          <w:marBottom w:val="0"/>
          <w:divBdr>
            <w:top w:val="none" w:sz="0" w:space="0" w:color="auto"/>
            <w:left w:val="none" w:sz="0" w:space="0" w:color="auto"/>
            <w:bottom w:val="none" w:sz="0" w:space="0" w:color="auto"/>
            <w:right w:val="none" w:sz="0" w:space="0" w:color="auto"/>
          </w:divBdr>
        </w:div>
        <w:div w:id="478308408">
          <w:marLeft w:val="547"/>
          <w:marRight w:val="0"/>
          <w:marTop w:val="134"/>
          <w:marBottom w:val="0"/>
          <w:divBdr>
            <w:top w:val="none" w:sz="0" w:space="0" w:color="auto"/>
            <w:left w:val="none" w:sz="0" w:space="0" w:color="auto"/>
            <w:bottom w:val="none" w:sz="0" w:space="0" w:color="auto"/>
            <w:right w:val="none" w:sz="0" w:space="0" w:color="auto"/>
          </w:divBdr>
        </w:div>
        <w:div w:id="1661537149">
          <w:marLeft w:val="547"/>
          <w:marRight w:val="0"/>
          <w:marTop w:val="134"/>
          <w:marBottom w:val="0"/>
          <w:divBdr>
            <w:top w:val="none" w:sz="0" w:space="0" w:color="auto"/>
            <w:left w:val="none" w:sz="0" w:space="0" w:color="auto"/>
            <w:bottom w:val="none" w:sz="0" w:space="0" w:color="auto"/>
            <w:right w:val="none" w:sz="0" w:space="0" w:color="auto"/>
          </w:divBdr>
        </w:div>
        <w:div w:id="1409041111">
          <w:marLeft w:val="547"/>
          <w:marRight w:val="0"/>
          <w:marTop w:val="134"/>
          <w:marBottom w:val="0"/>
          <w:divBdr>
            <w:top w:val="none" w:sz="0" w:space="0" w:color="auto"/>
            <w:left w:val="none" w:sz="0" w:space="0" w:color="auto"/>
            <w:bottom w:val="none" w:sz="0" w:space="0" w:color="auto"/>
            <w:right w:val="none" w:sz="0" w:space="0" w:color="auto"/>
          </w:divBdr>
        </w:div>
        <w:div w:id="1168861191">
          <w:marLeft w:val="547"/>
          <w:marRight w:val="0"/>
          <w:marTop w:val="134"/>
          <w:marBottom w:val="0"/>
          <w:divBdr>
            <w:top w:val="none" w:sz="0" w:space="0" w:color="auto"/>
            <w:left w:val="none" w:sz="0" w:space="0" w:color="auto"/>
            <w:bottom w:val="none" w:sz="0" w:space="0" w:color="auto"/>
            <w:right w:val="none" w:sz="0" w:space="0" w:color="auto"/>
          </w:divBdr>
        </w:div>
        <w:div w:id="1176920980">
          <w:marLeft w:val="547"/>
          <w:marRight w:val="0"/>
          <w:marTop w:val="134"/>
          <w:marBottom w:val="0"/>
          <w:divBdr>
            <w:top w:val="none" w:sz="0" w:space="0" w:color="auto"/>
            <w:left w:val="none" w:sz="0" w:space="0" w:color="auto"/>
            <w:bottom w:val="none" w:sz="0" w:space="0" w:color="auto"/>
            <w:right w:val="none" w:sz="0" w:space="0" w:color="auto"/>
          </w:divBdr>
        </w:div>
        <w:div w:id="896016676">
          <w:marLeft w:val="547"/>
          <w:marRight w:val="0"/>
          <w:marTop w:val="134"/>
          <w:marBottom w:val="0"/>
          <w:divBdr>
            <w:top w:val="none" w:sz="0" w:space="0" w:color="auto"/>
            <w:left w:val="none" w:sz="0" w:space="0" w:color="auto"/>
            <w:bottom w:val="none" w:sz="0" w:space="0" w:color="auto"/>
            <w:right w:val="none" w:sz="0" w:space="0" w:color="auto"/>
          </w:divBdr>
        </w:div>
        <w:div w:id="1350715118">
          <w:marLeft w:val="547"/>
          <w:marRight w:val="0"/>
          <w:marTop w:val="134"/>
          <w:marBottom w:val="0"/>
          <w:divBdr>
            <w:top w:val="none" w:sz="0" w:space="0" w:color="auto"/>
            <w:left w:val="none" w:sz="0" w:space="0" w:color="auto"/>
            <w:bottom w:val="none" w:sz="0" w:space="0" w:color="auto"/>
            <w:right w:val="none" w:sz="0" w:space="0" w:color="auto"/>
          </w:divBdr>
        </w:div>
        <w:div w:id="971397699">
          <w:marLeft w:val="547"/>
          <w:marRight w:val="0"/>
          <w:marTop w:val="134"/>
          <w:marBottom w:val="0"/>
          <w:divBdr>
            <w:top w:val="none" w:sz="0" w:space="0" w:color="auto"/>
            <w:left w:val="none" w:sz="0" w:space="0" w:color="auto"/>
            <w:bottom w:val="none" w:sz="0" w:space="0" w:color="auto"/>
            <w:right w:val="none" w:sz="0" w:space="0" w:color="auto"/>
          </w:divBdr>
        </w:div>
        <w:div w:id="1970278493">
          <w:marLeft w:val="547"/>
          <w:marRight w:val="0"/>
          <w:marTop w:val="134"/>
          <w:marBottom w:val="0"/>
          <w:divBdr>
            <w:top w:val="none" w:sz="0" w:space="0" w:color="auto"/>
            <w:left w:val="none" w:sz="0" w:space="0" w:color="auto"/>
            <w:bottom w:val="none" w:sz="0" w:space="0" w:color="auto"/>
            <w:right w:val="none" w:sz="0" w:space="0" w:color="auto"/>
          </w:divBdr>
        </w:div>
      </w:divsChild>
    </w:div>
    <w:div w:id="1392650347">
      <w:bodyDiv w:val="1"/>
      <w:marLeft w:val="0"/>
      <w:marRight w:val="0"/>
      <w:marTop w:val="0"/>
      <w:marBottom w:val="0"/>
      <w:divBdr>
        <w:top w:val="none" w:sz="0" w:space="0" w:color="auto"/>
        <w:left w:val="none" w:sz="0" w:space="0" w:color="auto"/>
        <w:bottom w:val="none" w:sz="0" w:space="0" w:color="auto"/>
        <w:right w:val="none" w:sz="0" w:space="0" w:color="auto"/>
      </w:divBdr>
    </w:div>
    <w:div w:id="1397584735">
      <w:bodyDiv w:val="1"/>
      <w:marLeft w:val="0"/>
      <w:marRight w:val="0"/>
      <w:marTop w:val="0"/>
      <w:marBottom w:val="0"/>
      <w:divBdr>
        <w:top w:val="none" w:sz="0" w:space="0" w:color="auto"/>
        <w:left w:val="none" w:sz="0" w:space="0" w:color="auto"/>
        <w:bottom w:val="none" w:sz="0" w:space="0" w:color="auto"/>
        <w:right w:val="none" w:sz="0" w:space="0" w:color="auto"/>
      </w:divBdr>
    </w:div>
    <w:div w:id="1716275016">
      <w:bodyDiv w:val="1"/>
      <w:marLeft w:val="0"/>
      <w:marRight w:val="0"/>
      <w:marTop w:val="0"/>
      <w:marBottom w:val="0"/>
      <w:divBdr>
        <w:top w:val="none" w:sz="0" w:space="0" w:color="auto"/>
        <w:left w:val="none" w:sz="0" w:space="0" w:color="auto"/>
        <w:bottom w:val="none" w:sz="0" w:space="0" w:color="auto"/>
        <w:right w:val="none" w:sz="0" w:space="0" w:color="auto"/>
      </w:divBdr>
    </w:div>
    <w:div w:id="1737236513">
      <w:bodyDiv w:val="1"/>
      <w:marLeft w:val="0"/>
      <w:marRight w:val="0"/>
      <w:marTop w:val="0"/>
      <w:marBottom w:val="0"/>
      <w:divBdr>
        <w:top w:val="none" w:sz="0" w:space="0" w:color="auto"/>
        <w:left w:val="none" w:sz="0" w:space="0" w:color="auto"/>
        <w:bottom w:val="none" w:sz="0" w:space="0" w:color="auto"/>
        <w:right w:val="none" w:sz="0" w:space="0" w:color="auto"/>
      </w:divBdr>
    </w:div>
    <w:div w:id="1757441064">
      <w:bodyDiv w:val="1"/>
      <w:marLeft w:val="0"/>
      <w:marRight w:val="0"/>
      <w:marTop w:val="0"/>
      <w:marBottom w:val="0"/>
      <w:divBdr>
        <w:top w:val="none" w:sz="0" w:space="0" w:color="auto"/>
        <w:left w:val="none" w:sz="0" w:space="0" w:color="auto"/>
        <w:bottom w:val="none" w:sz="0" w:space="0" w:color="auto"/>
        <w:right w:val="none" w:sz="0" w:space="0" w:color="auto"/>
      </w:divBdr>
    </w:div>
    <w:div w:id="1820540552">
      <w:bodyDiv w:val="1"/>
      <w:marLeft w:val="0"/>
      <w:marRight w:val="0"/>
      <w:marTop w:val="0"/>
      <w:marBottom w:val="0"/>
      <w:divBdr>
        <w:top w:val="none" w:sz="0" w:space="0" w:color="auto"/>
        <w:left w:val="none" w:sz="0" w:space="0" w:color="auto"/>
        <w:bottom w:val="none" w:sz="0" w:space="0" w:color="auto"/>
        <w:right w:val="none" w:sz="0" w:space="0" w:color="auto"/>
      </w:divBdr>
      <w:divsChild>
        <w:div w:id="1429352234">
          <w:marLeft w:val="0"/>
          <w:marRight w:val="0"/>
          <w:marTop w:val="0"/>
          <w:marBottom w:val="0"/>
          <w:divBdr>
            <w:top w:val="none" w:sz="0" w:space="0" w:color="auto"/>
            <w:left w:val="none" w:sz="0" w:space="0" w:color="auto"/>
            <w:bottom w:val="none" w:sz="0" w:space="0" w:color="auto"/>
            <w:right w:val="none" w:sz="0" w:space="0" w:color="auto"/>
          </w:divBdr>
        </w:div>
      </w:divsChild>
    </w:div>
    <w:div w:id="1837454943">
      <w:bodyDiv w:val="1"/>
      <w:marLeft w:val="0"/>
      <w:marRight w:val="0"/>
      <w:marTop w:val="0"/>
      <w:marBottom w:val="0"/>
      <w:divBdr>
        <w:top w:val="none" w:sz="0" w:space="0" w:color="auto"/>
        <w:left w:val="none" w:sz="0" w:space="0" w:color="auto"/>
        <w:bottom w:val="none" w:sz="0" w:space="0" w:color="auto"/>
        <w:right w:val="none" w:sz="0" w:space="0" w:color="auto"/>
      </w:divBdr>
    </w:div>
    <w:div w:id="1908029967">
      <w:bodyDiv w:val="1"/>
      <w:marLeft w:val="0"/>
      <w:marRight w:val="0"/>
      <w:marTop w:val="0"/>
      <w:marBottom w:val="0"/>
      <w:divBdr>
        <w:top w:val="none" w:sz="0" w:space="0" w:color="auto"/>
        <w:left w:val="none" w:sz="0" w:space="0" w:color="auto"/>
        <w:bottom w:val="none" w:sz="0" w:space="0" w:color="auto"/>
        <w:right w:val="none" w:sz="0" w:space="0" w:color="auto"/>
      </w:divBdr>
    </w:div>
    <w:div w:id="1992522265">
      <w:bodyDiv w:val="1"/>
      <w:marLeft w:val="0"/>
      <w:marRight w:val="0"/>
      <w:marTop w:val="0"/>
      <w:marBottom w:val="0"/>
      <w:divBdr>
        <w:top w:val="none" w:sz="0" w:space="0" w:color="auto"/>
        <w:left w:val="none" w:sz="0" w:space="0" w:color="auto"/>
        <w:bottom w:val="none" w:sz="0" w:space="0" w:color="auto"/>
        <w:right w:val="none" w:sz="0" w:space="0" w:color="auto"/>
      </w:divBdr>
    </w:div>
    <w:div w:id="213648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24589-A5F8-485D-BCAC-9C50058D9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16</Pages>
  <Words>1871</Words>
  <Characters>10671</Characters>
  <Application>Microsoft Office Word</Application>
  <DocSecurity>0</DocSecurity>
  <Lines>88</Lines>
  <Paragraphs>25</Paragraphs>
  <ScaleCrop>false</ScaleCrop>
  <Company/>
  <LinksUpToDate>false</LinksUpToDate>
  <CharactersWithSpaces>12517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格菁</dc:creator>
  <cp:keywords/>
  <dc:description/>
  <cp:lastModifiedBy>孙铭泽</cp:lastModifiedBy>
  <cp:revision>38</cp:revision>
  <dcterms:created xsi:type="dcterms:W3CDTF">2018-08-01T06:37:00Z</dcterms:created>
  <dcterms:modified xsi:type="dcterms:W3CDTF">2018-11-22T05:37:00Z</dcterms:modified>
</cp:coreProperties>
</file>